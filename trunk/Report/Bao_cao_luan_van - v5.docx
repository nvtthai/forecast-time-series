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8894959"/>
    <w:bookmarkStart w:id="1" w:name="_Toc328894963"/>
    <w:p w14:paraId="013EFC3E" w14:textId="77777777" w:rsidR="007C4131" w:rsidRDefault="007C4131" w:rsidP="003A16E8">
      <w:pPr>
        <w:rPr>
          <w:szCs w:val="26"/>
        </w:rPr>
      </w:pPr>
      <w:r w:rsidRPr="003A16E8">
        <w:rPr>
          <w:noProof/>
        </w:rPr>
        <mc:AlternateContent>
          <mc:Choice Requires="wps">
            <w:drawing>
              <wp:anchor distT="0" distB="0" distL="114300" distR="114300" simplePos="0" relativeHeight="251670016"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69524E" w:rsidRPr="00414332" w:rsidRDefault="0069524E" w:rsidP="007C4131">
                            <w:pPr>
                              <w:jc w:val="center"/>
                              <w:rPr>
                                <w:b/>
                                <w:sz w:val="30"/>
                                <w:szCs w:val="30"/>
                              </w:rPr>
                            </w:pPr>
                            <w:r w:rsidRPr="00414332">
                              <w:rPr>
                                <w:b/>
                                <w:sz w:val="30"/>
                                <w:szCs w:val="30"/>
                              </w:rPr>
                              <w:t>ĐẠI HỌC QUỐC GIA TP.HCM</w:t>
                            </w:r>
                          </w:p>
                          <w:p w14:paraId="0262793C" w14:textId="77777777" w:rsidR="0069524E" w:rsidRPr="00414332" w:rsidRDefault="0069524E" w:rsidP="007C4131">
                            <w:pPr>
                              <w:jc w:val="center"/>
                              <w:rPr>
                                <w:b/>
                                <w:sz w:val="30"/>
                                <w:szCs w:val="30"/>
                              </w:rPr>
                            </w:pPr>
                            <w:r w:rsidRPr="00414332">
                              <w:rPr>
                                <w:b/>
                                <w:sz w:val="30"/>
                                <w:szCs w:val="30"/>
                              </w:rPr>
                              <w:t>TRƯỜNG ĐẠI HỌC BÁCH KHOA</w:t>
                            </w:r>
                          </w:p>
                          <w:p w14:paraId="16D1A6CD" w14:textId="77777777" w:rsidR="0069524E" w:rsidRPr="00414332" w:rsidRDefault="0069524E" w:rsidP="007C4131">
                            <w:pPr>
                              <w:jc w:val="center"/>
                              <w:rPr>
                                <w:b/>
                                <w:sz w:val="30"/>
                                <w:szCs w:val="30"/>
                              </w:rPr>
                            </w:pPr>
                            <w:r w:rsidRPr="00414332">
                              <w:rPr>
                                <w:b/>
                                <w:sz w:val="30"/>
                                <w:szCs w:val="30"/>
                              </w:rPr>
                              <w:t>KHOA KHOA HỌC &amp; KỸ THUẬT MÁY TÍNH</w:t>
                            </w:r>
                          </w:p>
                          <w:p w14:paraId="7858C412" w14:textId="0766DD7F" w:rsidR="0069524E" w:rsidRPr="00414332" w:rsidRDefault="0069524E"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69524E" w:rsidRPr="00414332" w:rsidRDefault="0069524E" w:rsidP="007C4131">
                            <w:pPr>
                              <w:jc w:val="center"/>
                              <w:rPr>
                                <w:b/>
                                <w:sz w:val="30"/>
                                <w:szCs w:val="30"/>
                              </w:rPr>
                            </w:pPr>
                          </w:p>
                          <w:p w14:paraId="2C780E26" w14:textId="77777777" w:rsidR="0069524E" w:rsidRPr="00414332" w:rsidRDefault="0069524E" w:rsidP="007C4131">
                            <w:pPr>
                              <w:jc w:val="center"/>
                              <w:rPr>
                                <w:b/>
                                <w:sz w:val="30"/>
                                <w:szCs w:val="30"/>
                              </w:rPr>
                            </w:pPr>
                          </w:p>
                          <w:p w14:paraId="2D425F7C" w14:textId="7A407A8E" w:rsidR="0069524E" w:rsidRPr="00414332" w:rsidRDefault="0069524E" w:rsidP="007C4131">
                            <w:pPr>
                              <w:jc w:val="center"/>
                              <w:rPr>
                                <w:b/>
                                <w:sz w:val="30"/>
                                <w:szCs w:val="30"/>
                              </w:rPr>
                            </w:pPr>
                            <w:r w:rsidRPr="00414332">
                              <w:rPr>
                                <w:b/>
                                <w:sz w:val="30"/>
                                <w:szCs w:val="30"/>
                              </w:rPr>
                              <w:t>LUẬN VĂN TỐT NGHIỆP ĐẠI HỌC</w:t>
                            </w:r>
                          </w:p>
                          <w:p w14:paraId="6655D659" w14:textId="77777777" w:rsidR="0069524E" w:rsidRPr="00074777" w:rsidRDefault="0069524E" w:rsidP="00095447">
                            <w:pPr>
                              <w:spacing w:before="0"/>
                              <w:jc w:val="center"/>
                              <w:rPr>
                                <w:b/>
                                <w:bCs/>
                                <w:szCs w:val="26"/>
                              </w:rPr>
                            </w:pPr>
                          </w:p>
                          <w:p w14:paraId="060D02AB" w14:textId="31A5F206" w:rsidR="0069524E" w:rsidRPr="00567862" w:rsidRDefault="0069524E" w:rsidP="00567862">
                            <w:pPr>
                              <w:spacing w:before="0"/>
                              <w:jc w:val="center"/>
                              <w:rPr>
                                <w:b/>
                                <w:sz w:val="44"/>
                                <w:szCs w:val="44"/>
                              </w:rPr>
                            </w:pPr>
                            <w:r w:rsidRPr="00567862">
                              <w:rPr>
                                <w:b/>
                                <w:sz w:val="44"/>
                                <w:szCs w:val="44"/>
                              </w:rPr>
                              <w:t>Kết hợp mạng Nơron nhân tạo và mô hình</w:t>
                            </w:r>
                            <w:r>
                              <w:rPr>
                                <w:b/>
                                <w:sz w:val="44"/>
                                <w:szCs w:val="44"/>
                              </w:rPr>
                              <w:t xml:space="preserve"> </w:t>
                            </w:r>
                            <w:ins w:id="2" w:author="superchickend" w:date="2013-01-19T22:45:00Z">
                              <w:r>
                                <w:rPr>
                                  <w:b/>
                                  <w:sz w:val="44"/>
                                  <w:szCs w:val="44"/>
                                </w:rPr>
                                <w:t>S</w:t>
                              </w:r>
                            </w:ins>
                            <w:r>
                              <w:rPr>
                                <w:b/>
                                <w:sz w:val="44"/>
                                <w:szCs w:val="44"/>
                              </w:rPr>
                              <w:t>A</w:t>
                            </w:r>
                            <w:r w:rsidRPr="00567862">
                              <w:rPr>
                                <w:b/>
                                <w:sz w:val="44"/>
                                <w:szCs w:val="44"/>
                              </w:rPr>
                              <w:t>RIMA để dự báo dữ liệu chuỗi thời gian</w:t>
                            </w:r>
                          </w:p>
                          <w:p w14:paraId="3C2C0C53" w14:textId="77777777" w:rsidR="0069524E" w:rsidRPr="00074777" w:rsidRDefault="0069524E" w:rsidP="00095447">
                            <w:pPr>
                              <w:spacing w:before="0"/>
                              <w:rPr>
                                <w:szCs w:val="26"/>
                              </w:rPr>
                            </w:pPr>
                          </w:p>
                          <w:p w14:paraId="00E19A75" w14:textId="77777777" w:rsidR="0069524E" w:rsidRPr="00074777" w:rsidRDefault="0069524E" w:rsidP="00095447">
                            <w:pPr>
                              <w:spacing w:before="0"/>
                              <w:jc w:val="left"/>
                              <w:rPr>
                                <w:b/>
                                <w:bCs/>
                                <w:szCs w:val="26"/>
                              </w:rPr>
                            </w:pPr>
                          </w:p>
                          <w:p w14:paraId="69EF26DC" w14:textId="59474501" w:rsidR="0069524E" w:rsidRPr="003A16E8" w:rsidRDefault="0069524E"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69524E" w:rsidRPr="003A16E8" w:rsidRDefault="0069524E"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69524E" w:rsidRDefault="0069524E"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69524E" w:rsidRPr="00074777" w:rsidRDefault="0069524E"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69524E" w:rsidRDefault="0069524E"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69524E" w:rsidRPr="00822570" w:rsidRDefault="0069524E" w:rsidP="002E545D">
                            <w:pPr>
                              <w:tabs>
                                <w:tab w:val="left" w:pos="4680"/>
                                <w:tab w:val="left" w:pos="7380"/>
                              </w:tabs>
                              <w:spacing w:before="0"/>
                              <w:ind w:left="3780"/>
                              <w:jc w:val="left"/>
                              <w:rPr>
                                <w:b/>
                                <w:bCs/>
                                <w:szCs w:val="26"/>
                              </w:rPr>
                            </w:pPr>
                          </w:p>
                          <w:p w14:paraId="0A5EDE8B" w14:textId="77777777" w:rsidR="0069524E" w:rsidRPr="003A16E8" w:rsidRDefault="0069524E" w:rsidP="00095447">
                            <w:pPr>
                              <w:spacing w:before="0"/>
                              <w:jc w:val="center"/>
                              <w:rPr>
                                <w:sz w:val="30"/>
                                <w:szCs w:val="30"/>
                              </w:rPr>
                            </w:pPr>
                            <w:r w:rsidRPr="003A16E8">
                              <w:rPr>
                                <w:sz w:val="30"/>
                                <w:szCs w:val="30"/>
                              </w:rPr>
                              <w:t>TP. HỒ CHÍ MINH, 12/2012</w:t>
                            </w:r>
                          </w:p>
                          <w:p w14:paraId="748C38FC" w14:textId="77777777" w:rsidR="0069524E" w:rsidRPr="00414332" w:rsidRDefault="0069524E" w:rsidP="007C4131">
                            <w:pPr>
                              <w:jc w:val="center"/>
                              <w:rPr>
                                <w:b/>
                                <w:sz w:val="30"/>
                                <w:szCs w:val="30"/>
                              </w:rPr>
                            </w:pPr>
                          </w:p>
                          <w:p w14:paraId="4273081E" w14:textId="77777777" w:rsidR="0069524E" w:rsidRPr="00414332" w:rsidRDefault="0069524E" w:rsidP="007C4131">
                            <w:pPr>
                              <w:jc w:val="center"/>
                              <w:rPr>
                                <w:b/>
                                <w:sz w:val="30"/>
                                <w:szCs w:val="30"/>
                              </w:rPr>
                            </w:pPr>
                          </w:p>
                          <w:p w14:paraId="520B4861" w14:textId="77777777" w:rsidR="0069524E" w:rsidRPr="00414332" w:rsidRDefault="0069524E" w:rsidP="007C4131">
                            <w:pPr>
                              <w:jc w:val="center"/>
                              <w:rPr>
                                <w:b/>
                                <w:sz w:val="30"/>
                                <w:szCs w:val="30"/>
                              </w:rPr>
                            </w:pPr>
                          </w:p>
                          <w:p w14:paraId="15E49725" w14:textId="77777777" w:rsidR="0069524E" w:rsidRPr="00414332" w:rsidRDefault="0069524E" w:rsidP="007C4131">
                            <w:pPr>
                              <w:jc w:val="center"/>
                              <w:rPr>
                                <w:b/>
                                <w:sz w:val="30"/>
                                <w:szCs w:val="30"/>
                              </w:rPr>
                            </w:pPr>
                          </w:p>
                          <w:p w14:paraId="7D871B1D" w14:textId="77777777" w:rsidR="0069524E" w:rsidRPr="00414332" w:rsidRDefault="0069524E" w:rsidP="007C4131">
                            <w:pPr>
                              <w:jc w:val="center"/>
                              <w:rPr>
                                <w:b/>
                                <w:sz w:val="30"/>
                                <w:szCs w:val="30"/>
                              </w:rPr>
                            </w:pPr>
                          </w:p>
                          <w:p w14:paraId="6B8C182C" w14:textId="77777777" w:rsidR="0069524E" w:rsidRPr="00414332" w:rsidRDefault="0069524E" w:rsidP="007C4131">
                            <w:pPr>
                              <w:rPr>
                                <w:sz w:val="30"/>
                                <w:szCs w:val="30"/>
                              </w:rPr>
                            </w:pPr>
                          </w:p>
                          <w:p w14:paraId="78884E63" w14:textId="77777777" w:rsidR="0069524E" w:rsidRPr="00414332" w:rsidRDefault="0069524E" w:rsidP="007C4131">
                            <w:pPr>
                              <w:rPr>
                                <w:sz w:val="30"/>
                                <w:szCs w:val="30"/>
                              </w:rPr>
                            </w:pPr>
                          </w:p>
                          <w:p w14:paraId="2034164A" w14:textId="77777777" w:rsidR="0069524E" w:rsidRPr="00414332" w:rsidRDefault="0069524E" w:rsidP="007C4131">
                            <w:pPr>
                              <w:rPr>
                                <w:sz w:val="30"/>
                                <w:szCs w:val="30"/>
                              </w:rPr>
                            </w:pPr>
                          </w:p>
                          <w:p w14:paraId="0947E522" w14:textId="77777777" w:rsidR="0069524E" w:rsidRPr="00414332" w:rsidRDefault="0069524E" w:rsidP="007C4131">
                            <w:pPr>
                              <w:rPr>
                                <w:sz w:val="30"/>
                                <w:szCs w:val="30"/>
                              </w:rPr>
                            </w:pPr>
                          </w:p>
                          <w:p w14:paraId="262E116F" w14:textId="77777777" w:rsidR="0069524E" w:rsidRPr="00414332" w:rsidRDefault="0069524E" w:rsidP="007C4131">
                            <w:pPr>
                              <w:rPr>
                                <w:sz w:val="30"/>
                                <w:szCs w:val="30"/>
                              </w:rPr>
                            </w:pPr>
                          </w:p>
                          <w:p w14:paraId="505F9F1F" w14:textId="77777777" w:rsidR="0069524E" w:rsidRDefault="0069524E" w:rsidP="007C4131">
                            <w:pPr>
                              <w:ind w:left="4320"/>
                              <w:rPr>
                                <w:b/>
                                <w:sz w:val="30"/>
                                <w:szCs w:val="30"/>
                              </w:rPr>
                            </w:pPr>
                          </w:p>
                          <w:p w14:paraId="7F685341" w14:textId="77777777" w:rsidR="0069524E" w:rsidRPr="00414332" w:rsidRDefault="0069524E" w:rsidP="007C4131">
                            <w:pPr>
                              <w:ind w:left="4320"/>
                              <w:rPr>
                                <w:b/>
                                <w:sz w:val="30"/>
                                <w:szCs w:val="30"/>
                              </w:rPr>
                            </w:pPr>
                          </w:p>
                          <w:p w14:paraId="604EF380" w14:textId="77777777" w:rsidR="0069524E" w:rsidRPr="00414332" w:rsidRDefault="0069524E" w:rsidP="007C4131">
                            <w:pPr>
                              <w:ind w:left="3240"/>
                              <w:rPr>
                                <w:b/>
                                <w:sz w:val="30"/>
                                <w:szCs w:val="30"/>
                              </w:rPr>
                            </w:pPr>
                            <w:r w:rsidRPr="00414332">
                              <w:rPr>
                                <w:b/>
                                <w:sz w:val="30"/>
                                <w:szCs w:val="30"/>
                              </w:rPr>
                              <w:t>HỘI ĐỒNG: ………………………………</w:t>
                            </w:r>
                          </w:p>
                          <w:p w14:paraId="4FE05E53" w14:textId="77777777" w:rsidR="0069524E" w:rsidRPr="00414332" w:rsidRDefault="0069524E" w:rsidP="007C4131">
                            <w:pPr>
                              <w:ind w:left="3240"/>
                              <w:rPr>
                                <w:b/>
                                <w:sz w:val="30"/>
                                <w:szCs w:val="30"/>
                              </w:rPr>
                            </w:pPr>
                            <w:r w:rsidRPr="00414332">
                              <w:rPr>
                                <w:b/>
                                <w:sz w:val="30"/>
                                <w:szCs w:val="30"/>
                              </w:rPr>
                              <w:t>GVHD: ………………………………………</w:t>
                            </w:r>
                          </w:p>
                          <w:p w14:paraId="6D8F7469" w14:textId="77777777" w:rsidR="0069524E" w:rsidRPr="00414332" w:rsidRDefault="0069524E" w:rsidP="007C4131">
                            <w:pPr>
                              <w:ind w:left="3240"/>
                              <w:rPr>
                                <w:b/>
                                <w:sz w:val="30"/>
                                <w:szCs w:val="30"/>
                              </w:rPr>
                            </w:pPr>
                            <w:r w:rsidRPr="00414332">
                              <w:rPr>
                                <w:b/>
                                <w:sz w:val="30"/>
                                <w:szCs w:val="30"/>
                              </w:rPr>
                              <w:t>GVPB: ………………………………………</w:t>
                            </w:r>
                          </w:p>
                          <w:p w14:paraId="3371CD51" w14:textId="77777777" w:rsidR="0069524E" w:rsidRPr="00414332" w:rsidRDefault="0069524E" w:rsidP="007C4131">
                            <w:pPr>
                              <w:ind w:left="3240"/>
                              <w:rPr>
                                <w:b/>
                                <w:sz w:val="30"/>
                                <w:szCs w:val="30"/>
                              </w:rPr>
                            </w:pPr>
                            <w:r w:rsidRPr="00414332">
                              <w:rPr>
                                <w:b/>
                                <w:sz w:val="30"/>
                                <w:szCs w:val="30"/>
                              </w:rPr>
                              <w:t xml:space="preserve">                                ---o0o---</w:t>
                            </w:r>
                          </w:p>
                          <w:p w14:paraId="2FDE68EE" w14:textId="77777777" w:rsidR="0069524E" w:rsidRPr="00414332" w:rsidRDefault="0069524E" w:rsidP="007C4131">
                            <w:pPr>
                              <w:ind w:left="3240"/>
                              <w:rPr>
                                <w:b/>
                                <w:sz w:val="30"/>
                                <w:szCs w:val="30"/>
                              </w:rPr>
                            </w:pPr>
                            <w:r w:rsidRPr="00414332">
                              <w:rPr>
                                <w:b/>
                                <w:sz w:val="30"/>
                                <w:szCs w:val="30"/>
                              </w:rPr>
                              <w:t>SVTH 1: ………………………………… (MSSV)</w:t>
                            </w:r>
                          </w:p>
                          <w:p w14:paraId="026C3766" w14:textId="77777777" w:rsidR="0069524E" w:rsidRPr="00414332" w:rsidRDefault="0069524E" w:rsidP="007C4131">
                            <w:pPr>
                              <w:ind w:left="3240"/>
                              <w:rPr>
                                <w:b/>
                                <w:sz w:val="30"/>
                                <w:szCs w:val="30"/>
                              </w:rPr>
                            </w:pPr>
                            <w:r w:rsidRPr="00414332">
                              <w:rPr>
                                <w:b/>
                                <w:sz w:val="30"/>
                                <w:szCs w:val="30"/>
                              </w:rPr>
                              <w:t>SVTH 2: ………………………………… (MSSV)</w:t>
                            </w:r>
                          </w:p>
                          <w:p w14:paraId="0C95FBBB" w14:textId="77777777" w:rsidR="0069524E" w:rsidRPr="00414332" w:rsidRDefault="0069524E" w:rsidP="007C4131">
                            <w:pPr>
                              <w:ind w:left="3240"/>
                              <w:rPr>
                                <w:b/>
                                <w:sz w:val="30"/>
                                <w:szCs w:val="30"/>
                              </w:rPr>
                            </w:pPr>
                            <w:r w:rsidRPr="00414332">
                              <w:rPr>
                                <w:b/>
                                <w:sz w:val="30"/>
                                <w:szCs w:val="30"/>
                              </w:rPr>
                              <w:t>SVTH 3: ………………………………… (MSSV)</w:t>
                            </w:r>
                          </w:p>
                          <w:p w14:paraId="70E6E6D6" w14:textId="77777777" w:rsidR="0069524E" w:rsidRPr="00414332" w:rsidRDefault="0069524E" w:rsidP="007C4131">
                            <w:pPr>
                              <w:ind w:left="3240"/>
                              <w:rPr>
                                <w:sz w:val="30"/>
                                <w:szCs w:val="30"/>
                              </w:rPr>
                            </w:pPr>
                            <w:r w:rsidRPr="00414332">
                              <w:rPr>
                                <w:b/>
                                <w:sz w:val="30"/>
                                <w:szCs w:val="30"/>
                              </w:rPr>
                              <w:t>……</w:t>
                            </w:r>
                          </w:p>
                          <w:p w14:paraId="65328F86" w14:textId="77777777" w:rsidR="0069524E" w:rsidRPr="00414332" w:rsidRDefault="0069524E" w:rsidP="007C4131">
                            <w:pPr>
                              <w:ind w:left="2520" w:firstLine="720"/>
                              <w:rPr>
                                <w:sz w:val="30"/>
                                <w:szCs w:val="30"/>
                              </w:rPr>
                            </w:pPr>
                            <w:r w:rsidRPr="00414332">
                              <w:rPr>
                                <w:sz w:val="30"/>
                                <w:szCs w:val="30"/>
                              </w:rPr>
                              <w:t>(Size 15)</w:t>
                            </w:r>
                          </w:p>
                          <w:p w14:paraId="5FB8F90B" w14:textId="77777777" w:rsidR="0069524E" w:rsidRPr="00414332" w:rsidRDefault="0069524E" w:rsidP="007C4131">
                            <w:pPr>
                              <w:rPr>
                                <w:sz w:val="30"/>
                                <w:szCs w:val="30"/>
                              </w:rPr>
                            </w:pPr>
                          </w:p>
                          <w:p w14:paraId="56371461" w14:textId="77777777" w:rsidR="0069524E" w:rsidRPr="00414332" w:rsidRDefault="0069524E" w:rsidP="007C4131">
                            <w:pPr>
                              <w:rPr>
                                <w:sz w:val="30"/>
                                <w:szCs w:val="30"/>
                              </w:rPr>
                            </w:pPr>
                          </w:p>
                          <w:p w14:paraId="1A15B0F8" w14:textId="77777777" w:rsidR="0069524E" w:rsidRPr="00414332" w:rsidRDefault="0069524E" w:rsidP="007C4131">
                            <w:pPr>
                              <w:jc w:val="center"/>
                              <w:rPr>
                                <w:b/>
                                <w:sz w:val="30"/>
                                <w:szCs w:val="30"/>
                              </w:rPr>
                            </w:pPr>
                          </w:p>
                          <w:p w14:paraId="4D32EADE" w14:textId="77777777" w:rsidR="0069524E" w:rsidRPr="00414332" w:rsidRDefault="0069524E" w:rsidP="007C4131">
                            <w:pPr>
                              <w:jc w:val="center"/>
                              <w:rPr>
                                <w:sz w:val="30"/>
                                <w:szCs w:val="30"/>
                              </w:rPr>
                            </w:pPr>
                          </w:p>
                          <w:p w14:paraId="35691925" w14:textId="77777777" w:rsidR="0069524E" w:rsidRPr="00414332" w:rsidRDefault="0069524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7.8pt;margin-top:12.1pt;width:477pt;height:6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69524E" w:rsidRPr="00414332" w:rsidRDefault="0069524E" w:rsidP="007C4131">
                      <w:pPr>
                        <w:jc w:val="center"/>
                        <w:rPr>
                          <w:b/>
                          <w:sz w:val="30"/>
                          <w:szCs w:val="30"/>
                        </w:rPr>
                      </w:pPr>
                      <w:r w:rsidRPr="00414332">
                        <w:rPr>
                          <w:b/>
                          <w:sz w:val="30"/>
                          <w:szCs w:val="30"/>
                        </w:rPr>
                        <w:t>ĐẠI HỌC QUỐC GIA TP.HCM</w:t>
                      </w:r>
                    </w:p>
                    <w:p w14:paraId="0262793C" w14:textId="77777777" w:rsidR="0069524E" w:rsidRPr="00414332" w:rsidRDefault="0069524E" w:rsidP="007C4131">
                      <w:pPr>
                        <w:jc w:val="center"/>
                        <w:rPr>
                          <w:b/>
                          <w:sz w:val="30"/>
                          <w:szCs w:val="30"/>
                        </w:rPr>
                      </w:pPr>
                      <w:r w:rsidRPr="00414332">
                        <w:rPr>
                          <w:b/>
                          <w:sz w:val="30"/>
                          <w:szCs w:val="30"/>
                        </w:rPr>
                        <w:t>TRƯỜNG ĐẠI HỌC BÁCH KHOA</w:t>
                      </w:r>
                    </w:p>
                    <w:p w14:paraId="16D1A6CD" w14:textId="77777777" w:rsidR="0069524E" w:rsidRPr="00414332" w:rsidRDefault="0069524E" w:rsidP="007C4131">
                      <w:pPr>
                        <w:jc w:val="center"/>
                        <w:rPr>
                          <w:b/>
                          <w:sz w:val="30"/>
                          <w:szCs w:val="30"/>
                        </w:rPr>
                      </w:pPr>
                      <w:r w:rsidRPr="00414332">
                        <w:rPr>
                          <w:b/>
                          <w:sz w:val="30"/>
                          <w:szCs w:val="30"/>
                        </w:rPr>
                        <w:t>KHOA KHOA HỌC &amp; KỸ THUẬT MÁY TÍNH</w:t>
                      </w:r>
                    </w:p>
                    <w:p w14:paraId="7858C412" w14:textId="0766DD7F" w:rsidR="0069524E" w:rsidRPr="00414332" w:rsidRDefault="0069524E"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69524E" w:rsidRPr="00414332" w:rsidRDefault="0069524E" w:rsidP="007C4131">
                      <w:pPr>
                        <w:jc w:val="center"/>
                        <w:rPr>
                          <w:b/>
                          <w:sz w:val="30"/>
                          <w:szCs w:val="30"/>
                        </w:rPr>
                      </w:pPr>
                    </w:p>
                    <w:p w14:paraId="2C780E26" w14:textId="77777777" w:rsidR="0069524E" w:rsidRPr="00414332" w:rsidRDefault="0069524E" w:rsidP="007C4131">
                      <w:pPr>
                        <w:jc w:val="center"/>
                        <w:rPr>
                          <w:b/>
                          <w:sz w:val="30"/>
                          <w:szCs w:val="30"/>
                        </w:rPr>
                      </w:pPr>
                    </w:p>
                    <w:p w14:paraId="2D425F7C" w14:textId="7A407A8E" w:rsidR="0069524E" w:rsidRPr="00414332" w:rsidRDefault="0069524E" w:rsidP="007C4131">
                      <w:pPr>
                        <w:jc w:val="center"/>
                        <w:rPr>
                          <w:b/>
                          <w:sz w:val="30"/>
                          <w:szCs w:val="30"/>
                        </w:rPr>
                      </w:pPr>
                      <w:r w:rsidRPr="00414332">
                        <w:rPr>
                          <w:b/>
                          <w:sz w:val="30"/>
                          <w:szCs w:val="30"/>
                        </w:rPr>
                        <w:t>LUẬN VĂN TỐT NGHIỆP ĐẠI HỌC</w:t>
                      </w:r>
                    </w:p>
                    <w:p w14:paraId="6655D659" w14:textId="77777777" w:rsidR="0069524E" w:rsidRPr="00074777" w:rsidRDefault="0069524E" w:rsidP="00095447">
                      <w:pPr>
                        <w:spacing w:before="0"/>
                        <w:jc w:val="center"/>
                        <w:rPr>
                          <w:b/>
                          <w:bCs/>
                          <w:szCs w:val="26"/>
                        </w:rPr>
                      </w:pPr>
                    </w:p>
                    <w:p w14:paraId="060D02AB" w14:textId="31A5F206" w:rsidR="0069524E" w:rsidRPr="00567862" w:rsidRDefault="0069524E" w:rsidP="00567862">
                      <w:pPr>
                        <w:spacing w:before="0"/>
                        <w:jc w:val="center"/>
                        <w:rPr>
                          <w:b/>
                          <w:sz w:val="44"/>
                          <w:szCs w:val="44"/>
                        </w:rPr>
                      </w:pPr>
                      <w:r w:rsidRPr="00567862">
                        <w:rPr>
                          <w:b/>
                          <w:sz w:val="44"/>
                          <w:szCs w:val="44"/>
                        </w:rPr>
                        <w:t>Kết hợp mạng Nơron nhân tạo và mô hình</w:t>
                      </w:r>
                      <w:r>
                        <w:rPr>
                          <w:b/>
                          <w:sz w:val="44"/>
                          <w:szCs w:val="44"/>
                        </w:rPr>
                        <w:t xml:space="preserve"> </w:t>
                      </w:r>
                      <w:ins w:id="3" w:author="superchickend" w:date="2013-01-19T22:45:00Z">
                        <w:r>
                          <w:rPr>
                            <w:b/>
                            <w:sz w:val="44"/>
                            <w:szCs w:val="44"/>
                          </w:rPr>
                          <w:t>S</w:t>
                        </w:r>
                      </w:ins>
                      <w:r>
                        <w:rPr>
                          <w:b/>
                          <w:sz w:val="44"/>
                          <w:szCs w:val="44"/>
                        </w:rPr>
                        <w:t>A</w:t>
                      </w:r>
                      <w:r w:rsidRPr="00567862">
                        <w:rPr>
                          <w:b/>
                          <w:sz w:val="44"/>
                          <w:szCs w:val="44"/>
                        </w:rPr>
                        <w:t>RIMA để dự báo dữ liệu chuỗi thời gian</w:t>
                      </w:r>
                    </w:p>
                    <w:p w14:paraId="3C2C0C53" w14:textId="77777777" w:rsidR="0069524E" w:rsidRPr="00074777" w:rsidRDefault="0069524E" w:rsidP="00095447">
                      <w:pPr>
                        <w:spacing w:before="0"/>
                        <w:rPr>
                          <w:szCs w:val="26"/>
                        </w:rPr>
                      </w:pPr>
                    </w:p>
                    <w:p w14:paraId="00E19A75" w14:textId="77777777" w:rsidR="0069524E" w:rsidRPr="00074777" w:rsidRDefault="0069524E" w:rsidP="00095447">
                      <w:pPr>
                        <w:spacing w:before="0"/>
                        <w:jc w:val="left"/>
                        <w:rPr>
                          <w:b/>
                          <w:bCs/>
                          <w:szCs w:val="26"/>
                        </w:rPr>
                      </w:pPr>
                    </w:p>
                    <w:p w14:paraId="69EF26DC" w14:textId="59474501" w:rsidR="0069524E" w:rsidRPr="003A16E8" w:rsidRDefault="0069524E"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69524E" w:rsidRPr="003A16E8" w:rsidRDefault="0069524E"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69524E" w:rsidRDefault="0069524E"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69524E" w:rsidRPr="00074777" w:rsidRDefault="0069524E"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69524E" w:rsidRDefault="0069524E"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69524E" w:rsidRPr="00822570" w:rsidRDefault="0069524E" w:rsidP="002E545D">
                      <w:pPr>
                        <w:tabs>
                          <w:tab w:val="left" w:pos="4680"/>
                          <w:tab w:val="left" w:pos="7380"/>
                        </w:tabs>
                        <w:spacing w:before="0"/>
                        <w:ind w:left="3780"/>
                        <w:jc w:val="left"/>
                        <w:rPr>
                          <w:b/>
                          <w:bCs/>
                          <w:szCs w:val="26"/>
                        </w:rPr>
                      </w:pPr>
                    </w:p>
                    <w:p w14:paraId="0A5EDE8B" w14:textId="77777777" w:rsidR="0069524E" w:rsidRPr="003A16E8" w:rsidRDefault="0069524E" w:rsidP="00095447">
                      <w:pPr>
                        <w:spacing w:before="0"/>
                        <w:jc w:val="center"/>
                        <w:rPr>
                          <w:sz w:val="30"/>
                          <w:szCs w:val="30"/>
                        </w:rPr>
                      </w:pPr>
                      <w:r w:rsidRPr="003A16E8">
                        <w:rPr>
                          <w:sz w:val="30"/>
                          <w:szCs w:val="30"/>
                        </w:rPr>
                        <w:t>TP. HỒ CHÍ MINH, 12/2012</w:t>
                      </w:r>
                    </w:p>
                    <w:p w14:paraId="748C38FC" w14:textId="77777777" w:rsidR="0069524E" w:rsidRPr="00414332" w:rsidRDefault="0069524E" w:rsidP="007C4131">
                      <w:pPr>
                        <w:jc w:val="center"/>
                        <w:rPr>
                          <w:b/>
                          <w:sz w:val="30"/>
                          <w:szCs w:val="30"/>
                        </w:rPr>
                      </w:pPr>
                    </w:p>
                    <w:p w14:paraId="4273081E" w14:textId="77777777" w:rsidR="0069524E" w:rsidRPr="00414332" w:rsidRDefault="0069524E" w:rsidP="007C4131">
                      <w:pPr>
                        <w:jc w:val="center"/>
                        <w:rPr>
                          <w:b/>
                          <w:sz w:val="30"/>
                          <w:szCs w:val="30"/>
                        </w:rPr>
                      </w:pPr>
                    </w:p>
                    <w:p w14:paraId="520B4861" w14:textId="77777777" w:rsidR="0069524E" w:rsidRPr="00414332" w:rsidRDefault="0069524E" w:rsidP="007C4131">
                      <w:pPr>
                        <w:jc w:val="center"/>
                        <w:rPr>
                          <w:b/>
                          <w:sz w:val="30"/>
                          <w:szCs w:val="30"/>
                        </w:rPr>
                      </w:pPr>
                    </w:p>
                    <w:p w14:paraId="15E49725" w14:textId="77777777" w:rsidR="0069524E" w:rsidRPr="00414332" w:rsidRDefault="0069524E" w:rsidP="007C4131">
                      <w:pPr>
                        <w:jc w:val="center"/>
                        <w:rPr>
                          <w:b/>
                          <w:sz w:val="30"/>
                          <w:szCs w:val="30"/>
                        </w:rPr>
                      </w:pPr>
                    </w:p>
                    <w:p w14:paraId="7D871B1D" w14:textId="77777777" w:rsidR="0069524E" w:rsidRPr="00414332" w:rsidRDefault="0069524E" w:rsidP="007C4131">
                      <w:pPr>
                        <w:jc w:val="center"/>
                        <w:rPr>
                          <w:b/>
                          <w:sz w:val="30"/>
                          <w:szCs w:val="30"/>
                        </w:rPr>
                      </w:pPr>
                    </w:p>
                    <w:p w14:paraId="6B8C182C" w14:textId="77777777" w:rsidR="0069524E" w:rsidRPr="00414332" w:rsidRDefault="0069524E" w:rsidP="007C4131">
                      <w:pPr>
                        <w:rPr>
                          <w:sz w:val="30"/>
                          <w:szCs w:val="30"/>
                        </w:rPr>
                      </w:pPr>
                    </w:p>
                    <w:p w14:paraId="78884E63" w14:textId="77777777" w:rsidR="0069524E" w:rsidRPr="00414332" w:rsidRDefault="0069524E" w:rsidP="007C4131">
                      <w:pPr>
                        <w:rPr>
                          <w:sz w:val="30"/>
                          <w:szCs w:val="30"/>
                        </w:rPr>
                      </w:pPr>
                    </w:p>
                    <w:p w14:paraId="2034164A" w14:textId="77777777" w:rsidR="0069524E" w:rsidRPr="00414332" w:rsidRDefault="0069524E" w:rsidP="007C4131">
                      <w:pPr>
                        <w:rPr>
                          <w:sz w:val="30"/>
                          <w:szCs w:val="30"/>
                        </w:rPr>
                      </w:pPr>
                    </w:p>
                    <w:p w14:paraId="0947E522" w14:textId="77777777" w:rsidR="0069524E" w:rsidRPr="00414332" w:rsidRDefault="0069524E" w:rsidP="007C4131">
                      <w:pPr>
                        <w:rPr>
                          <w:sz w:val="30"/>
                          <w:szCs w:val="30"/>
                        </w:rPr>
                      </w:pPr>
                    </w:p>
                    <w:p w14:paraId="262E116F" w14:textId="77777777" w:rsidR="0069524E" w:rsidRPr="00414332" w:rsidRDefault="0069524E" w:rsidP="007C4131">
                      <w:pPr>
                        <w:rPr>
                          <w:sz w:val="30"/>
                          <w:szCs w:val="30"/>
                        </w:rPr>
                      </w:pPr>
                    </w:p>
                    <w:p w14:paraId="505F9F1F" w14:textId="77777777" w:rsidR="0069524E" w:rsidRDefault="0069524E" w:rsidP="007C4131">
                      <w:pPr>
                        <w:ind w:left="4320"/>
                        <w:rPr>
                          <w:b/>
                          <w:sz w:val="30"/>
                          <w:szCs w:val="30"/>
                        </w:rPr>
                      </w:pPr>
                    </w:p>
                    <w:p w14:paraId="7F685341" w14:textId="77777777" w:rsidR="0069524E" w:rsidRPr="00414332" w:rsidRDefault="0069524E" w:rsidP="007C4131">
                      <w:pPr>
                        <w:ind w:left="4320"/>
                        <w:rPr>
                          <w:b/>
                          <w:sz w:val="30"/>
                          <w:szCs w:val="30"/>
                        </w:rPr>
                      </w:pPr>
                    </w:p>
                    <w:p w14:paraId="604EF380" w14:textId="77777777" w:rsidR="0069524E" w:rsidRPr="00414332" w:rsidRDefault="0069524E" w:rsidP="007C4131">
                      <w:pPr>
                        <w:ind w:left="3240"/>
                        <w:rPr>
                          <w:b/>
                          <w:sz w:val="30"/>
                          <w:szCs w:val="30"/>
                        </w:rPr>
                      </w:pPr>
                      <w:r w:rsidRPr="00414332">
                        <w:rPr>
                          <w:b/>
                          <w:sz w:val="30"/>
                          <w:szCs w:val="30"/>
                        </w:rPr>
                        <w:t>HỘI ĐỒNG: ………………………………</w:t>
                      </w:r>
                    </w:p>
                    <w:p w14:paraId="4FE05E53" w14:textId="77777777" w:rsidR="0069524E" w:rsidRPr="00414332" w:rsidRDefault="0069524E" w:rsidP="007C4131">
                      <w:pPr>
                        <w:ind w:left="3240"/>
                        <w:rPr>
                          <w:b/>
                          <w:sz w:val="30"/>
                          <w:szCs w:val="30"/>
                        </w:rPr>
                      </w:pPr>
                      <w:r w:rsidRPr="00414332">
                        <w:rPr>
                          <w:b/>
                          <w:sz w:val="30"/>
                          <w:szCs w:val="30"/>
                        </w:rPr>
                        <w:t>GVHD: ………………………………………</w:t>
                      </w:r>
                    </w:p>
                    <w:p w14:paraId="6D8F7469" w14:textId="77777777" w:rsidR="0069524E" w:rsidRPr="00414332" w:rsidRDefault="0069524E" w:rsidP="007C4131">
                      <w:pPr>
                        <w:ind w:left="3240"/>
                        <w:rPr>
                          <w:b/>
                          <w:sz w:val="30"/>
                          <w:szCs w:val="30"/>
                        </w:rPr>
                      </w:pPr>
                      <w:r w:rsidRPr="00414332">
                        <w:rPr>
                          <w:b/>
                          <w:sz w:val="30"/>
                          <w:szCs w:val="30"/>
                        </w:rPr>
                        <w:t>GVPB: ………………………………………</w:t>
                      </w:r>
                    </w:p>
                    <w:p w14:paraId="3371CD51" w14:textId="77777777" w:rsidR="0069524E" w:rsidRPr="00414332" w:rsidRDefault="0069524E" w:rsidP="007C4131">
                      <w:pPr>
                        <w:ind w:left="3240"/>
                        <w:rPr>
                          <w:b/>
                          <w:sz w:val="30"/>
                          <w:szCs w:val="30"/>
                        </w:rPr>
                      </w:pPr>
                      <w:r w:rsidRPr="00414332">
                        <w:rPr>
                          <w:b/>
                          <w:sz w:val="30"/>
                          <w:szCs w:val="30"/>
                        </w:rPr>
                        <w:t xml:space="preserve">                                ---o0o---</w:t>
                      </w:r>
                    </w:p>
                    <w:p w14:paraId="2FDE68EE" w14:textId="77777777" w:rsidR="0069524E" w:rsidRPr="00414332" w:rsidRDefault="0069524E" w:rsidP="007C4131">
                      <w:pPr>
                        <w:ind w:left="3240"/>
                        <w:rPr>
                          <w:b/>
                          <w:sz w:val="30"/>
                          <w:szCs w:val="30"/>
                        </w:rPr>
                      </w:pPr>
                      <w:r w:rsidRPr="00414332">
                        <w:rPr>
                          <w:b/>
                          <w:sz w:val="30"/>
                          <w:szCs w:val="30"/>
                        </w:rPr>
                        <w:t>SVTH 1: ………………………………… (MSSV)</w:t>
                      </w:r>
                    </w:p>
                    <w:p w14:paraId="026C3766" w14:textId="77777777" w:rsidR="0069524E" w:rsidRPr="00414332" w:rsidRDefault="0069524E" w:rsidP="007C4131">
                      <w:pPr>
                        <w:ind w:left="3240"/>
                        <w:rPr>
                          <w:b/>
                          <w:sz w:val="30"/>
                          <w:szCs w:val="30"/>
                        </w:rPr>
                      </w:pPr>
                      <w:r w:rsidRPr="00414332">
                        <w:rPr>
                          <w:b/>
                          <w:sz w:val="30"/>
                          <w:szCs w:val="30"/>
                        </w:rPr>
                        <w:t>SVTH 2: ………………………………… (MSSV)</w:t>
                      </w:r>
                    </w:p>
                    <w:p w14:paraId="0C95FBBB" w14:textId="77777777" w:rsidR="0069524E" w:rsidRPr="00414332" w:rsidRDefault="0069524E" w:rsidP="007C4131">
                      <w:pPr>
                        <w:ind w:left="3240"/>
                        <w:rPr>
                          <w:b/>
                          <w:sz w:val="30"/>
                          <w:szCs w:val="30"/>
                        </w:rPr>
                      </w:pPr>
                      <w:r w:rsidRPr="00414332">
                        <w:rPr>
                          <w:b/>
                          <w:sz w:val="30"/>
                          <w:szCs w:val="30"/>
                        </w:rPr>
                        <w:t>SVTH 3: ………………………………… (MSSV)</w:t>
                      </w:r>
                    </w:p>
                    <w:p w14:paraId="70E6E6D6" w14:textId="77777777" w:rsidR="0069524E" w:rsidRPr="00414332" w:rsidRDefault="0069524E" w:rsidP="007C4131">
                      <w:pPr>
                        <w:ind w:left="3240"/>
                        <w:rPr>
                          <w:sz w:val="30"/>
                          <w:szCs w:val="30"/>
                        </w:rPr>
                      </w:pPr>
                      <w:r w:rsidRPr="00414332">
                        <w:rPr>
                          <w:b/>
                          <w:sz w:val="30"/>
                          <w:szCs w:val="30"/>
                        </w:rPr>
                        <w:t>……</w:t>
                      </w:r>
                    </w:p>
                    <w:p w14:paraId="65328F86" w14:textId="77777777" w:rsidR="0069524E" w:rsidRPr="00414332" w:rsidRDefault="0069524E" w:rsidP="007C4131">
                      <w:pPr>
                        <w:ind w:left="2520" w:firstLine="720"/>
                        <w:rPr>
                          <w:sz w:val="30"/>
                          <w:szCs w:val="30"/>
                        </w:rPr>
                      </w:pPr>
                      <w:r w:rsidRPr="00414332">
                        <w:rPr>
                          <w:sz w:val="30"/>
                          <w:szCs w:val="30"/>
                        </w:rPr>
                        <w:t>(Size 15)</w:t>
                      </w:r>
                    </w:p>
                    <w:p w14:paraId="5FB8F90B" w14:textId="77777777" w:rsidR="0069524E" w:rsidRPr="00414332" w:rsidRDefault="0069524E" w:rsidP="007C4131">
                      <w:pPr>
                        <w:rPr>
                          <w:sz w:val="30"/>
                          <w:szCs w:val="30"/>
                        </w:rPr>
                      </w:pPr>
                    </w:p>
                    <w:p w14:paraId="56371461" w14:textId="77777777" w:rsidR="0069524E" w:rsidRPr="00414332" w:rsidRDefault="0069524E" w:rsidP="007C4131">
                      <w:pPr>
                        <w:rPr>
                          <w:sz w:val="30"/>
                          <w:szCs w:val="30"/>
                        </w:rPr>
                      </w:pPr>
                    </w:p>
                    <w:p w14:paraId="1A15B0F8" w14:textId="77777777" w:rsidR="0069524E" w:rsidRPr="00414332" w:rsidRDefault="0069524E" w:rsidP="007C4131">
                      <w:pPr>
                        <w:jc w:val="center"/>
                        <w:rPr>
                          <w:b/>
                          <w:sz w:val="30"/>
                          <w:szCs w:val="30"/>
                        </w:rPr>
                      </w:pPr>
                    </w:p>
                    <w:p w14:paraId="4D32EADE" w14:textId="77777777" w:rsidR="0069524E" w:rsidRPr="00414332" w:rsidRDefault="0069524E" w:rsidP="007C4131">
                      <w:pPr>
                        <w:jc w:val="center"/>
                        <w:rPr>
                          <w:sz w:val="30"/>
                          <w:szCs w:val="30"/>
                        </w:rPr>
                      </w:pPr>
                    </w:p>
                    <w:p w14:paraId="35691925" w14:textId="77777777" w:rsidR="0069524E" w:rsidRPr="00414332" w:rsidRDefault="0069524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3" w:name="_Toc346401541"/>
      <w:r w:rsidRPr="003A16E8">
        <w:rPr>
          <w:rFonts w:cs="Times New Roman"/>
        </w:rPr>
        <w:lastRenderedPageBreak/>
        <w:t>LỜI CAM ĐOAN</w:t>
      </w:r>
      <w:bookmarkEnd w:id="0"/>
      <w:bookmarkEnd w:id="3"/>
    </w:p>
    <w:p w14:paraId="00DD51C1" w14:textId="583A197D"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sidR="009571E4">
        <w:rPr>
          <w:rFonts w:eastAsia="Times New Roman"/>
          <w:szCs w:val="26"/>
        </w:rPr>
        <w:t>cũng như các kết quả thực nghiệ</w:t>
      </w:r>
      <w:r>
        <w:rPr>
          <w:rFonts w:eastAsia="Times New Roman"/>
          <w:szCs w:val="26"/>
        </w:rPr>
        <w:t>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4" w:name="_Toc328879884"/>
      <w:bookmarkStart w:id="5" w:name="_Toc328894960"/>
      <w:bookmarkStart w:id="6" w:name="_Toc346401542"/>
      <w:r w:rsidRPr="003A16E8">
        <w:rPr>
          <w:rFonts w:cs="Times New Roman"/>
        </w:rPr>
        <w:lastRenderedPageBreak/>
        <w:t>LỜ</w:t>
      </w:r>
      <w:r w:rsidR="0099437A">
        <w:rPr>
          <w:rFonts w:cs="Times New Roman"/>
        </w:rPr>
        <w:t>I CẢ</w:t>
      </w:r>
      <w:r w:rsidRPr="003A16E8">
        <w:rPr>
          <w:rFonts w:cs="Times New Roman"/>
        </w:rPr>
        <w:t>M ƠN</w:t>
      </w:r>
      <w:bookmarkEnd w:id="4"/>
      <w:bookmarkEnd w:id="5"/>
      <w:bookmarkEnd w:id="6"/>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7" w:name="_Toc328879885"/>
      <w:bookmarkStart w:id="8" w:name="_Toc328894961"/>
      <w:bookmarkStart w:id="9" w:name="_Toc346401543"/>
      <w:r w:rsidRPr="003A16E8">
        <w:lastRenderedPageBreak/>
        <w:t>TÓM TẮT LUẬN VĂN</w:t>
      </w:r>
      <w:bookmarkEnd w:id="7"/>
      <w:bookmarkEnd w:id="8"/>
      <w:bookmarkEnd w:id="9"/>
    </w:p>
    <w:p w14:paraId="248C1994" w14:textId="46428FF2" w:rsidR="005D6B44" w:rsidRPr="00526192" w:rsidRDefault="005D6B44" w:rsidP="00BB708B">
      <w:r w:rsidRPr="00526192">
        <w:t xml:space="preserve">Ngày </w:t>
      </w:r>
      <w:r w:rsidR="00032D83" w:rsidRPr="00526192">
        <w:t xml:space="preserve">nay, trong </w:t>
      </w:r>
      <w:r w:rsidR="00032D83">
        <w:t xml:space="preserve">môi </w:t>
      </w:r>
      <w:r w:rsidRPr="00526192">
        <w:t xml:space="preserve">trường thông tin bùng nổ và luôn thay đổi, </w:t>
      </w:r>
      <w:del w:id="10" w:author="superchickend" w:date="2013-01-19T22:46:00Z">
        <w:r w:rsidRPr="00526192" w:rsidDel="007317EC">
          <w:delText xml:space="preserve">thì </w:delText>
        </w:r>
      </w:del>
      <w:r w:rsidRPr="00526192">
        <w:t>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0299007F"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xml:space="preserve">, chúng tôi giới thiệu mô hình kết hợp của hai mô hình </w:t>
      </w:r>
      <w:ins w:id="11" w:author="superchickend" w:date="2013-01-19T22:47:00Z">
        <w:r w:rsidR="007317EC">
          <w:rPr>
            <w:lang w:val="fr-FR"/>
          </w:rPr>
          <w:t>S</w:t>
        </w:r>
      </w:ins>
      <w:r w:rsidRPr="00526192">
        <w:rPr>
          <w:lang w:val="fr-FR"/>
        </w:rPr>
        <w:t>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2" w:name="_Toc346401544"/>
      <w:r>
        <w:lastRenderedPageBreak/>
        <w:t>ABSTRACT</w:t>
      </w:r>
      <w:bookmarkEnd w:id="12"/>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42B4C9D9" w:rsidR="007F5275" w:rsidRPr="00451810" w:rsidRDefault="007F5275" w:rsidP="007F5275">
      <w:pPr>
        <w:rPr>
          <w:szCs w:val="26"/>
        </w:rPr>
      </w:pPr>
      <w:r w:rsidRPr="00451810">
        <w:rPr>
          <w:szCs w:val="26"/>
        </w:rPr>
        <w:t>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w:t>
      </w:r>
      <w:ins w:id="13" w:author="superchickend" w:date="2013-01-19T22:47:00Z">
        <w:r w:rsidR="007317EC">
          <w:rPr>
            <w:szCs w:val="26"/>
          </w:rPr>
          <w:t>S</w:t>
        </w:r>
      </w:ins>
      <w:r w:rsidRPr="00451810">
        <w:rPr>
          <w:szCs w:val="26"/>
        </w:rPr>
        <w:t xml:space="preserve">ARIMA and ANN). The hybrid model becomes stronger and more flexible than separate component model because it inherited the strong of each component model. </w:t>
      </w:r>
    </w:p>
    <w:p w14:paraId="3274E74A" w14:textId="2CB06F24"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w:t>
      </w:r>
      <w:ins w:id="14" w:author="superchickend" w:date="2013-01-19T22:47:00Z">
        <w:r w:rsidR="007317EC">
          <w:rPr>
            <w:szCs w:val="26"/>
          </w:rPr>
          <w:t>S</w:t>
        </w:r>
      </w:ins>
      <w:r w:rsidRPr="00451810">
        <w:rPr>
          <w:szCs w:val="26"/>
        </w:rPr>
        <w:t>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5" w:name="_Toc346401545"/>
      <w:r>
        <w:lastRenderedPageBreak/>
        <w:t>MỤC LỤC</w:t>
      </w:r>
      <w:bookmarkEnd w:id="15"/>
    </w:p>
    <w:p w14:paraId="28E1402A" w14:textId="77777777" w:rsidR="00A53565" w:rsidRDefault="002E545D">
      <w:pPr>
        <w:pStyle w:val="TOC1"/>
        <w:rPr>
          <w:ins w:id="16" w:author="superchickend" w:date="2013-01-19T23:30:00Z"/>
          <w:rFonts w:asciiTheme="minorHAnsi" w:eastAsiaTheme="minorEastAsia" w:hAnsiTheme="minorHAnsi" w:cstheme="minorBidi"/>
          <w:noProof/>
          <w:sz w:val="22"/>
        </w:rPr>
      </w:pPr>
      <w:r>
        <w:fldChar w:fldCharType="begin"/>
      </w:r>
      <w:r>
        <w:instrText xml:space="preserve"> TOC \o "1-3" \f \h \z \u </w:instrText>
      </w:r>
      <w:r>
        <w:fldChar w:fldCharType="separate"/>
      </w:r>
      <w:ins w:id="17" w:author="superchickend" w:date="2013-01-19T23:30:00Z">
        <w:r w:rsidR="00A53565" w:rsidRPr="003C090A">
          <w:rPr>
            <w:rStyle w:val="Hyperlink"/>
            <w:noProof/>
          </w:rPr>
          <w:fldChar w:fldCharType="begin"/>
        </w:r>
        <w:r w:rsidR="00A53565" w:rsidRPr="003C090A">
          <w:rPr>
            <w:rStyle w:val="Hyperlink"/>
            <w:noProof/>
          </w:rPr>
          <w:instrText xml:space="preserve"> </w:instrText>
        </w:r>
        <w:r w:rsidR="00A53565">
          <w:rPr>
            <w:noProof/>
          </w:rPr>
          <w:instrText>HYPERLINK \l "_Toc346401541"</w:instrText>
        </w:r>
        <w:r w:rsidR="00A53565" w:rsidRPr="003C090A">
          <w:rPr>
            <w:rStyle w:val="Hyperlink"/>
            <w:noProof/>
          </w:rPr>
          <w:instrText xml:space="preserve"> </w:instrText>
        </w:r>
        <w:r w:rsidR="00A53565" w:rsidRPr="003C090A">
          <w:rPr>
            <w:rStyle w:val="Hyperlink"/>
            <w:noProof/>
          </w:rPr>
          <w:fldChar w:fldCharType="separate"/>
        </w:r>
        <w:r w:rsidR="00A53565" w:rsidRPr="003C090A">
          <w:rPr>
            <w:rStyle w:val="Hyperlink"/>
            <w:noProof/>
          </w:rPr>
          <w:t>LỜI CAM ĐOAN</w:t>
        </w:r>
        <w:r w:rsidR="00A53565">
          <w:rPr>
            <w:noProof/>
            <w:webHidden/>
          </w:rPr>
          <w:tab/>
        </w:r>
        <w:r w:rsidR="00A53565">
          <w:rPr>
            <w:noProof/>
            <w:webHidden/>
          </w:rPr>
          <w:fldChar w:fldCharType="begin"/>
        </w:r>
        <w:r w:rsidR="00A53565">
          <w:rPr>
            <w:noProof/>
            <w:webHidden/>
          </w:rPr>
          <w:instrText xml:space="preserve"> PAGEREF _Toc346401541 \h </w:instrText>
        </w:r>
      </w:ins>
      <w:r w:rsidR="00A53565">
        <w:rPr>
          <w:noProof/>
          <w:webHidden/>
        </w:rPr>
      </w:r>
      <w:r w:rsidR="00A53565">
        <w:rPr>
          <w:noProof/>
          <w:webHidden/>
        </w:rPr>
        <w:fldChar w:fldCharType="separate"/>
      </w:r>
      <w:ins w:id="18" w:author="superchickend" w:date="2013-01-19T23:30:00Z">
        <w:r w:rsidR="00A53565">
          <w:rPr>
            <w:noProof/>
            <w:webHidden/>
          </w:rPr>
          <w:t>ii</w:t>
        </w:r>
        <w:r w:rsidR="00A53565">
          <w:rPr>
            <w:noProof/>
            <w:webHidden/>
          </w:rPr>
          <w:fldChar w:fldCharType="end"/>
        </w:r>
        <w:r w:rsidR="00A53565" w:rsidRPr="003C090A">
          <w:rPr>
            <w:rStyle w:val="Hyperlink"/>
            <w:noProof/>
          </w:rPr>
          <w:fldChar w:fldCharType="end"/>
        </w:r>
      </w:ins>
    </w:p>
    <w:p w14:paraId="6467513E" w14:textId="77777777" w:rsidR="00A53565" w:rsidRDefault="00A53565">
      <w:pPr>
        <w:pStyle w:val="TOC1"/>
        <w:rPr>
          <w:ins w:id="19" w:author="superchickend" w:date="2013-01-19T23:30:00Z"/>
          <w:rFonts w:asciiTheme="minorHAnsi" w:eastAsiaTheme="minorEastAsia" w:hAnsiTheme="minorHAnsi" w:cstheme="minorBidi"/>
          <w:noProof/>
          <w:sz w:val="22"/>
        </w:rPr>
      </w:pPr>
      <w:ins w:id="2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"_Toc346401542"</w:instrText>
        </w:r>
        <w:r w:rsidRPr="003C090A">
          <w:rPr>
            <w:rStyle w:val="Hyperlink"/>
            <w:noProof/>
          </w:rPr>
          <w:instrText xml:space="preserve"> </w:instrText>
        </w:r>
        <w:r w:rsidRPr="003C090A">
          <w:rPr>
            <w:rStyle w:val="Hyperlink"/>
            <w:noProof/>
          </w:rPr>
          <w:fldChar w:fldCharType="separate"/>
        </w:r>
        <w:r w:rsidRPr="003C090A">
          <w:rPr>
            <w:rStyle w:val="Hyperlink"/>
            <w:noProof/>
          </w:rPr>
          <w:t>LỜI CẢM ƠN</w:t>
        </w:r>
        <w:r>
          <w:rPr>
            <w:noProof/>
            <w:webHidden/>
          </w:rPr>
          <w:tab/>
        </w:r>
        <w:r>
          <w:rPr>
            <w:noProof/>
            <w:webHidden/>
          </w:rPr>
          <w:fldChar w:fldCharType="begin"/>
        </w:r>
        <w:r>
          <w:rPr>
            <w:noProof/>
            <w:webHidden/>
          </w:rPr>
          <w:instrText xml:space="preserve"> PAGEREF _Toc346401542 \h </w:instrText>
        </w:r>
      </w:ins>
      <w:r>
        <w:rPr>
          <w:noProof/>
          <w:webHidden/>
        </w:rPr>
      </w:r>
      <w:r>
        <w:rPr>
          <w:noProof/>
          <w:webHidden/>
        </w:rPr>
        <w:fldChar w:fldCharType="separate"/>
      </w:r>
      <w:ins w:id="21" w:author="superchickend" w:date="2013-01-19T23:30:00Z">
        <w:r>
          <w:rPr>
            <w:noProof/>
            <w:webHidden/>
          </w:rPr>
          <w:t>iii</w:t>
        </w:r>
        <w:r>
          <w:rPr>
            <w:noProof/>
            <w:webHidden/>
          </w:rPr>
          <w:fldChar w:fldCharType="end"/>
        </w:r>
        <w:r w:rsidRPr="003C090A">
          <w:rPr>
            <w:rStyle w:val="Hyperlink"/>
            <w:noProof/>
          </w:rPr>
          <w:fldChar w:fldCharType="end"/>
        </w:r>
      </w:ins>
    </w:p>
    <w:p w14:paraId="6AA49B07" w14:textId="77777777" w:rsidR="00A53565" w:rsidRDefault="00A53565">
      <w:pPr>
        <w:pStyle w:val="TOC1"/>
        <w:rPr>
          <w:ins w:id="22" w:author="superchickend" w:date="2013-01-19T23:30:00Z"/>
          <w:rFonts w:asciiTheme="minorHAnsi" w:eastAsiaTheme="minorEastAsia" w:hAnsiTheme="minorHAnsi" w:cstheme="minorBidi"/>
          <w:noProof/>
          <w:sz w:val="22"/>
        </w:rPr>
      </w:pPr>
      <w:ins w:id="2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"_Toc346401543"</w:instrText>
        </w:r>
        <w:r w:rsidRPr="003C090A">
          <w:rPr>
            <w:rStyle w:val="Hyperlink"/>
            <w:noProof/>
          </w:rPr>
          <w:instrText xml:space="preserve"> </w:instrText>
        </w:r>
        <w:r w:rsidRPr="003C090A">
          <w:rPr>
            <w:rStyle w:val="Hyperlink"/>
            <w:noProof/>
          </w:rPr>
          <w:fldChar w:fldCharType="separate"/>
        </w:r>
        <w:r w:rsidRPr="003C090A">
          <w:rPr>
            <w:rStyle w:val="Hyperlink"/>
            <w:noProof/>
          </w:rPr>
          <w:t>TÓM TẮT LUẬN VĂN</w:t>
        </w:r>
        <w:r>
          <w:rPr>
            <w:noProof/>
            <w:webHidden/>
          </w:rPr>
          <w:tab/>
        </w:r>
        <w:r>
          <w:rPr>
            <w:noProof/>
            <w:webHidden/>
          </w:rPr>
          <w:fldChar w:fldCharType="begin"/>
        </w:r>
        <w:r>
          <w:rPr>
            <w:noProof/>
            <w:webHidden/>
          </w:rPr>
          <w:instrText xml:space="preserve"> PAGEREF _Toc346401543 \h </w:instrText>
        </w:r>
      </w:ins>
      <w:r>
        <w:rPr>
          <w:noProof/>
          <w:webHidden/>
        </w:rPr>
      </w:r>
      <w:r>
        <w:rPr>
          <w:noProof/>
          <w:webHidden/>
        </w:rPr>
        <w:fldChar w:fldCharType="separate"/>
      </w:r>
      <w:ins w:id="24" w:author="superchickend" w:date="2013-01-19T23:30:00Z">
        <w:r>
          <w:rPr>
            <w:noProof/>
            <w:webHidden/>
          </w:rPr>
          <w:t>iv</w:t>
        </w:r>
        <w:r>
          <w:rPr>
            <w:noProof/>
            <w:webHidden/>
          </w:rPr>
          <w:fldChar w:fldCharType="end"/>
        </w:r>
        <w:r w:rsidRPr="003C090A">
          <w:rPr>
            <w:rStyle w:val="Hyperlink"/>
            <w:noProof/>
          </w:rPr>
          <w:fldChar w:fldCharType="end"/>
        </w:r>
      </w:ins>
    </w:p>
    <w:p w14:paraId="47DC3DC6" w14:textId="77777777" w:rsidR="00A53565" w:rsidRDefault="00A53565">
      <w:pPr>
        <w:pStyle w:val="TOC1"/>
        <w:rPr>
          <w:ins w:id="25" w:author="superchickend" w:date="2013-01-19T23:30:00Z"/>
          <w:rFonts w:asciiTheme="minorHAnsi" w:eastAsiaTheme="minorEastAsia" w:hAnsiTheme="minorHAnsi" w:cstheme="minorBidi"/>
          <w:noProof/>
          <w:sz w:val="22"/>
        </w:rPr>
      </w:pPr>
      <w:ins w:id="2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"_Toc346401544"</w:instrText>
        </w:r>
        <w:r w:rsidRPr="003C090A">
          <w:rPr>
            <w:rStyle w:val="Hyperlink"/>
            <w:noProof/>
          </w:rPr>
          <w:instrText xml:space="preserve"> </w:instrText>
        </w:r>
        <w:r w:rsidRPr="003C090A">
          <w:rPr>
            <w:rStyle w:val="Hyperlink"/>
            <w:noProof/>
          </w:rPr>
          <w:fldChar w:fldCharType="separate"/>
        </w:r>
        <w:r w:rsidRPr="003C090A">
          <w:rPr>
            <w:rStyle w:val="Hyperlink"/>
            <w:noProof/>
          </w:rPr>
          <w:t>ABSTRACT</w:t>
        </w:r>
        <w:r>
          <w:rPr>
            <w:noProof/>
            <w:webHidden/>
          </w:rPr>
          <w:tab/>
        </w:r>
        <w:r>
          <w:rPr>
            <w:noProof/>
            <w:webHidden/>
          </w:rPr>
          <w:fldChar w:fldCharType="begin"/>
        </w:r>
        <w:r>
          <w:rPr>
            <w:noProof/>
            <w:webHidden/>
          </w:rPr>
          <w:instrText xml:space="preserve"> PAGEREF _Toc346401544 \h </w:instrText>
        </w:r>
      </w:ins>
      <w:r>
        <w:rPr>
          <w:noProof/>
          <w:webHidden/>
        </w:rPr>
      </w:r>
      <w:r>
        <w:rPr>
          <w:noProof/>
          <w:webHidden/>
        </w:rPr>
        <w:fldChar w:fldCharType="separate"/>
      </w:r>
      <w:ins w:id="27" w:author="superchickend" w:date="2013-01-19T23:30:00Z">
        <w:r>
          <w:rPr>
            <w:noProof/>
            <w:webHidden/>
          </w:rPr>
          <w:t>v</w:t>
        </w:r>
        <w:r>
          <w:rPr>
            <w:noProof/>
            <w:webHidden/>
          </w:rPr>
          <w:fldChar w:fldCharType="end"/>
        </w:r>
        <w:r w:rsidRPr="003C090A">
          <w:rPr>
            <w:rStyle w:val="Hyperlink"/>
            <w:noProof/>
          </w:rPr>
          <w:fldChar w:fldCharType="end"/>
        </w:r>
      </w:ins>
    </w:p>
    <w:p w14:paraId="673AB3C9" w14:textId="77777777" w:rsidR="00A53565" w:rsidRDefault="00A53565">
      <w:pPr>
        <w:pStyle w:val="TOC1"/>
        <w:rPr>
          <w:ins w:id="28" w:author="superchickend" w:date="2013-01-19T23:30:00Z"/>
          <w:rFonts w:asciiTheme="minorHAnsi" w:eastAsiaTheme="minorEastAsia" w:hAnsiTheme="minorHAnsi" w:cstheme="minorBidi"/>
          <w:noProof/>
          <w:sz w:val="22"/>
        </w:rPr>
      </w:pPr>
      <w:ins w:id="2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"_Toc346401545"</w:instrText>
        </w:r>
        <w:r w:rsidRPr="003C090A">
          <w:rPr>
            <w:rStyle w:val="Hyperlink"/>
            <w:noProof/>
          </w:rPr>
          <w:instrText xml:space="preserve"> </w:instrText>
        </w:r>
        <w:r w:rsidRPr="003C090A">
          <w:rPr>
            <w:rStyle w:val="Hyperlink"/>
            <w:noProof/>
          </w:rPr>
          <w:fldChar w:fldCharType="separate"/>
        </w:r>
        <w:r w:rsidRPr="003C090A">
          <w:rPr>
            <w:rStyle w:val="Hyperlink"/>
            <w:noProof/>
          </w:rPr>
          <w:t>MỤC LỤC</w:t>
        </w:r>
        <w:r>
          <w:rPr>
            <w:noProof/>
            <w:webHidden/>
          </w:rPr>
          <w:tab/>
        </w:r>
        <w:r>
          <w:rPr>
            <w:noProof/>
            <w:webHidden/>
          </w:rPr>
          <w:fldChar w:fldCharType="begin"/>
        </w:r>
        <w:r>
          <w:rPr>
            <w:noProof/>
            <w:webHidden/>
          </w:rPr>
          <w:instrText xml:space="preserve"> PAGEREF _Toc346401545 \h </w:instrText>
        </w:r>
      </w:ins>
      <w:r>
        <w:rPr>
          <w:noProof/>
          <w:webHidden/>
        </w:rPr>
      </w:r>
      <w:r>
        <w:rPr>
          <w:noProof/>
          <w:webHidden/>
        </w:rPr>
        <w:fldChar w:fldCharType="separate"/>
      </w:r>
      <w:ins w:id="30" w:author="superchickend" w:date="2013-01-19T23:30:00Z">
        <w:r>
          <w:rPr>
            <w:noProof/>
            <w:webHidden/>
          </w:rPr>
          <w:t>vi</w:t>
        </w:r>
        <w:r>
          <w:rPr>
            <w:noProof/>
            <w:webHidden/>
          </w:rPr>
          <w:fldChar w:fldCharType="end"/>
        </w:r>
        <w:r w:rsidRPr="003C090A">
          <w:rPr>
            <w:rStyle w:val="Hyperlink"/>
            <w:noProof/>
          </w:rPr>
          <w:fldChar w:fldCharType="end"/>
        </w:r>
      </w:ins>
    </w:p>
    <w:p w14:paraId="52102493" w14:textId="77777777" w:rsidR="00A53565" w:rsidRDefault="00A53565">
      <w:pPr>
        <w:pStyle w:val="TOC1"/>
        <w:rPr>
          <w:ins w:id="31" w:author="superchickend" w:date="2013-01-19T23:30:00Z"/>
          <w:rFonts w:asciiTheme="minorHAnsi" w:eastAsiaTheme="minorEastAsia" w:hAnsiTheme="minorHAnsi" w:cstheme="minorBidi"/>
          <w:noProof/>
          <w:sz w:val="22"/>
        </w:rPr>
      </w:pPr>
      <w:ins w:id="3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"_Toc346401546"</w:instrText>
        </w:r>
        <w:r w:rsidRPr="003C090A">
          <w:rPr>
            <w:rStyle w:val="Hyperlink"/>
            <w:noProof/>
          </w:rPr>
          <w:instrText xml:space="preserve"> </w:instrText>
        </w:r>
        <w:r w:rsidRPr="003C090A">
          <w:rPr>
            <w:rStyle w:val="Hyperlink"/>
            <w:noProof/>
          </w:rPr>
          <w:fldChar w:fldCharType="separate"/>
        </w:r>
        <w:r w:rsidRPr="003C090A">
          <w:rPr>
            <w:rStyle w:val="Hyperlink"/>
            <w:noProof/>
          </w:rPr>
          <w:t>DANH MỤC HÌNH</w:t>
        </w:r>
        <w:r>
          <w:rPr>
            <w:noProof/>
            <w:webHidden/>
          </w:rPr>
          <w:tab/>
        </w:r>
        <w:r>
          <w:rPr>
            <w:noProof/>
            <w:webHidden/>
          </w:rPr>
          <w:fldChar w:fldCharType="begin"/>
        </w:r>
        <w:r>
          <w:rPr>
            <w:noProof/>
            <w:webHidden/>
          </w:rPr>
          <w:instrText xml:space="preserve"> PAGEREF _Toc346401546 \h </w:instrText>
        </w:r>
      </w:ins>
      <w:r>
        <w:rPr>
          <w:noProof/>
          <w:webHidden/>
        </w:rPr>
      </w:r>
      <w:r>
        <w:rPr>
          <w:noProof/>
          <w:webHidden/>
        </w:rPr>
        <w:fldChar w:fldCharType="separate"/>
      </w:r>
      <w:ins w:id="33" w:author="superchickend" w:date="2013-01-19T23:30:00Z">
        <w:r>
          <w:rPr>
            <w:noProof/>
            <w:webHidden/>
          </w:rPr>
          <w:t>x</w:t>
        </w:r>
        <w:r>
          <w:rPr>
            <w:noProof/>
            <w:webHidden/>
          </w:rPr>
          <w:fldChar w:fldCharType="end"/>
        </w:r>
        <w:r w:rsidRPr="003C090A">
          <w:rPr>
            <w:rStyle w:val="Hyperlink"/>
            <w:noProof/>
          </w:rPr>
          <w:fldChar w:fldCharType="end"/>
        </w:r>
      </w:ins>
    </w:p>
    <w:p w14:paraId="5057ED39" w14:textId="77777777" w:rsidR="00A53565" w:rsidRDefault="00A53565">
      <w:pPr>
        <w:pStyle w:val="TOC1"/>
        <w:rPr>
          <w:ins w:id="34" w:author="superchickend" w:date="2013-01-19T23:30:00Z"/>
          <w:rFonts w:asciiTheme="minorHAnsi" w:eastAsiaTheme="minorEastAsia" w:hAnsiTheme="minorHAnsi" w:cstheme="minorBidi"/>
          <w:noProof/>
          <w:sz w:val="22"/>
        </w:rPr>
      </w:pPr>
      <w:ins w:id="3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"_Toc346401547"</w:instrText>
        </w:r>
        <w:r w:rsidRPr="003C090A">
          <w:rPr>
            <w:rStyle w:val="Hyperlink"/>
            <w:noProof/>
          </w:rPr>
          <w:instrText xml:space="preserve"> </w:instrText>
        </w:r>
        <w:r w:rsidRPr="003C090A">
          <w:rPr>
            <w:rStyle w:val="Hyperlink"/>
            <w:noProof/>
          </w:rPr>
          <w:fldChar w:fldCharType="separate"/>
        </w:r>
        <w:r w:rsidRPr="003C090A">
          <w:rPr>
            <w:rStyle w:val="Hyperlink"/>
            <w:noProof/>
          </w:rPr>
          <w:t>DANH MỤC BẢNG</w:t>
        </w:r>
        <w:r>
          <w:rPr>
            <w:noProof/>
            <w:webHidden/>
          </w:rPr>
          <w:tab/>
        </w:r>
        <w:r>
          <w:rPr>
            <w:noProof/>
            <w:webHidden/>
          </w:rPr>
          <w:fldChar w:fldCharType="begin"/>
        </w:r>
        <w:r>
          <w:rPr>
            <w:noProof/>
            <w:webHidden/>
          </w:rPr>
          <w:instrText xml:space="preserve"> PAGEREF _Toc346401547 \h </w:instrText>
        </w:r>
      </w:ins>
      <w:r>
        <w:rPr>
          <w:noProof/>
          <w:webHidden/>
        </w:rPr>
      </w:r>
      <w:r>
        <w:rPr>
          <w:noProof/>
          <w:webHidden/>
        </w:rPr>
        <w:fldChar w:fldCharType="separate"/>
      </w:r>
      <w:ins w:id="36" w:author="superchickend" w:date="2013-01-19T23:30:00Z">
        <w:r>
          <w:rPr>
            <w:noProof/>
            <w:webHidden/>
          </w:rPr>
          <w:t>xii</w:t>
        </w:r>
        <w:r>
          <w:rPr>
            <w:noProof/>
            <w:webHidden/>
          </w:rPr>
          <w:fldChar w:fldCharType="end"/>
        </w:r>
        <w:r w:rsidRPr="003C090A">
          <w:rPr>
            <w:rStyle w:val="Hyperlink"/>
            <w:noProof/>
          </w:rPr>
          <w:fldChar w:fldCharType="end"/>
        </w:r>
      </w:ins>
    </w:p>
    <w:p w14:paraId="58348B08" w14:textId="77777777" w:rsidR="00A53565" w:rsidRDefault="00A53565">
      <w:pPr>
        <w:pStyle w:val="TOC1"/>
        <w:tabs>
          <w:tab w:val="left" w:pos="1760"/>
        </w:tabs>
        <w:rPr>
          <w:ins w:id="37" w:author="superchickend" w:date="2013-01-19T23:30:00Z"/>
          <w:rFonts w:asciiTheme="minorHAnsi" w:eastAsiaTheme="minorEastAsia" w:hAnsiTheme="minorHAnsi" w:cstheme="minorBidi"/>
          <w:noProof/>
          <w:sz w:val="22"/>
        </w:rPr>
      </w:pPr>
      <w:ins w:id="3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"_Toc346401548"</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1</w:t>
        </w:r>
        <w:r>
          <w:rPr>
            <w:rFonts w:asciiTheme="minorHAnsi" w:eastAsiaTheme="minorEastAsia" w:hAnsiTheme="minorHAnsi" w:cstheme="minorBidi"/>
            <w:noProof/>
            <w:sz w:val="22"/>
          </w:rPr>
          <w:tab/>
        </w:r>
        <w:r w:rsidRPr="003C090A">
          <w:rPr>
            <w:rStyle w:val="Hyperlink"/>
            <w:noProof/>
          </w:rPr>
          <w:t>GIỚI THIỆU</w:t>
        </w:r>
        <w:r>
          <w:rPr>
            <w:noProof/>
            <w:webHidden/>
          </w:rPr>
          <w:tab/>
        </w:r>
        <w:r>
          <w:rPr>
            <w:noProof/>
            <w:webHidden/>
          </w:rPr>
          <w:fldChar w:fldCharType="begin"/>
        </w:r>
        <w:r>
          <w:rPr>
            <w:noProof/>
            <w:webHidden/>
          </w:rPr>
          <w:instrText xml:space="preserve"> PAGEREF _Toc346401548 \h </w:instrText>
        </w:r>
      </w:ins>
      <w:r>
        <w:rPr>
          <w:noProof/>
          <w:webHidden/>
        </w:rPr>
      </w:r>
      <w:r>
        <w:rPr>
          <w:noProof/>
          <w:webHidden/>
        </w:rPr>
        <w:fldChar w:fldCharType="separate"/>
      </w:r>
      <w:ins w:id="39" w:author="superchickend" w:date="2013-01-19T23:30:00Z">
        <w:r>
          <w:rPr>
            <w:noProof/>
            <w:webHidden/>
          </w:rPr>
          <w:t>1</w:t>
        </w:r>
        <w:r>
          <w:rPr>
            <w:noProof/>
            <w:webHidden/>
          </w:rPr>
          <w:fldChar w:fldCharType="end"/>
        </w:r>
        <w:r w:rsidRPr="003C090A">
          <w:rPr>
            <w:rStyle w:val="Hyperlink"/>
            <w:noProof/>
          </w:rPr>
          <w:fldChar w:fldCharType="end"/>
        </w:r>
      </w:ins>
    </w:p>
    <w:p w14:paraId="72C69E40" w14:textId="77777777" w:rsidR="00A53565" w:rsidRDefault="00A53565">
      <w:pPr>
        <w:pStyle w:val="TOC2"/>
        <w:tabs>
          <w:tab w:val="left" w:pos="1320"/>
          <w:tab w:val="right" w:leader="dot" w:pos="9064"/>
        </w:tabs>
        <w:rPr>
          <w:ins w:id="40" w:author="superchickend" w:date="2013-01-19T23:30:00Z"/>
          <w:rFonts w:asciiTheme="minorHAnsi" w:eastAsiaTheme="minorEastAsia" w:hAnsiTheme="minorHAnsi" w:cstheme="minorBidi"/>
          <w:noProof/>
          <w:sz w:val="22"/>
        </w:rPr>
      </w:pPr>
      <w:ins w:id="4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"_Toc346401549"</w:instrText>
        </w:r>
        <w:r w:rsidRPr="003C090A">
          <w:rPr>
            <w:rStyle w:val="Hyperlink"/>
            <w:noProof/>
          </w:rPr>
          <w:instrText xml:space="preserve"> </w:instrText>
        </w:r>
        <w:r w:rsidRPr="003C090A">
          <w:rPr>
            <w:rStyle w:val="Hyperlink"/>
            <w:noProof/>
          </w:rPr>
          <w:fldChar w:fldCharType="separate"/>
        </w:r>
        <w:r w:rsidRPr="003C090A">
          <w:rPr>
            <w:rStyle w:val="Hyperlink"/>
            <w:noProof/>
          </w:rPr>
          <w:t>1.1.</w:t>
        </w:r>
        <w:r>
          <w:rPr>
            <w:rFonts w:asciiTheme="minorHAnsi" w:eastAsiaTheme="minorEastAsia" w:hAnsiTheme="minorHAnsi" w:cstheme="minorBidi"/>
            <w:noProof/>
            <w:sz w:val="22"/>
          </w:rPr>
          <w:tab/>
        </w:r>
        <w:r w:rsidRPr="003C090A">
          <w:rPr>
            <w:rStyle w:val="Hyperlink"/>
            <w:noProof/>
          </w:rPr>
          <w:t>Mục tiêu của đề tài</w:t>
        </w:r>
        <w:r>
          <w:rPr>
            <w:noProof/>
            <w:webHidden/>
          </w:rPr>
          <w:tab/>
        </w:r>
        <w:r>
          <w:rPr>
            <w:noProof/>
            <w:webHidden/>
          </w:rPr>
          <w:fldChar w:fldCharType="begin"/>
        </w:r>
        <w:r>
          <w:rPr>
            <w:noProof/>
            <w:webHidden/>
          </w:rPr>
          <w:instrText xml:space="preserve"> PAGEREF _Toc346401549 \h </w:instrText>
        </w:r>
      </w:ins>
      <w:r>
        <w:rPr>
          <w:noProof/>
          <w:webHidden/>
        </w:rPr>
      </w:r>
      <w:r>
        <w:rPr>
          <w:noProof/>
          <w:webHidden/>
        </w:rPr>
        <w:fldChar w:fldCharType="separate"/>
      </w:r>
      <w:ins w:id="42" w:author="superchickend" w:date="2013-01-19T23:30:00Z">
        <w:r>
          <w:rPr>
            <w:noProof/>
            <w:webHidden/>
          </w:rPr>
          <w:t>1</w:t>
        </w:r>
        <w:r>
          <w:rPr>
            <w:noProof/>
            <w:webHidden/>
          </w:rPr>
          <w:fldChar w:fldCharType="end"/>
        </w:r>
        <w:r w:rsidRPr="003C090A">
          <w:rPr>
            <w:rStyle w:val="Hyperlink"/>
            <w:noProof/>
          </w:rPr>
          <w:fldChar w:fldCharType="end"/>
        </w:r>
      </w:ins>
    </w:p>
    <w:p w14:paraId="48B1F01D" w14:textId="77777777" w:rsidR="00A53565" w:rsidRDefault="00A53565">
      <w:pPr>
        <w:pStyle w:val="TOC2"/>
        <w:tabs>
          <w:tab w:val="left" w:pos="1320"/>
          <w:tab w:val="right" w:leader="dot" w:pos="9064"/>
        </w:tabs>
        <w:rPr>
          <w:ins w:id="43" w:author="superchickend" w:date="2013-01-19T23:30:00Z"/>
          <w:rFonts w:asciiTheme="minorHAnsi" w:eastAsiaTheme="minorEastAsia" w:hAnsiTheme="minorHAnsi" w:cstheme="minorBidi"/>
          <w:noProof/>
          <w:sz w:val="22"/>
        </w:rPr>
      </w:pPr>
      <w:ins w:id="4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"_Toc346401550"</w:instrText>
        </w:r>
        <w:r w:rsidRPr="003C090A">
          <w:rPr>
            <w:rStyle w:val="Hyperlink"/>
            <w:noProof/>
          </w:rPr>
          <w:instrText xml:space="preserve"> </w:instrText>
        </w:r>
        <w:r w:rsidRPr="003C090A">
          <w:rPr>
            <w:rStyle w:val="Hyperlink"/>
            <w:noProof/>
          </w:rPr>
          <w:fldChar w:fldCharType="separate"/>
        </w:r>
        <w:r w:rsidRPr="003C090A">
          <w:rPr>
            <w:rStyle w:val="Hyperlink"/>
            <w:noProof/>
          </w:rPr>
          <w:t>1.2.</w:t>
        </w:r>
        <w:r>
          <w:rPr>
            <w:rFonts w:asciiTheme="minorHAnsi" w:eastAsiaTheme="minorEastAsia" w:hAnsiTheme="minorHAnsi" w:cstheme="minorBidi"/>
            <w:noProof/>
            <w:sz w:val="22"/>
          </w:rPr>
          <w:tab/>
        </w:r>
        <w:r w:rsidRPr="003C090A">
          <w:rPr>
            <w:rStyle w:val="Hyperlink"/>
            <w:noProof/>
          </w:rPr>
          <w:t>Cấu trúc báo cáo</w:t>
        </w:r>
        <w:r>
          <w:rPr>
            <w:noProof/>
            <w:webHidden/>
          </w:rPr>
          <w:tab/>
        </w:r>
        <w:r>
          <w:rPr>
            <w:noProof/>
            <w:webHidden/>
          </w:rPr>
          <w:fldChar w:fldCharType="begin"/>
        </w:r>
        <w:r>
          <w:rPr>
            <w:noProof/>
            <w:webHidden/>
          </w:rPr>
          <w:instrText xml:space="preserve"> PAGEREF _Toc346401550 \h </w:instrText>
        </w:r>
      </w:ins>
      <w:r>
        <w:rPr>
          <w:noProof/>
          <w:webHidden/>
        </w:rPr>
      </w:r>
      <w:r>
        <w:rPr>
          <w:noProof/>
          <w:webHidden/>
        </w:rPr>
        <w:fldChar w:fldCharType="separate"/>
      </w:r>
      <w:ins w:id="45" w:author="superchickend" w:date="2013-01-19T23:30:00Z">
        <w:r>
          <w:rPr>
            <w:noProof/>
            <w:webHidden/>
          </w:rPr>
          <w:t>3</w:t>
        </w:r>
        <w:r>
          <w:rPr>
            <w:noProof/>
            <w:webHidden/>
          </w:rPr>
          <w:fldChar w:fldCharType="end"/>
        </w:r>
        <w:r w:rsidRPr="003C090A">
          <w:rPr>
            <w:rStyle w:val="Hyperlink"/>
            <w:noProof/>
          </w:rPr>
          <w:fldChar w:fldCharType="end"/>
        </w:r>
      </w:ins>
    </w:p>
    <w:p w14:paraId="6D5573E8" w14:textId="601AAF86" w:rsidR="00A53565" w:rsidRDefault="00A53565">
      <w:pPr>
        <w:pStyle w:val="TOC1"/>
        <w:tabs>
          <w:tab w:val="left" w:pos="1760"/>
        </w:tabs>
        <w:rPr>
          <w:ins w:id="46" w:author="superchickend" w:date="2013-01-19T23:30:00Z"/>
          <w:rFonts w:asciiTheme="minorHAnsi" w:eastAsiaTheme="minorEastAsia" w:hAnsiTheme="minorHAnsi" w:cstheme="minorBidi"/>
          <w:noProof/>
          <w:sz w:val="22"/>
        </w:rPr>
      </w:pPr>
      <w:ins w:id="4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"_Toc346401551"</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2</w:t>
        </w:r>
        <w:r>
          <w:rPr>
            <w:rFonts w:asciiTheme="minorHAnsi" w:eastAsiaTheme="minorEastAsia" w:hAnsiTheme="minorHAnsi" w:cstheme="minorBidi"/>
            <w:noProof/>
            <w:sz w:val="22"/>
          </w:rPr>
          <w:tab/>
        </w:r>
        <w:r w:rsidRPr="003C090A">
          <w:rPr>
            <w:rStyle w:val="Hyperlink"/>
            <w:noProof/>
          </w:rPr>
          <w:t>CHUỖI THỜI GIAN VÀ CÁC THÀNH PHẦN CỦA CHUỖI THỜI GIAN</w:t>
        </w:r>
        <w:r>
          <w:rPr>
            <w:noProof/>
            <w:webHidden/>
          </w:rPr>
          <w:tab/>
        </w:r>
      </w:ins>
      <w:r w:rsidR="006F3207">
        <w:rPr>
          <w:noProof/>
          <w:webHidden/>
        </w:rPr>
        <w:tab/>
      </w:r>
      <w:ins w:id="48" w:author="superchickend" w:date="2013-01-19T23:30:00Z">
        <w:r>
          <w:rPr>
            <w:noProof/>
            <w:webHidden/>
          </w:rPr>
          <w:fldChar w:fldCharType="begin"/>
        </w:r>
        <w:r>
          <w:rPr>
            <w:noProof/>
            <w:webHidden/>
          </w:rPr>
          <w:instrText xml:space="preserve"> PAGEREF _Toc346401551 \h </w:instrText>
        </w:r>
      </w:ins>
      <w:r>
        <w:rPr>
          <w:noProof/>
          <w:webHidden/>
        </w:rPr>
      </w:r>
      <w:r>
        <w:rPr>
          <w:noProof/>
          <w:webHidden/>
        </w:rPr>
        <w:fldChar w:fldCharType="separate"/>
      </w:r>
      <w:ins w:id="49" w:author="superchickend" w:date="2013-01-19T23:30:00Z">
        <w:r>
          <w:rPr>
            <w:noProof/>
            <w:webHidden/>
          </w:rPr>
          <w:t>4</w:t>
        </w:r>
        <w:r>
          <w:rPr>
            <w:noProof/>
            <w:webHidden/>
          </w:rPr>
          <w:fldChar w:fldCharType="end"/>
        </w:r>
        <w:r w:rsidRPr="003C090A">
          <w:rPr>
            <w:rStyle w:val="Hyperlink"/>
            <w:noProof/>
          </w:rPr>
          <w:fldChar w:fldCharType="end"/>
        </w:r>
      </w:ins>
    </w:p>
    <w:p w14:paraId="024C704A" w14:textId="77777777" w:rsidR="00A53565" w:rsidRDefault="00A53565">
      <w:pPr>
        <w:pStyle w:val="TOC2"/>
        <w:tabs>
          <w:tab w:val="left" w:pos="1320"/>
          <w:tab w:val="right" w:leader="dot" w:pos="9064"/>
        </w:tabs>
        <w:rPr>
          <w:ins w:id="50" w:author="superchickend" w:date="2013-01-19T23:30:00Z"/>
          <w:rFonts w:asciiTheme="minorHAnsi" w:eastAsiaTheme="minorEastAsia" w:hAnsiTheme="minorHAnsi" w:cstheme="minorBidi"/>
          <w:noProof/>
          <w:sz w:val="22"/>
        </w:rPr>
      </w:pPr>
      <w:ins w:id="5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"_Toc346401552"</w:instrText>
        </w:r>
        <w:r w:rsidRPr="003C090A">
          <w:rPr>
            <w:rStyle w:val="Hyperlink"/>
            <w:noProof/>
          </w:rPr>
          <w:instrText xml:space="preserve"> </w:instrText>
        </w:r>
        <w:r w:rsidRPr="003C090A">
          <w:rPr>
            <w:rStyle w:val="Hyperlink"/>
            <w:noProof/>
          </w:rPr>
          <w:fldChar w:fldCharType="separate"/>
        </w:r>
        <w:r w:rsidRPr="003C090A">
          <w:rPr>
            <w:rStyle w:val="Hyperlink"/>
            <w:noProof/>
          </w:rPr>
          <w:t>2.1.</w:t>
        </w:r>
        <w:r>
          <w:rPr>
            <w:rFonts w:asciiTheme="minorHAnsi" w:eastAsiaTheme="minorEastAsia" w:hAnsiTheme="minorHAnsi" w:cstheme="minorBidi"/>
            <w:noProof/>
            <w:sz w:val="22"/>
          </w:rPr>
          <w:tab/>
        </w:r>
        <w:r w:rsidRPr="003C090A">
          <w:rPr>
            <w:rStyle w:val="Hyperlink"/>
            <w:noProof/>
          </w:rPr>
          <w:t>Chuỗi thời gian</w:t>
        </w:r>
        <w:r>
          <w:rPr>
            <w:noProof/>
            <w:webHidden/>
          </w:rPr>
          <w:tab/>
        </w:r>
        <w:r>
          <w:rPr>
            <w:noProof/>
            <w:webHidden/>
          </w:rPr>
          <w:fldChar w:fldCharType="begin"/>
        </w:r>
        <w:r>
          <w:rPr>
            <w:noProof/>
            <w:webHidden/>
          </w:rPr>
          <w:instrText xml:space="preserve"> PAGEREF _Toc346401552 \h </w:instrText>
        </w:r>
      </w:ins>
      <w:r>
        <w:rPr>
          <w:noProof/>
          <w:webHidden/>
        </w:rPr>
      </w:r>
      <w:r>
        <w:rPr>
          <w:noProof/>
          <w:webHidden/>
        </w:rPr>
        <w:fldChar w:fldCharType="separate"/>
      </w:r>
      <w:ins w:id="52" w:author="superchickend" w:date="2013-01-19T23:30:00Z">
        <w:r>
          <w:rPr>
            <w:noProof/>
            <w:webHidden/>
          </w:rPr>
          <w:t>4</w:t>
        </w:r>
        <w:r>
          <w:rPr>
            <w:noProof/>
            <w:webHidden/>
          </w:rPr>
          <w:fldChar w:fldCharType="end"/>
        </w:r>
        <w:r w:rsidRPr="003C090A">
          <w:rPr>
            <w:rStyle w:val="Hyperlink"/>
            <w:noProof/>
          </w:rPr>
          <w:fldChar w:fldCharType="end"/>
        </w:r>
      </w:ins>
    </w:p>
    <w:p w14:paraId="497C74AA" w14:textId="77777777" w:rsidR="00A53565" w:rsidRDefault="00A53565">
      <w:pPr>
        <w:pStyle w:val="TOC2"/>
        <w:tabs>
          <w:tab w:val="left" w:pos="1320"/>
          <w:tab w:val="right" w:leader="dot" w:pos="9064"/>
        </w:tabs>
        <w:rPr>
          <w:ins w:id="53" w:author="superchickend" w:date="2013-01-19T23:30:00Z"/>
          <w:rFonts w:asciiTheme="minorHAnsi" w:eastAsiaTheme="minorEastAsia" w:hAnsiTheme="minorHAnsi" w:cstheme="minorBidi"/>
          <w:noProof/>
          <w:sz w:val="22"/>
        </w:rPr>
      </w:pPr>
      <w:ins w:id="5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"_Toc346401553"</w:instrText>
        </w:r>
        <w:r w:rsidRPr="003C090A">
          <w:rPr>
            <w:rStyle w:val="Hyperlink"/>
            <w:noProof/>
          </w:rPr>
          <w:instrText xml:space="preserve"> </w:instrText>
        </w:r>
        <w:r w:rsidRPr="003C090A">
          <w:rPr>
            <w:rStyle w:val="Hyperlink"/>
            <w:noProof/>
          </w:rPr>
          <w:fldChar w:fldCharType="separate"/>
        </w:r>
        <w:r w:rsidRPr="003C090A">
          <w:rPr>
            <w:rStyle w:val="Hyperlink"/>
            <w:noProof/>
          </w:rPr>
          <w:t>2.2.</w:t>
        </w:r>
        <w:r>
          <w:rPr>
            <w:rFonts w:asciiTheme="minorHAnsi" w:eastAsiaTheme="minorEastAsia" w:hAnsiTheme="minorHAnsi" w:cstheme="minorBidi"/>
            <w:noProof/>
            <w:sz w:val="22"/>
          </w:rPr>
          <w:tab/>
        </w:r>
        <w:r w:rsidRPr="003C090A">
          <w:rPr>
            <w:rStyle w:val="Hyperlink"/>
            <w:noProof/>
          </w:rPr>
          <w:t>Dự báo chuỗi thời gian</w:t>
        </w:r>
        <w:r>
          <w:rPr>
            <w:noProof/>
            <w:webHidden/>
          </w:rPr>
          <w:tab/>
        </w:r>
        <w:r>
          <w:rPr>
            <w:noProof/>
            <w:webHidden/>
          </w:rPr>
          <w:fldChar w:fldCharType="begin"/>
        </w:r>
        <w:r>
          <w:rPr>
            <w:noProof/>
            <w:webHidden/>
          </w:rPr>
          <w:instrText xml:space="preserve"> PAGEREF _Toc346401553 \h </w:instrText>
        </w:r>
      </w:ins>
      <w:r>
        <w:rPr>
          <w:noProof/>
          <w:webHidden/>
        </w:rPr>
      </w:r>
      <w:r>
        <w:rPr>
          <w:noProof/>
          <w:webHidden/>
        </w:rPr>
        <w:fldChar w:fldCharType="separate"/>
      </w:r>
      <w:ins w:id="55" w:author="superchickend" w:date="2013-01-19T23:30:00Z">
        <w:r>
          <w:rPr>
            <w:noProof/>
            <w:webHidden/>
          </w:rPr>
          <w:t>5</w:t>
        </w:r>
        <w:r>
          <w:rPr>
            <w:noProof/>
            <w:webHidden/>
          </w:rPr>
          <w:fldChar w:fldCharType="end"/>
        </w:r>
        <w:r w:rsidRPr="003C090A">
          <w:rPr>
            <w:rStyle w:val="Hyperlink"/>
            <w:noProof/>
          </w:rPr>
          <w:fldChar w:fldCharType="end"/>
        </w:r>
      </w:ins>
    </w:p>
    <w:p w14:paraId="469476ED" w14:textId="77777777" w:rsidR="00A53565" w:rsidRDefault="00A53565">
      <w:pPr>
        <w:pStyle w:val="TOC2"/>
        <w:tabs>
          <w:tab w:val="left" w:pos="1320"/>
          <w:tab w:val="right" w:leader="dot" w:pos="9064"/>
        </w:tabs>
        <w:rPr>
          <w:ins w:id="56" w:author="superchickend" w:date="2013-01-19T23:30:00Z"/>
          <w:rFonts w:asciiTheme="minorHAnsi" w:eastAsiaTheme="minorEastAsia" w:hAnsiTheme="minorHAnsi" w:cstheme="minorBidi"/>
          <w:noProof/>
          <w:sz w:val="22"/>
        </w:rPr>
      </w:pPr>
      <w:ins w:id="5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"_Toc346401554"</w:instrText>
        </w:r>
        <w:r w:rsidRPr="003C090A">
          <w:rPr>
            <w:rStyle w:val="Hyperlink"/>
            <w:noProof/>
          </w:rPr>
          <w:instrText xml:space="preserve"> </w:instrText>
        </w:r>
        <w:r w:rsidRPr="003C090A">
          <w:rPr>
            <w:rStyle w:val="Hyperlink"/>
            <w:noProof/>
          </w:rPr>
          <w:fldChar w:fldCharType="separate"/>
        </w:r>
        <w:r w:rsidRPr="003C090A">
          <w:rPr>
            <w:rStyle w:val="Hyperlink"/>
            <w:noProof/>
          </w:rPr>
          <w:t>2.3.</w:t>
        </w:r>
        <w:r>
          <w:rPr>
            <w:rFonts w:asciiTheme="minorHAnsi" w:eastAsiaTheme="minorEastAsia" w:hAnsiTheme="minorHAnsi" w:cstheme="minorBidi"/>
            <w:noProof/>
            <w:sz w:val="22"/>
          </w:rPr>
          <w:tab/>
        </w:r>
        <w:r w:rsidRPr="003C090A">
          <w:rPr>
            <w:rStyle w:val="Hyperlink"/>
            <w:noProof/>
          </w:rPr>
          <w:t>Khái niệm thống kê liên quan</w:t>
        </w:r>
        <w:r>
          <w:rPr>
            <w:noProof/>
            <w:webHidden/>
          </w:rPr>
          <w:tab/>
        </w:r>
        <w:r>
          <w:rPr>
            <w:noProof/>
            <w:webHidden/>
          </w:rPr>
          <w:fldChar w:fldCharType="begin"/>
        </w:r>
        <w:r>
          <w:rPr>
            <w:noProof/>
            <w:webHidden/>
          </w:rPr>
          <w:instrText xml:space="preserve"> PAGEREF _Toc346401554 \h </w:instrText>
        </w:r>
      </w:ins>
      <w:r>
        <w:rPr>
          <w:noProof/>
          <w:webHidden/>
        </w:rPr>
      </w:r>
      <w:r>
        <w:rPr>
          <w:noProof/>
          <w:webHidden/>
        </w:rPr>
        <w:fldChar w:fldCharType="separate"/>
      </w:r>
      <w:ins w:id="58" w:author="superchickend" w:date="2013-01-19T23:30:00Z">
        <w:r>
          <w:rPr>
            <w:noProof/>
            <w:webHidden/>
          </w:rPr>
          <w:t>6</w:t>
        </w:r>
        <w:r>
          <w:rPr>
            <w:noProof/>
            <w:webHidden/>
          </w:rPr>
          <w:fldChar w:fldCharType="end"/>
        </w:r>
        <w:r w:rsidRPr="003C090A">
          <w:rPr>
            <w:rStyle w:val="Hyperlink"/>
            <w:noProof/>
          </w:rPr>
          <w:fldChar w:fldCharType="end"/>
        </w:r>
      </w:ins>
    </w:p>
    <w:p w14:paraId="48A3326C" w14:textId="77777777" w:rsidR="00A53565" w:rsidRDefault="00A53565">
      <w:pPr>
        <w:pStyle w:val="TOC3"/>
        <w:tabs>
          <w:tab w:val="left" w:pos="1760"/>
          <w:tab w:val="right" w:leader="dot" w:pos="9064"/>
        </w:tabs>
        <w:rPr>
          <w:ins w:id="59" w:author="superchickend" w:date="2013-01-19T23:30:00Z"/>
          <w:rFonts w:asciiTheme="minorHAnsi" w:eastAsiaTheme="minorEastAsia" w:hAnsiTheme="minorHAnsi" w:cstheme="minorBidi"/>
          <w:noProof/>
          <w:sz w:val="22"/>
        </w:rPr>
      </w:pPr>
      <w:ins w:id="6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"_Toc346401555"</w:instrText>
        </w:r>
        <w:r w:rsidRPr="003C090A">
          <w:rPr>
            <w:rStyle w:val="Hyperlink"/>
            <w:noProof/>
          </w:rPr>
          <w:instrText xml:space="preserve"> </w:instrText>
        </w:r>
        <w:r w:rsidRPr="003C090A">
          <w:rPr>
            <w:rStyle w:val="Hyperlink"/>
            <w:noProof/>
          </w:rPr>
          <w:fldChar w:fldCharType="separate"/>
        </w:r>
        <w:r w:rsidRPr="003C090A">
          <w:rPr>
            <w:rStyle w:val="Hyperlink"/>
            <w:noProof/>
          </w:rPr>
          <w:t>2.3.1.</w:t>
        </w:r>
        <w:r>
          <w:rPr>
            <w:rFonts w:asciiTheme="minorHAnsi" w:eastAsiaTheme="minorEastAsia" w:hAnsiTheme="minorHAnsi" w:cstheme="minorBidi"/>
            <w:noProof/>
            <w:sz w:val="22"/>
          </w:rPr>
          <w:tab/>
        </w:r>
        <w:r w:rsidRPr="003C090A">
          <w:rPr>
            <w:rStyle w:val="Hyperlink"/>
            <w:noProof/>
          </w:rPr>
          <w:t>Hệ số tự tương quan</w:t>
        </w:r>
        <w:r>
          <w:rPr>
            <w:noProof/>
            <w:webHidden/>
          </w:rPr>
          <w:tab/>
        </w:r>
        <w:r>
          <w:rPr>
            <w:noProof/>
            <w:webHidden/>
          </w:rPr>
          <w:fldChar w:fldCharType="begin"/>
        </w:r>
        <w:r>
          <w:rPr>
            <w:noProof/>
            <w:webHidden/>
          </w:rPr>
          <w:instrText xml:space="preserve"> PAGEREF _Toc346401555 \h </w:instrText>
        </w:r>
      </w:ins>
      <w:r>
        <w:rPr>
          <w:noProof/>
          <w:webHidden/>
        </w:rPr>
      </w:r>
      <w:r>
        <w:rPr>
          <w:noProof/>
          <w:webHidden/>
        </w:rPr>
        <w:fldChar w:fldCharType="separate"/>
      </w:r>
      <w:ins w:id="61" w:author="superchickend" w:date="2013-01-19T23:30:00Z">
        <w:r>
          <w:rPr>
            <w:noProof/>
            <w:webHidden/>
          </w:rPr>
          <w:t>6</w:t>
        </w:r>
        <w:r>
          <w:rPr>
            <w:noProof/>
            <w:webHidden/>
          </w:rPr>
          <w:fldChar w:fldCharType="end"/>
        </w:r>
        <w:r w:rsidRPr="003C090A">
          <w:rPr>
            <w:rStyle w:val="Hyperlink"/>
            <w:noProof/>
          </w:rPr>
          <w:fldChar w:fldCharType="end"/>
        </w:r>
      </w:ins>
    </w:p>
    <w:p w14:paraId="37D22849" w14:textId="77777777" w:rsidR="00A53565" w:rsidRDefault="00A53565">
      <w:pPr>
        <w:pStyle w:val="TOC3"/>
        <w:tabs>
          <w:tab w:val="left" w:pos="1760"/>
          <w:tab w:val="right" w:leader="dot" w:pos="9064"/>
        </w:tabs>
        <w:rPr>
          <w:ins w:id="62" w:author="superchickend" w:date="2013-01-19T23:30:00Z"/>
          <w:rFonts w:asciiTheme="minorHAnsi" w:eastAsiaTheme="minorEastAsia" w:hAnsiTheme="minorHAnsi" w:cstheme="minorBidi"/>
          <w:noProof/>
          <w:sz w:val="22"/>
        </w:rPr>
      </w:pPr>
      <w:ins w:id="6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"_Toc346401556"</w:instrText>
        </w:r>
        <w:r w:rsidRPr="003C090A">
          <w:rPr>
            <w:rStyle w:val="Hyperlink"/>
            <w:noProof/>
          </w:rPr>
          <w:instrText xml:space="preserve"> </w:instrText>
        </w:r>
        <w:r w:rsidRPr="003C090A">
          <w:rPr>
            <w:rStyle w:val="Hyperlink"/>
            <w:noProof/>
          </w:rPr>
          <w:fldChar w:fldCharType="separate"/>
        </w:r>
        <w:r w:rsidRPr="003C090A">
          <w:rPr>
            <w:rStyle w:val="Hyperlink"/>
            <w:noProof/>
          </w:rPr>
          <w:t>2.3.2.</w:t>
        </w:r>
        <w:r>
          <w:rPr>
            <w:rFonts w:asciiTheme="minorHAnsi" w:eastAsiaTheme="minorEastAsia" w:hAnsiTheme="minorHAnsi" w:cstheme="minorBidi"/>
            <w:noProof/>
            <w:sz w:val="22"/>
          </w:rPr>
          <w:tab/>
        </w:r>
        <w:r w:rsidRPr="003C090A">
          <w:rPr>
            <w:rStyle w:val="Hyperlink"/>
            <w:noProof/>
          </w:rPr>
          <w:t>Hệ số tự tương quan riêng phần</w:t>
        </w:r>
        <w:r>
          <w:rPr>
            <w:noProof/>
            <w:webHidden/>
          </w:rPr>
          <w:tab/>
        </w:r>
        <w:r>
          <w:rPr>
            <w:noProof/>
            <w:webHidden/>
          </w:rPr>
          <w:fldChar w:fldCharType="begin"/>
        </w:r>
        <w:r>
          <w:rPr>
            <w:noProof/>
            <w:webHidden/>
          </w:rPr>
          <w:instrText xml:space="preserve"> PAGEREF _Toc346401556 \h </w:instrText>
        </w:r>
      </w:ins>
      <w:r>
        <w:rPr>
          <w:noProof/>
          <w:webHidden/>
        </w:rPr>
      </w:r>
      <w:r>
        <w:rPr>
          <w:noProof/>
          <w:webHidden/>
        </w:rPr>
        <w:fldChar w:fldCharType="separate"/>
      </w:r>
      <w:ins w:id="64" w:author="superchickend" w:date="2013-01-19T23:30:00Z">
        <w:r>
          <w:rPr>
            <w:noProof/>
            <w:webHidden/>
          </w:rPr>
          <w:t>8</w:t>
        </w:r>
        <w:r>
          <w:rPr>
            <w:noProof/>
            <w:webHidden/>
          </w:rPr>
          <w:fldChar w:fldCharType="end"/>
        </w:r>
        <w:r w:rsidRPr="003C090A">
          <w:rPr>
            <w:rStyle w:val="Hyperlink"/>
            <w:noProof/>
          </w:rPr>
          <w:fldChar w:fldCharType="end"/>
        </w:r>
      </w:ins>
    </w:p>
    <w:p w14:paraId="14604433" w14:textId="77777777" w:rsidR="00A53565" w:rsidRDefault="00A53565">
      <w:pPr>
        <w:pStyle w:val="TOC2"/>
        <w:tabs>
          <w:tab w:val="left" w:pos="1320"/>
          <w:tab w:val="right" w:leader="dot" w:pos="9064"/>
        </w:tabs>
        <w:rPr>
          <w:ins w:id="65" w:author="superchickend" w:date="2013-01-19T23:30:00Z"/>
          <w:rFonts w:asciiTheme="minorHAnsi" w:eastAsiaTheme="minorEastAsia" w:hAnsiTheme="minorHAnsi" w:cstheme="minorBidi"/>
          <w:noProof/>
          <w:sz w:val="22"/>
        </w:rPr>
      </w:pPr>
      <w:ins w:id="6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"_Toc346401557"</w:instrText>
        </w:r>
        <w:r w:rsidRPr="003C090A">
          <w:rPr>
            <w:rStyle w:val="Hyperlink"/>
            <w:noProof/>
          </w:rPr>
          <w:instrText xml:space="preserve"> </w:instrText>
        </w:r>
        <w:r w:rsidRPr="003C090A">
          <w:rPr>
            <w:rStyle w:val="Hyperlink"/>
            <w:noProof/>
          </w:rPr>
          <w:fldChar w:fldCharType="separate"/>
        </w:r>
        <w:r w:rsidRPr="003C090A">
          <w:rPr>
            <w:rStyle w:val="Hyperlink"/>
            <w:noProof/>
          </w:rPr>
          <w:t>2.4.</w:t>
        </w:r>
        <w:r>
          <w:rPr>
            <w:rFonts w:asciiTheme="minorHAnsi" w:eastAsiaTheme="minorEastAsia" w:hAnsiTheme="minorHAnsi" w:cstheme="minorBidi"/>
            <w:noProof/>
            <w:sz w:val="22"/>
          </w:rPr>
          <w:tab/>
        </w:r>
        <w:r w:rsidRPr="003C090A">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_Toc346401557 \h </w:instrText>
        </w:r>
      </w:ins>
      <w:r>
        <w:rPr>
          <w:noProof/>
          <w:webHidden/>
        </w:rPr>
      </w:r>
      <w:r>
        <w:rPr>
          <w:noProof/>
          <w:webHidden/>
        </w:rPr>
        <w:fldChar w:fldCharType="separate"/>
      </w:r>
      <w:ins w:id="67" w:author="superchickend" w:date="2013-01-19T23:30:00Z">
        <w:r>
          <w:rPr>
            <w:noProof/>
            <w:webHidden/>
          </w:rPr>
          <w:t>9</w:t>
        </w:r>
        <w:r>
          <w:rPr>
            <w:noProof/>
            <w:webHidden/>
          </w:rPr>
          <w:fldChar w:fldCharType="end"/>
        </w:r>
        <w:r w:rsidRPr="003C090A">
          <w:rPr>
            <w:rStyle w:val="Hyperlink"/>
            <w:noProof/>
          </w:rPr>
          <w:fldChar w:fldCharType="end"/>
        </w:r>
      </w:ins>
    </w:p>
    <w:p w14:paraId="4C251D89" w14:textId="77777777" w:rsidR="00A53565" w:rsidRDefault="00A53565">
      <w:pPr>
        <w:pStyle w:val="TOC1"/>
        <w:tabs>
          <w:tab w:val="left" w:pos="1760"/>
        </w:tabs>
        <w:rPr>
          <w:ins w:id="68" w:author="superchickend" w:date="2013-01-19T23:30:00Z"/>
          <w:rFonts w:asciiTheme="minorHAnsi" w:eastAsiaTheme="minorEastAsia" w:hAnsiTheme="minorHAnsi" w:cstheme="minorBidi"/>
          <w:noProof/>
          <w:sz w:val="22"/>
        </w:rPr>
      </w:pPr>
      <w:ins w:id="6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"_Toc346401558"</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3</w:t>
        </w:r>
        <w:r>
          <w:rPr>
            <w:rFonts w:asciiTheme="minorHAnsi" w:eastAsiaTheme="minorEastAsia" w:hAnsiTheme="minorHAnsi" w:cstheme="minorBidi"/>
            <w:noProof/>
            <w:sz w:val="22"/>
          </w:rPr>
          <w:tab/>
        </w:r>
        <w:r w:rsidRPr="003C090A">
          <w:rPr>
            <w:rStyle w:val="Hyperlink"/>
            <w:noProof/>
          </w:rPr>
          <w:t>MÔ HÌNH ARIMA</w:t>
        </w:r>
        <w:r>
          <w:rPr>
            <w:noProof/>
            <w:webHidden/>
          </w:rPr>
          <w:tab/>
        </w:r>
        <w:r>
          <w:rPr>
            <w:noProof/>
            <w:webHidden/>
          </w:rPr>
          <w:fldChar w:fldCharType="begin"/>
        </w:r>
        <w:r>
          <w:rPr>
            <w:noProof/>
            <w:webHidden/>
          </w:rPr>
          <w:instrText xml:space="preserve"> PAGEREF _Toc346401558 \h </w:instrText>
        </w:r>
      </w:ins>
      <w:r>
        <w:rPr>
          <w:noProof/>
          <w:webHidden/>
        </w:rPr>
      </w:r>
      <w:r>
        <w:rPr>
          <w:noProof/>
          <w:webHidden/>
        </w:rPr>
        <w:fldChar w:fldCharType="separate"/>
      </w:r>
      <w:ins w:id="70" w:author="superchickend" w:date="2013-01-19T23:30:00Z">
        <w:r>
          <w:rPr>
            <w:noProof/>
            <w:webHidden/>
          </w:rPr>
          <w:t>15</w:t>
        </w:r>
        <w:r>
          <w:rPr>
            <w:noProof/>
            <w:webHidden/>
          </w:rPr>
          <w:fldChar w:fldCharType="end"/>
        </w:r>
        <w:r w:rsidRPr="003C090A">
          <w:rPr>
            <w:rStyle w:val="Hyperlink"/>
            <w:noProof/>
          </w:rPr>
          <w:fldChar w:fldCharType="end"/>
        </w:r>
      </w:ins>
    </w:p>
    <w:p w14:paraId="46EAF5C6" w14:textId="77777777" w:rsidR="00A53565" w:rsidRDefault="00A53565">
      <w:pPr>
        <w:pStyle w:val="TOC2"/>
        <w:tabs>
          <w:tab w:val="left" w:pos="1320"/>
          <w:tab w:val="right" w:leader="dot" w:pos="9064"/>
        </w:tabs>
        <w:rPr>
          <w:ins w:id="71" w:author="superchickend" w:date="2013-01-19T23:30:00Z"/>
          <w:rFonts w:asciiTheme="minorHAnsi" w:eastAsiaTheme="minorEastAsia" w:hAnsiTheme="minorHAnsi" w:cstheme="minorBidi"/>
          <w:noProof/>
          <w:sz w:val="22"/>
        </w:rPr>
      </w:pPr>
      <w:ins w:id="7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"_Toc346401559"</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3.1.</w:t>
        </w:r>
        <w:r>
          <w:rPr>
            <w:rFonts w:asciiTheme="minorHAnsi" w:eastAsiaTheme="minorEastAsia" w:hAnsiTheme="minorHAnsi" w:cstheme="minorBidi"/>
            <w:noProof/>
            <w:sz w:val="22"/>
          </w:rPr>
          <w:tab/>
        </w:r>
        <w:r w:rsidRPr="003C090A">
          <w:rPr>
            <w:rStyle w:val="Hyperlink"/>
            <w:noProof/>
            <w:lang w:val="fr-FR"/>
          </w:rPr>
          <w:t>Lớp mô hình ARIMA</w:t>
        </w:r>
        <w:r>
          <w:rPr>
            <w:noProof/>
            <w:webHidden/>
          </w:rPr>
          <w:tab/>
        </w:r>
        <w:r>
          <w:rPr>
            <w:noProof/>
            <w:webHidden/>
          </w:rPr>
          <w:fldChar w:fldCharType="begin"/>
        </w:r>
        <w:r>
          <w:rPr>
            <w:noProof/>
            <w:webHidden/>
          </w:rPr>
          <w:instrText xml:space="preserve"> PAGEREF _Toc346401559 \h </w:instrText>
        </w:r>
      </w:ins>
      <w:r>
        <w:rPr>
          <w:noProof/>
          <w:webHidden/>
        </w:rPr>
      </w:r>
      <w:r>
        <w:rPr>
          <w:noProof/>
          <w:webHidden/>
        </w:rPr>
        <w:fldChar w:fldCharType="separate"/>
      </w:r>
      <w:ins w:id="73" w:author="superchickend" w:date="2013-01-19T23:30:00Z">
        <w:r>
          <w:rPr>
            <w:noProof/>
            <w:webHidden/>
          </w:rPr>
          <w:t>15</w:t>
        </w:r>
        <w:r>
          <w:rPr>
            <w:noProof/>
            <w:webHidden/>
          </w:rPr>
          <w:fldChar w:fldCharType="end"/>
        </w:r>
        <w:r w:rsidRPr="003C090A">
          <w:rPr>
            <w:rStyle w:val="Hyperlink"/>
            <w:noProof/>
          </w:rPr>
          <w:fldChar w:fldCharType="end"/>
        </w:r>
      </w:ins>
    </w:p>
    <w:p w14:paraId="3EE38113" w14:textId="77777777" w:rsidR="00A53565" w:rsidRDefault="00A53565">
      <w:pPr>
        <w:pStyle w:val="TOC3"/>
        <w:tabs>
          <w:tab w:val="left" w:pos="1760"/>
          <w:tab w:val="right" w:leader="dot" w:pos="9064"/>
        </w:tabs>
        <w:rPr>
          <w:ins w:id="74" w:author="superchickend" w:date="2013-01-19T23:30:00Z"/>
          <w:rFonts w:asciiTheme="minorHAnsi" w:eastAsiaTheme="minorEastAsia" w:hAnsiTheme="minorHAnsi" w:cstheme="minorBidi"/>
          <w:noProof/>
          <w:sz w:val="22"/>
        </w:rPr>
      </w:pPr>
      <w:ins w:id="7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"_Toc346401560"</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3.1.1.</w:t>
        </w:r>
        <w:r>
          <w:rPr>
            <w:rFonts w:asciiTheme="minorHAnsi" w:eastAsiaTheme="minorEastAsia" w:hAnsiTheme="minorHAnsi" w:cstheme="minorBidi"/>
            <w:noProof/>
            <w:sz w:val="22"/>
          </w:rPr>
          <w:tab/>
        </w:r>
        <w:r w:rsidRPr="003C090A">
          <w:rPr>
            <w:rStyle w:val="Hyperlink"/>
            <w:noProof/>
            <w:lang w:val="fr-FR"/>
          </w:rPr>
          <w:t xml:space="preserve">Mô hình trung bình di động bậc </w:t>
        </w:r>
        <w:r w:rsidRPr="003C090A">
          <w:rPr>
            <w:rStyle w:val="Hyperlink"/>
            <w:i/>
            <w:noProof/>
            <w:lang w:val="fr-FR"/>
          </w:rPr>
          <w:t>q</w:t>
        </w:r>
        <w:r w:rsidRPr="003C090A">
          <w:rPr>
            <w:rStyle w:val="Hyperlink"/>
            <w:noProof/>
            <w:lang w:val="fr-FR"/>
          </w:rPr>
          <w:t>, MA(</w:t>
        </w:r>
        <w:r w:rsidRPr="003C090A">
          <w:rPr>
            <w:rStyle w:val="Hyperlink"/>
            <w:i/>
            <w:noProof/>
            <w:lang w:val="fr-FR"/>
          </w:rPr>
          <w:t>q</w:t>
        </w:r>
        <w:r w:rsidRPr="003C090A">
          <w:rPr>
            <w:rStyle w:val="Hyperlink"/>
            <w:noProof/>
            <w:lang w:val="fr-FR"/>
          </w:rPr>
          <w:t>)</w:t>
        </w:r>
        <w:r>
          <w:rPr>
            <w:noProof/>
            <w:webHidden/>
          </w:rPr>
          <w:tab/>
        </w:r>
        <w:r>
          <w:rPr>
            <w:noProof/>
            <w:webHidden/>
          </w:rPr>
          <w:fldChar w:fldCharType="begin"/>
        </w:r>
        <w:r>
          <w:rPr>
            <w:noProof/>
            <w:webHidden/>
          </w:rPr>
          <w:instrText xml:space="preserve"> PAGEREF _Toc346401560 \h </w:instrText>
        </w:r>
      </w:ins>
      <w:r>
        <w:rPr>
          <w:noProof/>
          <w:webHidden/>
        </w:rPr>
      </w:r>
      <w:r>
        <w:rPr>
          <w:noProof/>
          <w:webHidden/>
        </w:rPr>
        <w:fldChar w:fldCharType="separate"/>
      </w:r>
      <w:ins w:id="76" w:author="superchickend" w:date="2013-01-19T23:30:00Z">
        <w:r>
          <w:rPr>
            <w:noProof/>
            <w:webHidden/>
          </w:rPr>
          <w:t>15</w:t>
        </w:r>
        <w:r>
          <w:rPr>
            <w:noProof/>
            <w:webHidden/>
          </w:rPr>
          <w:fldChar w:fldCharType="end"/>
        </w:r>
        <w:r w:rsidRPr="003C090A">
          <w:rPr>
            <w:rStyle w:val="Hyperlink"/>
            <w:noProof/>
          </w:rPr>
          <w:fldChar w:fldCharType="end"/>
        </w:r>
      </w:ins>
    </w:p>
    <w:p w14:paraId="38DB8F11" w14:textId="77777777" w:rsidR="00A53565" w:rsidRDefault="00A53565">
      <w:pPr>
        <w:pStyle w:val="TOC3"/>
        <w:tabs>
          <w:tab w:val="left" w:pos="1760"/>
          <w:tab w:val="right" w:leader="dot" w:pos="9064"/>
        </w:tabs>
        <w:rPr>
          <w:ins w:id="77" w:author="superchickend" w:date="2013-01-19T23:30:00Z"/>
          <w:rFonts w:asciiTheme="minorHAnsi" w:eastAsiaTheme="minorEastAsia" w:hAnsiTheme="minorHAnsi" w:cstheme="minorBidi"/>
          <w:noProof/>
          <w:sz w:val="22"/>
        </w:rPr>
      </w:pPr>
      <w:ins w:id="7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"_Toc346401561"</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3.1.2.</w:t>
        </w:r>
        <w:r>
          <w:rPr>
            <w:rFonts w:asciiTheme="minorHAnsi" w:eastAsiaTheme="minorEastAsia" w:hAnsiTheme="minorHAnsi" w:cstheme="minorBidi"/>
            <w:noProof/>
            <w:sz w:val="22"/>
          </w:rPr>
          <w:tab/>
        </w:r>
        <w:r w:rsidRPr="003C090A">
          <w:rPr>
            <w:rStyle w:val="Hyperlink"/>
            <w:noProof/>
            <w:lang w:val="pt-BR"/>
          </w:rPr>
          <w:t xml:space="preserve">Mô hình tự hồi quy bậc </w:t>
        </w:r>
        <w:r w:rsidRPr="003C090A">
          <w:rPr>
            <w:rStyle w:val="Hyperlink"/>
            <w:i/>
            <w:noProof/>
            <w:lang w:val="pt-BR"/>
          </w:rPr>
          <w:t>p</w:t>
        </w:r>
        <w:r w:rsidRPr="003C090A">
          <w:rPr>
            <w:rStyle w:val="Hyperlink"/>
            <w:noProof/>
            <w:lang w:val="pt-BR"/>
          </w:rPr>
          <w:t>, AR(</w:t>
        </w:r>
        <w:r w:rsidRPr="003C090A">
          <w:rPr>
            <w:rStyle w:val="Hyperlink"/>
            <w:i/>
            <w:noProof/>
            <w:lang w:val="pt-BR"/>
          </w:rPr>
          <w:t>p</w:t>
        </w:r>
        <w:r w:rsidRPr="003C090A">
          <w:rPr>
            <w:rStyle w:val="Hyperlink"/>
            <w:noProof/>
            <w:lang w:val="pt-BR"/>
          </w:rPr>
          <w:t>)</w:t>
        </w:r>
        <w:r>
          <w:rPr>
            <w:noProof/>
            <w:webHidden/>
          </w:rPr>
          <w:tab/>
        </w:r>
        <w:r>
          <w:rPr>
            <w:noProof/>
            <w:webHidden/>
          </w:rPr>
          <w:fldChar w:fldCharType="begin"/>
        </w:r>
        <w:r>
          <w:rPr>
            <w:noProof/>
            <w:webHidden/>
          </w:rPr>
          <w:instrText xml:space="preserve"> PAGEREF _Toc346401561 \h </w:instrText>
        </w:r>
      </w:ins>
      <w:r>
        <w:rPr>
          <w:noProof/>
          <w:webHidden/>
        </w:rPr>
      </w:r>
      <w:r>
        <w:rPr>
          <w:noProof/>
          <w:webHidden/>
        </w:rPr>
        <w:fldChar w:fldCharType="separate"/>
      </w:r>
      <w:ins w:id="79" w:author="superchickend" w:date="2013-01-19T23:30:00Z">
        <w:r>
          <w:rPr>
            <w:noProof/>
            <w:webHidden/>
          </w:rPr>
          <w:t>17</w:t>
        </w:r>
        <w:r>
          <w:rPr>
            <w:noProof/>
            <w:webHidden/>
          </w:rPr>
          <w:fldChar w:fldCharType="end"/>
        </w:r>
        <w:r w:rsidRPr="003C090A">
          <w:rPr>
            <w:rStyle w:val="Hyperlink"/>
            <w:noProof/>
          </w:rPr>
          <w:fldChar w:fldCharType="end"/>
        </w:r>
      </w:ins>
    </w:p>
    <w:p w14:paraId="5A0C5EDC" w14:textId="77777777" w:rsidR="00A53565" w:rsidRDefault="00A53565">
      <w:pPr>
        <w:pStyle w:val="TOC3"/>
        <w:tabs>
          <w:tab w:val="left" w:pos="1760"/>
          <w:tab w:val="right" w:leader="dot" w:pos="9064"/>
        </w:tabs>
        <w:rPr>
          <w:ins w:id="80" w:author="superchickend" w:date="2013-01-19T23:30:00Z"/>
          <w:rFonts w:asciiTheme="minorHAnsi" w:eastAsiaTheme="minorEastAsia" w:hAnsiTheme="minorHAnsi" w:cstheme="minorBidi"/>
          <w:noProof/>
          <w:sz w:val="22"/>
        </w:rPr>
      </w:pPr>
      <w:ins w:id="8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"_Toc346401562"</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3.1.3.</w:t>
        </w:r>
        <w:r>
          <w:rPr>
            <w:rFonts w:asciiTheme="minorHAnsi" w:eastAsiaTheme="minorEastAsia" w:hAnsiTheme="minorHAnsi" w:cstheme="minorBidi"/>
            <w:noProof/>
            <w:sz w:val="22"/>
          </w:rPr>
          <w:tab/>
        </w:r>
        <w:r w:rsidRPr="003C090A">
          <w:rPr>
            <w:rStyle w:val="Hyperlink"/>
            <w:noProof/>
            <w:lang w:val="pt-BR"/>
          </w:rPr>
          <w:t>Mô hình kết hợp tự hồi quy và trung bình di động, ARMA(</w:t>
        </w:r>
        <w:r w:rsidRPr="003C090A">
          <w:rPr>
            <w:rStyle w:val="Hyperlink"/>
            <w:i/>
            <w:noProof/>
            <w:lang w:val="pt-BR"/>
          </w:rPr>
          <w:t>p</w:t>
        </w:r>
        <w:r w:rsidRPr="003C090A">
          <w:rPr>
            <w:rStyle w:val="Hyperlink"/>
            <w:noProof/>
            <w:lang w:val="pt-BR"/>
          </w:rPr>
          <w:t>,</w:t>
        </w:r>
        <w:r w:rsidRPr="003C090A">
          <w:rPr>
            <w:rStyle w:val="Hyperlink"/>
            <w:i/>
            <w:noProof/>
            <w:lang w:val="pt-BR"/>
          </w:rPr>
          <w:t>q</w:t>
        </w:r>
        <w:r w:rsidRPr="003C090A">
          <w:rPr>
            <w:rStyle w:val="Hyperlink"/>
            <w:noProof/>
            <w:lang w:val="pt-BR"/>
          </w:rPr>
          <w:t>)</w:t>
        </w:r>
        <w:r>
          <w:rPr>
            <w:noProof/>
            <w:webHidden/>
          </w:rPr>
          <w:tab/>
        </w:r>
        <w:r>
          <w:rPr>
            <w:noProof/>
            <w:webHidden/>
          </w:rPr>
          <w:fldChar w:fldCharType="begin"/>
        </w:r>
        <w:r>
          <w:rPr>
            <w:noProof/>
            <w:webHidden/>
          </w:rPr>
          <w:instrText xml:space="preserve"> PAGEREF _Toc346401562 \h </w:instrText>
        </w:r>
      </w:ins>
      <w:r>
        <w:rPr>
          <w:noProof/>
          <w:webHidden/>
        </w:rPr>
      </w:r>
      <w:r>
        <w:rPr>
          <w:noProof/>
          <w:webHidden/>
        </w:rPr>
        <w:fldChar w:fldCharType="separate"/>
      </w:r>
      <w:ins w:id="82" w:author="superchickend" w:date="2013-01-19T23:30:00Z">
        <w:r>
          <w:rPr>
            <w:noProof/>
            <w:webHidden/>
          </w:rPr>
          <w:t>19</w:t>
        </w:r>
        <w:r>
          <w:rPr>
            <w:noProof/>
            <w:webHidden/>
          </w:rPr>
          <w:fldChar w:fldCharType="end"/>
        </w:r>
        <w:r w:rsidRPr="003C090A">
          <w:rPr>
            <w:rStyle w:val="Hyperlink"/>
            <w:noProof/>
          </w:rPr>
          <w:fldChar w:fldCharType="end"/>
        </w:r>
      </w:ins>
    </w:p>
    <w:p w14:paraId="279FF60A" w14:textId="77777777" w:rsidR="00A53565" w:rsidRDefault="00A53565">
      <w:pPr>
        <w:pStyle w:val="TOC3"/>
        <w:tabs>
          <w:tab w:val="left" w:pos="1760"/>
          <w:tab w:val="right" w:leader="dot" w:pos="9064"/>
        </w:tabs>
        <w:rPr>
          <w:ins w:id="83" w:author="superchickend" w:date="2013-01-19T23:30:00Z"/>
          <w:rFonts w:asciiTheme="minorHAnsi" w:eastAsiaTheme="minorEastAsia" w:hAnsiTheme="minorHAnsi" w:cstheme="minorBidi"/>
          <w:noProof/>
          <w:sz w:val="22"/>
        </w:rPr>
      </w:pPr>
      <w:ins w:id="84"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"_Toc346401563"</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3.1.4.</w:t>
        </w:r>
        <w:r>
          <w:rPr>
            <w:rFonts w:asciiTheme="minorHAnsi" w:eastAsiaTheme="minorEastAsia" w:hAnsiTheme="minorHAnsi" w:cstheme="minorBidi"/>
            <w:noProof/>
            <w:sz w:val="22"/>
          </w:rPr>
          <w:tab/>
        </w:r>
        <w:r w:rsidRPr="003C090A">
          <w:rPr>
            <w:rStyle w:val="Hyperlink"/>
            <w:noProof/>
            <w:lang w:val="pt-BR"/>
          </w:rPr>
          <w:t>Mô hình tự hồi quy tích hợp với mô hình trung bình di động, ARIMA(</w:t>
        </w:r>
        <w:r w:rsidRPr="003C090A">
          <w:rPr>
            <w:rStyle w:val="Hyperlink"/>
            <w:i/>
            <w:noProof/>
            <w:lang w:val="pt-BR"/>
          </w:rPr>
          <w:t>p</w:t>
        </w:r>
        <w:r w:rsidRPr="003C090A">
          <w:rPr>
            <w:rStyle w:val="Hyperlink"/>
            <w:noProof/>
            <w:lang w:val="pt-BR"/>
          </w:rPr>
          <w:t>,</w:t>
        </w:r>
        <w:r w:rsidRPr="003C090A">
          <w:rPr>
            <w:rStyle w:val="Hyperlink"/>
            <w:i/>
            <w:noProof/>
            <w:lang w:val="pt-BR"/>
          </w:rPr>
          <w:t>d</w:t>
        </w:r>
        <w:r w:rsidRPr="003C090A">
          <w:rPr>
            <w:rStyle w:val="Hyperlink"/>
            <w:noProof/>
            <w:lang w:val="pt-BR"/>
          </w:rPr>
          <w:t>,</w:t>
        </w:r>
        <w:r w:rsidRPr="003C090A">
          <w:rPr>
            <w:rStyle w:val="Hyperlink"/>
            <w:i/>
            <w:noProof/>
            <w:lang w:val="pt-BR"/>
          </w:rPr>
          <w:t>q</w:t>
        </w:r>
        <w:r w:rsidRPr="003C090A">
          <w:rPr>
            <w:rStyle w:val="Hyperlink"/>
            <w:noProof/>
            <w:lang w:val="pt-BR"/>
          </w:rPr>
          <w:t>)</w:t>
        </w:r>
        <w:r>
          <w:rPr>
            <w:noProof/>
            <w:webHidden/>
          </w:rPr>
          <w:tab/>
        </w:r>
        <w:r>
          <w:rPr>
            <w:noProof/>
            <w:webHidden/>
          </w:rPr>
          <w:fldChar w:fldCharType="begin"/>
        </w:r>
        <w:r>
          <w:rPr>
            <w:noProof/>
            <w:webHidden/>
          </w:rPr>
          <w:instrText xml:space="preserve"> PAGEREF _Toc346401563 \h </w:instrText>
        </w:r>
      </w:ins>
      <w:r>
        <w:rPr>
          <w:noProof/>
          <w:webHidden/>
        </w:rPr>
      </w:r>
      <w:r>
        <w:rPr>
          <w:noProof/>
          <w:webHidden/>
        </w:rPr>
        <w:fldChar w:fldCharType="separate"/>
      </w:r>
      <w:ins w:id="85" w:author="superchickend" w:date="2013-01-19T23:30:00Z">
        <w:r>
          <w:rPr>
            <w:noProof/>
            <w:webHidden/>
          </w:rPr>
          <w:t>20</w:t>
        </w:r>
        <w:r>
          <w:rPr>
            <w:noProof/>
            <w:webHidden/>
          </w:rPr>
          <w:fldChar w:fldCharType="end"/>
        </w:r>
        <w:r w:rsidRPr="003C090A">
          <w:rPr>
            <w:rStyle w:val="Hyperlink"/>
            <w:noProof/>
          </w:rPr>
          <w:fldChar w:fldCharType="end"/>
        </w:r>
      </w:ins>
    </w:p>
    <w:p w14:paraId="3EAEA87D" w14:textId="77777777" w:rsidR="00A53565" w:rsidRDefault="00A53565">
      <w:pPr>
        <w:pStyle w:val="TOC3"/>
        <w:tabs>
          <w:tab w:val="left" w:pos="1760"/>
          <w:tab w:val="right" w:leader="dot" w:pos="9064"/>
        </w:tabs>
        <w:rPr>
          <w:ins w:id="86" w:author="superchickend" w:date="2013-01-19T23:30:00Z"/>
          <w:rFonts w:asciiTheme="minorHAnsi" w:eastAsiaTheme="minorEastAsia" w:hAnsiTheme="minorHAnsi" w:cstheme="minorBidi"/>
          <w:noProof/>
          <w:sz w:val="22"/>
        </w:rPr>
      </w:pPr>
      <w:ins w:id="8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"_Toc346401564"</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3.1.5.</w:t>
        </w:r>
        <w:r>
          <w:rPr>
            <w:rFonts w:asciiTheme="minorHAnsi" w:eastAsiaTheme="minorEastAsia" w:hAnsiTheme="minorHAnsi" w:cstheme="minorBidi"/>
            <w:noProof/>
            <w:sz w:val="22"/>
          </w:rPr>
          <w:tab/>
        </w:r>
        <w:r w:rsidRPr="003C090A">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_Toc346401564 \h </w:instrText>
        </w:r>
      </w:ins>
      <w:r>
        <w:rPr>
          <w:noProof/>
          <w:webHidden/>
        </w:rPr>
      </w:r>
      <w:r>
        <w:rPr>
          <w:noProof/>
          <w:webHidden/>
        </w:rPr>
        <w:fldChar w:fldCharType="separate"/>
      </w:r>
      <w:ins w:id="88" w:author="superchickend" w:date="2013-01-19T23:30:00Z">
        <w:r>
          <w:rPr>
            <w:noProof/>
            <w:webHidden/>
          </w:rPr>
          <w:t>21</w:t>
        </w:r>
        <w:r>
          <w:rPr>
            <w:noProof/>
            <w:webHidden/>
          </w:rPr>
          <w:fldChar w:fldCharType="end"/>
        </w:r>
        <w:r w:rsidRPr="003C090A">
          <w:rPr>
            <w:rStyle w:val="Hyperlink"/>
            <w:noProof/>
          </w:rPr>
          <w:fldChar w:fldCharType="end"/>
        </w:r>
      </w:ins>
    </w:p>
    <w:p w14:paraId="4D82887E" w14:textId="77777777" w:rsidR="00A53565" w:rsidRDefault="00A53565">
      <w:pPr>
        <w:pStyle w:val="TOC2"/>
        <w:tabs>
          <w:tab w:val="left" w:pos="1320"/>
          <w:tab w:val="right" w:leader="dot" w:pos="9064"/>
        </w:tabs>
        <w:rPr>
          <w:ins w:id="89" w:author="superchickend" w:date="2013-01-19T23:30:00Z"/>
          <w:rFonts w:asciiTheme="minorHAnsi" w:eastAsiaTheme="minorEastAsia" w:hAnsiTheme="minorHAnsi" w:cstheme="minorBidi"/>
          <w:noProof/>
          <w:sz w:val="22"/>
        </w:rPr>
      </w:pPr>
      <w:ins w:id="9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"_Toc346401565"</w:instrText>
        </w:r>
        <w:r w:rsidRPr="003C090A">
          <w:rPr>
            <w:rStyle w:val="Hyperlink"/>
            <w:noProof/>
          </w:rPr>
          <w:instrText xml:space="preserve"> </w:instrText>
        </w:r>
        <w:r w:rsidRPr="003C090A">
          <w:rPr>
            <w:rStyle w:val="Hyperlink"/>
            <w:noProof/>
          </w:rPr>
          <w:fldChar w:fldCharType="separate"/>
        </w:r>
        <w:r w:rsidRPr="003C090A">
          <w:rPr>
            <w:rStyle w:val="Hyperlink"/>
            <w:noProof/>
          </w:rPr>
          <w:t>3.2.</w:t>
        </w:r>
        <w:r>
          <w:rPr>
            <w:rFonts w:asciiTheme="minorHAnsi" w:eastAsiaTheme="minorEastAsia" w:hAnsiTheme="minorHAnsi" w:cstheme="minorBidi"/>
            <w:noProof/>
            <w:sz w:val="22"/>
          </w:rPr>
          <w:tab/>
        </w:r>
        <w:r w:rsidRPr="003C090A">
          <w:rPr>
            <w:rStyle w:val="Hyperlink"/>
            <w:noProof/>
          </w:rPr>
          <w:t>Xây dựng mô hình SARIMA</w:t>
        </w:r>
        <w:r>
          <w:rPr>
            <w:noProof/>
            <w:webHidden/>
          </w:rPr>
          <w:tab/>
        </w:r>
        <w:r>
          <w:rPr>
            <w:noProof/>
            <w:webHidden/>
          </w:rPr>
          <w:fldChar w:fldCharType="begin"/>
        </w:r>
        <w:r>
          <w:rPr>
            <w:noProof/>
            <w:webHidden/>
          </w:rPr>
          <w:instrText xml:space="preserve"> PAGEREF _Toc346401565 \h </w:instrText>
        </w:r>
      </w:ins>
      <w:r>
        <w:rPr>
          <w:noProof/>
          <w:webHidden/>
        </w:rPr>
      </w:r>
      <w:r>
        <w:rPr>
          <w:noProof/>
          <w:webHidden/>
        </w:rPr>
        <w:fldChar w:fldCharType="separate"/>
      </w:r>
      <w:ins w:id="91" w:author="superchickend" w:date="2013-01-19T23:30:00Z">
        <w:r>
          <w:rPr>
            <w:noProof/>
            <w:webHidden/>
          </w:rPr>
          <w:t>21</w:t>
        </w:r>
        <w:r>
          <w:rPr>
            <w:noProof/>
            <w:webHidden/>
          </w:rPr>
          <w:fldChar w:fldCharType="end"/>
        </w:r>
        <w:r w:rsidRPr="003C090A">
          <w:rPr>
            <w:rStyle w:val="Hyperlink"/>
            <w:noProof/>
          </w:rPr>
          <w:fldChar w:fldCharType="end"/>
        </w:r>
      </w:ins>
    </w:p>
    <w:p w14:paraId="23BB35BF" w14:textId="77777777" w:rsidR="00A53565" w:rsidRDefault="00A53565">
      <w:pPr>
        <w:pStyle w:val="TOC3"/>
        <w:tabs>
          <w:tab w:val="left" w:pos="1760"/>
          <w:tab w:val="right" w:leader="dot" w:pos="9064"/>
        </w:tabs>
        <w:rPr>
          <w:ins w:id="92" w:author="superchickend" w:date="2013-01-19T23:30:00Z"/>
          <w:rFonts w:asciiTheme="minorHAnsi" w:eastAsiaTheme="minorEastAsia" w:hAnsiTheme="minorHAnsi" w:cstheme="minorBidi"/>
          <w:noProof/>
          <w:sz w:val="22"/>
        </w:rPr>
      </w:pPr>
      <w:ins w:id="9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"_Toc346401566"</w:instrText>
        </w:r>
        <w:r w:rsidRPr="003C090A">
          <w:rPr>
            <w:rStyle w:val="Hyperlink"/>
            <w:noProof/>
          </w:rPr>
          <w:instrText xml:space="preserve"> </w:instrText>
        </w:r>
        <w:r w:rsidRPr="003C090A">
          <w:rPr>
            <w:rStyle w:val="Hyperlink"/>
            <w:noProof/>
          </w:rPr>
          <w:fldChar w:fldCharType="separate"/>
        </w:r>
        <w:r w:rsidRPr="003C090A">
          <w:rPr>
            <w:rStyle w:val="Hyperlink"/>
            <w:noProof/>
          </w:rPr>
          <w:t>3.2.1.</w:t>
        </w:r>
        <w:r>
          <w:rPr>
            <w:rFonts w:asciiTheme="minorHAnsi" w:eastAsiaTheme="minorEastAsia" w:hAnsiTheme="minorHAnsi" w:cstheme="minorBidi"/>
            <w:noProof/>
            <w:sz w:val="22"/>
          </w:rPr>
          <w:tab/>
        </w:r>
        <w:r w:rsidRPr="003C090A">
          <w:rPr>
            <w:rStyle w:val="Hyperlink"/>
            <w:noProof/>
          </w:rPr>
          <w:t>Giai đoạn nhận dạng mô hình</w:t>
        </w:r>
        <w:r>
          <w:rPr>
            <w:noProof/>
            <w:webHidden/>
          </w:rPr>
          <w:tab/>
        </w:r>
        <w:r>
          <w:rPr>
            <w:noProof/>
            <w:webHidden/>
          </w:rPr>
          <w:fldChar w:fldCharType="begin"/>
        </w:r>
        <w:r>
          <w:rPr>
            <w:noProof/>
            <w:webHidden/>
          </w:rPr>
          <w:instrText xml:space="preserve"> PAGEREF _Toc346401566 \h </w:instrText>
        </w:r>
      </w:ins>
      <w:r>
        <w:rPr>
          <w:noProof/>
          <w:webHidden/>
        </w:rPr>
      </w:r>
      <w:r>
        <w:rPr>
          <w:noProof/>
          <w:webHidden/>
        </w:rPr>
        <w:fldChar w:fldCharType="separate"/>
      </w:r>
      <w:ins w:id="94" w:author="superchickend" w:date="2013-01-19T23:30:00Z">
        <w:r>
          <w:rPr>
            <w:noProof/>
            <w:webHidden/>
          </w:rPr>
          <w:t>22</w:t>
        </w:r>
        <w:r>
          <w:rPr>
            <w:noProof/>
            <w:webHidden/>
          </w:rPr>
          <w:fldChar w:fldCharType="end"/>
        </w:r>
        <w:r w:rsidRPr="003C090A">
          <w:rPr>
            <w:rStyle w:val="Hyperlink"/>
            <w:noProof/>
          </w:rPr>
          <w:fldChar w:fldCharType="end"/>
        </w:r>
      </w:ins>
    </w:p>
    <w:p w14:paraId="6009B069" w14:textId="77777777" w:rsidR="00A53565" w:rsidRDefault="00A53565">
      <w:pPr>
        <w:pStyle w:val="TOC3"/>
        <w:tabs>
          <w:tab w:val="left" w:pos="1760"/>
          <w:tab w:val="right" w:leader="dot" w:pos="9064"/>
        </w:tabs>
        <w:rPr>
          <w:ins w:id="95" w:author="superchickend" w:date="2013-01-19T23:30:00Z"/>
          <w:rFonts w:asciiTheme="minorHAnsi" w:eastAsiaTheme="minorEastAsia" w:hAnsiTheme="minorHAnsi" w:cstheme="minorBidi"/>
          <w:noProof/>
          <w:sz w:val="22"/>
        </w:rPr>
      </w:pPr>
      <w:ins w:id="9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"_Toc346401567"</w:instrText>
        </w:r>
        <w:r w:rsidRPr="003C090A">
          <w:rPr>
            <w:rStyle w:val="Hyperlink"/>
            <w:noProof/>
          </w:rPr>
          <w:instrText xml:space="preserve"> </w:instrText>
        </w:r>
        <w:r w:rsidRPr="003C090A">
          <w:rPr>
            <w:rStyle w:val="Hyperlink"/>
            <w:noProof/>
          </w:rPr>
          <w:fldChar w:fldCharType="separate"/>
        </w:r>
        <w:r w:rsidRPr="003C090A">
          <w:rPr>
            <w:rStyle w:val="Hyperlink"/>
            <w:noProof/>
          </w:rPr>
          <w:t>3.2.2.</w:t>
        </w:r>
        <w:r>
          <w:rPr>
            <w:rFonts w:asciiTheme="minorHAnsi" w:eastAsiaTheme="minorEastAsia" w:hAnsiTheme="minorHAnsi" w:cstheme="minorBidi"/>
            <w:noProof/>
            <w:sz w:val="22"/>
          </w:rPr>
          <w:tab/>
        </w:r>
        <w:r w:rsidRPr="003C090A">
          <w:rPr>
            <w:rStyle w:val="Hyperlink"/>
            <w:rFonts w:eastAsia="Calibri"/>
            <w:noProof/>
          </w:rPr>
          <w:t xml:space="preserve">Giai đoạn </w:t>
        </w:r>
        <w:r w:rsidRPr="003C090A">
          <w:rPr>
            <w:rStyle w:val="Hyperlink"/>
            <w:noProof/>
          </w:rPr>
          <w:t>khử mùa và xu hướng</w:t>
        </w:r>
        <w:r>
          <w:rPr>
            <w:noProof/>
            <w:webHidden/>
          </w:rPr>
          <w:tab/>
        </w:r>
        <w:r>
          <w:rPr>
            <w:noProof/>
            <w:webHidden/>
          </w:rPr>
          <w:fldChar w:fldCharType="begin"/>
        </w:r>
        <w:r>
          <w:rPr>
            <w:noProof/>
            <w:webHidden/>
          </w:rPr>
          <w:instrText xml:space="preserve"> PAGEREF _Toc346401567 \h </w:instrText>
        </w:r>
      </w:ins>
      <w:r>
        <w:rPr>
          <w:noProof/>
          <w:webHidden/>
        </w:rPr>
      </w:r>
      <w:r>
        <w:rPr>
          <w:noProof/>
          <w:webHidden/>
        </w:rPr>
        <w:fldChar w:fldCharType="separate"/>
      </w:r>
      <w:ins w:id="97" w:author="superchickend" w:date="2013-01-19T23:30:00Z">
        <w:r>
          <w:rPr>
            <w:noProof/>
            <w:webHidden/>
          </w:rPr>
          <w:t>26</w:t>
        </w:r>
        <w:r>
          <w:rPr>
            <w:noProof/>
            <w:webHidden/>
          </w:rPr>
          <w:fldChar w:fldCharType="end"/>
        </w:r>
        <w:r w:rsidRPr="003C090A">
          <w:rPr>
            <w:rStyle w:val="Hyperlink"/>
            <w:noProof/>
          </w:rPr>
          <w:fldChar w:fldCharType="end"/>
        </w:r>
      </w:ins>
    </w:p>
    <w:p w14:paraId="6EC185AE" w14:textId="77777777" w:rsidR="00A53565" w:rsidRDefault="00A53565">
      <w:pPr>
        <w:pStyle w:val="TOC3"/>
        <w:tabs>
          <w:tab w:val="left" w:pos="1760"/>
          <w:tab w:val="right" w:leader="dot" w:pos="9064"/>
        </w:tabs>
        <w:rPr>
          <w:ins w:id="98" w:author="superchickend" w:date="2013-01-19T23:30:00Z"/>
          <w:rFonts w:asciiTheme="minorHAnsi" w:eastAsiaTheme="minorEastAsia" w:hAnsiTheme="minorHAnsi" w:cstheme="minorBidi"/>
          <w:noProof/>
          <w:sz w:val="22"/>
        </w:rPr>
      </w:pPr>
      <w:ins w:id="9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"_Toc346401568"</w:instrText>
        </w:r>
        <w:r w:rsidRPr="003C090A">
          <w:rPr>
            <w:rStyle w:val="Hyperlink"/>
            <w:noProof/>
          </w:rPr>
          <w:instrText xml:space="preserve"> </w:instrText>
        </w:r>
        <w:r w:rsidRPr="003C090A">
          <w:rPr>
            <w:rStyle w:val="Hyperlink"/>
            <w:noProof/>
          </w:rPr>
          <w:fldChar w:fldCharType="separate"/>
        </w:r>
        <w:r w:rsidRPr="003C090A">
          <w:rPr>
            <w:rStyle w:val="Hyperlink"/>
            <w:noProof/>
          </w:rPr>
          <w:t>3.2.3.</w:t>
        </w:r>
        <w:r>
          <w:rPr>
            <w:rFonts w:asciiTheme="minorHAnsi" w:eastAsiaTheme="minorEastAsia" w:hAnsiTheme="minorHAnsi" w:cstheme="minorBidi"/>
            <w:noProof/>
            <w:sz w:val="22"/>
          </w:rPr>
          <w:tab/>
        </w:r>
        <w:r w:rsidRPr="003C090A">
          <w:rPr>
            <w:rStyle w:val="Hyperlink"/>
            <w:noProof/>
          </w:rPr>
          <w:t>Giai đoạn ước lượng tham số</w:t>
        </w:r>
        <w:r>
          <w:rPr>
            <w:noProof/>
            <w:webHidden/>
          </w:rPr>
          <w:tab/>
        </w:r>
        <w:r>
          <w:rPr>
            <w:noProof/>
            <w:webHidden/>
          </w:rPr>
          <w:fldChar w:fldCharType="begin"/>
        </w:r>
        <w:r>
          <w:rPr>
            <w:noProof/>
            <w:webHidden/>
          </w:rPr>
          <w:instrText xml:space="preserve"> PAGEREF _Toc346401568 \h </w:instrText>
        </w:r>
      </w:ins>
      <w:r>
        <w:rPr>
          <w:noProof/>
          <w:webHidden/>
        </w:rPr>
      </w:r>
      <w:r>
        <w:rPr>
          <w:noProof/>
          <w:webHidden/>
        </w:rPr>
        <w:fldChar w:fldCharType="separate"/>
      </w:r>
      <w:ins w:id="100" w:author="superchickend" w:date="2013-01-19T23:30:00Z">
        <w:r>
          <w:rPr>
            <w:noProof/>
            <w:webHidden/>
          </w:rPr>
          <w:t>26</w:t>
        </w:r>
        <w:r>
          <w:rPr>
            <w:noProof/>
            <w:webHidden/>
          </w:rPr>
          <w:fldChar w:fldCharType="end"/>
        </w:r>
        <w:r w:rsidRPr="003C090A">
          <w:rPr>
            <w:rStyle w:val="Hyperlink"/>
            <w:noProof/>
          </w:rPr>
          <w:fldChar w:fldCharType="end"/>
        </w:r>
      </w:ins>
    </w:p>
    <w:p w14:paraId="113266BD" w14:textId="77777777" w:rsidR="00A53565" w:rsidRDefault="00A53565">
      <w:pPr>
        <w:pStyle w:val="TOC3"/>
        <w:tabs>
          <w:tab w:val="left" w:pos="1760"/>
          <w:tab w:val="right" w:leader="dot" w:pos="9064"/>
        </w:tabs>
        <w:rPr>
          <w:ins w:id="101" w:author="superchickend" w:date="2013-01-19T23:30:00Z"/>
          <w:rFonts w:asciiTheme="minorHAnsi" w:eastAsiaTheme="minorEastAsia" w:hAnsiTheme="minorHAnsi" w:cstheme="minorBidi"/>
          <w:noProof/>
          <w:sz w:val="22"/>
        </w:rPr>
      </w:pPr>
      <w:ins w:id="10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"_Toc346401569"</w:instrText>
        </w:r>
        <w:r w:rsidRPr="003C090A">
          <w:rPr>
            <w:rStyle w:val="Hyperlink"/>
            <w:noProof/>
          </w:rPr>
          <w:instrText xml:space="preserve"> </w:instrText>
        </w:r>
        <w:r w:rsidRPr="003C090A">
          <w:rPr>
            <w:rStyle w:val="Hyperlink"/>
            <w:noProof/>
          </w:rPr>
          <w:fldChar w:fldCharType="separate"/>
        </w:r>
        <w:r w:rsidRPr="003C090A">
          <w:rPr>
            <w:rStyle w:val="Hyperlink"/>
            <w:noProof/>
          </w:rPr>
          <w:t>3.2.4.</w:t>
        </w:r>
        <w:r>
          <w:rPr>
            <w:rFonts w:asciiTheme="minorHAnsi" w:eastAsiaTheme="minorEastAsia" w:hAnsiTheme="minorHAnsi" w:cstheme="minorBidi"/>
            <w:noProof/>
            <w:sz w:val="22"/>
          </w:rPr>
          <w:tab/>
        </w:r>
        <w:r w:rsidRPr="003C090A">
          <w:rPr>
            <w:rStyle w:val="Hyperlink"/>
            <w:noProof/>
          </w:rPr>
          <w:t>Giai đoạn dự báo</w:t>
        </w:r>
        <w:r>
          <w:rPr>
            <w:noProof/>
            <w:webHidden/>
          </w:rPr>
          <w:tab/>
        </w:r>
        <w:r>
          <w:rPr>
            <w:noProof/>
            <w:webHidden/>
          </w:rPr>
          <w:fldChar w:fldCharType="begin"/>
        </w:r>
        <w:r>
          <w:rPr>
            <w:noProof/>
            <w:webHidden/>
          </w:rPr>
          <w:instrText xml:space="preserve"> PAGEREF _Toc346401569 \h </w:instrText>
        </w:r>
      </w:ins>
      <w:r>
        <w:rPr>
          <w:noProof/>
          <w:webHidden/>
        </w:rPr>
      </w:r>
      <w:r>
        <w:rPr>
          <w:noProof/>
          <w:webHidden/>
        </w:rPr>
        <w:fldChar w:fldCharType="separate"/>
      </w:r>
      <w:ins w:id="103" w:author="superchickend" w:date="2013-01-19T23:30:00Z">
        <w:r>
          <w:rPr>
            <w:noProof/>
            <w:webHidden/>
          </w:rPr>
          <w:t>28</w:t>
        </w:r>
        <w:r>
          <w:rPr>
            <w:noProof/>
            <w:webHidden/>
          </w:rPr>
          <w:fldChar w:fldCharType="end"/>
        </w:r>
        <w:r w:rsidRPr="003C090A">
          <w:rPr>
            <w:rStyle w:val="Hyperlink"/>
            <w:noProof/>
          </w:rPr>
          <w:fldChar w:fldCharType="end"/>
        </w:r>
      </w:ins>
    </w:p>
    <w:p w14:paraId="559C2452" w14:textId="77777777" w:rsidR="00A53565" w:rsidRDefault="00A53565">
      <w:pPr>
        <w:pStyle w:val="TOC2"/>
        <w:tabs>
          <w:tab w:val="left" w:pos="1320"/>
          <w:tab w:val="right" w:leader="dot" w:pos="9064"/>
        </w:tabs>
        <w:rPr>
          <w:ins w:id="104" w:author="superchickend" w:date="2013-01-19T23:30:00Z"/>
          <w:rFonts w:asciiTheme="minorHAnsi" w:eastAsiaTheme="minorEastAsia" w:hAnsiTheme="minorHAnsi" w:cstheme="minorBidi"/>
          <w:noProof/>
          <w:sz w:val="22"/>
        </w:rPr>
      </w:pPr>
      <w:ins w:id="10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"_Toc346401570"</w:instrText>
        </w:r>
        <w:r w:rsidRPr="003C090A">
          <w:rPr>
            <w:rStyle w:val="Hyperlink"/>
            <w:noProof/>
          </w:rPr>
          <w:instrText xml:space="preserve"> </w:instrText>
        </w:r>
        <w:r w:rsidRPr="003C090A">
          <w:rPr>
            <w:rStyle w:val="Hyperlink"/>
            <w:noProof/>
          </w:rPr>
          <w:fldChar w:fldCharType="separate"/>
        </w:r>
        <w:r w:rsidRPr="003C090A">
          <w:rPr>
            <w:rStyle w:val="Hyperlink"/>
            <w:noProof/>
          </w:rPr>
          <w:t>3.3.</w:t>
        </w:r>
        <w:r>
          <w:rPr>
            <w:rFonts w:asciiTheme="minorHAnsi" w:eastAsiaTheme="minorEastAsia" w:hAnsiTheme="minorHAnsi" w:cstheme="minorBidi"/>
            <w:noProof/>
            <w:sz w:val="22"/>
          </w:rPr>
          <w:tab/>
        </w:r>
        <w:r w:rsidRPr="003C090A">
          <w:rPr>
            <w:rStyle w:val="Hyperlink"/>
            <w:noProof/>
          </w:rPr>
          <w:t>Kết luận về mô hình ARIMA</w:t>
        </w:r>
        <w:r>
          <w:rPr>
            <w:noProof/>
            <w:webHidden/>
          </w:rPr>
          <w:tab/>
        </w:r>
        <w:r>
          <w:rPr>
            <w:noProof/>
            <w:webHidden/>
          </w:rPr>
          <w:fldChar w:fldCharType="begin"/>
        </w:r>
        <w:r>
          <w:rPr>
            <w:noProof/>
            <w:webHidden/>
          </w:rPr>
          <w:instrText xml:space="preserve"> PAGEREF _Toc346401570 \h </w:instrText>
        </w:r>
      </w:ins>
      <w:r>
        <w:rPr>
          <w:noProof/>
          <w:webHidden/>
        </w:rPr>
      </w:r>
      <w:r>
        <w:rPr>
          <w:noProof/>
          <w:webHidden/>
        </w:rPr>
        <w:fldChar w:fldCharType="separate"/>
      </w:r>
      <w:ins w:id="106" w:author="superchickend" w:date="2013-01-19T23:30:00Z">
        <w:r>
          <w:rPr>
            <w:noProof/>
            <w:webHidden/>
          </w:rPr>
          <w:t>29</w:t>
        </w:r>
        <w:r>
          <w:rPr>
            <w:noProof/>
            <w:webHidden/>
          </w:rPr>
          <w:fldChar w:fldCharType="end"/>
        </w:r>
        <w:r w:rsidRPr="003C090A">
          <w:rPr>
            <w:rStyle w:val="Hyperlink"/>
            <w:noProof/>
          </w:rPr>
          <w:fldChar w:fldCharType="end"/>
        </w:r>
      </w:ins>
    </w:p>
    <w:p w14:paraId="622A3873" w14:textId="77777777" w:rsidR="00A53565" w:rsidRDefault="00A53565">
      <w:pPr>
        <w:pStyle w:val="TOC1"/>
        <w:tabs>
          <w:tab w:val="left" w:pos="1760"/>
        </w:tabs>
        <w:rPr>
          <w:ins w:id="107" w:author="superchickend" w:date="2013-01-19T23:30:00Z"/>
          <w:rFonts w:asciiTheme="minorHAnsi" w:eastAsiaTheme="minorEastAsia" w:hAnsiTheme="minorHAnsi" w:cstheme="minorBidi"/>
          <w:noProof/>
          <w:sz w:val="22"/>
        </w:rPr>
      </w:pPr>
      <w:ins w:id="10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"_Toc346401571"</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4</w:t>
        </w:r>
        <w:r>
          <w:rPr>
            <w:rFonts w:asciiTheme="minorHAnsi" w:eastAsiaTheme="minorEastAsia" w:hAnsiTheme="minorHAnsi" w:cstheme="minorBidi"/>
            <w:noProof/>
            <w:sz w:val="22"/>
          </w:rPr>
          <w:tab/>
        </w:r>
        <w:r w:rsidRPr="003C090A">
          <w:rPr>
            <w:rStyle w:val="Hyperlink"/>
            <w:noProof/>
          </w:rPr>
          <w:t>MÔ HÌNH ANN</w:t>
        </w:r>
        <w:r>
          <w:rPr>
            <w:noProof/>
            <w:webHidden/>
          </w:rPr>
          <w:tab/>
        </w:r>
        <w:r>
          <w:rPr>
            <w:noProof/>
            <w:webHidden/>
          </w:rPr>
          <w:fldChar w:fldCharType="begin"/>
        </w:r>
        <w:r>
          <w:rPr>
            <w:noProof/>
            <w:webHidden/>
          </w:rPr>
          <w:instrText xml:space="preserve"> PAGEREF _Toc346401571 \h </w:instrText>
        </w:r>
      </w:ins>
      <w:r>
        <w:rPr>
          <w:noProof/>
          <w:webHidden/>
        </w:rPr>
      </w:r>
      <w:r>
        <w:rPr>
          <w:noProof/>
          <w:webHidden/>
        </w:rPr>
        <w:fldChar w:fldCharType="separate"/>
      </w:r>
      <w:ins w:id="109" w:author="superchickend" w:date="2013-01-19T23:30:00Z">
        <w:r>
          <w:rPr>
            <w:noProof/>
            <w:webHidden/>
          </w:rPr>
          <w:t>30</w:t>
        </w:r>
        <w:r>
          <w:rPr>
            <w:noProof/>
            <w:webHidden/>
          </w:rPr>
          <w:fldChar w:fldCharType="end"/>
        </w:r>
        <w:r w:rsidRPr="003C090A">
          <w:rPr>
            <w:rStyle w:val="Hyperlink"/>
            <w:noProof/>
          </w:rPr>
          <w:fldChar w:fldCharType="end"/>
        </w:r>
      </w:ins>
    </w:p>
    <w:p w14:paraId="08C48BBE" w14:textId="77777777" w:rsidR="00A53565" w:rsidRDefault="00A53565">
      <w:pPr>
        <w:pStyle w:val="TOC2"/>
        <w:tabs>
          <w:tab w:val="left" w:pos="1320"/>
          <w:tab w:val="right" w:leader="dot" w:pos="9064"/>
        </w:tabs>
        <w:rPr>
          <w:ins w:id="110" w:author="superchickend" w:date="2013-01-19T23:30:00Z"/>
          <w:rFonts w:asciiTheme="minorHAnsi" w:eastAsiaTheme="minorEastAsia" w:hAnsiTheme="minorHAnsi" w:cstheme="minorBidi"/>
          <w:noProof/>
          <w:sz w:val="22"/>
        </w:rPr>
      </w:pPr>
      <w:ins w:id="11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"_Toc346401572"</w:instrText>
        </w:r>
        <w:r w:rsidRPr="003C090A">
          <w:rPr>
            <w:rStyle w:val="Hyperlink"/>
            <w:noProof/>
          </w:rPr>
          <w:instrText xml:space="preserve"> </w:instrText>
        </w:r>
        <w:r w:rsidRPr="003C090A">
          <w:rPr>
            <w:rStyle w:val="Hyperlink"/>
            <w:noProof/>
          </w:rPr>
          <w:fldChar w:fldCharType="separate"/>
        </w:r>
        <w:r w:rsidRPr="003C090A">
          <w:rPr>
            <w:rStyle w:val="Hyperlink"/>
            <w:noProof/>
          </w:rPr>
          <w:t>4.1.</w:t>
        </w:r>
        <w:r>
          <w:rPr>
            <w:rFonts w:asciiTheme="minorHAnsi" w:eastAsiaTheme="minorEastAsia" w:hAnsiTheme="minorHAnsi" w:cstheme="minorBidi"/>
            <w:noProof/>
            <w:sz w:val="22"/>
          </w:rPr>
          <w:tab/>
        </w:r>
        <w:r w:rsidRPr="003C090A">
          <w:rPr>
            <w:rStyle w:val="Hyperlink"/>
            <w:noProof/>
          </w:rPr>
          <w:t>Sơ lược về mạng nơron nhân tạo</w:t>
        </w:r>
        <w:r>
          <w:rPr>
            <w:noProof/>
            <w:webHidden/>
          </w:rPr>
          <w:tab/>
        </w:r>
        <w:r>
          <w:rPr>
            <w:noProof/>
            <w:webHidden/>
          </w:rPr>
          <w:fldChar w:fldCharType="begin"/>
        </w:r>
        <w:r>
          <w:rPr>
            <w:noProof/>
            <w:webHidden/>
          </w:rPr>
          <w:instrText xml:space="preserve"> PAGEREF _Toc346401572 \h </w:instrText>
        </w:r>
      </w:ins>
      <w:r>
        <w:rPr>
          <w:noProof/>
          <w:webHidden/>
        </w:rPr>
      </w:r>
      <w:r>
        <w:rPr>
          <w:noProof/>
          <w:webHidden/>
        </w:rPr>
        <w:fldChar w:fldCharType="separate"/>
      </w:r>
      <w:ins w:id="112" w:author="superchickend" w:date="2013-01-19T23:30:00Z">
        <w:r>
          <w:rPr>
            <w:noProof/>
            <w:webHidden/>
          </w:rPr>
          <w:t>30</w:t>
        </w:r>
        <w:r>
          <w:rPr>
            <w:noProof/>
            <w:webHidden/>
          </w:rPr>
          <w:fldChar w:fldCharType="end"/>
        </w:r>
        <w:r w:rsidRPr="003C090A">
          <w:rPr>
            <w:rStyle w:val="Hyperlink"/>
            <w:noProof/>
          </w:rPr>
          <w:fldChar w:fldCharType="end"/>
        </w:r>
      </w:ins>
    </w:p>
    <w:p w14:paraId="7731A414" w14:textId="77777777" w:rsidR="00A53565" w:rsidRDefault="00A53565">
      <w:pPr>
        <w:pStyle w:val="TOC2"/>
        <w:tabs>
          <w:tab w:val="left" w:pos="1320"/>
          <w:tab w:val="right" w:leader="dot" w:pos="9064"/>
        </w:tabs>
        <w:rPr>
          <w:ins w:id="113" w:author="superchickend" w:date="2013-01-19T23:30:00Z"/>
          <w:rFonts w:asciiTheme="minorHAnsi" w:eastAsiaTheme="minorEastAsia" w:hAnsiTheme="minorHAnsi" w:cstheme="minorBidi"/>
          <w:noProof/>
          <w:sz w:val="22"/>
        </w:rPr>
      </w:pPr>
      <w:ins w:id="11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"_Toc346401573"</w:instrText>
        </w:r>
        <w:r w:rsidRPr="003C090A">
          <w:rPr>
            <w:rStyle w:val="Hyperlink"/>
            <w:noProof/>
          </w:rPr>
          <w:instrText xml:space="preserve"> </w:instrText>
        </w:r>
        <w:r w:rsidRPr="003C090A">
          <w:rPr>
            <w:rStyle w:val="Hyperlink"/>
            <w:noProof/>
          </w:rPr>
          <w:fldChar w:fldCharType="separate"/>
        </w:r>
        <w:r w:rsidRPr="003C090A">
          <w:rPr>
            <w:rStyle w:val="Hyperlink"/>
            <w:noProof/>
          </w:rPr>
          <w:t>4.2.</w:t>
        </w:r>
        <w:r>
          <w:rPr>
            <w:rFonts w:asciiTheme="minorHAnsi" w:eastAsiaTheme="minorEastAsia" w:hAnsiTheme="minorHAnsi" w:cstheme="minorBidi"/>
            <w:noProof/>
            <w:sz w:val="22"/>
          </w:rPr>
          <w:tab/>
        </w:r>
        <w:r w:rsidRPr="003C090A">
          <w:rPr>
            <w:rStyle w:val="Hyperlink"/>
            <w:noProof/>
          </w:rPr>
          <w:t>Cấu trúc về mạng nơron nhân tạo</w:t>
        </w:r>
        <w:r>
          <w:rPr>
            <w:noProof/>
            <w:webHidden/>
          </w:rPr>
          <w:tab/>
        </w:r>
        <w:r>
          <w:rPr>
            <w:noProof/>
            <w:webHidden/>
          </w:rPr>
          <w:fldChar w:fldCharType="begin"/>
        </w:r>
        <w:r>
          <w:rPr>
            <w:noProof/>
            <w:webHidden/>
          </w:rPr>
          <w:instrText xml:space="preserve"> PAGEREF _Toc346401573 \h </w:instrText>
        </w:r>
      </w:ins>
      <w:r>
        <w:rPr>
          <w:noProof/>
          <w:webHidden/>
        </w:rPr>
      </w:r>
      <w:r>
        <w:rPr>
          <w:noProof/>
          <w:webHidden/>
        </w:rPr>
        <w:fldChar w:fldCharType="separate"/>
      </w:r>
      <w:ins w:id="115" w:author="superchickend" w:date="2013-01-19T23:30:00Z">
        <w:r>
          <w:rPr>
            <w:noProof/>
            <w:webHidden/>
          </w:rPr>
          <w:t>31</w:t>
        </w:r>
        <w:r>
          <w:rPr>
            <w:noProof/>
            <w:webHidden/>
          </w:rPr>
          <w:fldChar w:fldCharType="end"/>
        </w:r>
        <w:r w:rsidRPr="003C090A">
          <w:rPr>
            <w:rStyle w:val="Hyperlink"/>
            <w:noProof/>
          </w:rPr>
          <w:fldChar w:fldCharType="end"/>
        </w:r>
      </w:ins>
    </w:p>
    <w:p w14:paraId="46708BFA" w14:textId="7ACC7E98" w:rsidR="00A53565" w:rsidRDefault="00A53565">
      <w:pPr>
        <w:pStyle w:val="TOC2"/>
        <w:tabs>
          <w:tab w:val="left" w:pos="1320"/>
          <w:tab w:val="right" w:leader="dot" w:pos="9064"/>
        </w:tabs>
        <w:rPr>
          <w:ins w:id="116" w:author="superchickend" w:date="2013-01-19T23:30:00Z"/>
          <w:rFonts w:asciiTheme="minorHAnsi" w:eastAsiaTheme="minorEastAsia" w:hAnsiTheme="minorHAnsi" w:cstheme="minorBidi"/>
          <w:noProof/>
          <w:sz w:val="22"/>
        </w:rPr>
      </w:pPr>
      <w:ins w:id="11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"_Toc346401574"</w:instrText>
        </w:r>
        <w:r w:rsidRPr="003C090A">
          <w:rPr>
            <w:rStyle w:val="Hyperlink"/>
            <w:noProof/>
          </w:rPr>
          <w:instrText xml:space="preserve"> </w:instrText>
        </w:r>
        <w:r w:rsidRPr="003C090A">
          <w:rPr>
            <w:rStyle w:val="Hyperlink"/>
            <w:noProof/>
          </w:rPr>
          <w:fldChar w:fldCharType="separate"/>
        </w:r>
        <w:r w:rsidRPr="003C090A">
          <w:rPr>
            <w:rStyle w:val="Hyperlink"/>
            <w:noProof/>
          </w:rPr>
          <w:t>4.3.</w:t>
        </w:r>
        <w:r>
          <w:rPr>
            <w:rFonts w:asciiTheme="minorHAnsi" w:eastAsiaTheme="minorEastAsia" w:hAnsiTheme="minorHAnsi" w:cstheme="minorBidi"/>
            <w:noProof/>
            <w:sz w:val="22"/>
          </w:rPr>
          <w:tab/>
        </w:r>
        <w:r w:rsidRPr="003C090A">
          <w:rPr>
            <w:rStyle w:val="Hyperlink"/>
            <w:noProof/>
          </w:rPr>
          <w:t>Nguyên tắc hoạt động và các giải thuật huấn luyện của mạng nơron nhân tạo</w:t>
        </w:r>
        <w:r>
          <w:rPr>
            <w:noProof/>
            <w:webHidden/>
          </w:rPr>
          <w:tab/>
        </w:r>
      </w:ins>
      <w:r w:rsidR="006F3207">
        <w:rPr>
          <w:noProof/>
          <w:webHidden/>
        </w:rPr>
        <w:tab/>
      </w:r>
      <w:ins w:id="118" w:author="superchickend" w:date="2013-01-19T23:30:00Z">
        <w:r>
          <w:rPr>
            <w:noProof/>
            <w:webHidden/>
          </w:rPr>
          <w:fldChar w:fldCharType="begin"/>
        </w:r>
        <w:r>
          <w:rPr>
            <w:noProof/>
            <w:webHidden/>
          </w:rPr>
          <w:instrText xml:space="preserve"> PAGEREF _Toc346401574 \h </w:instrText>
        </w:r>
      </w:ins>
      <w:r>
        <w:rPr>
          <w:noProof/>
          <w:webHidden/>
        </w:rPr>
      </w:r>
      <w:r>
        <w:rPr>
          <w:noProof/>
          <w:webHidden/>
        </w:rPr>
        <w:fldChar w:fldCharType="separate"/>
      </w:r>
      <w:ins w:id="119" w:author="superchickend" w:date="2013-01-19T23:30:00Z">
        <w:r>
          <w:rPr>
            <w:noProof/>
            <w:webHidden/>
          </w:rPr>
          <w:t>34</w:t>
        </w:r>
        <w:r>
          <w:rPr>
            <w:noProof/>
            <w:webHidden/>
          </w:rPr>
          <w:fldChar w:fldCharType="end"/>
        </w:r>
        <w:r w:rsidRPr="003C090A">
          <w:rPr>
            <w:rStyle w:val="Hyperlink"/>
            <w:noProof/>
          </w:rPr>
          <w:fldChar w:fldCharType="end"/>
        </w:r>
      </w:ins>
    </w:p>
    <w:p w14:paraId="66B6C145" w14:textId="77777777" w:rsidR="00A53565" w:rsidRDefault="00A53565">
      <w:pPr>
        <w:pStyle w:val="TOC3"/>
        <w:tabs>
          <w:tab w:val="left" w:pos="1760"/>
          <w:tab w:val="right" w:leader="dot" w:pos="9064"/>
        </w:tabs>
        <w:rPr>
          <w:ins w:id="120" w:author="superchickend" w:date="2013-01-19T23:30:00Z"/>
          <w:rFonts w:asciiTheme="minorHAnsi" w:eastAsiaTheme="minorEastAsia" w:hAnsiTheme="minorHAnsi" w:cstheme="minorBidi"/>
          <w:noProof/>
          <w:sz w:val="22"/>
        </w:rPr>
      </w:pPr>
      <w:ins w:id="12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"_Toc346401575"</w:instrText>
        </w:r>
        <w:r w:rsidRPr="003C090A">
          <w:rPr>
            <w:rStyle w:val="Hyperlink"/>
            <w:noProof/>
          </w:rPr>
          <w:instrText xml:space="preserve"> </w:instrText>
        </w:r>
        <w:r w:rsidRPr="003C090A">
          <w:rPr>
            <w:rStyle w:val="Hyperlink"/>
            <w:noProof/>
          </w:rPr>
          <w:fldChar w:fldCharType="separate"/>
        </w:r>
        <w:r w:rsidRPr="003C090A">
          <w:rPr>
            <w:rStyle w:val="Hyperlink"/>
            <w:noProof/>
          </w:rPr>
          <w:t>4.3.1.</w:t>
        </w:r>
        <w:r>
          <w:rPr>
            <w:rFonts w:asciiTheme="minorHAnsi" w:eastAsiaTheme="minorEastAsia" w:hAnsiTheme="minorHAnsi" w:cstheme="minorBidi"/>
            <w:noProof/>
            <w:sz w:val="22"/>
          </w:rPr>
          <w:tab/>
        </w:r>
        <w:r w:rsidRPr="003C090A">
          <w:rPr>
            <w:rStyle w:val="Hyperlink"/>
            <w:noProof/>
          </w:rPr>
          <w:t>Perceptron</w:t>
        </w:r>
        <w:r>
          <w:rPr>
            <w:noProof/>
            <w:webHidden/>
          </w:rPr>
          <w:tab/>
        </w:r>
        <w:r>
          <w:rPr>
            <w:noProof/>
            <w:webHidden/>
          </w:rPr>
          <w:fldChar w:fldCharType="begin"/>
        </w:r>
        <w:r>
          <w:rPr>
            <w:noProof/>
            <w:webHidden/>
          </w:rPr>
          <w:instrText xml:space="preserve"> PAGEREF _Toc346401575 \h </w:instrText>
        </w:r>
      </w:ins>
      <w:r>
        <w:rPr>
          <w:noProof/>
          <w:webHidden/>
        </w:rPr>
      </w:r>
      <w:r>
        <w:rPr>
          <w:noProof/>
          <w:webHidden/>
        </w:rPr>
        <w:fldChar w:fldCharType="separate"/>
      </w:r>
      <w:ins w:id="122" w:author="superchickend" w:date="2013-01-19T23:30:00Z">
        <w:r>
          <w:rPr>
            <w:noProof/>
            <w:webHidden/>
          </w:rPr>
          <w:t>35</w:t>
        </w:r>
        <w:r>
          <w:rPr>
            <w:noProof/>
            <w:webHidden/>
          </w:rPr>
          <w:fldChar w:fldCharType="end"/>
        </w:r>
        <w:r w:rsidRPr="003C090A">
          <w:rPr>
            <w:rStyle w:val="Hyperlink"/>
            <w:noProof/>
          </w:rPr>
          <w:fldChar w:fldCharType="end"/>
        </w:r>
      </w:ins>
    </w:p>
    <w:p w14:paraId="0C2170E7" w14:textId="77777777" w:rsidR="00A53565" w:rsidRDefault="00A53565">
      <w:pPr>
        <w:pStyle w:val="TOC3"/>
        <w:tabs>
          <w:tab w:val="left" w:pos="1760"/>
          <w:tab w:val="right" w:leader="dot" w:pos="9064"/>
        </w:tabs>
        <w:rPr>
          <w:ins w:id="123" w:author="superchickend" w:date="2013-01-19T23:30:00Z"/>
          <w:rFonts w:asciiTheme="minorHAnsi" w:eastAsiaTheme="minorEastAsia" w:hAnsiTheme="minorHAnsi" w:cstheme="minorBidi"/>
          <w:noProof/>
          <w:sz w:val="22"/>
        </w:rPr>
      </w:pPr>
      <w:ins w:id="12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"_Toc346401576"</w:instrText>
        </w:r>
        <w:r w:rsidRPr="003C090A">
          <w:rPr>
            <w:rStyle w:val="Hyperlink"/>
            <w:noProof/>
          </w:rPr>
          <w:instrText xml:space="preserve"> </w:instrText>
        </w:r>
        <w:r w:rsidRPr="003C090A">
          <w:rPr>
            <w:rStyle w:val="Hyperlink"/>
            <w:noProof/>
          </w:rPr>
          <w:fldChar w:fldCharType="separate"/>
        </w:r>
        <w:r w:rsidRPr="003C090A">
          <w:rPr>
            <w:rStyle w:val="Hyperlink"/>
            <w:noProof/>
          </w:rPr>
          <w:t>4.3.2.</w:t>
        </w:r>
        <w:r>
          <w:rPr>
            <w:rFonts w:asciiTheme="minorHAnsi" w:eastAsiaTheme="minorEastAsia" w:hAnsiTheme="minorHAnsi" w:cstheme="minorBidi"/>
            <w:noProof/>
            <w:sz w:val="22"/>
          </w:rPr>
          <w:tab/>
        </w:r>
        <w:r w:rsidRPr="003C090A">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_Toc346401576 \h </w:instrText>
        </w:r>
      </w:ins>
      <w:r>
        <w:rPr>
          <w:noProof/>
          <w:webHidden/>
        </w:rPr>
      </w:r>
      <w:r>
        <w:rPr>
          <w:noProof/>
          <w:webHidden/>
        </w:rPr>
        <w:fldChar w:fldCharType="separate"/>
      </w:r>
      <w:ins w:id="125" w:author="superchickend" w:date="2013-01-19T23:30:00Z">
        <w:r>
          <w:rPr>
            <w:noProof/>
            <w:webHidden/>
          </w:rPr>
          <w:t>40</w:t>
        </w:r>
        <w:r>
          <w:rPr>
            <w:noProof/>
            <w:webHidden/>
          </w:rPr>
          <w:fldChar w:fldCharType="end"/>
        </w:r>
        <w:r w:rsidRPr="003C090A">
          <w:rPr>
            <w:rStyle w:val="Hyperlink"/>
            <w:noProof/>
          </w:rPr>
          <w:fldChar w:fldCharType="end"/>
        </w:r>
      </w:ins>
    </w:p>
    <w:p w14:paraId="79F4F28E" w14:textId="77777777" w:rsidR="00A53565" w:rsidRDefault="00A53565">
      <w:pPr>
        <w:pStyle w:val="TOC3"/>
        <w:tabs>
          <w:tab w:val="left" w:pos="1760"/>
          <w:tab w:val="right" w:leader="dot" w:pos="9064"/>
        </w:tabs>
        <w:rPr>
          <w:ins w:id="126" w:author="superchickend" w:date="2013-01-19T23:30:00Z"/>
          <w:rFonts w:asciiTheme="minorHAnsi" w:eastAsiaTheme="minorEastAsia" w:hAnsiTheme="minorHAnsi" w:cstheme="minorBidi"/>
          <w:noProof/>
          <w:sz w:val="22"/>
        </w:rPr>
      </w:pPr>
      <w:ins w:id="12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"_Toc346401577"</w:instrText>
        </w:r>
        <w:r w:rsidRPr="003C090A">
          <w:rPr>
            <w:rStyle w:val="Hyperlink"/>
            <w:noProof/>
          </w:rPr>
          <w:instrText xml:space="preserve"> </w:instrText>
        </w:r>
        <w:r w:rsidRPr="003C090A">
          <w:rPr>
            <w:rStyle w:val="Hyperlink"/>
            <w:noProof/>
          </w:rPr>
          <w:fldChar w:fldCharType="separate"/>
        </w:r>
        <w:r w:rsidRPr="003C090A">
          <w:rPr>
            <w:rStyle w:val="Hyperlink"/>
            <w:noProof/>
          </w:rPr>
          <w:t>4.3.3.</w:t>
        </w:r>
        <w:r>
          <w:rPr>
            <w:rFonts w:asciiTheme="minorHAnsi" w:eastAsiaTheme="minorEastAsia" w:hAnsiTheme="minorHAnsi" w:cstheme="minorBidi"/>
            <w:noProof/>
            <w:sz w:val="22"/>
          </w:rPr>
          <w:tab/>
        </w:r>
        <w:r w:rsidRPr="003C090A">
          <w:rPr>
            <w:rStyle w:val="Hyperlink"/>
            <w:noProof/>
          </w:rPr>
          <w:t>Giải thuật RPROP</w:t>
        </w:r>
        <w:r>
          <w:rPr>
            <w:noProof/>
            <w:webHidden/>
          </w:rPr>
          <w:tab/>
        </w:r>
        <w:r>
          <w:rPr>
            <w:noProof/>
            <w:webHidden/>
          </w:rPr>
          <w:fldChar w:fldCharType="begin"/>
        </w:r>
        <w:r>
          <w:rPr>
            <w:noProof/>
            <w:webHidden/>
          </w:rPr>
          <w:instrText xml:space="preserve"> PAGEREF _Toc346401577 \h </w:instrText>
        </w:r>
      </w:ins>
      <w:r>
        <w:rPr>
          <w:noProof/>
          <w:webHidden/>
        </w:rPr>
      </w:r>
      <w:r>
        <w:rPr>
          <w:noProof/>
          <w:webHidden/>
        </w:rPr>
        <w:fldChar w:fldCharType="separate"/>
      </w:r>
      <w:ins w:id="128" w:author="superchickend" w:date="2013-01-19T23:30:00Z">
        <w:r>
          <w:rPr>
            <w:noProof/>
            <w:webHidden/>
          </w:rPr>
          <w:t>45</w:t>
        </w:r>
        <w:r>
          <w:rPr>
            <w:noProof/>
            <w:webHidden/>
          </w:rPr>
          <w:fldChar w:fldCharType="end"/>
        </w:r>
        <w:r w:rsidRPr="003C090A">
          <w:rPr>
            <w:rStyle w:val="Hyperlink"/>
            <w:noProof/>
          </w:rPr>
          <w:fldChar w:fldCharType="end"/>
        </w:r>
      </w:ins>
    </w:p>
    <w:p w14:paraId="450A2AF8" w14:textId="77777777" w:rsidR="00A53565" w:rsidRDefault="00A53565">
      <w:pPr>
        <w:pStyle w:val="TOC3"/>
        <w:tabs>
          <w:tab w:val="left" w:pos="1760"/>
          <w:tab w:val="right" w:leader="dot" w:pos="9064"/>
        </w:tabs>
        <w:rPr>
          <w:ins w:id="129" w:author="superchickend" w:date="2013-01-19T23:30:00Z"/>
          <w:rFonts w:asciiTheme="minorHAnsi" w:eastAsiaTheme="minorEastAsia" w:hAnsiTheme="minorHAnsi" w:cstheme="minorBidi"/>
          <w:noProof/>
          <w:sz w:val="22"/>
        </w:rPr>
      </w:pPr>
      <w:ins w:id="13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"_Toc346401578"</w:instrText>
        </w:r>
        <w:r w:rsidRPr="003C090A">
          <w:rPr>
            <w:rStyle w:val="Hyperlink"/>
            <w:noProof/>
          </w:rPr>
          <w:instrText xml:space="preserve"> </w:instrText>
        </w:r>
        <w:r w:rsidRPr="003C090A">
          <w:rPr>
            <w:rStyle w:val="Hyperlink"/>
            <w:noProof/>
          </w:rPr>
          <w:fldChar w:fldCharType="separate"/>
        </w:r>
        <w:r w:rsidRPr="003C090A">
          <w:rPr>
            <w:rStyle w:val="Hyperlink"/>
            <w:noProof/>
          </w:rPr>
          <w:t>4.3.4.</w:t>
        </w:r>
        <w:r>
          <w:rPr>
            <w:rFonts w:asciiTheme="minorHAnsi" w:eastAsiaTheme="minorEastAsia" w:hAnsiTheme="minorHAnsi" w:cstheme="minorBidi"/>
            <w:noProof/>
            <w:sz w:val="22"/>
          </w:rPr>
          <w:tab/>
        </w:r>
        <w:r w:rsidRPr="003C090A">
          <w:rPr>
            <w:rStyle w:val="Hyperlink"/>
            <w:noProof/>
          </w:rPr>
          <w:t>Hiện tượng quá khớp</w:t>
        </w:r>
        <w:r>
          <w:rPr>
            <w:noProof/>
            <w:webHidden/>
          </w:rPr>
          <w:tab/>
        </w:r>
        <w:r>
          <w:rPr>
            <w:noProof/>
            <w:webHidden/>
          </w:rPr>
          <w:fldChar w:fldCharType="begin"/>
        </w:r>
        <w:r>
          <w:rPr>
            <w:noProof/>
            <w:webHidden/>
          </w:rPr>
          <w:instrText xml:space="preserve"> PAGEREF _Toc346401578 \h </w:instrText>
        </w:r>
      </w:ins>
      <w:r>
        <w:rPr>
          <w:noProof/>
          <w:webHidden/>
        </w:rPr>
      </w:r>
      <w:r>
        <w:rPr>
          <w:noProof/>
          <w:webHidden/>
        </w:rPr>
        <w:fldChar w:fldCharType="separate"/>
      </w:r>
      <w:ins w:id="131" w:author="superchickend" w:date="2013-01-19T23:30:00Z">
        <w:r>
          <w:rPr>
            <w:noProof/>
            <w:webHidden/>
          </w:rPr>
          <w:t>49</w:t>
        </w:r>
        <w:r>
          <w:rPr>
            <w:noProof/>
            <w:webHidden/>
          </w:rPr>
          <w:fldChar w:fldCharType="end"/>
        </w:r>
        <w:r w:rsidRPr="003C090A">
          <w:rPr>
            <w:rStyle w:val="Hyperlink"/>
            <w:noProof/>
          </w:rPr>
          <w:fldChar w:fldCharType="end"/>
        </w:r>
      </w:ins>
    </w:p>
    <w:p w14:paraId="321F4FD3" w14:textId="77777777" w:rsidR="00A53565" w:rsidRDefault="00A53565">
      <w:pPr>
        <w:pStyle w:val="TOC2"/>
        <w:tabs>
          <w:tab w:val="left" w:pos="1320"/>
          <w:tab w:val="right" w:leader="dot" w:pos="9064"/>
        </w:tabs>
        <w:rPr>
          <w:ins w:id="132" w:author="superchickend" w:date="2013-01-19T23:30:00Z"/>
          <w:rFonts w:asciiTheme="minorHAnsi" w:eastAsiaTheme="minorEastAsia" w:hAnsiTheme="minorHAnsi" w:cstheme="minorBidi"/>
          <w:noProof/>
          <w:sz w:val="22"/>
        </w:rPr>
      </w:pPr>
      <w:ins w:id="13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"_Toc346401579"</w:instrText>
        </w:r>
        <w:r w:rsidRPr="003C090A">
          <w:rPr>
            <w:rStyle w:val="Hyperlink"/>
            <w:noProof/>
          </w:rPr>
          <w:instrText xml:space="preserve"> </w:instrText>
        </w:r>
        <w:r w:rsidRPr="003C090A">
          <w:rPr>
            <w:rStyle w:val="Hyperlink"/>
            <w:noProof/>
          </w:rPr>
          <w:fldChar w:fldCharType="separate"/>
        </w:r>
        <w:r w:rsidRPr="003C090A">
          <w:rPr>
            <w:rStyle w:val="Hyperlink"/>
            <w:noProof/>
          </w:rPr>
          <w:t>4.4.</w:t>
        </w:r>
        <w:r>
          <w:rPr>
            <w:rFonts w:asciiTheme="minorHAnsi" w:eastAsiaTheme="minorEastAsia" w:hAnsiTheme="minorHAnsi" w:cstheme="minorBidi"/>
            <w:noProof/>
            <w:sz w:val="22"/>
          </w:rPr>
          <w:tab/>
        </w:r>
        <w:r w:rsidRPr="003C090A">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_Toc346401579 \h </w:instrText>
        </w:r>
      </w:ins>
      <w:r>
        <w:rPr>
          <w:noProof/>
          <w:webHidden/>
        </w:rPr>
      </w:r>
      <w:r>
        <w:rPr>
          <w:noProof/>
          <w:webHidden/>
        </w:rPr>
        <w:fldChar w:fldCharType="separate"/>
      </w:r>
      <w:ins w:id="134" w:author="superchickend" w:date="2013-01-19T23:30:00Z">
        <w:r>
          <w:rPr>
            <w:noProof/>
            <w:webHidden/>
          </w:rPr>
          <w:t>49</w:t>
        </w:r>
        <w:r>
          <w:rPr>
            <w:noProof/>
            <w:webHidden/>
          </w:rPr>
          <w:fldChar w:fldCharType="end"/>
        </w:r>
        <w:r w:rsidRPr="003C090A">
          <w:rPr>
            <w:rStyle w:val="Hyperlink"/>
            <w:noProof/>
          </w:rPr>
          <w:fldChar w:fldCharType="end"/>
        </w:r>
      </w:ins>
    </w:p>
    <w:p w14:paraId="7646226C" w14:textId="77777777" w:rsidR="00A53565" w:rsidRDefault="00A53565">
      <w:pPr>
        <w:pStyle w:val="TOC2"/>
        <w:tabs>
          <w:tab w:val="left" w:pos="1320"/>
          <w:tab w:val="right" w:leader="dot" w:pos="9064"/>
        </w:tabs>
        <w:rPr>
          <w:ins w:id="135" w:author="superchickend" w:date="2013-01-19T23:30:00Z"/>
          <w:rFonts w:asciiTheme="minorHAnsi" w:eastAsiaTheme="minorEastAsia" w:hAnsiTheme="minorHAnsi" w:cstheme="minorBidi"/>
          <w:noProof/>
          <w:sz w:val="22"/>
        </w:rPr>
      </w:pPr>
      <w:ins w:id="13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"_Toc346401580"</w:instrText>
        </w:r>
        <w:r w:rsidRPr="003C090A">
          <w:rPr>
            <w:rStyle w:val="Hyperlink"/>
            <w:noProof/>
          </w:rPr>
          <w:instrText xml:space="preserve"> </w:instrText>
        </w:r>
        <w:r w:rsidRPr="003C090A">
          <w:rPr>
            <w:rStyle w:val="Hyperlink"/>
            <w:noProof/>
          </w:rPr>
          <w:fldChar w:fldCharType="separate"/>
        </w:r>
        <w:r w:rsidRPr="003C090A">
          <w:rPr>
            <w:rStyle w:val="Hyperlink"/>
            <w:noProof/>
          </w:rPr>
          <w:t>4.5.</w:t>
        </w:r>
        <w:r>
          <w:rPr>
            <w:rFonts w:asciiTheme="minorHAnsi" w:eastAsiaTheme="minorEastAsia" w:hAnsiTheme="minorHAnsi" w:cstheme="minorBidi"/>
            <w:noProof/>
            <w:sz w:val="22"/>
          </w:rPr>
          <w:tab/>
        </w:r>
        <w:r w:rsidRPr="003C090A">
          <w:rPr>
            <w:rStyle w:val="Hyperlink"/>
            <w:noProof/>
          </w:rPr>
          <w:t>Các bước xây dựng mô hình mạng nơron</w:t>
        </w:r>
        <w:r>
          <w:rPr>
            <w:noProof/>
            <w:webHidden/>
          </w:rPr>
          <w:tab/>
        </w:r>
        <w:r>
          <w:rPr>
            <w:noProof/>
            <w:webHidden/>
          </w:rPr>
          <w:fldChar w:fldCharType="begin"/>
        </w:r>
        <w:r>
          <w:rPr>
            <w:noProof/>
            <w:webHidden/>
          </w:rPr>
          <w:instrText xml:space="preserve"> PAGEREF _Toc346401580 \h </w:instrText>
        </w:r>
      </w:ins>
      <w:r>
        <w:rPr>
          <w:noProof/>
          <w:webHidden/>
        </w:rPr>
      </w:r>
      <w:r>
        <w:rPr>
          <w:noProof/>
          <w:webHidden/>
        </w:rPr>
        <w:fldChar w:fldCharType="separate"/>
      </w:r>
      <w:ins w:id="137" w:author="superchickend" w:date="2013-01-19T23:30:00Z">
        <w:r>
          <w:rPr>
            <w:noProof/>
            <w:webHidden/>
          </w:rPr>
          <w:t>50</w:t>
        </w:r>
        <w:r>
          <w:rPr>
            <w:noProof/>
            <w:webHidden/>
          </w:rPr>
          <w:fldChar w:fldCharType="end"/>
        </w:r>
        <w:r w:rsidRPr="003C090A">
          <w:rPr>
            <w:rStyle w:val="Hyperlink"/>
            <w:noProof/>
          </w:rPr>
          <w:fldChar w:fldCharType="end"/>
        </w:r>
      </w:ins>
    </w:p>
    <w:p w14:paraId="7BA38217" w14:textId="77777777" w:rsidR="00A53565" w:rsidRDefault="00A53565">
      <w:pPr>
        <w:pStyle w:val="TOC3"/>
        <w:tabs>
          <w:tab w:val="left" w:pos="1760"/>
          <w:tab w:val="right" w:leader="dot" w:pos="9064"/>
        </w:tabs>
        <w:rPr>
          <w:ins w:id="138" w:author="superchickend" w:date="2013-01-19T23:30:00Z"/>
          <w:rFonts w:asciiTheme="minorHAnsi" w:eastAsiaTheme="minorEastAsia" w:hAnsiTheme="minorHAnsi" w:cstheme="minorBidi"/>
          <w:noProof/>
          <w:sz w:val="22"/>
        </w:rPr>
      </w:pPr>
      <w:ins w:id="13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"_Toc346401581"</w:instrText>
        </w:r>
        <w:r w:rsidRPr="003C090A">
          <w:rPr>
            <w:rStyle w:val="Hyperlink"/>
            <w:noProof/>
          </w:rPr>
          <w:instrText xml:space="preserve"> </w:instrText>
        </w:r>
        <w:r w:rsidRPr="003C090A">
          <w:rPr>
            <w:rStyle w:val="Hyperlink"/>
            <w:noProof/>
          </w:rPr>
          <w:fldChar w:fldCharType="separate"/>
        </w:r>
        <w:r w:rsidRPr="003C090A">
          <w:rPr>
            <w:rStyle w:val="Hyperlink"/>
            <w:noProof/>
          </w:rPr>
          <w:t>4.5.1.</w:t>
        </w:r>
        <w:r>
          <w:rPr>
            <w:rFonts w:asciiTheme="minorHAnsi" w:eastAsiaTheme="minorEastAsia" w:hAnsiTheme="minorHAnsi" w:cstheme="minorBidi"/>
            <w:noProof/>
            <w:sz w:val="22"/>
          </w:rPr>
          <w:tab/>
        </w:r>
        <w:r w:rsidRPr="003C090A">
          <w:rPr>
            <w:rStyle w:val="Hyperlink"/>
            <w:noProof/>
          </w:rPr>
          <w:t>Lựa chọn các biến</w:t>
        </w:r>
        <w:r>
          <w:rPr>
            <w:noProof/>
            <w:webHidden/>
          </w:rPr>
          <w:tab/>
        </w:r>
        <w:r>
          <w:rPr>
            <w:noProof/>
            <w:webHidden/>
          </w:rPr>
          <w:fldChar w:fldCharType="begin"/>
        </w:r>
        <w:r>
          <w:rPr>
            <w:noProof/>
            <w:webHidden/>
          </w:rPr>
          <w:instrText xml:space="preserve"> PAGEREF _Toc346401581 \h </w:instrText>
        </w:r>
      </w:ins>
      <w:r>
        <w:rPr>
          <w:noProof/>
          <w:webHidden/>
        </w:rPr>
      </w:r>
      <w:r>
        <w:rPr>
          <w:noProof/>
          <w:webHidden/>
        </w:rPr>
        <w:fldChar w:fldCharType="separate"/>
      </w:r>
      <w:ins w:id="140" w:author="superchickend" w:date="2013-01-19T23:30:00Z">
        <w:r>
          <w:rPr>
            <w:noProof/>
            <w:webHidden/>
          </w:rPr>
          <w:t>51</w:t>
        </w:r>
        <w:r>
          <w:rPr>
            <w:noProof/>
            <w:webHidden/>
          </w:rPr>
          <w:fldChar w:fldCharType="end"/>
        </w:r>
        <w:r w:rsidRPr="003C090A">
          <w:rPr>
            <w:rStyle w:val="Hyperlink"/>
            <w:noProof/>
          </w:rPr>
          <w:fldChar w:fldCharType="end"/>
        </w:r>
      </w:ins>
    </w:p>
    <w:p w14:paraId="4AC2AC1C" w14:textId="77777777" w:rsidR="00A53565" w:rsidRDefault="00A53565">
      <w:pPr>
        <w:pStyle w:val="TOC3"/>
        <w:tabs>
          <w:tab w:val="left" w:pos="1760"/>
          <w:tab w:val="right" w:leader="dot" w:pos="9064"/>
        </w:tabs>
        <w:rPr>
          <w:ins w:id="141" w:author="superchickend" w:date="2013-01-19T23:30:00Z"/>
          <w:rFonts w:asciiTheme="minorHAnsi" w:eastAsiaTheme="minorEastAsia" w:hAnsiTheme="minorHAnsi" w:cstheme="minorBidi"/>
          <w:noProof/>
          <w:sz w:val="22"/>
        </w:rPr>
      </w:pPr>
      <w:ins w:id="14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"_Toc346401582"</w:instrText>
        </w:r>
        <w:r w:rsidRPr="003C090A">
          <w:rPr>
            <w:rStyle w:val="Hyperlink"/>
            <w:noProof/>
          </w:rPr>
          <w:instrText xml:space="preserve"> </w:instrText>
        </w:r>
        <w:r w:rsidRPr="003C090A">
          <w:rPr>
            <w:rStyle w:val="Hyperlink"/>
            <w:noProof/>
          </w:rPr>
          <w:fldChar w:fldCharType="separate"/>
        </w:r>
        <w:r w:rsidRPr="003C090A">
          <w:rPr>
            <w:rStyle w:val="Hyperlink"/>
            <w:noProof/>
          </w:rPr>
          <w:t>4.5.2.</w:t>
        </w:r>
        <w:r>
          <w:rPr>
            <w:rFonts w:asciiTheme="minorHAnsi" w:eastAsiaTheme="minorEastAsia" w:hAnsiTheme="minorHAnsi" w:cstheme="minorBidi"/>
            <w:noProof/>
            <w:sz w:val="22"/>
          </w:rPr>
          <w:tab/>
        </w:r>
        <w:r w:rsidRPr="003C090A">
          <w:rPr>
            <w:rStyle w:val="Hyperlink"/>
            <w:noProof/>
            <w:lang w:val="fr-FR"/>
          </w:rPr>
          <w:t>Thu thập dữ liệu</w:t>
        </w:r>
        <w:r>
          <w:rPr>
            <w:noProof/>
            <w:webHidden/>
          </w:rPr>
          <w:tab/>
        </w:r>
        <w:r>
          <w:rPr>
            <w:noProof/>
            <w:webHidden/>
          </w:rPr>
          <w:fldChar w:fldCharType="begin"/>
        </w:r>
        <w:r>
          <w:rPr>
            <w:noProof/>
            <w:webHidden/>
          </w:rPr>
          <w:instrText xml:space="preserve"> PAGEREF _Toc346401582 \h </w:instrText>
        </w:r>
      </w:ins>
      <w:r>
        <w:rPr>
          <w:noProof/>
          <w:webHidden/>
        </w:rPr>
      </w:r>
      <w:r>
        <w:rPr>
          <w:noProof/>
          <w:webHidden/>
        </w:rPr>
        <w:fldChar w:fldCharType="separate"/>
      </w:r>
      <w:ins w:id="143" w:author="superchickend" w:date="2013-01-19T23:30:00Z">
        <w:r>
          <w:rPr>
            <w:noProof/>
            <w:webHidden/>
          </w:rPr>
          <w:t>51</w:t>
        </w:r>
        <w:r>
          <w:rPr>
            <w:noProof/>
            <w:webHidden/>
          </w:rPr>
          <w:fldChar w:fldCharType="end"/>
        </w:r>
        <w:r w:rsidRPr="003C090A">
          <w:rPr>
            <w:rStyle w:val="Hyperlink"/>
            <w:noProof/>
          </w:rPr>
          <w:fldChar w:fldCharType="end"/>
        </w:r>
      </w:ins>
    </w:p>
    <w:p w14:paraId="29517C79" w14:textId="77777777" w:rsidR="00A53565" w:rsidRDefault="00A53565">
      <w:pPr>
        <w:pStyle w:val="TOC3"/>
        <w:tabs>
          <w:tab w:val="left" w:pos="1760"/>
          <w:tab w:val="right" w:leader="dot" w:pos="9064"/>
        </w:tabs>
        <w:rPr>
          <w:ins w:id="144" w:author="superchickend" w:date="2013-01-19T23:30:00Z"/>
          <w:rFonts w:asciiTheme="minorHAnsi" w:eastAsiaTheme="minorEastAsia" w:hAnsiTheme="minorHAnsi" w:cstheme="minorBidi"/>
          <w:noProof/>
          <w:sz w:val="22"/>
        </w:rPr>
      </w:pPr>
      <w:ins w:id="14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"_Toc346401583"</w:instrText>
        </w:r>
        <w:r w:rsidRPr="003C090A">
          <w:rPr>
            <w:rStyle w:val="Hyperlink"/>
            <w:noProof/>
          </w:rPr>
          <w:instrText xml:space="preserve"> </w:instrText>
        </w:r>
        <w:r w:rsidRPr="003C090A">
          <w:rPr>
            <w:rStyle w:val="Hyperlink"/>
            <w:noProof/>
          </w:rPr>
          <w:fldChar w:fldCharType="separate"/>
        </w:r>
        <w:r w:rsidRPr="003C090A">
          <w:rPr>
            <w:rStyle w:val="Hyperlink"/>
            <w:noProof/>
          </w:rPr>
          <w:t>4.5.3.</w:t>
        </w:r>
        <w:r>
          <w:rPr>
            <w:rFonts w:asciiTheme="minorHAnsi" w:eastAsiaTheme="minorEastAsia" w:hAnsiTheme="minorHAnsi" w:cstheme="minorBidi"/>
            <w:noProof/>
            <w:sz w:val="22"/>
          </w:rPr>
          <w:tab/>
        </w:r>
        <w:r w:rsidRPr="003C090A">
          <w:rPr>
            <w:rStyle w:val="Hyperlink"/>
            <w:noProof/>
          </w:rPr>
          <w:t>Tiền xử lý dữ liệu</w:t>
        </w:r>
        <w:r>
          <w:rPr>
            <w:noProof/>
            <w:webHidden/>
          </w:rPr>
          <w:tab/>
        </w:r>
        <w:r>
          <w:rPr>
            <w:noProof/>
            <w:webHidden/>
          </w:rPr>
          <w:fldChar w:fldCharType="begin"/>
        </w:r>
        <w:r>
          <w:rPr>
            <w:noProof/>
            <w:webHidden/>
          </w:rPr>
          <w:instrText xml:space="preserve"> PAGEREF _Toc346401583 \h </w:instrText>
        </w:r>
      </w:ins>
      <w:r>
        <w:rPr>
          <w:noProof/>
          <w:webHidden/>
        </w:rPr>
      </w:r>
      <w:r>
        <w:rPr>
          <w:noProof/>
          <w:webHidden/>
        </w:rPr>
        <w:fldChar w:fldCharType="separate"/>
      </w:r>
      <w:ins w:id="146" w:author="superchickend" w:date="2013-01-19T23:30:00Z">
        <w:r>
          <w:rPr>
            <w:noProof/>
            <w:webHidden/>
          </w:rPr>
          <w:t>52</w:t>
        </w:r>
        <w:r>
          <w:rPr>
            <w:noProof/>
            <w:webHidden/>
          </w:rPr>
          <w:fldChar w:fldCharType="end"/>
        </w:r>
        <w:r w:rsidRPr="003C090A">
          <w:rPr>
            <w:rStyle w:val="Hyperlink"/>
            <w:noProof/>
          </w:rPr>
          <w:fldChar w:fldCharType="end"/>
        </w:r>
      </w:ins>
    </w:p>
    <w:p w14:paraId="362100AE" w14:textId="77777777" w:rsidR="00A53565" w:rsidRDefault="00A53565">
      <w:pPr>
        <w:pStyle w:val="TOC3"/>
        <w:tabs>
          <w:tab w:val="left" w:pos="1760"/>
          <w:tab w:val="right" w:leader="dot" w:pos="9064"/>
        </w:tabs>
        <w:rPr>
          <w:ins w:id="147" w:author="superchickend" w:date="2013-01-19T23:30:00Z"/>
          <w:rFonts w:asciiTheme="minorHAnsi" w:eastAsiaTheme="minorEastAsia" w:hAnsiTheme="minorHAnsi" w:cstheme="minorBidi"/>
          <w:noProof/>
          <w:sz w:val="22"/>
        </w:rPr>
      </w:pPr>
      <w:ins w:id="14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"_Toc346401584"</w:instrText>
        </w:r>
        <w:r w:rsidRPr="003C090A">
          <w:rPr>
            <w:rStyle w:val="Hyperlink"/>
            <w:noProof/>
          </w:rPr>
          <w:instrText xml:space="preserve"> </w:instrText>
        </w:r>
        <w:r w:rsidRPr="003C090A">
          <w:rPr>
            <w:rStyle w:val="Hyperlink"/>
            <w:noProof/>
          </w:rPr>
          <w:fldChar w:fldCharType="separate"/>
        </w:r>
        <w:r w:rsidRPr="003C090A">
          <w:rPr>
            <w:rStyle w:val="Hyperlink"/>
            <w:noProof/>
          </w:rPr>
          <w:t>4.5.4.</w:t>
        </w:r>
        <w:r>
          <w:rPr>
            <w:rFonts w:asciiTheme="minorHAnsi" w:eastAsiaTheme="minorEastAsia" w:hAnsiTheme="minorHAnsi" w:cstheme="minorBidi"/>
            <w:noProof/>
            <w:sz w:val="22"/>
          </w:rPr>
          <w:tab/>
        </w:r>
        <w:r w:rsidRPr="003C090A">
          <w:rPr>
            <w:rStyle w:val="Hyperlink"/>
            <w:noProof/>
          </w:rPr>
          <w:t>Phân chia tập dữ liệu</w:t>
        </w:r>
        <w:r>
          <w:rPr>
            <w:noProof/>
            <w:webHidden/>
          </w:rPr>
          <w:tab/>
        </w:r>
        <w:r>
          <w:rPr>
            <w:noProof/>
            <w:webHidden/>
          </w:rPr>
          <w:fldChar w:fldCharType="begin"/>
        </w:r>
        <w:r>
          <w:rPr>
            <w:noProof/>
            <w:webHidden/>
          </w:rPr>
          <w:instrText xml:space="preserve"> PAGEREF _Toc346401584 \h </w:instrText>
        </w:r>
      </w:ins>
      <w:r>
        <w:rPr>
          <w:noProof/>
          <w:webHidden/>
        </w:rPr>
      </w:r>
      <w:r>
        <w:rPr>
          <w:noProof/>
          <w:webHidden/>
        </w:rPr>
        <w:fldChar w:fldCharType="separate"/>
      </w:r>
      <w:ins w:id="149" w:author="superchickend" w:date="2013-01-19T23:30:00Z">
        <w:r>
          <w:rPr>
            <w:noProof/>
            <w:webHidden/>
          </w:rPr>
          <w:t>52</w:t>
        </w:r>
        <w:r>
          <w:rPr>
            <w:noProof/>
            <w:webHidden/>
          </w:rPr>
          <w:fldChar w:fldCharType="end"/>
        </w:r>
        <w:r w:rsidRPr="003C090A">
          <w:rPr>
            <w:rStyle w:val="Hyperlink"/>
            <w:noProof/>
          </w:rPr>
          <w:fldChar w:fldCharType="end"/>
        </w:r>
      </w:ins>
    </w:p>
    <w:p w14:paraId="2B23DB12" w14:textId="77777777" w:rsidR="00A53565" w:rsidRDefault="00A53565">
      <w:pPr>
        <w:pStyle w:val="TOC3"/>
        <w:tabs>
          <w:tab w:val="left" w:pos="1760"/>
          <w:tab w:val="right" w:leader="dot" w:pos="9064"/>
        </w:tabs>
        <w:rPr>
          <w:ins w:id="150" w:author="superchickend" w:date="2013-01-19T23:30:00Z"/>
          <w:rFonts w:asciiTheme="minorHAnsi" w:eastAsiaTheme="minorEastAsia" w:hAnsiTheme="minorHAnsi" w:cstheme="minorBidi"/>
          <w:noProof/>
          <w:sz w:val="22"/>
        </w:rPr>
      </w:pPr>
      <w:ins w:id="15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"_Toc346401585"</w:instrText>
        </w:r>
        <w:r w:rsidRPr="003C090A">
          <w:rPr>
            <w:rStyle w:val="Hyperlink"/>
            <w:noProof/>
          </w:rPr>
          <w:instrText xml:space="preserve"> </w:instrText>
        </w:r>
        <w:r w:rsidRPr="003C090A">
          <w:rPr>
            <w:rStyle w:val="Hyperlink"/>
            <w:noProof/>
          </w:rPr>
          <w:fldChar w:fldCharType="separate"/>
        </w:r>
        <w:r w:rsidRPr="003C090A">
          <w:rPr>
            <w:rStyle w:val="Hyperlink"/>
            <w:noProof/>
          </w:rPr>
          <w:t>4.5.5.</w:t>
        </w:r>
        <w:r>
          <w:rPr>
            <w:rFonts w:asciiTheme="minorHAnsi" w:eastAsiaTheme="minorEastAsia" w:hAnsiTheme="minorHAnsi" w:cstheme="minorBidi"/>
            <w:noProof/>
            <w:sz w:val="22"/>
          </w:rPr>
          <w:tab/>
        </w:r>
        <w:r w:rsidRPr="003C090A">
          <w:rPr>
            <w:rStyle w:val="Hyperlink"/>
            <w:noProof/>
          </w:rPr>
          <w:t>Xây dựng cấu trúc mạng</w:t>
        </w:r>
        <w:r>
          <w:rPr>
            <w:noProof/>
            <w:webHidden/>
          </w:rPr>
          <w:tab/>
        </w:r>
        <w:r>
          <w:rPr>
            <w:noProof/>
            <w:webHidden/>
          </w:rPr>
          <w:fldChar w:fldCharType="begin"/>
        </w:r>
        <w:r>
          <w:rPr>
            <w:noProof/>
            <w:webHidden/>
          </w:rPr>
          <w:instrText xml:space="preserve"> PAGEREF _Toc346401585 \h </w:instrText>
        </w:r>
      </w:ins>
      <w:r>
        <w:rPr>
          <w:noProof/>
          <w:webHidden/>
        </w:rPr>
      </w:r>
      <w:r>
        <w:rPr>
          <w:noProof/>
          <w:webHidden/>
        </w:rPr>
        <w:fldChar w:fldCharType="separate"/>
      </w:r>
      <w:ins w:id="152" w:author="superchickend" w:date="2013-01-19T23:30:00Z">
        <w:r>
          <w:rPr>
            <w:noProof/>
            <w:webHidden/>
          </w:rPr>
          <w:t>53</w:t>
        </w:r>
        <w:r>
          <w:rPr>
            <w:noProof/>
            <w:webHidden/>
          </w:rPr>
          <w:fldChar w:fldCharType="end"/>
        </w:r>
        <w:r w:rsidRPr="003C090A">
          <w:rPr>
            <w:rStyle w:val="Hyperlink"/>
            <w:noProof/>
          </w:rPr>
          <w:fldChar w:fldCharType="end"/>
        </w:r>
      </w:ins>
    </w:p>
    <w:p w14:paraId="1997FC6F" w14:textId="77777777" w:rsidR="00A53565" w:rsidRDefault="00A53565">
      <w:pPr>
        <w:pStyle w:val="TOC3"/>
        <w:tabs>
          <w:tab w:val="left" w:pos="1760"/>
          <w:tab w:val="right" w:leader="dot" w:pos="9064"/>
        </w:tabs>
        <w:rPr>
          <w:ins w:id="153" w:author="superchickend" w:date="2013-01-19T23:30:00Z"/>
          <w:rFonts w:asciiTheme="minorHAnsi" w:eastAsiaTheme="minorEastAsia" w:hAnsiTheme="minorHAnsi" w:cstheme="minorBidi"/>
          <w:noProof/>
          <w:sz w:val="22"/>
        </w:rPr>
      </w:pPr>
      <w:ins w:id="15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"_Toc346401586"</w:instrText>
        </w:r>
        <w:r w:rsidRPr="003C090A">
          <w:rPr>
            <w:rStyle w:val="Hyperlink"/>
            <w:noProof/>
          </w:rPr>
          <w:instrText xml:space="preserve"> </w:instrText>
        </w:r>
        <w:r w:rsidRPr="003C090A">
          <w:rPr>
            <w:rStyle w:val="Hyperlink"/>
            <w:noProof/>
          </w:rPr>
          <w:fldChar w:fldCharType="separate"/>
        </w:r>
        <w:r w:rsidRPr="003C090A">
          <w:rPr>
            <w:rStyle w:val="Hyperlink"/>
            <w:noProof/>
          </w:rPr>
          <w:t>4.5.6.</w:t>
        </w:r>
        <w:r>
          <w:rPr>
            <w:rFonts w:asciiTheme="minorHAnsi" w:eastAsiaTheme="minorEastAsia" w:hAnsiTheme="minorHAnsi" w:cstheme="minorBidi"/>
            <w:noProof/>
            <w:sz w:val="22"/>
          </w:rPr>
          <w:tab/>
        </w:r>
        <w:r w:rsidRPr="003C090A">
          <w:rPr>
            <w:rStyle w:val="Hyperlink"/>
            <w:noProof/>
          </w:rPr>
          <w:t>Xác định tiêu chuẩn đánh giá</w:t>
        </w:r>
        <w:r>
          <w:rPr>
            <w:noProof/>
            <w:webHidden/>
          </w:rPr>
          <w:tab/>
        </w:r>
        <w:r>
          <w:rPr>
            <w:noProof/>
            <w:webHidden/>
          </w:rPr>
          <w:fldChar w:fldCharType="begin"/>
        </w:r>
        <w:r>
          <w:rPr>
            <w:noProof/>
            <w:webHidden/>
          </w:rPr>
          <w:instrText xml:space="preserve"> PAGEREF _Toc346401586 \h </w:instrText>
        </w:r>
      </w:ins>
      <w:r>
        <w:rPr>
          <w:noProof/>
          <w:webHidden/>
        </w:rPr>
      </w:r>
      <w:r>
        <w:rPr>
          <w:noProof/>
          <w:webHidden/>
        </w:rPr>
        <w:fldChar w:fldCharType="separate"/>
      </w:r>
      <w:ins w:id="155" w:author="superchickend" w:date="2013-01-19T23:30:00Z">
        <w:r>
          <w:rPr>
            <w:noProof/>
            <w:webHidden/>
          </w:rPr>
          <w:t>55</w:t>
        </w:r>
        <w:r>
          <w:rPr>
            <w:noProof/>
            <w:webHidden/>
          </w:rPr>
          <w:fldChar w:fldCharType="end"/>
        </w:r>
        <w:r w:rsidRPr="003C090A">
          <w:rPr>
            <w:rStyle w:val="Hyperlink"/>
            <w:noProof/>
          </w:rPr>
          <w:fldChar w:fldCharType="end"/>
        </w:r>
      </w:ins>
    </w:p>
    <w:p w14:paraId="76BBFF52" w14:textId="77777777" w:rsidR="00A53565" w:rsidRDefault="00A53565">
      <w:pPr>
        <w:pStyle w:val="TOC3"/>
        <w:tabs>
          <w:tab w:val="left" w:pos="1760"/>
          <w:tab w:val="right" w:leader="dot" w:pos="9064"/>
        </w:tabs>
        <w:rPr>
          <w:ins w:id="156" w:author="superchickend" w:date="2013-01-19T23:30:00Z"/>
          <w:rFonts w:asciiTheme="minorHAnsi" w:eastAsiaTheme="minorEastAsia" w:hAnsiTheme="minorHAnsi" w:cstheme="minorBidi"/>
          <w:noProof/>
          <w:sz w:val="22"/>
        </w:rPr>
      </w:pPr>
      <w:ins w:id="157"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"_Toc346401587"</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4.5.7.</w:t>
        </w:r>
        <w:r>
          <w:rPr>
            <w:rFonts w:asciiTheme="minorHAnsi" w:eastAsiaTheme="minorEastAsia" w:hAnsiTheme="minorHAnsi" w:cstheme="minorBidi"/>
            <w:noProof/>
            <w:sz w:val="22"/>
          </w:rPr>
          <w:tab/>
        </w:r>
        <w:r w:rsidRPr="003C090A">
          <w:rPr>
            <w:rStyle w:val="Hyperlink"/>
            <w:noProof/>
            <w:lang w:val="fr-FR"/>
          </w:rPr>
          <w:t>Huấn luyện mạng</w:t>
        </w:r>
        <w:r>
          <w:rPr>
            <w:noProof/>
            <w:webHidden/>
          </w:rPr>
          <w:tab/>
        </w:r>
        <w:r>
          <w:rPr>
            <w:noProof/>
            <w:webHidden/>
          </w:rPr>
          <w:fldChar w:fldCharType="begin"/>
        </w:r>
        <w:r>
          <w:rPr>
            <w:noProof/>
            <w:webHidden/>
          </w:rPr>
          <w:instrText xml:space="preserve"> PAGEREF _Toc346401587 \h </w:instrText>
        </w:r>
      </w:ins>
      <w:r>
        <w:rPr>
          <w:noProof/>
          <w:webHidden/>
        </w:rPr>
      </w:r>
      <w:r>
        <w:rPr>
          <w:noProof/>
          <w:webHidden/>
        </w:rPr>
        <w:fldChar w:fldCharType="separate"/>
      </w:r>
      <w:ins w:id="158" w:author="superchickend" w:date="2013-01-19T23:30:00Z">
        <w:r>
          <w:rPr>
            <w:noProof/>
            <w:webHidden/>
          </w:rPr>
          <w:t>56</w:t>
        </w:r>
        <w:r>
          <w:rPr>
            <w:noProof/>
            <w:webHidden/>
          </w:rPr>
          <w:fldChar w:fldCharType="end"/>
        </w:r>
        <w:r w:rsidRPr="003C090A">
          <w:rPr>
            <w:rStyle w:val="Hyperlink"/>
            <w:noProof/>
          </w:rPr>
          <w:fldChar w:fldCharType="end"/>
        </w:r>
      </w:ins>
    </w:p>
    <w:p w14:paraId="253ED431" w14:textId="77777777" w:rsidR="00A53565" w:rsidRDefault="00A53565">
      <w:pPr>
        <w:pStyle w:val="TOC3"/>
        <w:tabs>
          <w:tab w:val="left" w:pos="1760"/>
          <w:tab w:val="right" w:leader="dot" w:pos="9064"/>
        </w:tabs>
        <w:rPr>
          <w:ins w:id="159" w:author="superchickend" w:date="2013-01-19T23:30:00Z"/>
          <w:rFonts w:asciiTheme="minorHAnsi" w:eastAsiaTheme="minorEastAsia" w:hAnsiTheme="minorHAnsi" w:cstheme="minorBidi"/>
          <w:noProof/>
          <w:sz w:val="22"/>
        </w:rPr>
      </w:pPr>
      <w:ins w:id="16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"_Toc346401588"</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4.5.8.</w:t>
        </w:r>
        <w:r>
          <w:rPr>
            <w:rFonts w:asciiTheme="minorHAnsi" w:eastAsiaTheme="minorEastAsia" w:hAnsiTheme="minorHAnsi" w:cstheme="minorBidi"/>
            <w:noProof/>
            <w:sz w:val="22"/>
          </w:rPr>
          <w:tab/>
        </w:r>
        <w:r w:rsidRPr="003C090A">
          <w:rPr>
            <w:rStyle w:val="Hyperlink"/>
            <w:noProof/>
            <w:lang w:val="fr-FR"/>
          </w:rPr>
          <w:t>Dự báo và cải tiến</w:t>
        </w:r>
        <w:r>
          <w:rPr>
            <w:noProof/>
            <w:webHidden/>
          </w:rPr>
          <w:tab/>
        </w:r>
        <w:r>
          <w:rPr>
            <w:noProof/>
            <w:webHidden/>
          </w:rPr>
          <w:fldChar w:fldCharType="begin"/>
        </w:r>
        <w:r>
          <w:rPr>
            <w:noProof/>
            <w:webHidden/>
          </w:rPr>
          <w:instrText xml:space="preserve"> PAGEREF _Toc346401588 \h </w:instrText>
        </w:r>
      </w:ins>
      <w:r>
        <w:rPr>
          <w:noProof/>
          <w:webHidden/>
        </w:rPr>
      </w:r>
      <w:r>
        <w:rPr>
          <w:noProof/>
          <w:webHidden/>
        </w:rPr>
        <w:fldChar w:fldCharType="separate"/>
      </w:r>
      <w:ins w:id="161" w:author="superchickend" w:date="2013-01-19T23:30:00Z">
        <w:r>
          <w:rPr>
            <w:noProof/>
            <w:webHidden/>
          </w:rPr>
          <w:t>56</w:t>
        </w:r>
        <w:r>
          <w:rPr>
            <w:noProof/>
            <w:webHidden/>
          </w:rPr>
          <w:fldChar w:fldCharType="end"/>
        </w:r>
        <w:r w:rsidRPr="003C090A">
          <w:rPr>
            <w:rStyle w:val="Hyperlink"/>
            <w:noProof/>
          </w:rPr>
          <w:fldChar w:fldCharType="end"/>
        </w:r>
      </w:ins>
    </w:p>
    <w:p w14:paraId="765F28C0" w14:textId="77777777" w:rsidR="00A53565" w:rsidRDefault="00A53565">
      <w:pPr>
        <w:pStyle w:val="TOC2"/>
        <w:tabs>
          <w:tab w:val="left" w:pos="1320"/>
          <w:tab w:val="right" w:leader="dot" w:pos="9064"/>
        </w:tabs>
        <w:rPr>
          <w:ins w:id="162" w:author="superchickend" w:date="2013-01-19T23:30:00Z"/>
          <w:rFonts w:asciiTheme="minorHAnsi" w:eastAsiaTheme="minorEastAsia" w:hAnsiTheme="minorHAnsi" w:cstheme="minorBidi"/>
          <w:noProof/>
          <w:sz w:val="22"/>
        </w:rPr>
      </w:pPr>
      <w:ins w:id="16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"_Toc346401589"</w:instrText>
        </w:r>
        <w:r w:rsidRPr="003C090A">
          <w:rPr>
            <w:rStyle w:val="Hyperlink"/>
            <w:noProof/>
          </w:rPr>
          <w:instrText xml:space="preserve"> </w:instrText>
        </w:r>
        <w:r w:rsidRPr="003C090A">
          <w:rPr>
            <w:rStyle w:val="Hyperlink"/>
            <w:noProof/>
          </w:rPr>
          <w:fldChar w:fldCharType="separate"/>
        </w:r>
        <w:r w:rsidRPr="003C090A">
          <w:rPr>
            <w:rStyle w:val="Hyperlink"/>
            <w:noProof/>
          </w:rPr>
          <w:t>4.6.</w:t>
        </w:r>
        <w:r>
          <w:rPr>
            <w:rFonts w:asciiTheme="minorHAnsi" w:eastAsiaTheme="minorEastAsia" w:hAnsiTheme="minorHAnsi" w:cstheme="minorBidi"/>
            <w:noProof/>
            <w:sz w:val="22"/>
          </w:rPr>
          <w:tab/>
        </w:r>
        <w:r w:rsidRPr="003C090A">
          <w:rPr>
            <w:rStyle w:val="Hyperlink"/>
            <w:noProof/>
          </w:rPr>
          <w:t>Kết luận</w:t>
        </w:r>
        <w:r>
          <w:rPr>
            <w:noProof/>
            <w:webHidden/>
          </w:rPr>
          <w:tab/>
        </w:r>
        <w:r>
          <w:rPr>
            <w:noProof/>
            <w:webHidden/>
          </w:rPr>
          <w:fldChar w:fldCharType="begin"/>
        </w:r>
        <w:r>
          <w:rPr>
            <w:noProof/>
            <w:webHidden/>
          </w:rPr>
          <w:instrText xml:space="preserve"> PAGEREF _Toc346401589 \h </w:instrText>
        </w:r>
      </w:ins>
      <w:r>
        <w:rPr>
          <w:noProof/>
          <w:webHidden/>
        </w:rPr>
      </w:r>
      <w:r>
        <w:rPr>
          <w:noProof/>
          <w:webHidden/>
        </w:rPr>
        <w:fldChar w:fldCharType="separate"/>
      </w:r>
      <w:ins w:id="164" w:author="superchickend" w:date="2013-01-19T23:30:00Z">
        <w:r>
          <w:rPr>
            <w:noProof/>
            <w:webHidden/>
          </w:rPr>
          <w:t>56</w:t>
        </w:r>
        <w:r>
          <w:rPr>
            <w:noProof/>
            <w:webHidden/>
          </w:rPr>
          <w:fldChar w:fldCharType="end"/>
        </w:r>
        <w:r w:rsidRPr="003C090A">
          <w:rPr>
            <w:rStyle w:val="Hyperlink"/>
            <w:noProof/>
          </w:rPr>
          <w:fldChar w:fldCharType="end"/>
        </w:r>
      </w:ins>
    </w:p>
    <w:p w14:paraId="3BAB3C7F" w14:textId="77777777" w:rsidR="00A53565" w:rsidRDefault="00A53565">
      <w:pPr>
        <w:pStyle w:val="TOC1"/>
        <w:tabs>
          <w:tab w:val="left" w:pos="1760"/>
        </w:tabs>
        <w:rPr>
          <w:ins w:id="165" w:author="superchickend" w:date="2013-01-19T23:30:00Z"/>
          <w:rFonts w:asciiTheme="minorHAnsi" w:eastAsiaTheme="minorEastAsia" w:hAnsiTheme="minorHAnsi" w:cstheme="minorBidi"/>
          <w:noProof/>
          <w:sz w:val="22"/>
        </w:rPr>
      </w:pPr>
      <w:ins w:id="16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"_Toc346401590"</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5</w:t>
        </w:r>
        <w:r>
          <w:rPr>
            <w:rFonts w:asciiTheme="minorHAnsi" w:eastAsiaTheme="minorEastAsia" w:hAnsiTheme="minorHAnsi" w:cstheme="minorBidi"/>
            <w:noProof/>
            <w:sz w:val="22"/>
          </w:rPr>
          <w:tab/>
        </w:r>
        <w:r w:rsidRPr="003C090A">
          <w:rPr>
            <w:rStyle w:val="Hyperlink"/>
            <w:noProof/>
          </w:rPr>
          <w:t>MÔ HÌNH KẾT HỢP ARIMA VÀ ANN</w:t>
        </w:r>
        <w:r>
          <w:rPr>
            <w:noProof/>
            <w:webHidden/>
          </w:rPr>
          <w:tab/>
        </w:r>
        <w:r>
          <w:rPr>
            <w:noProof/>
            <w:webHidden/>
          </w:rPr>
          <w:fldChar w:fldCharType="begin"/>
        </w:r>
        <w:r>
          <w:rPr>
            <w:noProof/>
            <w:webHidden/>
          </w:rPr>
          <w:instrText xml:space="preserve"> PAGEREF _Toc346401590 \h </w:instrText>
        </w:r>
      </w:ins>
      <w:r>
        <w:rPr>
          <w:noProof/>
          <w:webHidden/>
        </w:rPr>
      </w:r>
      <w:r>
        <w:rPr>
          <w:noProof/>
          <w:webHidden/>
        </w:rPr>
        <w:fldChar w:fldCharType="separate"/>
      </w:r>
      <w:ins w:id="167" w:author="superchickend" w:date="2013-01-19T23:30:00Z">
        <w:r>
          <w:rPr>
            <w:noProof/>
            <w:webHidden/>
          </w:rPr>
          <w:t>58</w:t>
        </w:r>
        <w:r>
          <w:rPr>
            <w:noProof/>
            <w:webHidden/>
          </w:rPr>
          <w:fldChar w:fldCharType="end"/>
        </w:r>
        <w:r w:rsidRPr="003C090A">
          <w:rPr>
            <w:rStyle w:val="Hyperlink"/>
            <w:noProof/>
          </w:rPr>
          <w:fldChar w:fldCharType="end"/>
        </w:r>
      </w:ins>
    </w:p>
    <w:p w14:paraId="333C9999" w14:textId="77777777" w:rsidR="00A53565" w:rsidRDefault="00A53565">
      <w:pPr>
        <w:pStyle w:val="TOC2"/>
        <w:tabs>
          <w:tab w:val="left" w:pos="1320"/>
          <w:tab w:val="right" w:leader="dot" w:pos="9064"/>
        </w:tabs>
        <w:rPr>
          <w:ins w:id="168" w:author="superchickend" w:date="2013-01-19T23:30:00Z"/>
          <w:rFonts w:asciiTheme="minorHAnsi" w:eastAsiaTheme="minorEastAsia" w:hAnsiTheme="minorHAnsi" w:cstheme="minorBidi"/>
          <w:noProof/>
          <w:sz w:val="22"/>
        </w:rPr>
      </w:pPr>
      <w:ins w:id="16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"_Toc346401591"</w:instrText>
        </w:r>
        <w:r w:rsidRPr="003C090A">
          <w:rPr>
            <w:rStyle w:val="Hyperlink"/>
            <w:noProof/>
          </w:rPr>
          <w:instrText xml:space="preserve"> </w:instrText>
        </w:r>
        <w:r w:rsidRPr="003C090A">
          <w:rPr>
            <w:rStyle w:val="Hyperlink"/>
            <w:noProof/>
          </w:rPr>
          <w:fldChar w:fldCharType="separate"/>
        </w:r>
        <w:r w:rsidRPr="003C090A">
          <w:rPr>
            <w:rStyle w:val="Hyperlink"/>
            <w:noProof/>
          </w:rPr>
          <w:t>5.1.</w:t>
        </w:r>
        <w:r>
          <w:rPr>
            <w:rFonts w:asciiTheme="minorHAnsi" w:eastAsiaTheme="minorEastAsia" w:hAnsiTheme="minorHAnsi" w:cstheme="minorBidi"/>
            <w:noProof/>
            <w:sz w:val="22"/>
          </w:rPr>
          <w:tab/>
        </w:r>
        <w:r w:rsidRPr="003C090A">
          <w:rPr>
            <w:rStyle w:val="Hyperlink"/>
            <w:noProof/>
          </w:rPr>
          <w:t>Nguyên nhân</w:t>
        </w:r>
        <w:r>
          <w:rPr>
            <w:noProof/>
            <w:webHidden/>
          </w:rPr>
          <w:tab/>
        </w:r>
        <w:r>
          <w:rPr>
            <w:noProof/>
            <w:webHidden/>
          </w:rPr>
          <w:fldChar w:fldCharType="begin"/>
        </w:r>
        <w:r>
          <w:rPr>
            <w:noProof/>
            <w:webHidden/>
          </w:rPr>
          <w:instrText xml:space="preserve"> PAGEREF _Toc346401591 \h </w:instrText>
        </w:r>
      </w:ins>
      <w:r>
        <w:rPr>
          <w:noProof/>
          <w:webHidden/>
        </w:rPr>
      </w:r>
      <w:r>
        <w:rPr>
          <w:noProof/>
          <w:webHidden/>
        </w:rPr>
        <w:fldChar w:fldCharType="separate"/>
      </w:r>
      <w:ins w:id="170" w:author="superchickend" w:date="2013-01-19T23:30:00Z">
        <w:r>
          <w:rPr>
            <w:noProof/>
            <w:webHidden/>
          </w:rPr>
          <w:t>58</w:t>
        </w:r>
        <w:r>
          <w:rPr>
            <w:noProof/>
            <w:webHidden/>
          </w:rPr>
          <w:fldChar w:fldCharType="end"/>
        </w:r>
        <w:r w:rsidRPr="003C090A">
          <w:rPr>
            <w:rStyle w:val="Hyperlink"/>
            <w:noProof/>
          </w:rPr>
          <w:fldChar w:fldCharType="end"/>
        </w:r>
      </w:ins>
    </w:p>
    <w:p w14:paraId="36DD44AB" w14:textId="77777777" w:rsidR="00A53565" w:rsidRDefault="00A53565">
      <w:pPr>
        <w:pStyle w:val="TOC2"/>
        <w:tabs>
          <w:tab w:val="left" w:pos="1320"/>
          <w:tab w:val="right" w:leader="dot" w:pos="9064"/>
        </w:tabs>
        <w:rPr>
          <w:ins w:id="171" w:author="superchickend" w:date="2013-01-19T23:30:00Z"/>
          <w:rFonts w:asciiTheme="minorHAnsi" w:eastAsiaTheme="minorEastAsia" w:hAnsiTheme="minorHAnsi" w:cstheme="minorBidi"/>
          <w:noProof/>
          <w:sz w:val="22"/>
        </w:rPr>
      </w:pPr>
      <w:ins w:id="17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"_Toc346401592"</w:instrText>
        </w:r>
        <w:r w:rsidRPr="003C090A">
          <w:rPr>
            <w:rStyle w:val="Hyperlink"/>
            <w:noProof/>
          </w:rPr>
          <w:instrText xml:space="preserve"> </w:instrText>
        </w:r>
        <w:r w:rsidRPr="003C090A">
          <w:rPr>
            <w:rStyle w:val="Hyperlink"/>
            <w:noProof/>
          </w:rPr>
          <w:fldChar w:fldCharType="separate"/>
        </w:r>
        <w:r w:rsidRPr="003C090A">
          <w:rPr>
            <w:rStyle w:val="Hyperlink"/>
            <w:noProof/>
          </w:rPr>
          <w:t>5.2.</w:t>
        </w:r>
        <w:r>
          <w:rPr>
            <w:rFonts w:asciiTheme="minorHAnsi" w:eastAsiaTheme="minorEastAsia" w:hAnsiTheme="minorHAnsi" w:cstheme="minorBidi"/>
            <w:noProof/>
            <w:sz w:val="22"/>
          </w:rPr>
          <w:tab/>
        </w:r>
        <w:r w:rsidRPr="003C090A">
          <w:rPr>
            <w:rStyle w:val="Hyperlink"/>
            <w:noProof/>
          </w:rPr>
          <w:t>Mô hình kết hợp SARIMA và mạng nơron</w:t>
        </w:r>
        <w:r>
          <w:rPr>
            <w:noProof/>
            <w:webHidden/>
          </w:rPr>
          <w:tab/>
        </w:r>
        <w:r>
          <w:rPr>
            <w:noProof/>
            <w:webHidden/>
          </w:rPr>
          <w:fldChar w:fldCharType="begin"/>
        </w:r>
        <w:r>
          <w:rPr>
            <w:noProof/>
            <w:webHidden/>
          </w:rPr>
          <w:instrText xml:space="preserve"> PAGEREF _Toc346401592 \h </w:instrText>
        </w:r>
      </w:ins>
      <w:r>
        <w:rPr>
          <w:noProof/>
          <w:webHidden/>
        </w:rPr>
      </w:r>
      <w:r>
        <w:rPr>
          <w:noProof/>
          <w:webHidden/>
        </w:rPr>
        <w:fldChar w:fldCharType="separate"/>
      </w:r>
      <w:ins w:id="173" w:author="superchickend" w:date="2013-01-19T23:30:00Z">
        <w:r>
          <w:rPr>
            <w:noProof/>
            <w:webHidden/>
          </w:rPr>
          <w:t>59</w:t>
        </w:r>
        <w:r>
          <w:rPr>
            <w:noProof/>
            <w:webHidden/>
          </w:rPr>
          <w:fldChar w:fldCharType="end"/>
        </w:r>
        <w:r w:rsidRPr="003C090A">
          <w:rPr>
            <w:rStyle w:val="Hyperlink"/>
            <w:noProof/>
          </w:rPr>
          <w:fldChar w:fldCharType="end"/>
        </w:r>
      </w:ins>
    </w:p>
    <w:p w14:paraId="61A035E7" w14:textId="77777777" w:rsidR="00A53565" w:rsidRDefault="00A53565">
      <w:pPr>
        <w:pStyle w:val="TOC1"/>
        <w:tabs>
          <w:tab w:val="left" w:pos="1760"/>
        </w:tabs>
        <w:rPr>
          <w:ins w:id="174" w:author="superchickend" w:date="2013-01-19T23:30:00Z"/>
          <w:rFonts w:asciiTheme="minorHAnsi" w:eastAsiaTheme="minorEastAsia" w:hAnsiTheme="minorHAnsi" w:cstheme="minorBidi"/>
          <w:noProof/>
          <w:sz w:val="22"/>
        </w:rPr>
      </w:pPr>
      <w:ins w:id="17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"_Toc346401593"</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6</w:t>
        </w:r>
        <w:r>
          <w:rPr>
            <w:rFonts w:asciiTheme="minorHAnsi" w:eastAsiaTheme="minorEastAsia" w:hAnsiTheme="minorHAnsi" w:cstheme="minorBidi"/>
            <w:noProof/>
            <w:sz w:val="22"/>
          </w:rPr>
          <w:tab/>
        </w:r>
        <w:r w:rsidRPr="003C090A">
          <w:rPr>
            <w:rStyle w:val="Hyperlink"/>
            <w:noProof/>
          </w:rPr>
          <w:t>KẾT QUẢ THỰC NGHIỆM</w:t>
        </w:r>
        <w:r>
          <w:rPr>
            <w:noProof/>
            <w:webHidden/>
          </w:rPr>
          <w:tab/>
        </w:r>
        <w:r>
          <w:rPr>
            <w:noProof/>
            <w:webHidden/>
          </w:rPr>
          <w:fldChar w:fldCharType="begin"/>
        </w:r>
        <w:r>
          <w:rPr>
            <w:noProof/>
            <w:webHidden/>
          </w:rPr>
          <w:instrText xml:space="preserve"> PAGEREF _Toc346401593 \h </w:instrText>
        </w:r>
      </w:ins>
      <w:r>
        <w:rPr>
          <w:noProof/>
          <w:webHidden/>
        </w:rPr>
      </w:r>
      <w:r>
        <w:rPr>
          <w:noProof/>
          <w:webHidden/>
        </w:rPr>
        <w:fldChar w:fldCharType="separate"/>
      </w:r>
      <w:ins w:id="176" w:author="superchickend" w:date="2013-01-19T23:30:00Z">
        <w:r>
          <w:rPr>
            <w:noProof/>
            <w:webHidden/>
          </w:rPr>
          <w:t>62</w:t>
        </w:r>
        <w:r>
          <w:rPr>
            <w:noProof/>
            <w:webHidden/>
          </w:rPr>
          <w:fldChar w:fldCharType="end"/>
        </w:r>
        <w:r w:rsidRPr="003C090A">
          <w:rPr>
            <w:rStyle w:val="Hyperlink"/>
            <w:noProof/>
          </w:rPr>
          <w:fldChar w:fldCharType="end"/>
        </w:r>
      </w:ins>
    </w:p>
    <w:p w14:paraId="5A40BA54" w14:textId="77777777" w:rsidR="00A53565" w:rsidRDefault="00A53565">
      <w:pPr>
        <w:pStyle w:val="TOC2"/>
        <w:tabs>
          <w:tab w:val="left" w:pos="1320"/>
          <w:tab w:val="right" w:leader="dot" w:pos="9064"/>
        </w:tabs>
        <w:rPr>
          <w:ins w:id="177" w:author="superchickend" w:date="2013-01-19T23:30:00Z"/>
          <w:rFonts w:asciiTheme="minorHAnsi" w:eastAsiaTheme="minorEastAsia" w:hAnsiTheme="minorHAnsi" w:cstheme="minorBidi"/>
          <w:noProof/>
          <w:sz w:val="22"/>
        </w:rPr>
      </w:pPr>
      <w:ins w:id="17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"_Toc346401594"</w:instrText>
        </w:r>
        <w:r w:rsidRPr="003C090A">
          <w:rPr>
            <w:rStyle w:val="Hyperlink"/>
            <w:noProof/>
          </w:rPr>
          <w:instrText xml:space="preserve"> </w:instrText>
        </w:r>
        <w:r w:rsidRPr="003C090A">
          <w:rPr>
            <w:rStyle w:val="Hyperlink"/>
            <w:noProof/>
          </w:rPr>
          <w:fldChar w:fldCharType="separate"/>
        </w:r>
        <w:r w:rsidRPr="003C090A">
          <w:rPr>
            <w:rStyle w:val="Hyperlink"/>
            <w:noProof/>
          </w:rPr>
          <w:t>6.1.</w:t>
        </w:r>
        <w:r>
          <w:rPr>
            <w:rFonts w:asciiTheme="minorHAnsi" w:eastAsiaTheme="minorEastAsia" w:hAnsiTheme="minorHAnsi" w:cstheme="minorBidi"/>
            <w:noProof/>
            <w:sz w:val="22"/>
          </w:rPr>
          <w:tab/>
        </w:r>
        <w:r w:rsidRPr="003C090A">
          <w:rPr>
            <w:rStyle w:val="Hyperlink"/>
            <w:noProof/>
          </w:rPr>
          <w:t>Cấu trúc chương trình</w:t>
        </w:r>
        <w:r>
          <w:rPr>
            <w:noProof/>
            <w:webHidden/>
          </w:rPr>
          <w:tab/>
        </w:r>
        <w:r>
          <w:rPr>
            <w:noProof/>
            <w:webHidden/>
          </w:rPr>
          <w:fldChar w:fldCharType="begin"/>
        </w:r>
        <w:r>
          <w:rPr>
            <w:noProof/>
            <w:webHidden/>
          </w:rPr>
          <w:instrText xml:space="preserve"> PAGEREF _Toc346401594 \h </w:instrText>
        </w:r>
      </w:ins>
      <w:r>
        <w:rPr>
          <w:noProof/>
          <w:webHidden/>
        </w:rPr>
      </w:r>
      <w:r>
        <w:rPr>
          <w:noProof/>
          <w:webHidden/>
        </w:rPr>
        <w:fldChar w:fldCharType="separate"/>
      </w:r>
      <w:ins w:id="179" w:author="superchickend" w:date="2013-01-19T23:30:00Z">
        <w:r>
          <w:rPr>
            <w:noProof/>
            <w:webHidden/>
          </w:rPr>
          <w:t>62</w:t>
        </w:r>
        <w:r>
          <w:rPr>
            <w:noProof/>
            <w:webHidden/>
          </w:rPr>
          <w:fldChar w:fldCharType="end"/>
        </w:r>
        <w:r w:rsidRPr="003C090A">
          <w:rPr>
            <w:rStyle w:val="Hyperlink"/>
            <w:noProof/>
          </w:rPr>
          <w:fldChar w:fldCharType="end"/>
        </w:r>
      </w:ins>
    </w:p>
    <w:p w14:paraId="00391970" w14:textId="77777777" w:rsidR="00A53565" w:rsidRDefault="00A53565">
      <w:pPr>
        <w:pStyle w:val="TOC3"/>
        <w:tabs>
          <w:tab w:val="left" w:pos="1760"/>
          <w:tab w:val="right" w:leader="dot" w:pos="9064"/>
        </w:tabs>
        <w:rPr>
          <w:ins w:id="180" w:author="superchickend" w:date="2013-01-19T23:30:00Z"/>
          <w:rFonts w:asciiTheme="minorHAnsi" w:eastAsiaTheme="minorEastAsia" w:hAnsiTheme="minorHAnsi" w:cstheme="minorBidi"/>
          <w:noProof/>
          <w:sz w:val="22"/>
        </w:rPr>
      </w:pPr>
      <w:ins w:id="18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"_Toc346401595"</w:instrText>
        </w:r>
        <w:r w:rsidRPr="003C090A">
          <w:rPr>
            <w:rStyle w:val="Hyperlink"/>
            <w:noProof/>
          </w:rPr>
          <w:instrText xml:space="preserve"> </w:instrText>
        </w:r>
        <w:r w:rsidRPr="003C090A">
          <w:rPr>
            <w:rStyle w:val="Hyperlink"/>
            <w:noProof/>
          </w:rPr>
          <w:fldChar w:fldCharType="separate"/>
        </w:r>
        <w:r w:rsidRPr="003C090A">
          <w:rPr>
            <w:rStyle w:val="Hyperlink"/>
            <w:noProof/>
          </w:rPr>
          <w:t>6.1.1.</w:t>
        </w:r>
        <w:r>
          <w:rPr>
            <w:rFonts w:asciiTheme="minorHAnsi" w:eastAsiaTheme="minorEastAsia" w:hAnsiTheme="minorHAnsi" w:cstheme="minorBidi"/>
            <w:noProof/>
            <w:sz w:val="22"/>
          </w:rPr>
          <w:tab/>
        </w:r>
        <w:r w:rsidRPr="003C090A">
          <w:rPr>
            <w:rStyle w:val="Hyperlink"/>
            <w:noProof/>
          </w:rPr>
          <w:t>Giao diện chương trình</w:t>
        </w:r>
        <w:r>
          <w:rPr>
            <w:noProof/>
            <w:webHidden/>
          </w:rPr>
          <w:tab/>
        </w:r>
        <w:r>
          <w:rPr>
            <w:noProof/>
            <w:webHidden/>
          </w:rPr>
          <w:fldChar w:fldCharType="begin"/>
        </w:r>
        <w:r>
          <w:rPr>
            <w:noProof/>
            <w:webHidden/>
          </w:rPr>
          <w:instrText xml:space="preserve"> PAGEREF _Toc346401595 \h </w:instrText>
        </w:r>
      </w:ins>
      <w:r>
        <w:rPr>
          <w:noProof/>
          <w:webHidden/>
        </w:rPr>
      </w:r>
      <w:r>
        <w:rPr>
          <w:noProof/>
          <w:webHidden/>
        </w:rPr>
        <w:fldChar w:fldCharType="separate"/>
      </w:r>
      <w:ins w:id="182" w:author="superchickend" w:date="2013-01-19T23:30:00Z">
        <w:r>
          <w:rPr>
            <w:noProof/>
            <w:webHidden/>
          </w:rPr>
          <w:t>62</w:t>
        </w:r>
        <w:r>
          <w:rPr>
            <w:noProof/>
            <w:webHidden/>
          </w:rPr>
          <w:fldChar w:fldCharType="end"/>
        </w:r>
        <w:r w:rsidRPr="003C090A">
          <w:rPr>
            <w:rStyle w:val="Hyperlink"/>
            <w:noProof/>
          </w:rPr>
          <w:fldChar w:fldCharType="end"/>
        </w:r>
      </w:ins>
    </w:p>
    <w:p w14:paraId="299186E6" w14:textId="77777777" w:rsidR="00A53565" w:rsidRDefault="00A53565">
      <w:pPr>
        <w:pStyle w:val="TOC3"/>
        <w:tabs>
          <w:tab w:val="left" w:pos="1760"/>
          <w:tab w:val="right" w:leader="dot" w:pos="9064"/>
        </w:tabs>
        <w:rPr>
          <w:ins w:id="183" w:author="superchickend" w:date="2013-01-19T23:30:00Z"/>
          <w:rFonts w:asciiTheme="minorHAnsi" w:eastAsiaTheme="minorEastAsia" w:hAnsiTheme="minorHAnsi" w:cstheme="minorBidi"/>
          <w:noProof/>
          <w:sz w:val="22"/>
        </w:rPr>
      </w:pPr>
      <w:ins w:id="18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"_Toc346401596"</w:instrText>
        </w:r>
        <w:r w:rsidRPr="003C090A">
          <w:rPr>
            <w:rStyle w:val="Hyperlink"/>
            <w:noProof/>
          </w:rPr>
          <w:instrText xml:space="preserve"> </w:instrText>
        </w:r>
        <w:r w:rsidRPr="003C090A">
          <w:rPr>
            <w:rStyle w:val="Hyperlink"/>
            <w:noProof/>
          </w:rPr>
          <w:fldChar w:fldCharType="separate"/>
        </w:r>
        <w:r w:rsidRPr="003C090A">
          <w:rPr>
            <w:rStyle w:val="Hyperlink"/>
            <w:noProof/>
          </w:rPr>
          <w:t>6.1.2.</w:t>
        </w:r>
        <w:r>
          <w:rPr>
            <w:rFonts w:asciiTheme="minorHAnsi" w:eastAsiaTheme="minorEastAsia" w:hAnsiTheme="minorHAnsi" w:cstheme="minorBidi"/>
            <w:noProof/>
            <w:sz w:val="22"/>
          </w:rPr>
          <w:tab/>
        </w:r>
        <w:r w:rsidRPr="003C090A">
          <w:rPr>
            <w:rStyle w:val="Hyperlink"/>
            <w:noProof/>
          </w:rPr>
          <w:t>Các module chính</w:t>
        </w:r>
        <w:r>
          <w:rPr>
            <w:noProof/>
            <w:webHidden/>
          </w:rPr>
          <w:tab/>
        </w:r>
        <w:r>
          <w:rPr>
            <w:noProof/>
            <w:webHidden/>
          </w:rPr>
          <w:fldChar w:fldCharType="begin"/>
        </w:r>
        <w:r>
          <w:rPr>
            <w:noProof/>
            <w:webHidden/>
          </w:rPr>
          <w:instrText xml:space="preserve"> PAGEREF _Toc346401596 \h </w:instrText>
        </w:r>
      </w:ins>
      <w:r>
        <w:rPr>
          <w:noProof/>
          <w:webHidden/>
        </w:rPr>
      </w:r>
      <w:r>
        <w:rPr>
          <w:noProof/>
          <w:webHidden/>
        </w:rPr>
        <w:fldChar w:fldCharType="separate"/>
      </w:r>
      <w:ins w:id="185" w:author="superchickend" w:date="2013-01-19T23:30:00Z">
        <w:r>
          <w:rPr>
            <w:noProof/>
            <w:webHidden/>
          </w:rPr>
          <w:t>64</w:t>
        </w:r>
        <w:r>
          <w:rPr>
            <w:noProof/>
            <w:webHidden/>
          </w:rPr>
          <w:fldChar w:fldCharType="end"/>
        </w:r>
        <w:r w:rsidRPr="003C090A">
          <w:rPr>
            <w:rStyle w:val="Hyperlink"/>
            <w:noProof/>
          </w:rPr>
          <w:fldChar w:fldCharType="end"/>
        </w:r>
      </w:ins>
    </w:p>
    <w:p w14:paraId="4EF0FBA6" w14:textId="77777777" w:rsidR="00A53565" w:rsidRDefault="00A53565">
      <w:pPr>
        <w:pStyle w:val="TOC2"/>
        <w:tabs>
          <w:tab w:val="left" w:pos="1320"/>
          <w:tab w:val="right" w:leader="dot" w:pos="9064"/>
        </w:tabs>
        <w:rPr>
          <w:ins w:id="186" w:author="superchickend" w:date="2013-01-19T23:30:00Z"/>
          <w:rFonts w:asciiTheme="minorHAnsi" w:eastAsiaTheme="minorEastAsia" w:hAnsiTheme="minorHAnsi" w:cstheme="minorBidi"/>
          <w:noProof/>
          <w:sz w:val="22"/>
        </w:rPr>
      </w:pPr>
      <w:ins w:id="18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"_Toc346401597"</w:instrText>
        </w:r>
        <w:r w:rsidRPr="003C090A">
          <w:rPr>
            <w:rStyle w:val="Hyperlink"/>
            <w:noProof/>
          </w:rPr>
          <w:instrText xml:space="preserve"> </w:instrText>
        </w:r>
        <w:r w:rsidRPr="003C090A">
          <w:rPr>
            <w:rStyle w:val="Hyperlink"/>
            <w:noProof/>
          </w:rPr>
          <w:fldChar w:fldCharType="separate"/>
        </w:r>
        <w:r w:rsidRPr="003C090A">
          <w:rPr>
            <w:rStyle w:val="Hyperlink"/>
            <w:noProof/>
          </w:rPr>
          <w:t>6.2.</w:t>
        </w:r>
        <w:r>
          <w:rPr>
            <w:rFonts w:asciiTheme="minorHAnsi" w:eastAsiaTheme="minorEastAsia" w:hAnsiTheme="minorHAnsi" w:cstheme="minorBidi"/>
            <w:noProof/>
            <w:sz w:val="22"/>
          </w:rPr>
          <w:tab/>
        </w:r>
        <w:r w:rsidRPr="003C090A">
          <w:rPr>
            <w:rStyle w:val="Hyperlink"/>
            <w:noProof/>
          </w:rPr>
          <w:t>Dữ liệu thực nghiệm</w:t>
        </w:r>
        <w:r>
          <w:rPr>
            <w:noProof/>
            <w:webHidden/>
          </w:rPr>
          <w:tab/>
        </w:r>
        <w:r>
          <w:rPr>
            <w:noProof/>
            <w:webHidden/>
          </w:rPr>
          <w:fldChar w:fldCharType="begin"/>
        </w:r>
        <w:r>
          <w:rPr>
            <w:noProof/>
            <w:webHidden/>
          </w:rPr>
          <w:instrText xml:space="preserve"> PAGEREF _Toc346401597 \h </w:instrText>
        </w:r>
      </w:ins>
      <w:r>
        <w:rPr>
          <w:noProof/>
          <w:webHidden/>
        </w:rPr>
      </w:r>
      <w:r>
        <w:rPr>
          <w:noProof/>
          <w:webHidden/>
        </w:rPr>
        <w:fldChar w:fldCharType="separate"/>
      </w:r>
      <w:ins w:id="188" w:author="superchickend" w:date="2013-01-19T23:30:00Z">
        <w:r>
          <w:rPr>
            <w:noProof/>
            <w:webHidden/>
          </w:rPr>
          <w:t>67</w:t>
        </w:r>
        <w:r>
          <w:rPr>
            <w:noProof/>
            <w:webHidden/>
          </w:rPr>
          <w:fldChar w:fldCharType="end"/>
        </w:r>
        <w:r w:rsidRPr="003C090A">
          <w:rPr>
            <w:rStyle w:val="Hyperlink"/>
            <w:noProof/>
          </w:rPr>
          <w:fldChar w:fldCharType="end"/>
        </w:r>
      </w:ins>
    </w:p>
    <w:p w14:paraId="0DF2EC38" w14:textId="77777777" w:rsidR="00A53565" w:rsidRDefault="00A53565">
      <w:pPr>
        <w:pStyle w:val="TOC2"/>
        <w:tabs>
          <w:tab w:val="left" w:pos="1320"/>
          <w:tab w:val="right" w:leader="dot" w:pos="9064"/>
        </w:tabs>
        <w:rPr>
          <w:ins w:id="189" w:author="superchickend" w:date="2013-01-19T23:30:00Z"/>
          <w:rFonts w:asciiTheme="minorHAnsi" w:eastAsiaTheme="minorEastAsia" w:hAnsiTheme="minorHAnsi" w:cstheme="minorBidi"/>
          <w:noProof/>
          <w:sz w:val="22"/>
        </w:rPr>
      </w:pPr>
      <w:ins w:id="19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"_Toc346401598"</w:instrText>
        </w:r>
        <w:r w:rsidRPr="003C090A">
          <w:rPr>
            <w:rStyle w:val="Hyperlink"/>
            <w:noProof/>
          </w:rPr>
          <w:instrText xml:space="preserve"> </w:instrText>
        </w:r>
        <w:r w:rsidRPr="003C090A">
          <w:rPr>
            <w:rStyle w:val="Hyperlink"/>
            <w:noProof/>
          </w:rPr>
          <w:fldChar w:fldCharType="separate"/>
        </w:r>
        <w:r w:rsidRPr="003C090A">
          <w:rPr>
            <w:rStyle w:val="Hyperlink"/>
            <w:noProof/>
          </w:rPr>
          <w:t>6.3.</w:t>
        </w:r>
        <w:r>
          <w:rPr>
            <w:rFonts w:asciiTheme="minorHAnsi" w:eastAsiaTheme="minorEastAsia" w:hAnsiTheme="minorHAnsi" w:cstheme="minorBidi"/>
            <w:noProof/>
            <w:sz w:val="22"/>
          </w:rPr>
          <w:tab/>
        </w:r>
        <w:r w:rsidRPr="003C090A">
          <w:rPr>
            <w:rStyle w:val="Hyperlink"/>
            <w:noProof/>
          </w:rPr>
          <w:t>Kết quả thực nghiệm</w:t>
        </w:r>
        <w:r>
          <w:rPr>
            <w:noProof/>
            <w:webHidden/>
          </w:rPr>
          <w:tab/>
        </w:r>
        <w:r>
          <w:rPr>
            <w:noProof/>
            <w:webHidden/>
          </w:rPr>
          <w:fldChar w:fldCharType="begin"/>
        </w:r>
        <w:r>
          <w:rPr>
            <w:noProof/>
            <w:webHidden/>
          </w:rPr>
          <w:instrText xml:space="preserve"> PAGEREF _Toc346401598 \h </w:instrText>
        </w:r>
      </w:ins>
      <w:r>
        <w:rPr>
          <w:noProof/>
          <w:webHidden/>
        </w:rPr>
      </w:r>
      <w:r>
        <w:rPr>
          <w:noProof/>
          <w:webHidden/>
        </w:rPr>
        <w:fldChar w:fldCharType="separate"/>
      </w:r>
      <w:ins w:id="191" w:author="superchickend" w:date="2013-01-19T23:30:00Z">
        <w:r>
          <w:rPr>
            <w:noProof/>
            <w:webHidden/>
          </w:rPr>
          <w:t>72</w:t>
        </w:r>
        <w:r>
          <w:rPr>
            <w:noProof/>
            <w:webHidden/>
          </w:rPr>
          <w:fldChar w:fldCharType="end"/>
        </w:r>
        <w:r w:rsidRPr="003C090A">
          <w:rPr>
            <w:rStyle w:val="Hyperlink"/>
            <w:noProof/>
          </w:rPr>
          <w:fldChar w:fldCharType="end"/>
        </w:r>
      </w:ins>
    </w:p>
    <w:p w14:paraId="3B5CDCD0" w14:textId="77777777" w:rsidR="00A53565" w:rsidRDefault="00A53565">
      <w:pPr>
        <w:pStyle w:val="TOC3"/>
        <w:tabs>
          <w:tab w:val="left" w:pos="1760"/>
          <w:tab w:val="right" w:leader="dot" w:pos="9064"/>
        </w:tabs>
        <w:rPr>
          <w:ins w:id="192" w:author="superchickend" w:date="2013-01-19T23:30:00Z"/>
          <w:rFonts w:asciiTheme="minorHAnsi" w:eastAsiaTheme="minorEastAsia" w:hAnsiTheme="minorHAnsi" w:cstheme="minorBidi"/>
          <w:noProof/>
          <w:sz w:val="22"/>
        </w:rPr>
      </w:pPr>
      <w:ins w:id="19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"_Toc346401599"</w:instrText>
        </w:r>
        <w:r w:rsidRPr="003C090A">
          <w:rPr>
            <w:rStyle w:val="Hyperlink"/>
            <w:noProof/>
          </w:rPr>
          <w:instrText xml:space="preserve"> </w:instrText>
        </w:r>
        <w:r w:rsidRPr="003C090A">
          <w:rPr>
            <w:rStyle w:val="Hyperlink"/>
            <w:noProof/>
          </w:rPr>
          <w:fldChar w:fldCharType="separate"/>
        </w:r>
        <w:r w:rsidRPr="003C090A">
          <w:rPr>
            <w:rStyle w:val="Hyperlink"/>
            <w:noProof/>
          </w:rPr>
          <w:t>6.3.1.</w:t>
        </w:r>
        <w:r>
          <w:rPr>
            <w:rFonts w:asciiTheme="minorHAnsi" w:eastAsiaTheme="minorEastAsia" w:hAnsiTheme="minorHAnsi" w:cstheme="minorBidi"/>
            <w:noProof/>
            <w:sz w:val="22"/>
          </w:rPr>
          <w:tab/>
        </w:r>
        <w:r w:rsidRPr="003C090A">
          <w:rPr>
            <w:rStyle w:val="Hyperlink"/>
            <w:noProof/>
          </w:rPr>
          <w:t>Bộ dữ liệu có tính mùa và xu hướng</w:t>
        </w:r>
        <w:r>
          <w:rPr>
            <w:noProof/>
            <w:webHidden/>
          </w:rPr>
          <w:tab/>
        </w:r>
        <w:r>
          <w:rPr>
            <w:noProof/>
            <w:webHidden/>
          </w:rPr>
          <w:fldChar w:fldCharType="begin"/>
        </w:r>
        <w:r>
          <w:rPr>
            <w:noProof/>
            <w:webHidden/>
          </w:rPr>
          <w:instrText xml:space="preserve"> PAGEREF _Toc346401599 \h </w:instrText>
        </w:r>
      </w:ins>
      <w:r>
        <w:rPr>
          <w:noProof/>
          <w:webHidden/>
        </w:rPr>
      </w:r>
      <w:r>
        <w:rPr>
          <w:noProof/>
          <w:webHidden/>
        </w:rPr>
        <w:fldChar w:fldCharType="separate"/>
      </w:r>
      <w:ins w:id="194" w:author="superchickend" w:date="2013-01-19T23:30:00Z">
        <w:r>
          <w:rPr>
            <w:noProof/>
            <w:webHidden/>
          </w:rPr>
          <w:t>72</w:t>
        </w:r>
        <w:r>
          <w:rPr>
            <w:noProof/>
            <w:webHidden/>
          </w:rPr>
          <w:fldChar w:fldCharType="end"/>
        </w:r>
        <w:r w:rsidRPr="003C090A">
          <w:rPr>
            <w:rStyle w:val="Hyperlink"/>
            <w:noProof/>
          </w:rPr>
          <w:fldChar w:fldCharType="end"/>
        </w:r>
      </w:ins>
    </w:p>
    <w:p w14:paraId="748FE170" w14:textId="77777777" w:rsidR="00A53565" w:rsidRDefault="00A53565">
      <w:pPr>
        <w:pStyle w:val="TOC3"/>
        <w:tabs>
          <w:tab w:val="left" w:pos="1760"/>
          <w:tab w:val="right" w:leader="dot" w:pos="9064"/>
        </w:tabs>
        <w:rPr>
          <w:ins w:id="195" w:author="superchickend" w:date="2013-01-19T23:30:00Z"/>
          <w:rFonts w:asciiTheme="minorHAnsi" w:eastAsiaTheme="minorEastAsia" w:hAnsiTheme="minorHAnsi" w:cstheme="minorBidi"/>
          <w:noProof/>
          <w:sz w:val="22"/>
        </w:rPr>
      </w:pPr>
      <w:ins w:id="19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"_Toc346401600"</w:instrText>
        </w:r>
        <w:r w:rsidRPr="003C090A">
          <w:rPr>
            <w:rStyle w:val="Hyperlink"/>
            <w:noProof/>
          </w:rPr>
          <w:instrText xml:space="preserve"> </w:instrText>
        </w:r>
        <w:r w:rsidRPr="003C090A">
          <w:rPr>
            <w:rStyle w:val="Hyperlink"/>
            <w:noProof/>
          </w:rPr>
          <w:fldChar w:fldCharType="separate"/>
        </w:r>
        <w:r w:rsidRPr="003C090A">
          <w:rPr>
            <w:rStyle w:val="Hyperlink"/>
            <w:noProof/>
          </w:rPr>
          <w:t>6.3.2.</w:t>
        </w:r>
        <w:r>
          <w:rPr>
            <w:rFonts w:asciiTheme="minorHAnsi" w:eastAsiaTheme="minorEastAsia" w:hAnsiTheme="minorHAnsi" w:cstheme="minorBidi"/>
            <w:noProof/>
            <w:sz w:val="22"/>
          </w:rPr>
          <w:tab/>
        </w:r>
        <w:r w:rsidRPr="003C090A">
          <w:rPr>
            <w:rStyle w:val="Hyperlink"/>
            <w:noProof/>
          </w:rPr>
          <w:t>Bộ dữ liệu có tính mùa</w:t>
        </w:r>
        <w:r>
          <w:rPr>
            <w:noProof/>
            <w:webHidden/>
          </w:rPr>
          <w:tab/>
        </w:r>
        <w:r>
          <w:rPr>
            <w:noProof/>
            <w:webHidden/>
          </w:rPr>
          <w:fldChar w:fldCharType="begin"/>
        </w:r>
        <w:r>
          <w:rPr>
            <w:noProof/>
            <w:webHidden/>
          </w:rPr>
          <w:instrText xml:space="preserve"> PAGEREF _Toc346401600 \h </w:instrText>
        </w:r>
      </w:ins>
      <w:r>
        <w:rPr>
          <w:noProof/>
          <w:webHidden/>
        </w:rPr>
      </w:r>
      <w:r>
        <w:rPr>
          <w:noProof/>
          <w:webHidden/>
        </w:rPr>
        <w:fldChar w:fldCharType="separate"/>
      </w:r>
      <w:ins w:id="197" w:author="superchickend" w:date="2013-01-19T23:30:00Z">
        <w:r>
          <w:rPr>
            <w:noProof/>
            <w:webHidden/>
          </w:rPr>
          <w:t>73</w:t>
        </w:r>
        <w:r>
          <w:rPr>
            <w:noProof/>
            <w:webHidden/>
          </w:rPr>
          <w:fldChar w:fldCharType="end"/>
        </w:r>
        <w:r w:rsidRPr="003C090A">
          <w:rPr>
            <w:rStyle w:val="Hyperlink"/>
            <w:noProof/>
          </w:rPr>
          <w:fldChar w:fldCharType="end"/>
        </w:r>
      </w:ins>
    </w:p>
    <w:p w14:paraId="4EC889A3" w14:textId="77777777" w:rsidR="00A53565" w:rsidRDefault="00A53565">
      <w:pPr>
        <w:pStyle w:val="TOC3"/>
        <w:tabs>
          <w:tab w:val="left" w:pos="1760"/>
          <w:tab w:val="right" w:leader="dot" w:pos="9064"/>
        </w:tabs>
        <w:rPr>
          <w:ins w:id="198" w:author="superchickend" w:date="2013-01-19T23:30:00Z"/>
          <w:rFonts w:asciiTheme="minorHAnsi" w:eastAsiaTheme="minorEastAsia" w:hAnsiTheme="minorHAnsi" w:cstheme="minorBidi"/>
          <w:noProof/>
          <w:sz w:val="22"/>
        </w:rPr>
      </w:pPr>
      <w:ins w:id="19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"_Toc346401601"</w:instrText>
        </w:r>
        <w:r w:rsidRPr="003C090A">
          <w:rPr>
            <w:rStyle w:val="Hyperlink"/>
            <w:noProof/>
          </w:rPr>
          <w:instrText xml:space="preserve"> </w:instrText>
        </w:r>
        <w:r w:rsidRPr="003C090A">
          <w:rPr>
            <w:rStyle w:val="Hyperlink"/>
            <w:noProof/>
          </w:rPr>
          <w:fldChar w:fldCharType="separate"/>
        </w:r>
        <w:r w:rsidRPr="003C090A">
          <w:rPr>
            <w:rStyle w:val="Hyperlink"/>
            <w:noProof/>
          </w:rPr>
          <w:t>6.3.3.</w:t>
        </w:r>
        <w:r>
          <w:rPr>
            <w:rFonts w:asciiTheme="minorHAnsi" w:eastAsiaTheme="minorEastAsia" w:hAnsiTheme="minorHAnsi" w:cstheme="minorBidi"/>
            <w:noProof/>
            <w:sz w:val="22"/>
          </w:rPr>
          <w:tab/>
        </w:r>
        <w:r w:rsidRPr="003C090A">
          <w:rPr>
            <w:rStyle w:val="Hyperlink"/>
            <w:noProof/>
          </w:rPr>
          <w:t>Bộ dữ liệu có tính xu hướng</w:t>
        </w:r>
        <w:r>
          <w:rPr>
            <w:noProof/>
            <w:webHidden/>
          </w:rPr>
          <w:tab/>
        </w:r>
        <w:r>
          <w:rPr>
            <w:noProof/>
            <w:webHidden/>
          </w:rPr>
          <w:fldChar w:fldCharType="begin"/>
        </w:r>
        <w:r>
          <w:rPr>
            <w:noProof/>
            <w:webHidden/>
          </w:rPr>
          <w:instrText xml:space="preserve"> PAGEREF _Toc346401601 \h </w:instrText>
        </w:r>
      </w:ins>
      <w:r>
        <w:rPr>
          <w:noProof/>
          <w:webHidden/>
        </w:rPr>
      </w:r>
      <w:r>
        <w:rPr>
          <w:noProof/>
          <w:webHidden/>
        </w:rPr>
        <w:fldChar w:fldCharType="separate"/>
      </w:r>
      <w:ins w:id="200" w:author="superchickend" w:date="2013-01-19T23:30:00Z">
        <w:r>
          <w:rPr>
            <w:noProof/>
            <w:webHidden/>
          </w:rPr>
          <w:t>74</w:t>
        </w:r>
        <w:r>
          <w:rPr>
            <w:noProof/>
            <w:webHidden/>
          </w:rPr>
          <w:fldChar w:fldCharType="end"/>
        </w:r>
        <w:r w:rsidRPr="003C090A">
          <w:rPr>
            <w:rStyle w:val="Hyperlink"/>
            <w:noProof/>
          </w:rPr>
          <w:fldChar w:fldCharType="end"/>
        </w:r>
      </w:ins>
    </w:p>
    <w:p w14:paraId="7E55071B" w14:textId="77777777" w:rsidR="00A53565" w:rsidRDefault="00A53565">
      <w:pPr>
        <w:pStyle w:val="TOC3"/>
        <w:tabs>
          <w:tab w:val="left" w:pos="1760"/>
          <w:tab w:val="right" w:leader="dot" w:pos="9064"/>
        </w:tabs>
        <w:rPr>
          <w:ins w:id="201" w:author="superchickend" w:date="2013-01-19T23:30:00Z"/>
          <w:rFonts w:asciiTheme="minorHAnsi" w:eastAsiaTheme="minorEastAsia" w:hAnsiTheme="minorHAnsi" w:cstheme="minorBidi"/>
          <w:noProof/>
          <w:sz w:val="22"/>
        </w:rPr>
      </w:pPr>
      <w:ins w:id="20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"_Toc346401602"</w:instrText>
        </w:r>
        <w:r w:rsidRPr="003C090A">
          <w:rPr>
            <w:rStyle w:val="Hyperlink"/>
            <w:noProof/>
          </w:rPr>
          <w:instrText xml:space="preserve"> </w:instrText>
        </w:r>
        <w:r w:rsidRPr="003C090A">
          <w:rPr>
            <w:rStyle w:val="Hyperlink"/>
            <w:noProof/>
          </w:rPr>
          <w:fldChar w:fldCharType="separate"/>
        </w:r>
        <w:r w:rsidRPr="003C090A">
          <w:rPr>
            <w:rStyle w:val="Hyperlink"/>
            <w:noProof/>
          </w:rPr>
          <w:t>6.3.4.</w:t>
        </w:r>
        <w:r>
          <w:rPr>
            <w:rFonts w:asciiTheme="minorHAnsi" w:eastAsiaTheme="minorEastAsia" w:hAnsiTheme="minorHAnsi" w:cstheme="minorBidi"/>
            <w:noProof/>
            <w:sz w:val="22"/>
          </w:rPr>
          <w:tab/>
        </w:r>
        <w:r w:rsidRPr="003C090A">
          <w:rPr>
            <w:rStyle w:val="Hyperlink"/>
            <w:noProof/>
          </w:rPr>
          <w:t>Bộ dữ liệu có tính phi tuyến</w:t>
        </w:r>
        <w:r>
          <w:rPr>
            <w:noProof/>
            <w:webHidden/>
          </w:rPr>
          <w:tab/>
        </w:r>
        <w:r>
          <w:rPr>
            <w:noProof/>
            <w:webHidden/>
          </w:rPr>
          <w:fldChar w:fldCharType="begin"/>
        </w:r>
        <w:r>
          <w:rPr>
            <w:noProof/>
            <w:webHidden/>
          </w:rPr>
          <w:instrText xml:space="preserve"> PAGEREF _Toc346401602 \h </w:instrText>
        </w:r>
      </w:ins>
      <w:r>
        <w:rPr>
          <w:noProof/>
          <w:webHidden/>
        </w:rPr>
      </w:r>
      <w:r>
        <w:rPr>
          <w:noProof/>
          <w:webHidden/>
        </w:rPr>
        <w:fldChar w:fldCharType="separate"/>
      </w:r>
      <w:ins w:id="203" w:author="superchickend" w:date="2013-01-19T23:30:00Z">
        <w:r>
          <w:rPr>
            <w:noProof/>
            <w:webHidden/>
          </w:rPr>
          <w:t>76</w:t>
        </w:r>
        <w:r>
          <w:rPr>
            <w:noProof/>
            <w:webHidden/>
          </w:rPr>
          <w:fldChar w:fldCharType="end"/>
        </w:r>
        <w:r w:rsidRPr="003C090A">
          <w:rPr>
            <w:rStyle w:val="Hyperlink"/>
            <w:noProof/>
          </w:rPr>
          <w:fldChar w:fldCharType="end"/>
        </w:r>
      </w:ins>
    </w:p>
    <w:p w14:paraId="1EFE8F4C" w14:textId="77777777" w:rsidR="00A53565" w:rsidRDefault="00A53565">
      <w:pPr>
        <w:pStyle w:val="TOC2"/>
        <w:tabs>
          <w:tab w:val="left" w:pos="1320"/>
          <w:tab w:val="right" w:leader="dot" w:pos="9064"/>
        </w:tabs>
        <w:rPr>
          <w:ins w:id="204" w:author="superchickend" w:date="2013-01-19T23:30:00Z"/>
          <w:rFonts w:asciiTheme="minorHAnsi" w:eastAsiaTheme="minorEastAsia" w:hAnsiTheme="minorHAnsi" w:cstheme="minorBidi"/>
          <w:noProof/>
          <w:sz w:val="22"/>
        </w:rPr>
      </w:pPr>
      <w:ins w:id="20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"_Toc346401603"</w:instrText>
        </w:r>
        <w:r w:rsidRPr="003C090A">
          <w:rPr>
            <w:rStyle w:val="Hyperlink"/>
            <w:noProof/>
          </w:rPr>
          <w:instrText xml:space="preserve"> </w:instrText>
        </w:r>
        <w:r w:rsidRPr="003C090A">
          <w:rPr>
            <w:rStyle w:val="Hyperlink"/>
            <w:noProof/>
          </w:rPr>
          <w:fldChar w:fldCharType="separate"/>
        </w:r>
        <w:r w:rsidRPr="003C090A">
          <w:rPr>
            <w:rStyle w:val="Hyperlink"/>
            <w:noProof/>
          </w:rPr>
          <w:t>6.4.</w:t>
        </w:r>
        <w:r>
          <w:rPr>
            <w:rFonts w:asciiTheme="minorHAnsi" w:eastAsiaTheme="minorEastAsia" w:hAnsiTheme="minorHAnsi" w:cstheme="minorBidi"/>
            <w:noProof/>
            <w:sz w:val="22"/>
          </w:rPr>
          <w:tab/>
        </w:r>
        <w:r w:rsidRPr="003C090A">
          <w:rPr>
            <w:rStyle w:val="Hyperlink"/>
            <w:noProof/>
          </w:rPr>
          <w:t>Đánh giá kết quả thực nghiệm</w:t>
        </w:r>
        <w:r>
          <w:rPr>
            <w:noProof/>
            <w:webHidden/>
          </w:rPr>
          <w:tab/>
        </w:r>
        <w:r>
          <w:rPr>
            <w:noProof/>
            <w:webHidden/>
          </w:rPr>
          <w:fldChar w:fldCharType="begin"/>
        </w:r>
        <w:r>
          <w:rPr>
            <w:noProof/>
            <w:webHidden/>
          </w:rPr>
          <w:instrText xml:space="preserve"> PAGEREF _Toc346401603 \h </w:instrText>
        </w:r>
      </w:ins>
      <w:r>
        <w:rPr>
          <w:noProof/>
          <w:webHidden/>
        </w:rPr>
      </w:r>
      <w:r>
        <w:rPr>
          <w:noProof/>
          <w:webHidden/>
        </w:rPr>
        <w:fldChar w:fldCharType="separate"/>
      </w:r>
      <w:ins w:id="206" w:author="superchickend" w:date="2013-01-19T23:30:00Z">
        <w:r>
          <w:rPr>
            <w:noProof/>
            <w:webHidden/>
          </w:rPr>
          <w:t>77</w:t>
        </w:r>
        <w:r>
          <w:rPr>
            <w:noProof/>
            <w:webHidden/>
          </w:rPr>
          <w:fldChar w:fldCharType="end"/>
        </w:r>
        <w:r w:rsidRPr="003C090A">
          <w:rPr>
            <w:rStyle w:val="Hyperlink"/>
            <w:noProof/>
          </w:rPr>
          <w:fldChar w:fldCharType="end"/>
        </w:r>
      </w:ins>
    </w:p>
    <w:p w14:paraId="26CC0D16" w14:textId="77777777" w:rsidR="00A53565" w:rsidRDefault="00A53565">
      <w:pPr>
        <w:pStyle w:val="TOC1"/>
        <w:tabs>
          <w:tab w:val="left" w:pos="1760"/>
        </w:tabs>
        <w:rPr>
          <w:ins w:id="207" w:author="superchickend" w:date="2013-01-19T23:30:00Z"/>
          <w:rFonts w:asciiTheme="minorHAnsi" w:eastAsiaTheme="minorEastAsia" w:hAnsiTheme="minorHAnsi" w:cstheme="minorBidi"/>
          <w:noProof/>
          <w:sz w:val="22"/>
        </w:rPr>
      </w:pPr>
      <w:ins w:id="20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"_Toc346401604"</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7</w:t>
        </w:r>
        <w:r>
          <w:rPr>
            <w:rFonts w:asciiTheme="minorHAnsi" w:eastAsiaTheme="minorEastAsia" w:hAnsiTheme="minorHAnsi" w:cstheme="minorBidi"/>
            <w:noProof/>
            <w:sz w:val="22"/>
          </w:rPr>
          <w:tab/>
        </w:r>
        <w:r w:rsidRPr="003C090A">
          <w:rPr>
            <w:rStyle w:val="Hyperlink"/>
            <w:noProof/>
          </w:rPr>
          <w:t>KẾT LUẬN</w:t>
        </w:r>
        <w:r>
          <w:rPr>
            <w:noProof/>
            <w:webHidden/>
          </w:rPr>
          <w:tab/>
        </w:r>
        <w:r>
          <w:rPr>
            <w:noProof/>
            <w:webHidden/>
          </w:rPr>
          <w:fldChar w:fldCharType="begin"/>
        </w:r>
        <w:r>
          <w:rPr>
            <w:noProof/>
            <w:webHidden/>
          </w:rPr>
          <w:instrText xml:space="preserve"> PAGEREF _Toc346401604 \h </w:instrText>
        </w:r>
      </w:ins>
      <w:r>
        <w:rPr>
          <w:noProof/>
          <w:webHidden/>
        </w:rPr>
      </w:r>
      <w:r>
        <w:rPr>
          <w:noProof/>
          <w:webHidden/>
        </w:rPr>
        <w:fldChar w:fldCharType="separate"/>
      </w:r>
      <w:ins w:id="209" w:author="superchickend" w:date="2013-01-19T23:30:00Z">
        <w:r>
          <w:rPr>
            <w:noProof/>
            <w:webHidden/>
          </w:rPr>
          <w:t>78</w:t>
        </w:r>
        <w:r>
          <w:rPr>
            <w:noProof/>
            <w:webHidden/>
          </w:rPr>
          <w:fldChar w:fldCharType="end"/>
        </w:r>
        <w:r w:rsidRPr="003C090A">
          <w:rPr>
            <w:rStyle w:val="Hyperlink"/>
            <w:noProof/>
          </w:rPr>
          <w:fldChar w:fldCharType="end"/>
        </w:r>
      </w:ins>
    </w:p>
    <w:p w14:paraId="7D1EBA7D" w14:textId="77777777" w:rsidR="00A53565" w:rsidRDefault="00A53565">
      <w:pPr>
        <w:pStyle w:val="TOC2"/>
        <w:tabs>
          <w:tab w:val="left" w:pos="1320"/>
          <w:tab w:val="right" w:leader="dot" w:pos="9064"/>
        </w:tabs>
        <w:rPr>
          <w:ins w:id="210" w:author="superchickend" w:date="2013-01-19T23:30:00Z"/>
          <w:rFonts w:asciiTheme="minorHAnsi" w:eastAsiaTheme="minorEastAsia" w:hAnsiTheme="minorHAnsi" w:cstheme="minorBidi"/>
          <w:noProof/>
          <w:sz w:val="22"/>
        </w:rPr>
      </w:pPr>
      <w:ins w:id="21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"_Toc346401605"</w:instrText>
        </w:r>
        <w:r w:rsidRPr="003C090A">
          <w:rPr>
            <w:rStyle w:val="Hyperlink"/>
            <w:noProof/>
          </w:rPr>
          <w:instrText xml:space="preserve"> </w:instrText>
        </w:r>
        <w:r w:rsidRPr="003C090A">
          <w:rPr>
            <w:rStyle w:val="Hyperlink"/>
            <w:noProof/>
          </w:rPr>
          <w:fldChar w:fldCharType="separate"/>
        </w:r>
        <w:r w:rsidRPr="003C090A">
          <w:rPr>
            <w:rStyle w:val="Hyperlink"/>
            <w:noProof/>
          </w:rPr>
          <w:t>7.1.</w:t>
        </w:r>
        <w:r>
          <w:rPr>
            <w:rFonts w:asciiTheme="minorHAnsi" w:eastAsiaTheme="minorEastAsia" w:hAnsiTheme="minorHAnsi" w:cstheme="minorBidi"/>
            <w:noProof/>
            <w:sz w:val="22"/>
          </w:rPr>
          <w:tab/>
        </w:r>
        <w:r w:rsidRPr="003C090A">
          <w:rPr>
            <w:rStyle w:val="Hyperlink"/>
            <w:noProof/>
          </w:rPr>
          <w:t>Đánh giá kết quả</w:t>
        </w:r>
        <w:r>
          <w:rPr>
            <w:noProof/>
            <w:webHidden/>
          </w:rPr>
          <w:tab/>
        </w:r>
        <w:r>
          <w:rPr>
            <w:noProof/>
            <w:webHidden/>
          </w:rPr>
          <w:fldChar w:fldCharType="begin"/>
        </w:r>
        <w:r>
          <w:rPr>
            <w:noProof/>
            <w:webHidden/>
          </w:rPr>
          <w:instrText xml:space="preserve"> PAGEREF _Toc346401605 \h </w:instrText>
        </w:r>
      </w:ins>
      <w:r>
        <w:rPr>
          <w:noProof/>
          <w:webHidden/>
        </w:rPr>
      </w:r>
      <w:r>
        <w:rPr>
          <w:noProof/>
          <w:webHidden/>
        </w:rPr>
        <w:fldChar w:fldCharType="separate"/>
      </w:r>
      <w:ins w:id="212" w:author="superchickend" w:date="2013-01-19T23:30:00Z">
        <w:r>
          <w:rPr>
            <w:noProof/>
            <w:webHidden/>
          </w:rPr>
          <w:t>78</w:t>
        </w:r>
        <w:r>
          <w:rPr>
            <w:noProof/>
            <w:webHidden/>
          </w:rPr>
          <w:fldChar w:fldCharType="end"/>
        </w:r>
        <w:r w:rsidRPr="003C090A">
          <w:rPr>
            <w:rStyle w:val="Hyperlink"/>
            <w:noProof/>
          </w:rPr>
          <w:fldChar w:fldCharType="end"/>
        </w:r>
      </w:ins>
    </w:p>
    <w:p w14:paraId="1EE541C7" w14:textId="77777777" w:rsidR="00A53565" w:rsidRDefault="00A53565">
      <w:pPr>
        <w:pStyle w:val="TOC3"/>
        <w:tabs>
          <w:tab w:val="left" w:pos="1760"/>
          <w:tab w:val="right" w:leader="dot" w:pos="9064"/>
        </w:tabs>
        <w:rPr>
          <w:ins w:id="213" w:author="superchickend" w:date="2013-01-19T23:30:00Z"/>
          <w:rFonts w:asciiTheme="minorHAnsi" w:eastAsiaTheme="minorEastAsia" w:hAnsiTheme="minorHAnsi" w:cstheme="minorBidi"/>
          <w:noProof/>
          <w:sz w:val="22"/>
        </w:rPr>
      </w:pPr>
      <w:ins w:id="21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"_Toc346401606"</w:instrText>
        </w:r>
        <w:r w:rsidRPr="003C090A">
          <w:rPr>
            <w:rStyle w:val="Hyperlink"/>
            <w:noProof/>
          </w:rPr>
          <w:instrText xml:space="preserve"> </w:instrText>
        </w:r>
        <w:r w:rsidRPr="003C090A">
          <w:rPr>
            <w:rStyle w:val="Hyperlink"/>
            <w:noProof/>
          </w:rPr>
          <w:fldChar w:fldCharType="separate"/>
        </w:r>
        <w:r w:rsidRPr="003C090A">
          <w:rPr>
            <w:rStyle w:val="Hyperlink"/>
            <w:noProof/>
          </w:rPr>
          <w:t>7.1.1.</w:t>
        </w:r>
        <w:r>
          <w:rPr>
            <w:rFonts w:asciiTheme="minorHAnsi" w:eastAsiaTheme="minorEastAsia" w:hAnsiTheme="minorHAnsi" w:cstheme="minorBidi"/>
            <w:noProof/>
            <w:sz w:val="22"/>
          </w:rPr>
          <w:tab/>
        </w:r>
        <w:r w:rsidRPr="003C090A">
          <w:rPr>
            <w:rStyle w:val="Hyperlink"/>
            <w:noProof/>
          </w:rPr>
          <w:t>Những công việc làm được</w:t>
        </w:r>
        <w:r>
          <w:rPr>
            <w:noProof/>
            <w:webHidden/>
          </w:rPr>
          <w:tab/>
        </w:r>
        <w:r>
          <w:rPr>
            <w:noProof/>
            <w:webHidden/>
          </w:rPr>
          <w:fldChar w:fldCharType="begin"/>
        </w:r>
        <w:r>
          <w:rPr>
            <w:noProof/>
            <w:webHidden/>
          </w:rPr>
          <w:instrText xml:space="preserve"> PAGEREF _Toc346401606 \h </w:instrText>
        </w:r>
      </w:ins>
      <w:r>
        <w:rPr>
          <w:noProof/>
          <w:webHidden/>
        </w:rPr>
      </w:r>
      <w:r>
        <w:rPr>
          <w:noProof/>
          <w:webHidden/>
        </w:rPr>
        <w:fldChar w:fldCharType="separate"/>
      </w:r>
      <w:ins w:id="215" w:author="superchickend" w:date="2013-01-19T23:30:00Z">
        <w:r>
          <w:rPr>
            <w:noProof/>
            <w:webHidden/>
          </w:rPr>
          <w:t>78</w:t>
        </w:r>
        <w:r>
          <w:rPr>
            <w:noProof/>
            <w:webHidden/>
          </w:rPr>
          <w:fldChar w:fldCharType="end"/>
        </w:r>
        <w:r w:rsidRPr="003C090A">
          <w:rPr>
            <w:rStyle w:val="Hyperlink"/>
            <w:noProof/>
          </w:rPr>
          <w:fldChar w:fldCharType="end"/>
        </w:r>
      </w:ins>
    </w:p>
    <w:p w14:paraId="5C192637" w14:textId="77777777" w:rsidR="00A53565" w:rsidRDefault="00A53565">
      <w:pPr>
        <w:pStyle w:val="TOC3"/>
        <w:tabs>
          <w:tab w:val="left" w:pos="1760"/>
          <w:tab w:val="right" w:leader="dot" w:pos="9064"/>
        </w:tabs>
        <w:rPr>
          <w:ins w:id="216" w:author="superchickend" w:date="2013-01-19T23:30:00Z"/>
          <w:rFonts w:asciiTheme="minorHAnsi" w:eastAsiaTheme="minorEastAsia" w:hAnsiTheme="minorHAnsi" w:cstheme="minorBidi"/>
          <w:noProof/>
          <w:sz w:val="22"/>
        </w:rPr>
      </w:pPr>
      <w:ins w:id="21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"_Toc346401607"</w:instrText>
        </w:r>
        <w:r w:rsidRPr="003C090A">
          <w:rPr>
            <w:rStyle w:val="Hyperlink"/>
            <w:noProof/>
          </w:rPr>
          <w:instrText xml:space="preserve"> </w:instrText>
        </w:r>
        <w:r w:rsidRPr="003C090A">
          <w:rPr>
            <w:rStyle w:val="Hyperlink"/>
            <w:noProof/>
          </w:rPr>
          <w:fldChar w:fldCharType="separate"/>
        </w:r>
        <w:r w:rsidRPr="003C090A">
          <w:rPr>
            <w:rStyle w:val="Hyperlink"/>
            <w:noProof/>
          </w:rPr>
          <w:t>7.1.2.</w:t>
        </w:r>
        <w:r>
          <w:rPr>
            <w:rFonts w:asciiTheme="minorHAnsi" w:eastAsiaTheme="minorEastAsia" w:hAnsiTheme="minorHAnsi" w:cstheme="minorBidi"/>
            <w:noProof/>
            <w:sz w:val="22"/>
          </w:rPr>
          <w:tab/>
        </w:r>
        <w:r w:rsidRPr="003C090A">
          <w:rPr>
            <w:rStyle w:val="Hyperlink"/>
            <w:noProof/>
          </w:rPr>
          <w:t>Những đúc kết về mặt lý luận</w:t>
        </w:r>
        <w:r>
          <w:rPr>
            <w:noProof/>
            <w:webHidden/>
          </w:rPr>
          <w:tab/>
        </w:r>
        <w:r>
          <w:rPr>
            <w:noProof/>
            <w:webHidden/>
          </w:rPr>
          <w:fldChar w:fldCharType="begin"/>
        </w:r>
        <w:r>
          <w:rPr>
            <w:noProof/>
            <w:webHidden/>
          </w:rPr>
          <w:instrText xml:space="preserve"> PAGEREF _Toc346401607 \h </w:instrText>
        </w:r>
      </w:ins>
      <w:r>
        <w:rPr>
          <w:noProof/>
          <w:webHidden/>
        </w:rPr>
      </w:r>
      <w:r>
        <w:rPr>
          <w:noProof/>
          <w:webHidden/>
        </w:rPr>
        <w:fldChar w:fldCharType="separate"/>
      </w:r>
      <w:ins w:id="218" w:author="superchickend" w:date="2013-01-19T23:30:00Z">
        <w:r>
          <w:rPr>
            <w:noProof/>
            <w:webHidden/>
          </w:rPr>
          <w:t>78</w:t>
        </w:r>
        <w:r>
          <w:rPr>
            <w:noProof/>
            <w:webHidden/>
          </w:rPr>
          <w:fldChar w:fldCharType="end"/>
        </w:r>
        <w:r w:rsidRPr="003C090A">
          <w:rPr>
            <w:rStyle w:val="Hyperlink"/>
            <w:noProof/>
          </w:rPr>
          <w:fldChar w:fldCharType="end"/>
        </w:r>
      </w:ins>
    </w:p>
    <w:p w14:paraId="4BDBEB4A" w14:textId="77777777" w:rsidR="00A53565" w:rsidRDefault="00A53565">
      <w:pPr>
        <w:pStyle w:val="TOC3"/>
        <w:tabs>
          <w:tab w:val="left" w:pos="1760"/>
          <w:tab w:val="right" w:leader="dot" w:pos="9064"/>
        </w:tabs>
        <w:rPr>
          <w:ins w:id="219" w:author="superchickend" w:date="2013-01-19T23:30:00Z"/>
          <w:rFonts w:asciiTheme="minorHAnsi" w:eastAsiaTheme="minorEastAsia" w:hAnsiTheme="minorHAnsi" w:cstheme="minorBidi"/>
          <w:noProof/>
          <w:sz w:val="22"/>
        </w:rPr>
      </w:pPr>
      <w:ins w:id="22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"_Toc346401608"</w:instrText>
        </w:r>
        <w:r w:rsidRPr="003C090A">
          <w:rPr>
            <w:rStyle w:val="Hyperlink"/>
            <w:noProof/>
          </w:rPr>
          <w:instrText xml:space="preserve"> </w:instrText>
        </w:r>
        <w:r w:rsidRPr="003C090A">
          <w:rPr>
            <w:rStyle w:val="Hyperlink"/>
            <w:noProof/>
          </w:rPr>
          <w:fldChar w:fldCharType="separate"/>
        </w:r>
        <w:r w:rsidRPr="003C090A">
          <w:rPr>
            <w:rStyle w:val="Hyperlink"/>
            <w:noProof/>
          </w:rPr>
          <w:t>7.1.3.</w:t>
        </w:r>
        <w:r>
          <w:rPr>
            <w:rFonts w:asciiTheme="minorHAnsi" w:eastAsiaTheme="minorEastAsia" w:hAnsiTheme="minorHAnsi" w:cstheme="minorBidi"/>
            <w:noProof/>
            <w:sz w:val="22"/>
          </w:rPr>
          <w:tab/>
        </w:r>
        <w:r w:rsidRPr="003C090A">
          <w:rPr>
            <w:rStyle w:val="Hyperlink"/>
            <w:noProof/>
          </w:rPr>
          <w:t>Mặt hạn chế</w:t>
        </w:r>
        <w:r>
          <w:rPr>
            <w:noProof/>
            <w:webHidden/>
          </w:rPr>
          <w:tab/>
        </w:r>
        <w:r>
          <w:rPr>
            <w:noProof/>
            <w:webHidden/>
          </w:rPr>
          <w:fldChar w:fldCharType="begin"/>
        </w:r>
        <w:r>
          <w:rPr>
            <w:noProof/>
            <w:webHidden/>
          </w:rPr>
          <w:instrText xml:space="preserve"> PAGEREF _Toc346401608 \h </w:instrText>
        </w:r>
      </w:ins>
      <w:r>
        <w:rPr>
          <w:noProof/>
          <w:webHidden/>
        </w:rPr>
      </w:r>
      <w:r>
        <w:rPr>
          <w:noProof/>
          <w:webHidden/>
        </w:rPr>
        <w:fldChar w:fldCharType="separate"/>
      </w:r>
      <w:ins w:id="221" w:author="superchickend" w:date="2013-01-19T23:30:00Z">
        <w:r>
          <w:rPr>
            <w:noProof/>
            <w:webHidden/>
          </w:rPr>
          <w:t>79</w:t>
        </w:r>
        <w:r>
          <w:rPr>
            <w:noProof/>
            <w:webHidden/>
          </w:rPr>
          <w:fldChar w:fldCharType="end"/>
        </w:r>
        <w:r w:rsidRPr="003C090A">
          <w:rPr>
            <w:rStyle w:val="Hyperlink"/>
            <w:noProof/>
          </w:rPr>
          <w:fldChar w:fldCharType="end"/>
        </w:r>
      </w:ins>
    </w:p>
    <w:p w14:paraId="4EDE5185" w14:textId="77777777" w:rsidR="00A53565" w:rsidRDefault="00A53565">
      <w:pPr>
        <w:pStyle w:val="TOC2"/>
        <w:tabs>
          <w:tab w:val="left" w:pos="1320"/>
          <w:tab w:val="right" w:leader="dot" w:pos="9064"/>
        </w:tabs>
        <w:rPr>
          <w:ins w:id="222" w:author="superchickend" w:date="2013-01-19T23:30:00Z"/>
          <w:rFonts w:asciiTheme="minorHAnsi" w:eastAsiaTheme="minorEastAsia" w:hAnsiTheme="minorHAnsi" w:cstheme="minorBidi"/>
          <w:noProof/>
          <w:sz w:val="22"/>
        </w:rPr>
      </w:pPr>
      <w:ins w:id="22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"_Toc346401609"</w:instrText>
        </w:r>
        <w:r w:rsidRPr="003C090A">
          <w:rPr>
            <w:rStyle w:val="Hyperlink"/>
            <w:noProof/>
          </w:rPr>
          <w:instrText xml:space="preserve"> </w:instrText>
        </w:r>
        <w:r w:rsidRPr="003C090A">
          <w:rPr>
            <w:rStyle w:val="Hyperlink"/>
            <w:noProof/>
          </w:rPr>
          <w:fldChar w:fldCharType="separate"/>
        </w:r>
        <w:r w:rsidRPr="003C090A">
          <w:rPr>
            <w:rStyle w:val="Hyperlink"/>
            <w:noProof/>
          </w:rPr>
          <w:t>7.2.</w:t>
        </w:r>
        <w:r>
          <w:rPr>
            <w:rFonts w:asciiTheme="minorHAnsi" w:eastAsiaTheme="minorEastAsia" w:hAnsiTheme="minorHAnsi" w:cstheme="minorBidi"/>
            <w:noProof/>
            <w:sz w:val="22"/>
          </w:rPr>
          <w:tab/>
        </w:r>
        <w:r w:rsidRPr="003C090A">
          <w:rPr>
            <w:rStyle w:val="Hyperlink"/>
            <w:noProof/>
          </w:rPr>
          <w:t>Hướng phát triển đề tài</w:t>
        </w:r>
        <w:r>
          <w:rPr>
            <w:noProof/>
            <w:webHidden/>
          </w:rPr>
          <w:tab/>
        </w:r>
        <w:r>
          <w:rPr>
            <w:noProof/>
            <w:webHidden/>
          </w:rPr>
          <w:fldChar w:fldCharType="begin"/>
        </w:r>
        <w:r>
          <w:rPr>
            <w:noProof/>
            <w:webHidden/>
          </w:rPr>
          <w:instrText xml:space="preserve"> PAGEREF _Toc346401609 \h </w:instrText>
        </w:r>
      </w:ins>
      <w:r>
        <w:rPr>
          <w:noProof/>
          <w:webHidden/>
        </w:rPr>
      </w:r>
      <w:r>
        <w:rPr>
          <w:noProof/>
          <w:webHidden/>
        </w:rPr>
        <w:fldChar w:fldCharType="separate"/>
      </w:r>
      <w:ins w:id="224" w:author="superchickend" w:date="2013-01-19T23:30:00Z">
        <w:r>
          <w:rPr>
            <w:noProof/>
            <w:webHidden/>
          </w:rPr>
          <w:t>79</w:t>
        </w:r>
        <w:r>
          <w:rPr>
            <w:noProof/>
            <w:webHidden/>
          </w:rPr>
          <w:fldChar w:fldCharType="end"/>
        </w:r>
        <w:r w:rsidRPr="003C090A">
          <w:rPr>
            <w:rStyle w:val="Hyperlink"/>
            <w:noProof/>
          </w:rPr>
          <w:fldChar w:fldCharType="end"/>
        </w:r>
      </w:ins>
    </w:p>
    <w:p w14:paraId="41EA3AC6" w14:textId="77777777" w:rsidR="00A53565" w:rsidRDefault="00A53565">
      <w:pPr>
        <w:pStyle w:val="TOC1"/>
        <w:rPr>
          <w:ins w:id="225" w:author="superchickend" w:date="2013-01-19T23:30:00Z"/>
          <w:rFonts w:asciiTheme="minorHAnsi" w:eastAsiaTheme="minorEastAsia" w:hAnsiTheme="minorHAnsi" w:cstheme="minorBidi"/>
          <w:noProof/>
          <w:sz w:val="22"/>
        </w:rPr>
      </w:pPr>
      <w:ins w:id="22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"_Toc346401610"</w:instrText>
        </w:r>
        <w:r w:rsidRPr="003C090A">
          <w:rPr>
            <w:rStyle w:val="Hyperlink"/>
            <w:noProof/>
          </w:rPr>
          <w:instrText xml:space="preserve"> </w:instrText>
        </w:r>
        <w:r w:rsidRPr="003C090A">
          <w:rPr>
            <w:rStyle w:val="Hyperlink"/>
            <w:noProof/>
          </w:rPr>
          <w:fldChar w:fldCharType="separate"/>
        </w:r>
        <w:r w:rsidRPr="003C090A">
          <w:rPr>
            <w:rStyle w:val="Hyperlink"/>
            <w:noProof/>
          </w:rPr>
          <w:t>TÀI LIỆU THAM KHẢO</w:t>
        </w:r>
        <w:r>
          <w:rPr>
            <w:noProof/>
            <w:webHidden/>
          </w:rPr>
          <w:tab/>
        </w:r>
        <w:r>
          <w:rPr>
            <w:noProof/>
            <w:webHidden/>
          </w:rPr>
          <w:fldChar w:fldCharType="begin"/>
        </w:r>
        <w:r>
          <w:rPr>
            <w:noProof/>
            <w:webHidden/>
          </w:rPr>
          <w:instrText xml:space="preserve"> PAGEREF _Toc346401610 \h </w:instrText>
        </w:r>
      </w:ins>
      <w:r>
        <w:rPr>
          <w:noProof/>
          <w:webHidden/>
        </w:rPr>
      </w:r>
      <w:r>
        <w:rPr>
          <w:noProof/>
          <w:webHidden/>
        </w:rPr>
        <w:fldChar w:fldCharType="separate"/>
      </w:r>
      <w:ins w:id="227" w:author="superchickend" w:date="2013-01-19T23:30:00Z">
        <w:r>
          <w:rPr>
            <w:noProof/>
            <w:webHidden/>
          </w:rPr>
          <w:t>80</w:t>
        </w:r>
        <w:r>
          <w:rPr>
            <w:noProof/>
            <w:webHidden/>
          </w:rPr>
          <w:fldChar w:fldCharType="end"/>
        </w:r>
        <w:r w:rsidRPr="003C090A">
          <w:rPr>
            <w:rStyle w:val="Hyperlink"/>
            <w:noProof/>
          </w:rPr>
          <w:fldChar w:fldCharType="end"/>
        </w:r>
      </w:ins>
    </w:p>
    <w:p w14:paraId="51DDA781" w14:textId="12218209" w:rsidR="00A53565" w:rsidRDefault="00A53565">
      <w:pPr>
        <w:pStyle w:val="TOC1"/>
        <w:rPr>
          <w:ins w:id="228" w:author="superchickend" w:date="2013-01-19T23:30:00Z"/>
          <w:rFonts w:asciiTheme="minorHAnsi" w:eastAsiaTheme="minorEastAsia" w:hAnsiTheme="minorHAnsi" w:cstheme="minorBidi"/>
          <w:noProof/>
          <w:sz w:val="22"/>
        </w:rPr>
      </w:pPr>
      <w:ins w:id="22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"_Toc346401611"</w:instrText>
        </w:r>
        <w:r w:rsidRPr="003C090A">
          <w:rPr>
            <w:rStyle w:val="Hyperlink"/>
            <w:noProof/>
          </w:rPr>
          <w:instrText xml:space="preserve"> </w:instrText>
        </w:r>
        <w:r w:rsidRPr="003C090A">
          <w:rPr>
            <w:rStyle w:val="Hyperlink"/>
            <w:noProof/>
          </w:rPr>
          <w:fldChar w:fldCharType="separate"/>
        </w:r>
        <w:r w:rsidRPr="003C090A">
          <w:rPr>
            <w:rStyle w:val="Hyperlink"/>
            <w:noProof/>
          </w:rPr>
          <w:t>PHỤ LỤC A    Bảng thuật ngữ Anh-Việt</w:t>
        </w:r>
        <w:r>
          <w:rPr>
            <w:noProof/>
            <w:webHidden/>
          </w:rPr>
          <w:tab/>
        </w:r>
      </w:ins>
      <w:r w:rsidR="006F3207">
        <w:rPr>
          <w:noProof/>
          <w:webHidden/>
        </w:rPr>
        <w:t>A</w:t>
      </w:r>
      <w:ins w:id="230" w:author="superchickend" w:date="2013-01-19T23:30:00Z">
        <w:r>
          <w:rPr>
            <w:noProof/>
            <w:webHidden/>
          </w:rPr>
          <w:fldChar w:fldCharType="begin"/>
        </w:r>
        <w:r>
          <w:rPr>
            <w:noProof/>
            <w:webHidden/>
          </w:rPr>
          <w:instrText xml:space="preserve"> PAGEREF _Toc346401611 \h </w:instrText>
        </w:r>
      </w:ins>
      <w:r>
        <w:rPr>
          <w:noProof/>
          <w:webHidden/>
        </w:rPr>
      </w:r>
      <w:r>
        <w:rPr>
          <w:noProof/>
          <w:webHidden/>
        </w:rPr>
        <w:fldChar w:fldCharType="separate"/>
      </w:r>
      <w:ins w:id="231" w:author="superchickend" w:date="2013-01-19T23:30:00Z">
        <w:r>
          <w:rPr>
            <w:noProof/>
            <w:webHidden/>
          </w:rPr>
          <w:t>1</w:t>
        </w:r>
        <w:r>
          <w:rPr>
            <w:noProof/>
            <w:webHidden/>
          </w:rPr>
          <w:fldChar w:fldCharType="end"/>
        </w:r>
        <w:r w:rsidRPr="003C090A">
          <w:rPr>
            <w:rStyle w:val="Hyperlink"/>
            <w:noProof/>
          </w:rPr>
          <w:fldChar w:fldCharType="end"/>
        </w:r>
      </w:ins>
    </w:p>
    <w:p w14:paraId="3F6FD715" w14:textId="2A864DA4" w:rsidR="00A53565" w:rsidRDefault="00A53565">
      <w:pPr>
        <w:pStyle w:val="TOC1"/>
        <w:rPr>
          <w:ins w:id="232" w:author="superchickend" w:date="2013-01-19T23:30:00Z"/>
          <w:rFonts w:asciiTheme="minorHAnsi" w:eastAsiaTheme="minorEastAsia" w:hAnsiTheme="minorHAnsi" w:cstheme="minorBidi"/>
          <w:noProof/>
          <w:sz w:val="22"/>
        </w:rPr>
      </w:pPr>
      <w:ins w:id="233"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"_Toc346401612"</w:instrText>
        </w:r>
        <w:r w:rsidRPr="003C090A">
          <w:rPr>
            <w:rStyle w:val="Hyperlink"/>
            <w:noProof/>
          </w:rPr>
          <w:instrText xml:space="preserve"> </w:instrText>
        </w:r>
        <w:r w:rsidRPr="003C090A">
          <w:rPr>
            <w:rStyle w:val="Hyperlink"/>
            <w:noProof/>
          </w:rPr>
          <w:fldChar w:fldCharType="separate"/>
        </w:r>
        <w:r w:rsidRPr="003C090A">
          <w:rPr>
            <w:rStyle w:val="Hyperlink"/>
            <w:noProof/>
          </w:rPr>
          <w:t>PHỤ LỤC B    Danh mục từ viết tắt</w:t>
        </w:r>
        <w:r>
          <w:rPr>
            <w:noProof/>
            <w:webHidden/>
          </w:rPr>
          <w:tab/>
        </w:r>
      </w:ins>
      <w:r w:rsidR="006F3207">
        <w:rPr>
          <w:noProof/>
          <w:webHidden/>
        </w:rPr>
        <w:t>B</w:t>
      </w:r>
      <w:ins w:id="234" w:author="superchickend" w:date="2013-01-19T23:30:00Z">
        <w:r>
          <w:rPr>
            <w:noProof/>
            <w:webHidden/>
          </w:rPr>
          <w:fldChar w:fldCharType="begin"/>
        </w:r>
        <w:r>
          <w:rPr>
            <w:noProof/>
            <w:webHidden/>
          </w:rPr>
          <w:instrText xml:space="preserve"> PAGEREF _Toc346401612 \h </w:instrText>
        </w:r>
      </w:ins>
      <w:r>
        <w:rPr>
          <w:noProof/>
          <w:webHidden/>
        </w:rPr>
      </w:r>
      <w:r>
        <w:rPr>
          <w:noProof/>
          <w:webHidden/>
        </w:rPr>
        <w:fldChar w:fldCharType="separate"/>
      </w:r>
      <w:ins w:id="235" w:author="superchickend" w:date="2013-01-19T23:30:00Z">
        <w:r>
          <w:rPr>
            <w:noProof/>
            <w:webHidden/>
          </w:rPr>
          <w:t>1</w:t>
        </w:r>
        <w:r>
          <w:rPr>
            <w:noProof/>
            <w:webHidden/>
          </w:rPr>
          <w:fldChar w:fldCharType="end"/>
        </w:r>
        <w:r w:rsidRPr="003C090A">
          <w:rPr>
            <w:rStyle w:val="Hyperlink"/>
            <w:noProof/>
          </w:rPr>
          <w:fldChar w:fldCharType="end"/>
        </w:r>
      </w:ins>
    </w:p>
    <w:p w14:paraId="409B0497" w14:textId="7D5D5328" w:rsidR="00A53565" w:rsidRDefault="00A53565">
      <w:pPr>
        <w:pStyle w:val="TOC1"/>
        <w:rPr>
          <w:ins w:id="236" w:author="superchickend" w:date="2013-01-19T23:30:00Z"/>
          <w:rFonts w:asciiTheme="minorHAnsi" w:eastAsiaTheme="minorEastAsia" w:hAnsiTheme="minorHAnsi" w:cstheme="minorBidi"/>
          <w:noProof/>
          <w:sz w:val="22"/>
        </w:rPr>
      </w:pPr>
      <w:ins w:id="23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"_Toc346401613"</w:instrText>
        </w:r>
        <w:r w:rsidRPr="003C090A">
          <w:rPr>
            <w:rStyle w:val="Hyperlink"/>
            <w:noProof/>
          </w:rPr>
          <w:instrText xml:space="preserve"> </w:instrText>
        </w:r>
        <w:r w:rsidRPr="003C090A">
          <w:rPr>
            <w:rStyle w:val="Hyperlink"/>
            <w:noProof/>
          </w:rPr>
          <w:fldChar w:fldCharType="separate"/>
        </w:r>
        <w:r w:rsidRPr="003C090A">
          <w:rPr>
            <w:rStyle w:val="Hyperlink"/>
            <w:noProof/>
          </w:rPr>
          <w:t>PHỤ LỤC C    Hướng dẫn sử dụng chương trình</w:t>
        </w:r>
        <w:r>
          <w:rPr>
            <w:noProof/>
            <w:webHidden/>
          </w:rPr>
          <w:tab/>
        </w:r>
      </w:ins>
      <w:r w:rsidR="006F3207">
        <w:rPr>
          <w:noProof/>
          <w:webHidden/>
        </w:rPr>
        <w:t>C</w:t>
      </w:r>
      <w:ins w:id="238" w:author="superchickend" w:date="2013-01-19T23:30:00Z">
        <w:r>
          <w:rPr>
            <w:noProof/>
            <w:webHidden/>
          </w:rPr>
          <w:fldChar w:fldCharType="begin"/>
        </w:r>
        <w:r>
          <w:rPr>
            <w:noProof/>
            <w:webHidden/>
          </w:rPr>
          <w:instrText xml:space="preserve"> PAGEREF _Toc346401613 \h </w:instrText>
        </w:r>
      </w:ins>
      <w:r>
        <w:rPr>
          <w:noProof/>
          <w:webHidden/>
        </w:rPr>
      </w:r>
      <w:r>
        <w:rPr>
          <w:noProof/>
          <w:webHidden/>
        </w:rPr>
        <w:fldChar w:fldCharType="separate"/>
      </w:r>
      <w:ins w:id="239" w:author="superchickend" w:date="2013-01-19T23:30:00Z">
        <w:r>
          <w:rPr>
            <w:noProof/>
            <w:webHidden/>
          </w:rPr>
          <w:t>1</w:t>
        </w:r>
        <w:r>
          <w:rPr>
            <w:noProof/>
            <w:webHidden/>
          </w:rPr>
          <w:fldChar w:fldCharType="end"/>
        </w:r>
        <w:r w:rsidRPr="003C090A">
          <w:rPr>
            <w:rStyle w:val="Hyperlink"/>
            <w:noProof/>
          </w:rPr>
          <w:fldChar w:fldCharType="end"/>
        </w:r>
      </w:ins>
    </w:p>
    <w:p w14:paraId="55EF4115" w14:textId="77777777" w:rsidR="00C44FE2" w:rsidDel="00A53565" w:rsidRDefault="00C44FE2">
      <w:pPr>
        <w:pStyle w:val="TOC1"/>
        <w:rPr>
          <w:del w:id="240" w:author="superchickend" w:date="2013-01-19T23:30:00Z"/>
          <w:rFonts w:asciiTheme="minorHAnsi" w:eastAsiaTheme="minorEastAsia" w:hAnsiTheme="minorHAnsi" w:cstheme="minorBidi"/>
          <w:noProof/>
          <w:sz w:val="22"/>
        </w:rPr>
      </w:pPr>
      <w:del w:id="241" w:author="superchickend" w:date="2013-01-19T23:30:00Z">
        <w:r w:rsidRPr="00A53565" w:rsidDel="00A53565">
          <w:rPr>
            <w:rPrChange w:id="242" w:author="superchickend" w:date="2013-01-19T23:30:00Z">
              <w:rPr>
                <w:rStyle w:val="Hyperlink"/>
                <w:noProof/>
              </w:rPr>
            </w:rPrChange>
          </w:rPr>
          <w:delText>LỜI CAM ĐOAN</w:delText>
        </w:r>
        <w:r w:rsidDel="00A53565">
          <w:rPr>
            <w:noProof/>
            <w:webHidden/>
          </w:rPr>
          <w:tab/>
          <w:delText>ii</w:delText>
        </w:r>
      </w:del>
    </w:p>
    <w:p w14:paraId="56A09CFE" w14:textId="77777777" w:rsidR="00C44FE2" w:rsidDel="00A53565" w:rsidRDefault="00C44FE2">
      <w:pPr>
        <w:pStyle w:val="TOC1"/>
        <w:rPr>
          <w:del w:id="243" w:author="superchickend" w:date="2013-01-19T23:30:00Z"/>
          <w:rFonts w:asciiTheme="minorHAnsi" w:eastAsiaTheme="minorEastAsia" w:hAnsiTheme="minorHAnsi" w:cstheme="minorBidi"/>
          <w:noProof/>
          <w:sz w:val="22"/>
        </w:rPr>
      </w:pPr>
      <w:del w:id="244" w:author="superchickend" w:date="2013-01-19T23:30:00Z">
        <w:r w:rsidRPr="00A53565" w:rsidDel="00A53565">
          <w:rPr>
            <w:rPrChange w:id="245" w:author="superchickend" w:date="2013-01-19T23:30:00Z">
              <w:rPr>
                <w:rStyle w:val="Hyperlink"/>
                <w:noProof/>
              </w:rPr>
            </w:rPrChange>
          </w:rPr>
          <w:delText>LỜI CẢM ƠN</w:delText>
        </w:r>
        <w:r w:rsidDel="00A53565">
          <w:rPr>
            <w:noProof/>
            <w:webHidden/>
          </w:rPr>
          <w:tab/>
          <w:delText>iii</w:delText>
        </w:r>
      </w:del>
    </w:p>
    <w:p w14:paraId="6AB3985C" w14:textId="77777777" w:rsidR="00C44FE2" w:rsidDel="00A53565" w:rsidRDefault="00C44FE2">
      <w:pPr>
        <w:pStyle w:val="TOC1"/>
        <w:rPr>
          <w:del w:id="246" w:author="superchickend" w:date="2013-01-19T23:30:00Z"/>
          <w:rFonts w:asciiTheme="minorHAnsi" w:eastAsiaTheme="minorEastAsia" w:hAnsiTheme="minorHAnsi" w:cstheme="minorBidi"/>
          <w:noProof/>
          <w:sz w:val="22"/>
        </w:rPr>
      </w:pPr>
      <w:del w:id="247" w:author="superchickend" w:date="2013-01-19T23:30:00Z">
        <w:r w:rsidRPr="00A53565" w:rsidDel="00A53565">
          <w:rPr>
            <w:rPrChange w:id="248" w:author="superchickend" w:date="2013-01-19T23:30:00Z">
              <w:rPr>
                <w:rStyle w:val="Hyperlink"/>
                <w:noProof/>
              </w:rPr>
            </w:rPrChange>
          </w:rPr>
          <w:delText>TÓM TẮT LUẬN VĂN</w:delText>
        </w:r>
        <w:r w:rsidDel="00A53565">
          <w:rPr>
            <w:noProof/>
            <w:webHidden/>
          </w:rPr>
          <w:tab/>
          <w:delText>iv</w:delText>
        </w:r>
      </w:del>
    </w:p>
    <w:p w14:paraId="06E8E455" w14:textId="77777777" w:rsidR="00C44FE2" w:rsidDel="00A53565" w:rsidRDefault="00C44FE2">
      <w:pPr>
        <w:pStyle w:val="TOC1"/>
        <w:rPr>
          <w:del w:id="249" w:author="superchickend" w:date="2013-01-19T23:30:00Z"/>
          <w:rFonts w:asciiTheme="minorHAnsi" w:eastAsiaTheme="minorEastAsia" w:hAnsiTheme="minorHAnsi" w:cstheme="minorBidi"/>
          <w:noProof/>
          <w:sz w:val="22"/>
        </w:rPr>
      </w:pPr>
      <w:del w:id="250" w:author="superchickend" w:date="2013-01-19T23:30:00Z">
        <w:r w:rsidRPr="00A53565" w:rsidDel="00A53565">
          <w:rPr>
            <w:rPrChange w:id="251" w:author="superchickend" w:date="2013-01-19T23:30:00Z">
              <w:rPr>
                <w:rStyle w:val="Hyperlink"/>
                <w:noProof/>
              </w:rPr>
            </w:rPrChange>
          </w:rPr>
          <w:delText>ABSTRACT</w:delText>
        </w:r>
        <w:r w:rsidDel="00A53565">
          <w:rPr>
            <w:noProof/>
            <w:webHidden/>
          </w:rPr>
          <w:tab/>
          <w:delText>v</w:delText>
        </w:r>
      </w:del>
    </w:p>
    <w:p w14:paraId="2F8C3B5D" w14:textId="77777777" w:rsidR="00C44FE2" w:rsidDel="00A53565" w:rsidRDefault="00C44FE2">
      <w:pPr>
        <w:pStyle w:val="TOC1"/>
        <w:rPr>
          <w:del w:id="252" w:author="superchickend" w:date="2013-01-19T23:30:00Z"/>
          <w:rFonts w:asciiTheme="minorHAnsi" w:eastAsiaTheme="minorEastAsia" w:hAnsiTheme="minorHAnsi" w:cstheme="minorBidi"/>
          <w:noProof/>
          <w:sz w:val="22"/>
        </w:rPr>
      </w:pPr>
      <w:del w:id="253" w:author="superchickend" w:date="2013-01-19T23:30:00Z">
        <w:r w:rsidRPr="00A53565" w:rsidDel="00A53565">
          <w:rPr>
            <w:rPrChange w:id="254" w:author="superchickend" w:date="2013-01-19T23:30:00Z">
              <w:rPr>
                <w:rStyle w:val="Hyperlink"/>
                <w:noProof/>
              </w:rPr>
            </w:rPrChange>
          </w:rPr>
          <w:delText>MỤC LỤC</w:delText>
        </w:r>
        <w:r w:rsidDel="00A53565">
          <w:rPr>
            <w:noProof/>
            <w:webHidden/>
          </w:rPr>
          <w:tab/>
          <w:delText>vi</w:delText>
        </w:r>
      </w:del>
    </w:p>
    <w:p w14:paraId="31CE3840" w14:textId="77777777" w:rsidR="00C44FE2" w:rsidDel="00A53565" w:rsidRDefault="00C44FE2">
      <w:pPr>
        <w:pStyle w:val="TOC1"/>
        <w:rPr>
          <w:del w:id="255" w:author="superchickend" w:date="2013-01-19T23:30:00Z"/>
          <w:rFonts w:asciiTheme="minorHAnsi" w:eastAsiaTheme="minorEastAsia" w:hAnsiTheme="minorHAnsi" w:cstheme="minorBidi"/>
          <w:noProof/>
          <w:sz w:val="22"/>
        </w:rPr>
      </w:pPr>
      <w:del w:id="256" w:author="superchickend" w:date="2013-01-19T23:30:00Z">
        <w:r w:rsidRPr="00A53565" w:rsidDel="00A53565">
          <w:rPr>
            <w:rPrChange w:id="257" w:author="superchickend" w:date="2013-01-19T23:30:00Z">
              <w:rPr>
                <w:rStyle w:val="Hyperlink"/>
                <w:noProof/>
              </w:rPr>
            </w:rPrChange>
          </w:rPr>
          <w:delText>DANH MỤC HÌNH</w:delText>
        </w:r>
        <w:r w:rsidDel="00A53565">
          <w:rPr>
            <w:noProof/>
            <w:webHidden/>
          </w:rPr>
          <w:tab/>
          <w:delText>x</w:delText>
        </w:r>
      </w:del>
    </w:p>
    <w:p w14:paraId="4F50C471" w14:textId="77777777" w:rsidR="00C44FE2" w:rsidDel="00A53565" w:rsidRDefault="00C44FE2">
      <w:pPr>
        <w:pStyle w:val="TOC1"/>
        <w:rPr>
          <w:del w:id="258" w:author="superchickend" w:date="2013-01-19T23:30:00Z"/>
          <w:rFonts w:asciiTheme="minorHAnsi" w:eastAsiaTheme="minorEastAsia" w:hAnsiTheme="minorHAnsi" w:cstheme="minorBidi"/>
          <w:noProof/>
          <w:sz w:val="22"/>
        </w:rPr>
      </w:pPr>
      <w:del w:id="259" w:author="superchickend" w:date="2013-01-19T23:30:00Z">
        <w:r w:rsidRPr="00A53565" w:rsidDel="00A53565">
          <w:rPr>
            <w:rPrChange w:id="260" w:author="superchickend" w:date="2013-01-19T23:30:00Z">
              <w:rPr>
                <w:rStyle w:val="Hyperlink"/>
                <w:noProof/>
              </w:rPr>
            </w:rPrChange>
          </w:rPr>
          <w:delText>DANH MỤC BẢNG</w:delText>
        </w:r>
        <w:r w:rsidDel="00A53565">
          <w:rPr>
            <w:noProof/>
            <w:webHidden/>
          </w:rPr>
          <w:tab/>
          <w:delText>xii</w:delText>
        </w:r>
      </w:del>
    </w:p>
    <w:p w14:paraId="688D110B" w14:textId="77777777" w:rsidR="00C44FE2" w:rsidDel="00A53565" w:rsidRDefault="00C44FE2">
      <w:pPr>
        <w:pStyle w:val="TOC1"/>
        <w:tabs>
          <w:tab w:val="left" w:pos="1760"/>
        </w:tabs>
        <w:rPr>
          <w:del w:id="261" w:author="superchickend" w:date="2013-01-19T23:30:00Z"/>
          <w:rFonts w:asciiTheme="minorHAnsi" w:eastAsiaTheme="minorEastAsia" w:hAnsiTheme="minorHAnsi" w:cstheme="minorBidi"/>
          <w:noProof/>
          <w:sz w:val="22"/>
        </w:rPr>
      </w:pPr>
      <w:del w:id="262" w:author="superchickend" w:date="2013-01-19T23:30:00Z">
        <w:r w:rsidRPr="00A53565" w:rsidDel="00A53565">
          <w:rPr>
            <w:rPrChange w:id="263" w:author="superchickend" w:date="2013-01-19T23:30:00Z">
              <w:rPr>
                <w:rStyle w:val="Hyperlink"/>
                <w:noProof/>
              </w:rPr>
            </w:rPrChange>
          </w:rPr>
          <w:delText>Chương 1</w:delText>
        </w:r>
        <w:r w:rsidDel="00A53565">
          <w:rPr>
            <w:rFonts w:asciiTheme="minorHAnsi" w:eastAsiaTheme="minorEastAsia" w:hAnsiTheme="minorHAnsi" w:cstheme="minorBidi"/>
            <w:noProof/>
            <w:sz w:val="22"/>
          </w:rPr>
          <w:tab/>
        </w:r>
        <w:r w:rsidRPr="00A53565" w:rsidDel="00A53565">
          <w:rPr>
            <w:rPrChange w:id="264" w:author="superchickend" w:date="2013-01-19T23:30:00Z">
              <w:rPr>
                <w:rStyle w:val="Hyperlink"/>
                <w:noProof/>
              </w:rPr>
            </w:rPrChange>
          </w:rPr>
          <w:delText>GIỚI THIỆU</w:delText>
        </w:r>
        <w:r w:rsidDel="00A53565">
          <w:rPr>
            <w:noProof/>
            <w:webHidden/>
          </w:rPr>
          <w:tab/>
          <w:delText>1</w:delText>
        </w:r>
      </w:del>
    </w:p>
    <w:p w14:paraId="06D3C5B7" w14:textId="77777777" w:rsidR="00C44FE2" w:rsidDel="00A53565" w:rsidRDefault="00C44FE2">
      <w:pPr>
        <w:pStyle w:val="TOC2"/>
        <w:tabs>
          <w:tab w:val="left" w:pos="1320"/>
          <w:tab w:val="right" w:leader="dot" w:pos="9064"/>
        </w:tabs>
        <w:rPr>
          <w:del w:id="265" w:author="superchickend" w:date="2013-01-19T23:30:00Z"/>
          <w:rFonts w:asciiTheme="minorHAnsi" w:eastAsiaTheme="minorEastAsia" w:hAnsiTheme="minorHAnsi" w:cstheme="minorBidi"/>
          <w:noProof/>
          <w:sz w:val="22"/>
        </w:rPr>
      </w:pPr>
      <w:del w:id="266" w:author="superchickend" w:date="2013-01-19T23:30:00Z">
        <w:r w:rsidRPr="00A53565" w:rsidDel="00A53565">
          <w:rPr>
            <w:rPrChange w:id="267" w:author="superchickend" w:date="2013-01-19T23:30:00Z">
              <w:rPr>
                <w:rStyle w:val="Hyperlink"/>
                <w:noProof/>
              </w:rPr>
            </w:rPrChange>
          </w:rPr>
          <w:delText>1.1.</w:delText>
        </w:r>
        <w:r w:rsidDel="00A53565">
          <w:rPr>
            <w:rFonts w:asciiTheme="minorHAnsi" w:eastAsiaTheme="minorEastAsia" w:hAnsiTheme="minorHAnsi" w:cstheme="minorBidi"/>
            <w:noProof/>
            <w:sz w:val="22"/>
          </w:rPr>
          <w:tab/>
        </w:r>
        <w:r w:rsidRPr="00A53565" w:rsidDel="00A53565">
          <w:rPr>
            <w:rPrChange w:id="268" w:author="superchickend" w:date="2013-01-19T23:30:00Z">
              <w:rPr>
                <w:rStyle w:val="Hyperlink"/>
                <w:noProof/>
              </w:rPr>
            </w:rPrChange>
          </w:rPr>
          <w:delText>Mục tiêu của đề tài</w:delText>
        </w:r>
        <w:r w:rsidDel="00A53565">
          <w:rPr>
            <w:noProof/>
            <w:webHidden/>
          </w:rPr>
          <w:tab/>
          <w:delText>1</w:delText>
        </w:r>
      </w:del>
    </w:p>
    <w:p w14:paraId="0554B47B" w14:textId="77777777" w:rsidR="00C44FE2" w:rsidDel="00A53565" w:rsidRDefault="00C44FE2">
      <w:pPr>
        <w:pStyle w:val="TOC2"/>
        <w:tabs>
          <w:tab w:val="left" w:pos="1320"/>
          <w:tab w:val="right" w:leader="dot" w:pos="9064"/>
        </w:tabs>
        <w:rPr>
          <w:del w:id="269" w:author="superchickend" w:date="2013-01-19T23:30:00Z"/>
          <w:rFonts w:asciiTheme="minorHAnsi" w:eastAsiaTheme="minorEastAsia" w:hAnsiTheme="minorHAnsi" w:cstheme="minorBidi"/>
          <w:noProof/>
          <w:sz w:val="22"/>
        </w:rPr>
      </w:pPr>
      <w:del w:id="270" w:author="superchickend" w:date="2013-01-19T23:30:00Z">
        <w:r w:rsidRPr="00A53565" w:rsidDel="00A53565">
          <w:rPr>
            <w:rPrChange w:id="271" w:author="superchickend" w:date="2013-01-19T23:30:00Z">
              <w:rPr>
                <w:rStyle w:val="Hyperlink"/>
                <w:noProof/>
              </w:rPr>
            </w:rPrChange>
          </w:rPr>
          <w:delText>1.2.</w:delText>
        </w:r>
        <w:r w:rsidDel="00A53565">
          <w:rPr>
            <w:rFonts w:asciiTheme="minorHAnsi" w:eastAsiaTheme="minorEastAsia" w:hAnsiTheme="minorHAnsi" w:cstheme="minorBidi"/>
            <w:noProof/>
            <w:sz w:val="22"/>
          </w:rPr>
          <w:tab/>
        </w:r>
        <w:r w:rsidRPr="00A53565" w:rsidDel="00A53565">
          <w:rPr>
            <w:rPrChange w:id="272" w:author="superchickend" w:date="2013-01-19T23:30:00Z">
              <w:rPr>
                <w:rStyle w:val="Hyperlink"/>
                <w:noProof/>
              </w:rPr>
            </w:rPrChange>
          </w:rPr>
          <w:delText>Cấu trúc báo cáo</w:delText>
        </w:r>
        <w:r w:rsidDel="00A53565">
          <w:rPr>
            <w:noProof/>
            <w:webHidden/>
          </w:rPr>
          <w:tab/>
          <w:delText>3</w:delText>
        </w:r>
      </w:del>
    </w:p>
    <w:p w14:paraId="1D9C929A" w14:textId="5AA65AF7" w:rsidR="00C44FE2" w:rsidDel="00A53565" w:rsidRDefault="00C44FE2">
      <w:pPr>
        <w:pStyle w:val="TOC1"/>
        <w:tabs>
          <w:tab w:val="left" w:pos="1760"/>
        </w:tabs>
        <w:rPr>
          <w:del w:id="273" w:author="superchickend" w:date="2013-01-19T23:30:00Z"/>
          <w:rFonts w:asciiTheme="minorHAnsi" w:eastAsiaTheme="minorEastAsia" w:hAnsiTheme="minorHAnsi" w:cstheme="minorBidi"/>
          <w:noProof/>
          <w:sz w:val="22"/>
        </w:rPr>
      </w:pPr>
      <w:del w:id="274" w:author="superchickend" w:date="2013-01-19T23:30:00Z">
        <w:r w:rsidRPr="00A53565" w:rsidDel="00A53565">
          <w:rPr>
            <w:rPrChange w:id="275" w:author="superchickend" w:date="2013-01-19T23:30:00Z">
              <w:rPr>
                <w:rStyle w:val="Hyperlink"/>
                <w:noProof/>
              </w:rPr>
            </w:rPrChange>
          </w:rPr>
          <w:delText>Chương 2</w:delText>
        </w:r>
        <w:r w:rsidDel="00A53565">
          <w:rPr>
            <w:rFonts w:asciiTheme="minorHAnsi" w:eastAsiaTheme="minorEastAsia" w:hAnsiTheme="minorHAnsi" w:cstheme="minorBidi"/>
            <w:noProof/>
            <w:sz w:val="22"/>
          </w:rPr>
          <w:tab/>
        </w:r>
        <w:r w:rsidRPr="00A53565" w:rsidDel="00A53565">
          <w:rPr>
            <w:rPrChange w:id="276" w:author="superchickend" w:date="2013-01-19T23:30:00Z">
              <w:rPr>
                <w:rStyle w:val="Hyperlink"/>
                <w:noProof/>
              </w:rPr>
            </w:rPrChange>
          </w:rPr>
          <w:delText>CHUỖI THỜI GIAN VÀ CÁC THÀNH PHẦN CỦA CHUỖI THỜI GIAN</w:delText>
        </w:r>
        <w:r w:rsidDel="00A53565">
          <w:rPr>
            <w:noProof/>
            <w:webHidden/>
          </w:rPr>
          <w:tab/>
        </w:r>
        <w:r w:rsidDel="00A53565">
          <w:rPr>
            <w:noProof/>
            <w:webHidden/>
          </w:rPr>
          <w:tab/>
          <w:delText>4</w:delText>
        </w:r>
      </w:del>
    </w:p>
    <w:p w14:paraId="1AB0CF1A" w14:textId="77777777" w:rsidR="00C44FE2" w:rsidDel="00A53565" w:rsidRDefault="00C44FE2">
      <w:pPr>
        <w:pStyle w:val="TOC2"/>
        <w:tabs>
          <w:tab w:val="left" w:pos="1320"/>
          <w:tab w:val="right" w:leader="dot" w:pos="9064"/>
        </w:tabs>
        <w:rPr>
          <w:del w:id="277" w:author="superchickend" w:date="2013-01-19T23:30:00Z"/>
          <w:rFonts w:asciiTheme="minorHAnsi" w:eastAsiaTheme="minorEastAsia" w:hAnsiTheme="minorHAnsi" w:cstheme="minorBidi"/>
          <w:noProof/>
          <w:sz w:val="22"/>
        </w:rPr>
      </w:pPr>
      <w:del w:id="278" w:author="superchickend" w:date="2013-01-19T23:30:00Z">
        <w:r w:rsidRPr="00A53565" w:rsidDel="00A53565">
          <w:rPr>
            <w:rPrChange w:id="279" w:author="superchickend" w:date="2013-01-19T23:30:00Z">
              <w:rPr>
                <w:rStyle w:val="Hyperlink"/>
                <w:noProof/>
              </w:rPr>
            </w:rPrChange>
          </w:rPr>
          <w:delText>2.1.</w:delText>
        </w:r>
        <w:r w:rsidDel="00A53565">
          <w:rPr>
            <w:rFonts w:asciiTheme="minorHAnsi" w:eastAsiaTheme="minorEastAsia" w:hAnsiTheme="minorHAnsi" w:cstheme="minorBidi"/>
            <w:noProof/>
            <w:sz w:val="22"/>
          </w:rPr>
          <w:tab/>
        </w:r>
        <w:r w:rsidRPr="00A53565" w:rsidDel="00A53565">
          <w:rPr>
            <w:rPrChange w:id="280" w:author="superchickend" w:date="2013-01-19T23:30:00Z">
              <w:rPr>
                <w:rStyle w:val="Hyperlink"/>
                <w:noProof/>
              </w:rPr>
            </w:rPrChange>
          </w:rPr>
          <w:delText>Chuỗi thời gian</w:delText>
        </w:r>
        <w:r w:rsidDel="00A53565">
          <w:rPr>
            <w:noProof/>
            <w:webHidden/>
          </w:rPr>
          <w:tab/>
          <w:delText>4</w:delText>
        </w:r>
      </w:del>
    </w:p>
    <w:p w14:paraId="0C05D1EB" w14:textId="77777777" w:rsidR="00C44FE2" w:rsidDel="00A53565" w:rsidRDefault="00C44FE2">
      <w:pPr>
        <w:pStyle w:val="TOC2"/>
        <w:tabs>
          <w:tab w:val="left" w:pos="1320"/>
          <w:tab w:val="right" w:leader="dot" w:pos="9064"/>
        </w:tabs>
        <w:rPr>
          <w:del w:id="281" w:author="superchickend" w:date="2013-01-19T23:30:00Z"/>
          <w:rFonts w:asciiTheme="minorHAnsi" w:eastAsiaTheme="minorEastAsia" w:hAnsiTheme="minorHAnsi" w:cstheme="minorBidi"/>
          <w:noProof/>
          <w:sz w:val="22"/>
        </w:rPr>
      </w:pPr>
      <w:del w:id="282" w:author="superchickend" w:date="2013-01-19T23:30:00Z">
        <w:r w:rsidRPr="00A53565" w:rsidDel="00A53565">
          <w:rPr>
            <w:rPrChange w:id="283" w:author="superchickend" w:date="2013-01-19T23:30:00Z">
              <w:rPr>
                <w:rStyle w:val="Hyperlink"/>
                <w:noProof/>
              </w:rPr>
            </w:rPrChange>
          </w:rPr>
          <w:delText>2.2.</w:delText>
        </w:r>
        <w:r w:rsidDel="00A53565">
          <w:rPr>
            <w:rFonts w:asciiTheme="minorHAnsi" w:eastAsiaTheme="minorEastAsia" w:hAnsiTheme="minorHAnsi" w:cstheme="minorBidi"/>
            <w:noProof/>
            <w:sz w:val="22"/>
          </w:rPr>
          <w:tab/>
        </w:r>
        <w:r w:rsidRPr="00A53565" w:rsidDel="00A53565">
          <w:rPr>
            <w:rPrChange w:id="284" w:author="superchickend" w:date="2013-01-19T23:30:00Z">
              <w:rPr>
                <w:rStyle w:val="Hyperlink"/>
                <w:noProof/>
              </w:rPr>
            </w:rPrChange>
          </w:rPr>
          <w:delText>Dự báo chuỗi thời gian</w:delText>
        </w:r>
        <w:r w:rsidDel="00A53565">
          <w:rPr>
            <w:noProof/>
            <w:webHidden/>
          </w:rPr>
          <w:tab/>
          <w:delText>5</w:delText>
        </w:r>
      </w:del>
    </w:p>
    <w:p w14:paraId="5652E40F" w14:textId="77777777" w:rsidR="00C44FE2" w:rsidDel="00A53565" w:rsidRDefault="00C44FE2">
      <w:pPr>
        <w:pStyle w:val="TOC2"/>
        <w:tabs>
          <w:tab w:val="left" w:pos="1320"/>
          <w:tab w:val="right" w:leader="dot" w:pos="9064"/>
        </w:tabs>
        <w:rPr>
          <w:del w:id="285" w:author="superchickend" w:date="2013-01-19T23:30:00Z"/>
          <w:rFonts w:asciiTheme="minorHAnsi" w:eastAsiaTheme="minorEastAsia" w:hAnsiTheme="minorHAnsi" w:cstheme="minorBidi"/>
          <w:noProof/>
          <w:sz w:val="22"/>
        </w:rPr>
      </w:pPr>
      <w:del w:id="286" w:author="superchickend" w:date="2013-01-19T23:30:00Z">
        <w:r w:rsidRPr="00A53565" w:rsidDel="00A53565">
          <w:rPr>
            <w:rPrChange w:id="287" w:author="superchickend" w:date="2013-01-19T23:30:00Z">
              <w:rPr>
                <w:rStyle w:val="Hyperlink"/>
                <w:noProof/>
              </w:rPr>
            </w:rPrChange>
          </w:rPr>
          <w:delText>2.3.</w:delText>
        </w:r>
        <w:r w:rsidDel="00A53565">
          <w:rPr>
            <w:rFonts w:asciiTheme="minorHAnsi" w:eastAsiaTheme="minorEastAsia" w:hAnsiTheme="minorHAnsi" w:cstheme="minorBidi"/>
            <w:noProof/>
            <w:sz w:val="22"/>
          </w:rPr>
          <w:tab/>
        </w:r>
        <w:r w:rsidRPr="00A53565" w:rsidDel="00A53565">
          <w:rPr>
            <w:rPrChange w:id="288" w:author="superchickend" w:date="2013-01-19T23:30:00Z">
              <w:rPr>
                <w:rStyle w:val="Hyperlink"/>
                <w:noProof/>
              </w:rPr>
            </w:rPrChange>
          </w:rPr>
          <w:delText>Khái niệm thống kê liên quan</w:delText>
        </w:r>
        <w:r w:rsidDel="00A53565">
          <w:rPr>
            <w:noProof/>
            <w:webHidden/>
          </w:rPr>
          <w:tab/>
          <w:delText>6</w:delText>
        </w:r>
      </w:del>
    </w:p>
    <w:p w14:paraId="4503FC6C" w14:textId="77777777" w:rsidR="00C44FE2" w:rsidDel="00A53565" w:rsidRDefault="00C44FE2">
      <w:pPr>
        <w:pStyle w:val="TOC3"/>
        <w:tabs>
          <w:tab w:val="left" w:pos="1760"/>
          <w:tab w:val="right" w:leader="dot" w:pos="9064"/>
        </w:tabs>
        <w:rPr>
          <w:del w:id="289" w:author="superchickend" w:date="2013-01-19T23:30:00Z"/>
          <w:rFonts w:asciiTheme="minorHAnsi" w:eastAsiaTheme="minorEastAsia" w:hAnsiTheme="minorHAnsi" w:cstheme="minorBidi"/>
          <w:noProof/>
          <w:sz w:val="22"/>
        </w:rPr>
      </w:pPr>
      <w:del w:id="290" w:author="superchickend" w:date="2013-01-19T23:30:00Z">
        <w:r w:rsidRPr="00A53565" w:rsidDel="00A53565">
          <w:rPr>
            <w:rPrChange w:id="291" w:author="superchickend" w:date="2013-01-19T23:30:00Z">
              <w:rPr>
                <w:rStyle w:val="Hyperlink"/>
                <w:noProof/>
              </w:rPr>
            </w:rPrChange>
          </w:rPr>
          <w:delText>2.3.1.</w:delText>
        </w:r>
        <w:r w:rsidDel="00A53565">
          <w:rPr>
            <w:rFonts w:asciiTheme="minorHAnsi" w:eastAsiaTheme="minorEastAsia" w:hAnsiTheme="minorHAnsi" w:cstheme="minorBidi"/>
            <w:noProof/>
            <w:sz w:val="22"/>
          </w:rPr>
          <w:tab/>
        </w:r>
        <w:r w:rsidRPr="00A53565" w:rsidDel="00A53565">
          <w:rPr>
            <w:rPrChange w:id="292" w:author="superchickend" w:date="2013-01-19T23:30:00Z">
              <w:rPr>
                <w:rStyle w:val="Hyperlink"/>
                <w:noProof/>
              </w:rPr>
            </w:rPrChange>
          </w:rPr>
          <w:delText>Hệ số tự tương quan</w:delText>
        </w:r>
        <w:r w:rsidDel="00A53565">
          <w:rPr>
            <w:noProof/>
            <w:webHidden/>
          </w:rPr>
          <w:tab/>
          <w:delText>6</w:delText>
        </w:r>
      </w:del>
    </w:p>
    <w:p w14:paraId="44F7A76E" w14:textId="77777777" w:rsidR="00C44FE2" w:rsidDel="00A53565" w:rsidRDefault="00C44FE2">
      <w:pPr>
        <w:pStyle w:val="TOC3"/>
        <w:tabs>
          <w:tab w:val="left" w:pos="1760"/>
          <w:tab w:val="right" w:leader="dot" w:pos="9064"/>
        </w:tabs>
        <w:rPr>
          <w:del w:id="293" w:author="superchickend" w:date="2013-01-19T23:30:00Z"/>
          <w:rFonts w:asciiTheme="minorHAnsi" w:eastAsiaTheme="minorEastAsia" w:hAnsiTheme="minorHAnsi" w:cstheme="minorBidi"/>
          <w:noProof/>
          <w:sz w:val="22"/>
        </w:rPr>
      </w:pPr>
      <w:del w:id="294" w:author="superchickend" w:date="2013-01-19T23:30:00Z">
        <w:r w:rsidRPr="00A53565" w:rsidDel="00A53565">
          <w:rPr>
            <w:rPrChange w:id="295" w:author="superchickend" w:date="2013-01-19T23:30:00Z">
              <w:rPr>
                <w:rStyle w:val="Hyperlink"/>
                <w:noProof/>
              </w:rPr>
            </w:rPrChange>
          </w:rPr>
          <w:delText>2.3.2.</w:delText>
        </w:r>
        <w:r w:rsidDel="00A53565">
          <w:rPr>
            <w:rFonts w:asciiTheme="minorHAnsi" w:eastAsiaTheme="minorEastAsia" w:hAnsiTheme="minorHAnsi" w:cstheme="minorBidi"/>
            <w:noProof/>
            <w:sz w:val="22"/>
          </w:rPr>
          <w:tab/>
        </w:r>
        <w:r w:rsidRPr="00A53565" w:rsidDel="00A53565">
          <w:rPr>
            <w:rPrChange w:id="296" w:author="superchickend" w:date="2013-01-19T23:30:00Z">
              <w:rPr>
                <w:rStyle w:val="Hyperlink"/>
                <w:noProof/>
              </w:rPr>
            </w:rPrChange>
          </w:rPr>
          <w:delText>Hệ số tự tương quan riêng phần</w:delText>
        </w:r>
        <w:r w:rsidDel="00A53565">
          <w:rPr>
            <w:noProof/>
            <w:webHidden/>
          </w:rPr>
          <w:tab/>
          <w:delText>8</w:delText>
        </w:r>
      </w:del>
    </w:p>
    <w:p w14:paraId="6BDF0BE3" w14:textId="77777777" w:rsidR="00C44FE2" w:rsidDel="00A53565" w:rsidRDefault="00C44FE2">
      <w:pPr>
        <w:pStyle w:val="TOC2"/>
        <w:tabs>
          <w:tab w:val="left" w:pos="1320"/>
          <w:tab w:val="right" w:leader="dot" w:pos="9064"/>
        </w:tabs>
        <w:rPr>
          <w:del w:id="297" w:author="superchickend" w:date="2013-01-19T23:30:00Z"/>
          <w:rFonts w:asciiTheme="minorHAnsi" w:eastAsiaTheme="minorEastAsia" w:hAnsiTheme="minorHAnsi" w:cstheme="minorBidi"/>
          <w:noProof/>
          <w:sz w:val="22"/>
        </w:rPr>
      </w:pPr>
      <w:del w:id="298" w:author="superchickend" w:date="2013-01-19T23:30:00Z">
        <w:r w:rsidRPr="00A53565" w:rsidDel="00A53565">
          <w:rPr>
            <w:rPrChange w:id="299" w:author="superchickend" w:date="2013-01-19T23:30:00Z">
              <w:rPr>
                <w:rStyle w:val="Hyperlink"/>
                <w:noProof/>
              </w:rPr>
            </w:rPrChange>
          </w:rPr>
          <w:delText>2.4.</w:delText>
        </w:r>
        <w:r w:rsidDel="00A53565">
          <w:rPr>
            <w:rFonts w:asciiTheme="minorHAnsi" w:eastAsiaTheme="minorEastAsia" w:hAnsiTheme="minorHAnsi" w:cstheme="minorBidi"/>
            <w:noProof/>
            <w:sz w:val="22"/>
          </w:rPr>
          <w:tab/>
        </w:r>
        <w:r w:rsidRPr="00A53565" w:rsidDel="00A53565">
          <w:rPr>
            <w:rPrChange w:id="300" w:author="superchickend" w:date="2013-01-19T23:30:00Z">
              <w:rPr>
                <w:rStyle w:val="Hyperlink"/>
                <w:noProof/>
              </w:rPr>
            </w:rPrChange>
          </w:rPr>
          <w:delText>Nhận biết các thành phần của chuỗi thời gian bằng phương pháp phân tích hệ số tự tương quan:</w:delText>
        </w:r>
        <w:r w:rsidDel="00A53565">
          <w:rPr>
            <w:noProof/>
            <w:webHidden/>
          </w:rPr>
          <w:tab/>
          <w:delText>9</w:delText>
        </w:r>
      </w:del>
    </w:p>
    <w:p w14:paraId="66D7F701" w14:textId="77777777" w:rsidR="00C44FE2" w:rsidDel="00A53565" w:rsidRDefault="00C44FE2">
      <w:pPr>
        <w:pStyle w:val="TOC1"/>
        <w:tabs>
          <w:tab w:val="left" w:pos="1760"/>
        </w:tabs>
        <w:rPr>
          <w:del w:id="301" w:author="superchickend" w:date="2013-01-19T23:30:00Z"/>
          <w:rFonts w:asciiTheme="minorHAnsi" w:eastAsiaTheme="minorEastAsia" w:hAnsiTheme="minorHAnsi" w:cstheme="minorBidi"/>
          <w:noProof/>
          <w:sz w:val="22"/>
        </w:rPr>
      </w:pPr>
      <w:del w:id="302" w:author="superchickend" w:date="2013-01-19T23:30:00Z">
        <w:r w:rsidRPr="00A53565" w:rsidDel="00A53565">
          <w:rPr>
            <w:rPrChange w:id="303" w:author="superchickend" w:date="2013-01-19T23:30:00Z">
              <w:rPr>
                <w:rStyle w:val="Hyperlink"/>
                <w:noProof/>
              </w:rPr>
            </w:rPrChange>
          </w:rPr>
          <w:delText>Chương 3</w:delText>
        </w:r>
        <w:r w:rsidDel="00A53565">
          <w:rPr>
            <w:rFonts w:asciiTheme="minorHAnsi" w:eastAsiaTheme="minorEastAsia" w:hAnsiTheme="minorHAnsi" w:cstheme="minorBidi"/>
            <w:noProof/>
            <w:sz w:val="22"/>
          </w:rPr>
          <w:tab/>
        </w:r>
        <w:r w:rsidRPr="00A53565" w:rsidDel="00A53565">
          <w:rPr>
            <w:rPrChange w:id="304" w:author="superchickend" w:date="2013-01-19T23:30:00Z">
              <w:rPr>
                <w:rStyle w:val="Hyperlink"/>
                <w:noProof/>
              </w:rPr>
            </w:rPrChange>
          </w:rPr>
          <w:delText>MÔ HÌNH ARIMA</w:delText>
        </w:r>
        <w:r w:rsidDel="00A53565">
          <w:rPr>
            <w:noProof/>
            <w:webHidden/>
          </w:rPr>
          <w:tab/>
          <w:delText>15</w:delText>
        </w:r>
      </w:del>
    </w:p>
    <w:p w14:paraId="062BBECD" w14:textId="77777777" w:rsidR="00C44FE2" w:rsidDel="00A53565" w:rsidRDefault="00C44FE2">
      <w:pPr>
        <w:pStyle w:val="TOC2"/>
        <w:tabs>
          <w:tab w:val="left" w:pos="1320"/>
          <w:tab w:val="right" w:leader="dot" w:pos="9064"/>
        </w:tabs>
        <w:rPr>
          <w:del w:id="305" w:author="superchickend" w:date="2013-01-19T23:30:00Z"/>
          <w:rFonts w:asciiTheme="minorHAnsi" w:eastAsiaTheme="minorEastAsia" w:hAnsiTheme="minorHAnsi" w:cstheme="minorBidi"/>
          <w:noProof/>
          <w:sz w:val="22"/>
        </w:rPr>
      </w:pPr>
      <w:del w:id="306" w:author="superchickend" w:date="2013-01-19T23:30:00Z">
        <w:r w:rsidRPr="00A53565" w:rsidDel="00A53565">
          <w:rPr>
            <w:rPrChange w:id="307" w:author="superchickend" w:date="2013-01-19T23:30:00Z">
              <w:rPr>
                <w:rStyle w:val="Hyperlink"/>
                <w:noProof/>
                <w:lang w:val="fr-FR"/>
              </w:rPr>
            </w:rPrChange>
          </w:rPr>
          <w:delText>3.1.</w:delText>
        </w:r>
        <w:r w:rsidDel="00A53565">
          <w:rPr>
            <w:rFonts w:asciiTheme="minorHAnsi" w:eastAsiaTheme="minorEastAsia" w:hAnsiTheme="minorHAnsi" w:cstheme="minorBidi"/>
            <w:noProof/>
            <w:sz w:val="22"/>
          </w:rPr>
          <w:tab/>
        </w:r>
        <w:r w:rsidRPr="00A53565" w:rsidDel="00A53565">
          <w:rPr>
            <w:rPrChange w:id="308" w:author="superchickend" w:date="2013-01-19T23:30:00Z">
              <w:rPr>
                <w:rStyle w:val="Hyperlink"/>
                <w:noProof/>
                <w:lang w:val="fr-FR"/>
              </w:rPr>
            </w:rPrChange>
          </w:rPr>
          <w:delText>Lớp mô hình ARIMA</w:delText>
        </w:r>
        <w:r w:rsidDel="00A53565">
          <w:rPr>
            <w:noProof/>
            <w:webHidden/>
          </w:rPr>
          <w:tab/>
          <w:delText>15</w:delText>
        </w:r>
      </w:del>
    </w:p>
    <w:p w14:paraId="5743855B" w14:textId="77777777" w:rsidR="00C44FE2" w:rsidDel="00A53565" w:rsidRDefault="00C44FE2">
      <w:pPr>
        <w:pStyle w:val="TOC3"/>
        <w:tabs>
          <w:tab w:val="left" w:pos="1760"/>
          <w:tab w:val="right" w:leader="dot" w:pos="9064"/>
        </w:tabs>
        <w:rPr>
          <w:del w:id="309" w:author="superchickend" w:date="2013-01-19T23:30:00Z"/>
          <w:rFonts w:asciiTheme="minorHAnsi" w:eastAsiaTheme="minorEastAsia" w:hAnsiTheme="minorHAnsi" w:cstheme="minorBidi"/>
          <w:noProof/>
          <w:sz w:val="22"/>
        </w:rPr>
      </w:pPr>
      <w:del w:id="310" w:author="superchickend" w:date="2013-01-19T23:30:00Z">
        <w:r w:rsidRPr="00A53565" w:rsidDel="00A53565">
          <w:rPr>
            <w:rPrChange w:id="311" w:author="superchickend" w:date="2013-01-19T23:30:00Z">
              <w:rPr>
                <w:rStyle w:val="Hyperlink"/>
                <w:noProof/>
                <w:lang w:val="fr-FR"/>
              </w:rPr>
            </w:rPrChange>
          </w:rPr>
          <w:delText>3.1.1.</w:delText>
        </w:r>
        <w:r w:rsidDel="00A53565">
          <w:rPr>
            <w:rFonts w:asciiTheme="minorHAnsi" w:eastAsiaTheme="minorEastAsia" w:hAnsiTheme="minorHAnsi" w:cstheme="minorBidi"/>
            <w:noProof/>
            <w:sz w:val="22"/>
          </w:rPr>
          <w:tab/>
        </w:r>
        <w:r w:rsidRPr="00A53565" w:rsidDel="00A53565">
          <w:rPr>
            <w:rPrChange w:id="312" w:author="superchickend" w:date="2013-01-19T23:30:00Z">
              <w:rPr>
                <w:rStyle w:val="Hyperlink"/>
                <w:noProof/>
                <w:lang w:val="fr-FR"/>
              </w:rPr>
            </w:rPrChange>
          </w:rPr>
          <w:delText>Mô hình trung bình di động bậc q, MA(q)</w:delText>
        </w:r>
        <w:r w:rsidDel="00A53565">
          <w:rPr>
            <w:noProof/>
            <w:webHidden/>
          </w:rPr>
          <w:tab/>
          <w:delText>15</w:delText>
        </w:r>
      </w:del>
    </w:p>
    <w:p w14:paraId="545FC774" w14:textId="77777777" w:rsidR="00C44FE2" w:rsidDel="00A53565" w:rsidRDefault="00C44FE2">
      <w:pPr>
        <w:pStyle w:val="TOC3"/>
        <w:tabs>
          <w:tab w:val="left" w:pos="1760"/>
          <w:tab w:val="right" w:leader="dot" w:pos="9064"/>
        </w:tabs>
        <w:rPr>
          <w:del w:id="313" w:author="superchickend" w:date="2013-01-19T23:30:00Z"/>
          <w:rFonts w:asciiTheme="minorHAnsi" w:eastAsiaTheme="minorEastAsia" w:hAnsiTheme="minorHAnsi" w:cstheme="minorBidi"/>
          <w:noProof/>
          <w:sz w:val="22"/>
        </w:rPr>
      </w:pPr>
      <w:del w:id="314" w:author="superchickend" w:date="2013-01-19T23:30:00Z">
        <w:r w:rsidRPr="00A53565" w:rsidDel="00A53565">
          <w:rPr>
            <w:rPrChange w:id="315" w:author="superchickend" w:date="2013-01-19T23:30:00Z">
              <w:rPr>
                <w:rStyle w:val="Hyperlink"/>
                <w:noProof/>
                <w:lang w:val="pt-BR"/>
              </w:rPr>
            </w:rPrChange>
          </w:rPr>
          <w:delText>3.1.2.</w:delText>
        </w:r>
        <w:r w:rsidDel="00A53565">
          <w:rPr>
            <w:rFonts w:asciiTheme="minorHAnsi" w:eastAsiaTheme="minorEastAsia" w:hAnsiTheme="minorHAnsi" w:cstheme="minorBidi"/>
            <w:noProof/>
            <w:sz w:val="22"/>
          </w:rPr>
          <w:tab/>
        </w:r>
        <w:r w:rsidRPr="00A53565" w:rsidDel="00A53565">
          <w:rPr>
            <w:rPrChange w:id="316" w:author="superchickend" w:date="2013-01-19T23:30:00Z">
              <w:rPr>
                <w:rStyle w:val="Hyperlink"/>
                <w:noProof/>
                <w:lang w:val="pt-BR"/>
              </w:rPr>
            </w:rPrChange>
          </w:rPr>
          <w:delText>Mô hình tự hồi quy bậc p, AR(p)</w:delText>
        </w:r>
        <w:r w:rsidDel="00A53565">
          <w:rPr>
            <w:noProof/>
            <w:webHidden/>
          </w:rPr>
          <w:tab/>
          <w:delText>17</w:delText>
        </w:r>
      </w:del>
    </w:p>
    <w:p w14:paraId="79738D58" w14:textId="77777777" w:rsidR="00C44FE2" w:rsidDel="00A53565" w:rsidRDefault="00C44FE2">
      <w:pPr>
        <w:pStyle w:val="TOC3"/>
        <w:tabs>
          <w:tab w:val="left" w:pos="1760"/>
          <w:tab w:val="right" w:leader="dot" w:pos="9064"/>
        </w:tabs>
        <w:rPr>
          <w:del w:id="317" w:author="superchickend" w:date="2013-01-19T23:30:00Z"/>
          <w:rFonts w:asciiTheme="minorHAnsi" w:eastAsiaTheme="minorEastAsia" w:hAnsiTheme="minorHAnsi" w:cstheme="minorBidi"/>
          <w:noProof/>
          <w:sz w:val="22"/>
        </w:rPr>
      </w:pPr>
      <w:del w:id="318" w:author="superchickend" w:date="2013-01-19T23:30:00Z">
        <w:r w:rsidRPr="00A53565" w:rsidDel="00A53565">
          <w:rPr>
            <w:rPrChange w:id="319" w:author="superchickend" w:date="2013-01-19T23:30:00Z">
              <w:rPr>
                <w:rStyle w:val="Hyperlink"/>
                <w:noProof/>
                <w:lang w:val="pt-BR"/>
              </w:rPr>
            </w:rPrChange>
          </w:rPr>
          <w:delText>3.1.3.</w:delText>
        </w:r>
        <w:r w:rsidDel="00A53565">
          <w:rPr>
            <w:rFonts w:asciiTheme="minorHAnsi" w:eastAsiaTheme="minorEastAsia" w:hAnsiTheme="minorHAnsi" w:cstheme="minorBidi"/>
            <w:noProof/>
            <w:sz w:val="22"/>
          </w:rPr>
          <w:tab/>
        </w:r>
        <w:r w:rsidRPr="00A53565" w:rsidDel="00A53565">
          <w:rPr>
            <w:rPrChange w:id="320" w:author="superchickend" w:date="2013-01-19T23:30:00Z">
              <w:rPr>
                <w:rStyle w:val="Hyperlink"/>
                <w:noProof/>
                <w:lang w:val="pt-BR"/>
              </w:rPr>
            </w:rPrChange>
          </w:rPr>
          <w:delText>Mô hình kết hợp tự hồi quy và trung bình di động, ARMA(p,q)</w:delText>
        </w:r>
        <w:r w:rsidDel="00A53565">
          <w:rPr>
            <w:noProof/>
            <w:webHidden/>
          </w:rPr>
          <w:tab/>
          <w:delText>19</w:delText>
        </w:r>
      </w:del>
    </w:p>
    <w:p w14:paraId="610271DC" w14:textId="77777777" w:rsidR="00C44FE2" w:rsidDel="00A53565" w:rsidRDefault="00C44FE2">
      <w:pPr>
        <w:pStyle w:val="TOC3"/>
        <w:tabs>
          <w:tab w:val="left" w:pos="1760"/>
          <w:tab w:val="right" w:leader="dot" w:pos="9064"/>
        </w:tabs>
        <w:rPr>
          <w:del w:id="321" w:author="superchickend" w:date="2013-01-19T23:30:00Z"/>
          <w:rFonts w:asciiTheme="minorHAnsi" w:eastAsiaTheme="minorEastAsia" w:hAnsiTheme="minorHAnsi" w:cstheme="minorBidi"/>
          <w:noProof/>
          <w:sz w:val="22"/>
        </w:rPr>
      </w:pPr>
      <w:del w:id="322" w:author="superchickend" w:date="2013-01-19T23:30:00Z">
        <w:r w:rsidRPr="00A53565" w:rsidDel="00A53565">
          <w:rPr>
            <w:rPrChange w:id="323" w:author="superchickend" w:date="2013-01-19T23:30:00Z">
              <w:rPr>
                <w:rStyle w:val="Hyperlink"/>
                <w:noProof/>
                <w:lang w:val="pt-BR"/>
              </w:rPr>
            </w:rPrChange>
          </w:rPr>
          <w:delText>3.1.4.</w:delText>
        </w:r>
        <w:r w:rsidDel="00A53565">
          <w:rPr>
            <w:rFonts w:asciiTheme="minorHAnsi" w:eastAsiaTheme="minorEastAsia" w:hAnsiTheme="minorHAnsi" w:cstheme="minorBidi"/>
            <w:noProof/>
            <w:sz w:val="22"/>
          </w:rPr>
          <w:tab/>
        </w:r>
        <w:r w:rsidRPr="00A53565" w:rsidDel="00A53565">
          <w:rPr>
            <w:rPrChange w:id="324" w:author="superchickend" w:date="2013-01-19T23:30:00Z">
              <w:rPr>
                <w:rStyle w:val="Hyperlink"/>
                <w:noProof/>
                <w:lang w:val="pt-BR"/>
              </w:rPr>
            </w:rPrChange>
          </w:rPr>
          <w:delText>Mô hình tự hồi quy tích hợp với mô hình trung bình di động, ARIMA(p,d,q)</w:delText>
        </w:r>
        <w:r w:rsidDel="00A53565">
          <w:rPr>
            <w:noProof/>
            <w:webHidden/>
          </w:rPr>
          <w:tab/>
          <w:delText>20</w:delText>
        </w:r>
      </w:del>
    </w:p>
    <w:p w14:paraId="35D6FFBB" w14:textId="77777777" w:rsidR="00C44FE2" w:rsidDel="00A53565" w:rsidRDefault="00C44FE2">
      <w:pPr>
        <w:pStyle w:val="TOC3"/>
        <w:tabs>
          <w:tab w:val="left" w:pos="1760"/>
          <w:tab w:val="right" w:leader="dot" w:pos="9064"/>
        </w:tabs>
        <w:rPr>
          <w:del w:id="325" w:author="superchickend" w:date="2013-01-19T23:30:00Z"/>
          <w:rFonts w:asciiTheme="minorHAnsi" w:eastAsiaTheme="minorEastAsia" w:hAnsiTheme="minorHAnsi" w:cstheme="minorBidi"/>
          <w:noProof/>
          <w:sz w:val="22"/>
        </w:rPr>
      </w:pPr>
      <w:del w:id="326" w:author="superchickend" w:date="2013-01-19T23:30:00Z">
        <w:r w:rsidRPr="00A53565" w:rsidDel="00A53565">
          <w:rPr>
            <w:rPrChange w:id="327" w:author="superchickend" w:date="2013-01-19T23:30:00Z">
              <w:rPr>
                <w:rStyle w:val="Hyperlink"/>
                <w:noProof/>
                <w:lang w:val="pt-BR"/>
              </w:rPr>
            </w:rPrChange>
          </w:rPr>
          <w:delText>3.1.5.</w:delText>
        </w:r>
        <w:r w:rsidDel="00A53565">
          <w:rPr>
            <w:rFonts w:asciiTheme="minorHAnsi" w:eastAsiaTheme="minorEastAsia" w:hAnsiTheme="minorHAnsi" w:cstheme="minorBidi"/>
            <w:noProof/>
            <w:sz w:val="22"/>
          </w:rPr>
          <w:tab/>
        </w:r>
        <w:r w:rsidRPr="00A53565" w:rsidDel="00A53565">
          <w:rPr>
            <w:rPrChange w:id="328" w:author="superchickend" w:date="2013-01-19T23:30:00Z">
              <w:rPr>
                <w:rStyle w:val="Hyperlink"/>
                <w:noProof/>
                <w:lang w:val="pt-BR"/>
              </w:rPr>
            </w:rPrChange>
          </w:rPr>
          <w:delText>Mô hình ARIMA có tính mùa (SARIMA)</w:delText>
        </w:r>
        <w:r w:rsidDel="00A53565">
          <w:rPr>
            <w:noProof/>
            <w:webHidden/>
          </w:rPr>
          <w:tab/>
          <w:delText>21</w:delText>
        </w:r>
      </w:del>
    </w:p>
    <w:p w14:paraId="141D779C" w14:textId="77777777" w:rsidR="00C44FE2" w:rsidDel="00A53565" w:rsidRDefault="00C44FE2">
      <w:pPr>
        <w:pStyle w:val="TOC2"/>
        <w:tabs>
          <w:tab w:val="left" w:pos="1320"/>
          <w:tab w:val="right" w:leader="dot" w:pos="9064"/>
        </w:tabs>
        <w:rPr>
          <w:del w:id="329" w:author="superchickend" w:date="2013-01-19T23:30:00Z"/>
          <w:rFonts w:asciiTheme="minorHAnsi" w:eastAsiaTheme="minorEastAsia" w:hAnsiTheme="minorHAnsi" w:cstheme="minorBidi"/>
          <w:noProof/>
          <w:sz w:val="22"/>
        </w:rPr>
      </w:pPr>
      <w:del w:id="330" w:author="superchickend" w:date="2013-01-19T23:30:00Z">
        <w:r w:rsidRPr="00A53565" w:rsidDel="00A53565">
          <w:rPr>
            <w:rPrChange w:id="331" w:author="superchickend" w:date="2013-01-19T23:30:00Z">
              <w:rPr>
                <w:rStyle w:val="Hyperlink"/>
                <w:noProof/>
              </w:rPr>
            </w:rPrChange>
          </w:rPr>
          <w:delText>3.2.</w:delText>
        </w:r>
        <w:r w:rsidDel="00A53565">
          <w:rPr>
            <w:rFonts w:asciiTheme="minorHAnsi" w:eastAsiaTheme="minorEastAsia" w:hAnsiTheme="minorHAnsi" w:cstheme="minorBidi"/>
            <w:noProof/>
            <w:sz w:val="22"/>
          </w:rPr>
          <w:tab/>
        </w:r>
        <w:r w:rsidRPr="00A53565" w:rsidDel="00A53565">
          <w:rPr>
            <w:rPrChange w:id="332" w:author="superchickend" w:date="2013-01-19T23:30:00Z">
              <w:rPr>
                <w:rStyle w:val="Hyperlink"/>
                <w:noProof/>
              </w:rPr>
            </w:rPrChange>
          </w:rPr>
          <w:delText>Xây dựng mô hình SARIMA</w:delText>
        </w:r>
        <w:r w:rsidDel="00A53565">
          <w:rPr>
            <w:noProof/>
            <w:webHidden/>
          </w:rPr>
          <w:tab/>
          <w:delText>21</w:delText>
        </w:r>
      </w:del>
    </w:p>
    <w:p w14:paraId="49826ADF" w14:textId="77777777" w:rsidR="00C44FE2" w:rsidDel="00A53565" w:rsidRDefault="00C44FE2">
      <w:pPr>
        <w:pStyle w:val="TOC3"/>
        <w:tabs>
          <w:tab w:val="left" w:pos="1760"/>
          <w:tab w:val="right" w:leader="dot" w:pos="9064"/>
        </w:tabs>
        <w:rPr>
          <w:del w:id="333" w:author="superchickend" w:date="2013-01-19T23:30:00Z"/>
          <w:rFonts w:asciiTheme="minorHAnsi" w:eastAsiaTheme="minorEastAsia" w:hAnsiTheme="minorHAnsi" w:cstheme="minorBidi"/>
          <w:noProof/>
          <w:sz w:val="22"/>
        </w:rPr>
      </w:pPr>
      <w:del w:id="334" w:author="superchickend" w:date="2013-01-19T23:30:00Z">
        <w:r w:rsidRPr="00A53565" w:rsidDel="00A53565">
          <w:rPr>
            <w:rPrChange w:id="335" w:author="superchickend" w:date="2013-01-19T23:30:00Z">
              <w:rPr>
                <w:rStyle w:val="Hyperlink"/>
                <w:noProof/>
              </w:rPr>
            </w:rPrChange>
          </w:rPr>
          <w:delText>3.2.1.</w:delText>
        </w:r>
        <w:r w:rsidDel="00A53565">
          <w:rPr>
            <w:rFonts w:asciiTheme="minorHAnsi" w:eastAsiaTheme="minorEastAsia" w:hAnsiTheme="minorHAnsi" w:cstheme="minorBidi"/>
            <w:noProof/>
            <w:sz w:val="22"/>
          </w:rPr>
          <w:tab/>
        </w:r>
        <w:r w:rsidRPr="00A53565" w:rsidDel="00A53565">
          <w:rPr>
            <w:rPrChange w:id="336" w:author="superchickend" w:date="2013-01-19T23:30:00Z">
              <w:rPr>
                <w:rStyle w:val="Hyperlink"/>
                <w:noProof/>
              </w:rPr>
            </w:rPrChange>
          </w:rPr>
          <w:delText>Thành phần nhận dạng mô hình</w:delText>
        </w:r>
        <w:r w:rsidDel="00A53565">
          <w:rPr>
            <w:noProof/>
            <w:webHidden/>
          </w:rPr>
          <w:tab/>
          <w:delText>22</w:delText>
        </w:r>
      </w:del>
    </w:p>
    <w:p w14:paraId="2B4AC6A1" w14:textId="77777777" w:rsidR="00C44FE2" w:rsidDel="00A53565" w:rsidRDefault="00C44FE2">
      <w:pPr>
        <w:pStyle w:val="TOC3"/>
        <w:tabs>
          <w:tab w:val="left" w:pos="1760"/>
          <w:tab w:val="right" w:leader="dot" w:pos="9064"/>
        </w:tabs>
        <w:rPr>
          <w:del w:id="337" w:author="superchickend" w:date="2013-01-19T23:30:00Z"/>
          <w:rFonts w:asciiTheme="minorHAnsi" w:eastAsiaTheme="minorEastAsia" w:hAnsiTheme="minorHAnsi" w:cstheme="minorBidi"/>
          <w:noProof/>
          <w:sz w:val="22"/>
        </w:rPr>
      </w:pPr>
      <w:del w:id="338" w:author="superchickend" w:date="2013-01-19T23:30:00Z">
        <w:r w:rsidRPr="00A53565" w:rsidDel="00A53565">
          <w:rPr>
            <w:rPrChange w:id="339" w:author="superchickend" w:date="2013-01-19T23:30:00Z">
              <w:rPr>
                <w:rStyle w:val="Hyperlink"/>
                <w:noProof/>
              </w:rPr>
            </w:rPrChange>
          </w:rPr>
          <w:delText>3.2.2.</w:delText>
        </w:r>
        <w:r w:rsidDel="00A53565">
          <w:rPr>
            <w:rFonts w:asciiTheme="minorHAnsi" w:eastAsiaTheme="minorEastAsia" w:hAnsiTheme="minorHAnsi" w:cstheme="minorBidi"/>
            <w:noProof/>
            <w:sz w:val="22"/>
          </w:rPr>
          <w:tab/>
        </w:r>
        <w:r w:rsidRPr="00A53565" w:rsidDel="00A53565">
          <w:rPr>
            <w:rPrChange w:id="340" w:author="superchickend" w:date="2013-01-19T23:30:00Z">
              <w:rPr>
                <w:rStyle w:val="Hyperlink"/>
                <w:rFonts w:eastAsia="Calibri"/>
                <w:noProof/>
              </w:rPr>
            </w:rPrChange>
          </w:rPr>
          <w:delText>Thành phần khử mùa và xu hướng</w:delText>
        </w:r>
        <w:r w:rsidDel="00A53565">
          <w:rPr>
            <w:noProof/>
            <w:webHidden/>
          </w:rPr>
          <w:tab/>
          <w:delText>26</w:delText>
        </w:r>
      </w:del>
    </w:p>
    <w:p w14:paraId="6EB2CB41" w14:textId="77777777" w:rsidR="00C44FE2" w:rsidDel="00A53565" w:rsidRDefault="00C44FE2">
      <w:pPr>
        <w:pStyle w:val="TOC3"/>
        <w:tabs>
          <w:tab w:val="left" w:pos="1760"/>
          <w:tab w:val="right" w:leader="dot" w:pos="9064"/>
        </w:tabs>
        <w:rPr>
          <w:del w:id="341" w:author="superchickend" w:date="2013-01-19T23:30:00Z"/>
          <w:rFonts w:asciiTheme="minorHAnsi" w:eastAsiaTheme="minorEastAsia" w:hAnsiTheme="minorHAnsi" w:cstheme="minorBidi"/>
          <w:noProof/>
          <w:sz w:val="22"/>
        </w:rPr>
      </w:pPr>
      <w:del w:id="342" w:author="superchickend" w:date="2013-01-19T23:30:00Z">
        <w:r w:rsidRPr="00A53565" w:rsidDel="00A53565">
          <w:rPr>
            <w:rPrChange w:id="343" w:author="superchickend" w:date="2013-01-19T23:30:00Z">
              <w:rPr>
                <w:rStyle w:val="Hyperlink"/>
                <w:noProof/>
              </w:rPr>
            </w:rPrChange>
          </w:rPr>
          <w:delText>3.2.3.</w:delText>
        </w:r>
        <w:r w:rsidDel="00A53565">
          <w:rPr>
            <w:rFonts w:asciiTheme="minorHAnsi" w:eastAsiaTheme="minorEastAsia" w:hAnsiTheme="minorHAnsi" w:cstheme="minorBidi"/>
            <w:noProof/>
            <w:sz w:val="22"/>
          </w:rPr>
          <w:tab/>
        </w:r>
        <w:r w:rsidRPr="00A53565" w:rsidDel="00A53565">
          <w:rPr>
            <w:rPrChange w:id="344" w:author="superchickend" w:date="2013-01-19T23:30:00Z">
              <w:rPr>
                <w:rStyle w:val="Hyperlink"/>
                <w:noProof/>
              </w:rPr>
            </w:rPrChange>
          </w:rPr>
          <w:delText>Thành phần ước lượng tham số</w:delText>
        </w:r>
        <w:r w:rsidDel="00A53565">
          <w:rPr>
            <w:noProof/>
            <w:webHidden/>
          </w:rPr>
          <w:tab/>
          <w:delText>26</w:delText>
        </w:r>
      </w:del>
    </w:p>
    <w:p w14:paraId="5C2C625D" w14:textId="77777777" w:rsidR="00C44FE2" w:rsidDel="00A53565" w:rsidRDefault="00C44FE2">
      <w:pPr>
        <w:pStyle w:val="TOC3"/>
        <w:tabs>
          <w:tab w:val="left" w:pos="1760"/>
          <w:tab w:val="right" w:leader="dot" w:pos="9064"/>
        </w:tabs>
        <w:rPr>
          <w:del w:id="345" w:author="superchickend" w:date="2013-01-19T23:30:00Z"/>
          <w:rFonts w:asciiTheme="minorHAnsi" w:eastAsiaTheme="minorEastAsia" w:hAnsiTheme="minorHAnsi" w:cstheme="minorBidi"/>
          <w:noProof/>
          <w:sz w:val="22"/>
        </w:rPr>
      </w:pPr>
      <w:del w:id="346" w:author="superchickend" w:date="2013-01-19T23:30:00Z">
        <w:r w:rsidRPr="00A53565" w:rsidDel="00A53565">
          <w:rPr>
            <w:rPrChange w:id="347" w:author="superchickend" w:date="2013-01-19T23:30:00Z">
              <w:rPr>
                <w:rStyle w:val="Hyperlink"/>
                <w:noProof/>
              </w:rPr>
            </w:rPrChange>
          </w:rPr>
          <w:delText>3.2.4.</w:delText>
        </w:r>
        <w:r w:rsidDel="00A53565">
          <w:rPr>
            <w:rFonts w:asciiTheme="minorHAnsi" w:eastAsiaTheme="minorEastAsia" w:hAnsiTheme="minorHAnsi" w:cstheme="minorBidi"/>
            <w:noProof/>
            <w:sz w:val="22"/>
          </w:rPr>
          <w:tab/>
        </w:r>
        <w:r w:rsidRPr="00A53565" w:rsidDel="00A53565">
          <w:rPr>
            <w:rPrChange w:id="348" w:author="superchickend" w:date="2013-01-19T23:30:00Z">
              <w:rPr>
                <w:rStyle w:val="Hyperlink"/>
                <w:noProof/>
              </w:rPr>
            </w:rPrChange>
          </w:rPr>
          <w:delText>Thành phần dự báo</w:delText>
        </w:r>
        <w:r w:rsidDel="00A53565">
          <w:rPr>
            <w:noProof/>
            <w:webHidden/>
          </w:rPr>
          <w:tab/>
          <w:delText>28</w:delText>
        </w:r>
      </w:del>
    </w:p>
    <w:p w14:paraId="2DC67D67" w14:textId="77777777" w:rsidR="00C44FE2" w:rsidDel="00A53565" w:rsidRDefault="00C44FE2">
      <w:pPr>
        <w:pStyle w:val="TOC2"/>
        <w:tabs>
          <w:tab w:val="left" w:pos="1320"/>
          <w:tab w:val="right" w:leader="dot" w:pos="9064"/>
        </w:tabs>
        <w:rPr>
          <w:del w:id="349" w:author="superchickend" w:date="2013-01-19T23:30:00Z"/>
          <w:rFonts w:asciiTheme="minorHAnsi" w:eastAsiaTheme="minorEastAsia" w:hAnsiTheme="minorHAnsi" w:cstheme="minorBidi"/>
          <w:noProof/>
          <w:sz w:val="22"/>
        </w:rPr>
      </w:pPr>
      <w:del w:id="350" w:author="superchickend" w:date="2013-01-19T23:30:00Z">
        <w:r w:rsidRPr="00A53565" w:rsidDel="00A53565">
          <w:rPr>
            <w:rPrChange w:id="351" w:author="superchickend" w:date="2013-01-19T23:30:00Z">
              <w:rPr>
                <w:rStyle w:val="Hyperlink"/>
                <w:noProof/>
              </w:rPr>
            </w:rPrChange>
          </w:rPr>
          <w:delText>3.3.</w:delText>
        </w:r>
        <w:r w:rsidDel="00A53565">
          <w:rPr>
            <w:rFonts w:asciiTheme="minorHAnsi" w:eastAsiaTheme="minorEastAsia" w:hAnsiTheme="minorHAnsi" w:cstheme="minorBidi"/>
            <w:noProof/>
            <w:sz w:val="22"/>
          </w:rPr>
          <w:tab/>
        </w:r>
        <w:r w:rsidRPr="00A53565" w:rsidDel="00A53565">
          <w:rPr>
            <w:rPrChange w:id="352" w:author="superchickend" w:date="2013-01-19T23:30:00Z">
              <w:rPr>
                <w:rStyle w:val="Hyperlink"/>
                <w:noProof/>
              </w:rPr>
            </w:rPrChange>
          </w:rPr>
          <w:delText>Kết luận về mô hình ARIMA</w:delText>
        </w:r>
        <w:r w:rsidDel="00A53565">
          <w:rPr>
            <w:noProof/>
            <w:webHidden/>
          </w:rPr>
          <w:tab/>
          <w:delText>29</w:delText>
        </w:r>
      </w:del>
    </w:p>
    <w:p w14:paraId="32C5964F" w14:textId="77777777" w:rsidR="00C44FE2" w:rsidDel="00A53565" w:rsidRDefault="00C44FE2">
      <w:pPr>
        <w:pStyle w:val="TOC1"/>
        <w:tabs>
          <w:tab w:val="left" w:pos="1760"/>
        </w:tabs>
        <w:rPr>
          <w:del w:id="353" w:author="superchickend" w:date="2013-01-19T23:30:00Z"/>
          <w:rFonts w:asciiTheme="minorHAnsi" w:eastAsiaTheme="minorEastAsia" w:hAnsiTheme="minorHAnsi" w:cstheme="minorBidi"/>
          <w:noProof/>
          <w:sz w:val="22"/>
        </w:rPr>
      </w:pPr>
      <w:del w:id="354" w:author="superchickend" w:date="2013-01-19T23:30:00Z">
        <w:r w:rsidRPr="00A53565" w:rsidDel="00A53565">
          <w:rPr>
            <w:rPrChange w:id="355" w:author="superchickend" w:date="2013-01-19T23:30:00Z">
              <w:rPr>
                <w:rStyle w:val="Hyperlink"/>
                <w:noProof/>
              </w:rPr>
            </w:rPrChange>
          </w:rPr>
          <w:delText>Chương 4</w:delText>
        </w:r>
        <w:r w:rsidDel="00A53565">
          <w:rPr>
            <w:rFonts w:asciiTheme="minorHAnsi" w:eastAsiaTheme="minorEastAsia" w:hAnsiTheme="minorHAnsi" w:cstheme="minorBidi"/>
            <w:noProof/>
            <w:sz w:val="22"/>
          </w:rPr>
          <w:tab/>
        </w:r>
        <w:r w:rsidRPr="00A53565" w:rsidDel="00A53565">
          <w:rPr>
            <w:rPrChange w:id="356" w:author="superchickend" w:date="2013-01-19T23:30:00Z">
              <w:rPr>
                <w:rStyle w:val="Hyperlink"/>
                <w:noProof/>
              </w:rPr>
            </w:rPrChange>
          </w:rPr>
          <w:delText>MÔ HÌNH ANN</w:delText>
        </w:r>
        <w:r w:rsidDel="00A53565">
          <w:rPr>
            <w:noProof/>
            <w:webHidden/>
          </w:rPr>
          <w:tab/>
          <w:delText>30</w:delText>
        </w:r>
      </w:del>
    </w:p>
    <w:p w14:paraId="61242FE3" w14:textId="77777777" w:rsidR="00C44FE2" w:rsidDel="00A53565" w:rsidRDefault="00C44FE2">
      <w:pPr>
        <w:pStyle w:val="TOC2"/>
        <w:tabs>
          <w:tab w:val="left" w:pos="1320"/>
          <w:tab w:val="right" w:leader="dot" w:pos="9064"/>
        </w:tabs>
        <w:rPr>
          <w:del w:id="357" w:author="superchickend" w:date="2013-01-19T23:30:00Z"/>
          <w:rFonts w:asciiTheme="minorHAnsi" w:eastAsiaTheme="minorEastAsia" w:hAnsiTheme="minorHAnsi" w:cstheme="minorBidi"/>
          <w:noProof/>
          <w:sz w:val="22"/>
        </w:rPr>
      </w:pPr>
      <w:del w:id="358" w:author="superchickend" w:date="2013-01-19T23:30:00Z">
        <w:r w:rsidRPr="00A53565" w:rsidDel="00A53565">
          <w:rPr>
            <w:rPrChange w:id="359" w:author="superchickend" w:date="2013-01-19T23:30:00Z">
              <w:rPr>
                <w:rStyle w:val="Hyperlink"/>
                <w:noProof/>
              </w:rPr>
            </w:rPrChange>
          </w:rPr>
          <w:delText>4.1.</w:delText>
        </w:r>
        <w:r w:rsidDel="00A53565">
          <w:rPr>
            <w:rFonts w:asciiTheme="minorHAnsi" w:eastAsiaTheme="minorEastAsia" w:hAnsiTheme="minorHAnsi" w:cstheme="minorBidi"/>
            <w:noProof/>
            <w:sz w:val="22"/>
          </w:rPr>
          <w:tab/>
        </w:r>
        <w:r w:rsidRPr="00A53565" w:rsidDel="00A53565">
          <w:rPr>
            <w:rPrChange w:id="360" w:author="superchickend" w:date="2013-01-19T23:30:00Z">
              <w:rPr>
                <w:rStyle w:val="Hyperlink"/>
                <w:noProof/>
              </w:rPr>
            </w:rPrChange>
          </w:rPr>
          <w:delText>Sơ lược về mạng nơron nhân tạo</w:delText>
        </w:r>
        <w:r w:rsidDel="00A53565">
          <w:rPr>
            <w:noProof/>
            <w:webHidden/>
          </w:rPr>
          <w:tab/>
          <w:delText>30</w:delText>
        </w:r>
      </w:del>
    </w:p>
    <w:p w14:paraId="444DF37A" w14:textId="77777777" w:rsidR="00C44FE2" w:rsidDel="00A53565" w:rsidRDefault="00C44FE2">
      <w:pPr>
        <w:pStyle w:val="TOC2"/>
        <w:tabs>
          <w:tab w:val="left" w:pos="1320"/>
          <w:tab w:val="right" w:leader="dot" w:pos="9064"/>
        </w:tabs>
        <w:rPr>
          <w:del w:id="361" w:author="superchickend" w:date="2013-01-19T23:30:00Z"/>
          <w:rFonts w:asciiTheme="minorHAnsi" w:eastAsiaTheme="minorEastAsia" w:hAnsiTheme="minorHAnsi" w:cstheme="minorBidi"/>
          <w:noProof/>
          <w:sz w:val="22"/>
        </w:rPr>
      </w:pPr>
      <w:del w:id="362" w:author="superchickend" w:date="2013-01-19T23:30:00Z">
        <w:r w:rsidRPr="00A53565" w:rsidDel="00A53565">
          <w:rPr>
            <w:rPrChange w:id="363" w:author="superchickend" w:date="2013-01-19T23:30:00Z">
              <w:rPr>
                <w:rStyle w:val="Hyperlink"/>
                <w:noProof/>
              </w:rPr>
            </w:rPrChange>
          </w:rPr>
          <w:delText>4.2.</w:delText>
        </w:r>
        <w:r w:rsidDel="00A53565">
          <w:rPr>
            <w:rFonts w:asciiTheme="minorHAnsi" w:eastAsiaTheme="minorEastAsia" w:hAnsiTheme="minorHAnsi" w:cstheme="minorBidi"/>
            <w:noProof/>
            <w:sz w:val="22"/>
          </w:rPr>
          <w:tab/>
        </w:r>
        <w:r w:rsidRPr="00A53565" w:rsidDel="00A53565">
          <w:rPr>
            <w:rPrChange w:id="364" w:author="superchickend" w:date="2013-01-19T23:30:00Z">
              <w:rPr>
                <w:rStyle w:val="Hyperlink"/>
                <w:noProof/>
              </w:rPr>
            </w:rPrChange>
          </w:rPr>
          <w:delText>Cấu trúc về mạng nơron nhân tạo</w:delText>
        </w:r>
        <w:r w:rsidDel="00A53565">
          <w:rPr>
            <w:noProof/>
            <w:webHidden/>
          </w:rPr>
          <w:tab/>
          <w:delText>31</w:delText>
        </w:r>
      </w:del>
    </w:p>
    <w:p w14:paraId="7D826B41" w14:textId="3AFC8F1F" w:rsidR="00C44FE2" w:rsidDel="00A53565" w:rsidRDefault="00C44FE2">
      <w:pPr>
        <w:pStyle w:val="TOC2"/>
        <w:tabs>
          <w:tab w:val="left" w:pos="1320"/>
          <w:tab w:val="right" w:leader="dot" w:pos="9064"/>
        </w:tabs>
        <w:rPr>
          <w:del w:id="365" w:author="superchickend" w:date="2013-01-19T23:30:00Z"/>
          <w:rFonts w:asciiTheme="minorHAnsi" w:eastAsiaTheme="minorEastAsia" w:hAnsiTheme="minorHAnsi" w:cstheme="minorBidi"/>
          <w:noProof/>
          <w:sz w:val="22"/>
        </w:rPr>
      </w:pPr>
      <w:del w:id="366" w:author="superchickend" w:date="2013-01-19T23:30:00Z">
        <w:r w:rsidRPr="00A53565" w:rsidDel="00A53565">
          <w:rPr>
            <w:rPrChange w:id="367" w:author="superchickend" w:date="2013-01-19T23:30:00Z">
              <w:rPr>
                <w:rStyle w:val="Hyperlink"/>
                <w:noProof/>
              </w:rPr>
            </w:rPrChange>
          </w:rPr>
          <w:delText>4.3.</w:delText>
        </w:r>
        <w:r w:rsidDel="00A53565">
          <w:rPr>
            <w:rFonts w:asciiTheme="minorHAnsi" w:eastAsiaTheme="minorEastAsia" w:hAnsiTheme="minorHAnsi" w:cstheme="minorBidi"/>
            <w:noProof/>
            <w:sz w:val="22"/>
          </w:rPr>
          <w:tab/>
        </w:r>
        <w:r w:rsidRPr="00A53565" w:rsidDel="00A53565">
          <w:rPr>
            <w:rPrChange w:id="368" w:author="superchickend" w:date="2013-01-19T23:30:00Z">
              <w:rPr>
                <w:rStyle w:val="Hyperlink"/>
                <w:noProof/>
              </w:rPr>
            </w:rPrChange>
          </w:rPr>
          <w:delText>Nguyên tắc hoạt động và các giải thuật huấn luyện của mạng nơron nhân tạo</w:delText>
        </w:r>
        <w:r w:rsidDel="00A53565">
          <w:rPr>
            <w:noProof/>
            <w:webHidden/>
          </w:rPr>
          <w:tab/>
        </w:r>
        <w:r w:rsidDel="00A53565">
          <w:rPr>
            <w:noProof/>
            <w:webHidden/>
          </w:rPr>
          <w:tab/>
          <w:delText>34</w:delText>
        </w:r>
      </w:del>
    </w:p>
    <w:p w14:paraId="0F5997F3" w14:textId="77777777" w:rsidR="00C44FE2" w:rsidDel="00A53565" w:rsidRDefault="00C44FE2">
      <w:pPr>
        <w:pStyle w:val="TOC3"/>
        <w:tabs>
          <w:tab w:val="left" w:pos="1760"/>
          <w:tab w:val="right" w:leader="dot" w:pos="9064"/>
        </w:tabs>
        <w:rPr>
          <w:del w:id="369" w:author="superchickend" w:date="2013-01-19T23:30:00Z"/>
          <w:rFonts w:asciiTheme="minorHAnsi" w:eastAsiaTheme="minorEastAsia" w:hAnsiTheme="minorHAnsi" w:cstheme="minorBidi"/>
          <w:noProof/>
          <w:sz w:val="22"/>
        </w:rPr>
      </w:pPr>
      <w:del w:id="370" w:author="superchickend" w:date="2013-01-19T23:30:00Z">
        <w:r w:rsidRPr="00A53565" w:rsidDel="00A53565">
          <w:rPr>
            <w:rPrChange w:id="371" w:author="superchickend" w:date="2013-01-19T23:30:00Z">
              <w:rPr>
                <w:rStyle w:val="Hyperlink"/>
                <w:noProof/>
              </w:rPr>
            </w:rPrChange>
          </w:rPr>
          <w:delText>4.3.1.</w:delText>
        </w:r>
        <w:r w:rsidDel="00A53565">
          <w:rPr>
            <w:rFonts w:asciiTheme="minorHAnsi" w:eastAsiaTheme="minorEastAsia" w:hAnsiTheme="minorHAnsi" w:cstheme="minorBidi"/>
            <w:noProof/>
            <w:sz w:val="22"/>
          </w:rPr>
          <w:tab/>
        </w:r>
        <w:r w:rsidRPr="00A53565" w:rsidDel="00A53565">
          <w:rPr>
            <w:rPrChange w:id="372" w:author="superchickend" w:date="2013-01-19T23:30:00Z">
              <w:rPr>
                <w:rStyle w:val="Hyperlink"/>
                <w:noProof/>
              </w:rPr>
            </w:rPrChange>
          </w:rPr>
          <w:delText>Perceptron</w:delText>
        </w:r>
        <w:r w:rsidDel="00A53565">
          <w:rPr>
            <w:noProof/>
            <w:webHidden/>
          </w:rPr>
          <w:tab/>
          <w:delText>35</w:delText>
        </w:r>
      </w:del>
    </w:p>
    <w:p w14:paraId="7B26F826" w14:textId="77777777" w:rsidR="00C44FE2" w:rsidDel="00A53565" w:rsidRDefault="00C44FE2">
      <w:pPr>
        <w:pStyle w:val="TOC3"/>
        <w:tabs>
          <w:tab w:val="left" w:pos="1760"/>
          <w:tab w:val="right" w:leader="dot" w:pos="9064"/>
        </w:tabs>
        <w:rPr>
          <w:del w:id="373" w:author="superchickend" w:date="2013-01-19T23:30:00Z"/>
          <w:rFonts w:asciiTheme="minorHAnsi" w:eastAsiaTheme="minorEastAsia" w:hAnsiTheme="minorHAnsi" w:cstheme="minorBidi"/>
          <w:noProof/>
          <w:sz w:val="22"/>
        </w:rPr>
      </w:pPr>
      <w:del w:id="374" w:author="superchickend" w:date="2013-01-19T23:30:00Z">
        <w:r w:rsidRPr="00A53565" w:rsidDel="00A53565">
          <w:rPr>
            <w:rPrChange w:id="375" w:author="superchickend" w:date="2013-01-19T23:30:00Z">
              <w:rPr>
                <w:rStyle w:val="Hyperlink"/>
                <w:noProof/>
              </w:rPr>
            </w:rPrChange>
          </w:rPr>
          <w:delText>4.3.2.</w:delText>
        </w:r>
        <w:r w:rsidDel="00A53565">
          <w:rPr>
            <w:rFonts w:asciiTheme="minorHAnsi" w:eastAsiaTheme="minorEastAsia" w:hAnsiTheme="minorHAnsi" w:cstheme="minorBidi"/>
            <w:noProof/>
            <w:sz w:val="22"/>
          </w:rPr>
          <w:tab/>
        </w:r>
        <w:r w:rsidRPr="00A53565" w:rsidDel="00A53565">
          <w:rPr>
            <w:rPrChange w:id="376" w:author="superchickend" w:date="2013-01-19T23:30:00Z">
              <w:rPr>
                <w:rStyle w:val="Hyperlink"/>
                <w:noProof/>
              </w:rPr>
            </w:rPrChange>
          </w:rPr>
          <w:delText>Mạng nhiều lớp và giải thuật lan truyền ngược</w:delText>
        </w:r>
        <w:r w:rsidDel="00A53565">
          <w:rPr>
            <w:noProof/>
            <w:webHidden/>
          </w:rPr>
          <w:tab/>
          <w:delText>40</w:delText>
        </w:r>
      </w:del>
    </w:p>
    <w:p w14:paraId="210AD6D2" w14:textId="77777777" w:rsidR="00C44FE2" w:rsidDel="00A53565" w:rsidRDefault="00C44FE2">
      <w:pPr>
        <w:pStyle w:val="TOC3"/>
        <w:tabs>
          <w:tab w:val="left" w:pos="1760"/>
          <w:tab w:val="right" w:leader="dot" w:pos="9064"/>
        </w:tabs>
        <w:rPr>
          <w:del w:id="377" w:author="superchickend" w:date="2013-01-19T23:30:00Z"/>
          <w:rFonts w:asciiTheme="minorHAnsi" w:eastAsiaTheme="minorEastAsia" w:hAnsiTheme="minorHAnsi" w:cstheme="minorBidi"/>
          <w:noProof/>
          <w:sz w:val="22"/>
        </w:rPr>
      </w:pPr>
      <w:del w:id="378" w:author="superchickend" w:date="2013-01-19T23:30:00Z">
        <w:r w:rsidRPr="00A53565" w:rsidDel="00A53565">
          <w:rPr>
            <w:rPrChange w:id="379" w:author="superchickend" w:date="2013-01-19T23:30:00Z">
              <w:rPr>
                <w:rStyle w:val="Hyperlink"/>
                <w:noProof/>
              </w:rPr>
            </w:rPrChange>
          </w:rPr>
          <w:delText>4.3.3.</w:delText>
        </w:r>
        <w:r w:rsidDel="00A53565">
          <w:rPr>
            <w:rFonts w:asciiTheme="minorHAnsi" w:eastAsiaTheme="minorEastAsia" w:hAnsiTheme="minorHAnsi" w:cstheme="minorBidi"/>
            <w:noProof/>
            <w:sz w:val="22"/>
          </w:rPr>
          <w:tab/>
        </w:r>
        <w:r w:rsidRPr="00A53565" w:rsidDel="00A53565">
          <w:rPr>
            <w:rPrChange w:id="380" w:author="superchickend" w:date="2013-01-19T23:30:00Z">
              <w:rPr>
                <w:rStyle w:val="Hyperlink"/>
                <w:noProof/>
              </w:rPr>
            </w:rPrChange>
          </w:rPr>
          <w:delText>Giải thuật RPROP</w:delText>
        </w:r>
        <w:r w:rsidDel="00A53565">
          <w:rPr>
            <w:noProof/>
            <w:webHidden/>
          </w:rPr>
          <w:tab/>
          <w:delText>45</w:delText>
        </w:r>
      </w:del>
    </w:p>
    <w:p w14:paraId="37E00A6F" w14:textId="77777777" w:rsidR="00C44FE2" w:rsidDel="00A53565" w:rsidRDefault="00C44FE2">
      <w:pPr>
        <w:pStyle w:val="TOC3"/>
        <w:tabs>
          <w:tab w:val="left" w:pos="1760"/>
          <w:tab w:val="right" w:leader="dot" w:pos="9064"/>
        </w:tabs>
        <w:rPr>
          <w:del w:id="381" w:author="superchickend" w:date="2013-01-19T23:30:00Z"/>
          <w:rFonts w:asciiTheme="minorHAnsi" w:eastAsiaTheme="minorEastAsia" w:hAnsiTheme="minorHAnsi" w:cstheme="minorBidi"/>
          <w:noProof/>
          <w:sz w:val="22"/>
        </w:rPr>
      </w:pPr>
      <w:del w:id="382" w:author="superchickend" w:date="2013-01-19T23:30:00Z">
        <w:r w:rsidRPr="00A53565" w:rsidDel="00A53565">
          <w:rPr>
            <w:rPrChange w:id="383" w:author="superchickend" w:date="2013-01-19T23:30:00Z">
              <w:rPr>
                <w:rStyle w:val="Hyperlink"/>
                <w:noProof/>
              </w:rPr>
            </w:rPrChange>
          </w:rPr>
          <w:delText>4.3.4.</w:delText>
        </w:r>
        <w:r w:rsidDel="00A53565">
          <w:rPr>
            <w:rFonts w:asciiTheme="minorHAnsi" w:eastAsiaTheme="minorEastAsia" w:hAnsiTheme="minorHAnsi" w:cstheme="minorBidi"/>
            <w:noProof/>
            <w:sz w:val="22"/>
          </w:rPr>
          <w:tab/>
        </w:r>
        <w:r w:rsidRPr="00A53565" w:rsidDel="00A53565">
          <w:rPr>
            <w:rPrChange w:id="384" w:author="superchickend" w:date="2013-01-19T23:30:00Z">
              <w:rPr>
                <w:rStyle w:val="Hyperlink"/>
                <w:noProof/>
              </w:rPr>
            </w:rPrChange>
          </w:rPr>
          <w:delText>Hiện tượng quá khớp</w:delText>
        </w:r>
        <w:r w:rsidDel="00A53565">
          <w:rPr>
            <w:noProof/>
            <w:webHidden/>
          </w:rPr>
          <w:tab/>
          <w:delText>49</w:delText>
        </w:r>
      </w:del>
    </w:p>
    <w:p w14:paraId="28FD1D7E" w14:textId="77777777" w:rsidR="00C44FE2" w:rsidDel="00A53565" w:rsidRDefault="00C44FE2">
      <w:pPr>
        <w:pStyle w:val="TOC2"/>
        <w:tabs>
          <w:tab w:val="left" w:pos="1320"/>
          <w:tab w:val="right" w:leader="dot" w:pos="9064"/>
        </w:tabs>
        <w:rPr>
          <w:del w:id="385" w:author="superchickend" w:date="2013-01-19T23:30:00Z"/>
          <w:rFonts w:asciiTheme="minorHAnsi" w:eastAsiaTheme="minorEastAsia" w:hAnsiTheme="minorHAnsi" w:cstheme="minorBidi"/>
          <w:noProof/>
          <w:sz w:val="22"/>
        </w:rPr>
      </w:pPr>
      <w:del w:id="386" w:author="superchickend" w:date="2013-01-19T23:30:00Z">
        <w:r w:rsidRPr="00A53565" w:rsidDel="00A53565">
          <w:rPr>
            <w:rPrChange w:id="387" w:author="superchickend" w:date="2013-01-19T23:30:00Z">
              <w:rPr>
                <w:rStyle w:val="Hyperlink"/>
                <w:noProof/>
              </w:rPr>
            </w:rPrChange>
          </w:rPr>
          <w:delText>4.4.</w:delText>
        </w:r>
        <w:r w:rsidDel="00A53565">
          <w:rPr>
            <w:rFonts w:asciiTheme="minorHAnsi" w:eastAsiaTheme="minorEastAsia" w:hAnsiTheme="minorHAnsi" w:cstheme="minorBidi"/>
            <w:noProof/>
            <w:sz w:val="22"/>
          </w:rPr>
          <w:tab/>
        </w:r>
        <w:r w:rsidRPr="00A53565" w:rsidDel="00A53565">
          <w:rPr>
            <w:rPrChange w:id="388" w:author="superchickend" w:date="2013-01-19T23:30:00Z">
              <w:rPr>
                <w:rStyle w:val="Hyperlink"/>
                <w:noProof/>
              </w:rPr>
            </w:rPrChange>
          </w:rPr>
          <w:delText>Áp dụng mạng Nơron vào dự báo dữ liệu chuỗi thời gian</w:delText>
        </w:r>
        <w:r w:rsidDel="00A53565">
          <w:rPr>
            <w:noProof/>
            <w:webHidden/>
          </w:rPr>
          <w:tab/>
          <w:delText>49</w:delText>
        </w:r>
      </w:del>
    </w:p>
    <w:p w14:paraId="11612419" w14:textId="77777777" w:rsidR="00C44FE2" w:rsidDel="00A53565" w:rsidRDefault="00C44FE2">
      <w:pPr>
        <w:pStyle w:val="TOC2"/>
        <w:tabs>
          <w:tab w:val="left" w:pos="1320"/>
          <w:tab w:val="right" w:leader="dot" w:pos="9064"/>
        </w:tabs>
        <w:rPr>
          <w:del w:id="389" w:author="superchickend" w:date="2013-01-19T23:30:00Z"/>
          <w:rFonts w:asciiTheme="minorHAnsi" w:eastAsiaTheme="minorEastAsia" w:hAnsiTheme="minorHAnsi" w:cstheme="minorBidi"/>
          <w:noProof/>
          <w:sz w:val="22"/>
        </w:rPr>
      </w:pPr>
      <w:del w:id="390" w:author="superchickend" w:date="2013-01-19T23:30:00Z">
        <w:r w:rsidRPr="00A53565" w:rsidDel="00A53565">
          <w:rPr>
            <w:rPrChange w:id="391" w:author="superchickend" w:date="2013-01-19T23:30:00Z">
              <w:rPr>
                <w:rStyle w:val="Hyperlink"/>
                <w:noProof/>
              </w:rPr>
            </w:rPrChange>
          </w:rPr>
          <w:delText>4.5.</w:delText>
        </w:r>
        <w:r w:rsidDel="00A53565">
          <w:rPr>
            <w:rFonts w:asciiTheme="minorHAnsi" w:eastAsiaTheme="minorEastAsia" w:hAnsiTheme="minorHAnsi" w:cstheme="minorBidi"/>
            <w:noProof/>
            <w:sz w:val="22"/>
          </w:rPr>
          <w:tab/>
        </w:r>
        <w:r w:rsidRPr="00A53565" w:rsidDel="00A53565">
          <w:rPr>
            <w:rPrChange w:id="392" w:author="superchickend" w:date="2013-01-19T23:30:00Z">
              <w:rPr>
                <w:rStyle w:val="Hyperlink"/>
                <w:noProof/>
              </w:rPr>
            </w:rPrChange>
          </w:rPr>
          <w:delText>Các bước xây dựng mô hình mạng nơron</w:delText>
        </w:r>
        <w:r w:rsidDel="00A53565">
          <w:rPr>
            <w:noProof/>
            <w:webHidden/>
          </w:rPr>
          <w:tab/>
          <w:delText>50</w:delText>
        </w:r>
      </w:del>
    </w:p>
    <w:p w14:paraId="56B284D5" w14:textId="77777777" w:rsidR="00C44FE2" w:rsidDel="00A53565" w:rsidRDefault="00C44FE2">
      <w:pPr>
        <w:pStyle w:val="TOC3"/>
        <w:tabs>
          <w:tab w:val="left" w:pos="1760"/>
          <w:tab w:val="right" w:leader="dot" w:pos="9064"/>
        </w:tabs>
        <w:rPr>
          <w:del w:id="393" w:author="superchickend" w:date="2013-01-19T23:30:00Z"/>
          <w:rFonts w:asciiTheme="minorHAnsi" w:eastAsiaTheme="minorEastAsia" w:hAnsiTheme="minorHAnsi" w:cstheme="minorBidi"/>
          <w:noProof/>
          <w:sz w:val="22"/>
        </w:rPr>
      </w:pPr>
      <w:del w:id="394" w:author="superchickend" w:date="2013-01-19T23:30:00Z">
        <w:r w:rsidRPr="00A53565" w:rsidDel="00A53565">
          <w:rPr>
            <w:rPrChange w:id="395" w:author="superchickend" w:date="2013-01-19T23:30:00Z">
              <w:rPr>
                <w:rStyle w:val="Hyperlink"/>
                <w:noProof/>
              </w:rPr>
            </w:rPrChange>
          </w:rPr>
          <w:delText>4.5.1.</w:delText>
        </w:r>
        <w:r w:rsidDel="00A53565">
          <w:rPr>
            <w:rFonts w:asciiTheme="minorHAnsi" w:eastAsiaTheme="minorEastAsia" w:hAnsiTheme="minorHAnsi" w:cstheme="minorBidi"/>
            <w:noProof/>
            <w:sz w:val="22"/>
          </w:rPr>
          <w:tab/>
        </w:r>
        <w:r w:rsidRPr="00A53565" w:rsidDel="00A53565">
          <w:rPr>
            <w:rPrChange w:id="396" w:author="superchickend" w:date="2013-01-19T23:30:00Z">
              <w:rPr>
                <w:rStyle w:val="Hyperlink"/>
                <w:noProof/>
              </w:rPr>
            </w:rPrChange>
          </w:rPr>
          <w:delText>Lựa chọn các biến</w:delText>
        </w:r>
        <w:r w:rsidDel="00A53565">
          <w:rPr>
            <w:noProof/>
            <w:webHidden/>
          </w:rPr>
          <w:tab/>
          <w:delText>51</w:delText>
        </w:r>
      </w:del>
    </w:p>
    <w:p w14:paraId="199ED099" w14:textId="77777777" w:rsidR="00C44FE2" w:rsidDel="00A53565" w:rsidRDefault="00C44FE2">
      <w:pPr>
        <w:pStyle w:val="TOC3"/>
        <w:tabs>
          <w:tab w:val="left" w:pos="1760"/>
          <w:tab w:val="right" w:leader="dot" w:pos="9064"/>
        </w:tabs>
        <w:rPr>
          <w:del w:id="397" w:author="superchickend" w:date="2013-01-19T23:30:00Z"/>
          <w:rFonts w:asciiTheme="minorHAnsi" w:eastAsiaTheme="minorEastAsia" w:hAnsiTheme="minorHAnsi" w:cstheme="minorBidi"/>
          <w:noProof/>
          <w:sz w:val="22"/>
        </w:rPr>
      </w:pPr>
      <w:del w:id="398" w:author="superchickend" w:date="2013-01-19T23:30:00Z">
        <w:r w:rsidRPr="00A53565" w:rsidDel="00A53565">
          <w:rPr>
            <w:rPrChange w:id="399" w:author="superchickend" w:date="2013-01-19T23:30:00Z">
              <w:rPr>
                <w:rStyle w:val="Hyperlink"/>
                <w:noProof/>
              </w:rPr>
            </w:rPrChange>
          </w:rPr>
          <w:delText>4.5.2.</w:delText>
        </w:r>
        <w:r w:rsidDel="00A53565">
          <w:rPr>
            <w:rFonts w:asciiTheme="minorHAnsi" w:eastAsiaTheme="minorEastAsia" w:hAnsiTheme="minorHAnsi" w:cstheme="minorBidi"/>
            <w:noProof/>
            <w:sz w:val="22"/>
          </w:rPr>
          <w:tab/>
        </w:r>
        <w:r w:rsidRPr="00A53565" w:rsidDel="00A53565">
          <w:rPr>
            <w:rPrChange w:id="400" w:author="superchickend" w:date="2013-01-19T23:30:00Z">
              <w:rPr>
                <w:rStyle w:val="Hyperlink"/>
                <w:noProof/>
                <w:lang w:val="fr-FR"/>
              </w:rPr>
            </w:rPrChange>
          </w:rPr>
          <w:delText>Thu thập dữ liệu</w:delText>
        </w:r>
        <w:r w:rsidDel="00A53565">
          <w:rPr>
            <w:noProof/>
            <w:webHidden/>
          </w:rPr>
          <w:tab/>
          <w:delText>51</w:delText>
        </w:r>
      </w:del>
    </w:p>
    <w:p w14:paraId="7CB542AA" w14:textId="77777777" w:rsidR="00C44FE2" w:rsidDel="00A53565" w:rsidRDefault="00C44FE2">
      <w:pPr>
        <w:pStyle w:val="TOC3"/>
        <w:tabs>
          <w:tab w:val="left" w:pos="1760"/>
          <w:tab w:val="right" w:leader="dot" w:pos="9064"/>
        </w:tabs>
        <w:rPr>
          <w:del w:id="401" w:author="superchickend" w:date="2013-01-19T23:30:00Z"/>
          <w:rFonts w:asciiTheme="minorHAnsi" w:eastAsiaTheme="minorEastAsia" w:hAnsiTheme="minorHAnsi" w:cstheme="minorBidi"/>
          <w:noProof/>
          <w:sz w:val="22"/>
        </w:rPr>
      </w:pPr>
      <w:del w:id="402" w:author="superchickend" w:date="2013-01-19T23:30:00Z">
        <w:r w:rsidRPr="00A53565" w:rsidDel="00A53565">
          <w:rPr>
            <w:rPrChange w:id="403" w:author="superchickend" w:date="2013-01-19T23:30:00Z">
              <w:rPr>
                <w:rStyle w:val="Hyperlink"/>
                <w:noProof/>
              </w:rPr>
            </w:rPrChange>
          </w:rPr>
          <w:delText>4.5.3.</w:delText>
        </w:r>
        <w:r w:rsidDel="00A53565">
          <w:rPr>
            <w:rFonts w:asciiTheme="minorHAnsi" w:eastAsiaTheme="minorEastAsia" w:hAnsiTheme="minorHAnsi" w:cstheme="minorBidi"/>
            <w:noProof/>
            <w:sz w:val="22"/>
          </w:rPr>
          <w:tab/>
        </w:r>
        <w:r w:rsidRPr="00A53565" w:rsidDel="00A53565">
          <w:rPr>
            <w:rPrChange w:id="404" w:author="superchickend" w:date="2013-01-19T23:30:00Z">
              <w:rPr>
                <w:rStyle w:val="Hyperlink"/>
                <w:noProof/>
              </w:rPr>
            </w:rPrChange>
          </w:rPr>
          <w:delText>Tiền xử lý dữ liệu</w:delText>
        </w:r>
        <w:r w:rsidDel="00A53565">
          <w:rPr>
            <w:noProof/>
            <w:webHidden/>
          </w:rPr>
          <w:tab/>
          <w:delText>52</w:delText>
        </w:r>
      </w:del>
    </w:p>
    <w:p w14:paraId="50CB5FBB" w14:textId="77777777" w:rsidR="00C44FE2" w:rsidDel="00A53565" w:rsidRDefault="00C44FE2">
      <w:pPr>
        <w:pStyle w:val="TOC3"/>
        <w:tabs>
          <w:tab w:val="left" w:pos="1760"/>
          <w:tab w:val="right" w:leader="dot" w:pos="9064"/>
        </w:tabs>
        <w:rPr>
          <w:del w:id="405" w:author="superchickend" w:date="2013-01-19T23:30:00Z"/>
          <w:rFonts w:asciiTheme="minorHAnsi" w:eastAsiaTheme="minorEastAsia" w:hAnsiTheme="minorHAnsi" w:cstheme="minorBidi"/>
          <w:noProof/>
          <w:sz w:val="22"/>
        </w:rPr>
      </w:pPr>
      <w:del w:id="406" w:author="superchickend" w:date="2013-01-19T23:30:00Z">
        <w:r w:rsidRPr="00A53565" w:rsidDel="00A53565">
          <w:rPr>
            <w:rPrChange w:id="407" w:author="superchickend" w:date="2013-01-19T23:30:00Z">
              <w:rPr>
                <w:rStyle w:val="Hyperlink"/>
                <w:noProof/>
              </w:rPr>
            </w:rPrChange>
          </w:rPr>
          <w:delText>4.5.4.</w:delText>
        </w:r>
        <w:r w:rsidDel="00A53565">
          <w:rPr>
            <w:rFonts w:asciiTheme="minorHAnsi" w:eastAsiaTheme="minorEastAsia" w:hAnsiTheme="minorHAnsi" w:cstheme="minorBidi"/>
            <w:noProof/>
            <w:sz w:val="22"/>
          </w:rPr>
          <w:tab/>
        </w:r>
        <w:r w:rsidRPr="00A53565" w:rsidDel="00A53565">
          <w:rPr>
            <w:rPrChange w:id="408" w:author="superchickend" w:date="2013-01-19T23:30:00Z">
              <w:rPr>
                <w:rStyle w:val="Hyperlink"/>
                <w:noProof/>
              </w:rPr>
            </w:rPrChange>
          </w:rPr>
          <w:delText>Phân chia tập dữ liệu</w:delText>
        </w:r>
        <w:r w:rsidDel="00A53565">
          <w:rPr>
            <w:noProof/>
            <w:webHidden/>
          </w:rPr>
          <w:tab/>
          <w:delText>52</w:delText>
        </w:r>
      </w:del>
    </w:p>
    <w:p w14:paraId="25245909" w14:textId="77777777" w:rsidR="00C44FE2" w:rsidDel="00A53565" w:rsidRDefault="00C44FE2">
      <w:pPr>
        <w:pStyle w:val="TOC3"/>
        <w:tabs>
          <w:tab w:val="left" w:pos="1760"/>
          <w:tab w:val="right" w:leader="dot" w:pos="9064"/>
        </w:tabs>
        <w:rPr>
          <w:del w:id="409" w:author="superchickend" w:date="2013-01-19T23:30:00Z"/>
          <w:rFonts w:asciiTheme="minorHAnsi" w:eastAsiaTheme="minorEastAsia" w:hAnsiTheme="minorHAnsi" w:cstheme="minorBidi"/>
          <w:noProof/>
          <w:sz w:val="22"/>
        </w:rPr>
      </w:pPr>
      <w:del w:id="410" w:author="superchickend" w:date="2013-01-19T23:30:00Z">
        <w:r w:rsidRPr="00A53565" w:rsidDel="00A53565">
          <w:rPr>
            <w:rPrChange w:id="411" w:author="superchickend" w:date="2013-01-19T23:30:00Z">
              <w:rPr>
                <w:rStyle w:val="Hyperlink"/>
                <w:noProof/>
              </w:rPr>
            </w:rPrChange>
          </w:rPr>
          <w:delText>4.5.5.</w:delText>
        </w:r>
        <w:r w:rsidDel="00A53565">
          <w:rPr>
            <w:rFonts w:asciiTheme="minorHAnsi" w:eastAsiaTheme="minorEastAsia" w:hAnsiTheme="minorHAnsi" w:cstheme="minorBidi"/>
            <w:noProof/>
            <w:sz w:val="22"/>
          </w:rPr>
          <w:tab/>
        </w:r>
        <w:r w:rsidRPr="00A53565" w:rsidDel="00A53565">
          <w:rPr>
            <w:rPrChange w:id="412" w:author="superchickend" w:date="2013-01-19T23:30:00Z">
              <w:rPr>
                <w:rStyle w:val="Hyperlink"/>
                <w:noProof/>
              </w:rPr>
            </w:rPrChange>
          </w:rPr>
          <w:delText>Xây dựng cấu trúc mạng</w:delText>
        </w:r>
        <w:r w:rsidDel="00A53565">
          <w:rPr>
            <w:noProof/>
            <w:webHidden/>
          </w:rPr>
          <w:tab/>
          <w:delText>53</w:delText>
        </w:r>
      </w:del>
    </w:p>
    <w:p w14:paraId="7E786869" w14:textId="77777777" w:rsidR="00C44FE2" w:rsidDel="00A53565" w:rsidRDefault="00C44FE2">
      <w:pPr>
        <w:pStyle w:val="TOC3"/>
        <w:tabs>
          <w:tab w:val="left" w:pos="1760"/>
          <w:tab w:val="right" w:leader="dot" w:pos="9064"/>
        </w:tabs>
        <w:rPr>
          <w:del w:id="413" w:author="superchickend" w:date="2013-01-19T23:30:00Z"/>
          <w:rFonts w:asciiTheme="minorHAnsi" w:eastAsiaTheme="minorEastAsia" w:hAnsiTheme="minorHAnsi" w:cstheme="minorBidi"/>
          <w:noProof/>
          <w:sz w:val="22"/>
        </w:rPr>
      </w:pPr>
      <w:del w:id="414" w:author="superchickend" w:date="2013-01-19T23:30:00Z">
        <w:r w:rsidRPr="00A53565" w:rsidDel="00A53565">
          <w:rPr>
            <w:rPrChange w:id="415" w:author="superchickend" w:date="2013-01-19T23:30:00Z">
              <w:rPr>
                <w:rStyle w:val="Hyperlink"/>
                <w:noProof/>
              </w:rPr>
            </w:rPrChange>
          </w:rPr>
          <w:delText>4.5.6.</w:delText>
        </w:r>
        <w:r w:rsidDel="00A53565">
          <w:rPr>
            <w:rFonts w:asciiTheme="minorHAnsi" w:eastAsiaTheme="minorEastAsia" w:hAnsiTheme="minorHAnsi" w:cstheme="minorBidi"/>
            <w:noProof/>
            <w:sz w:val="22"/>
          </w:rPr>
          <w:tab/>
        </w:r>
        <w:r w:rsidRPr="00A53565" w:rsidDel="00A53565">
          <w:rPr>
            <w:rPrChange w:id="416" w:author="superchickend" w:date="2013-01-19T23:30:00Z">
              <w:rPr>
                <w:rStyle w:val="Hyperlink"/>
                <w:noProof/>
              </w:rPr>
            </w:rPrChange>
          </w:rPr>
          <w:delText>Xác định tiêu chuẩn đánh giá</w:delText>
        </w:r>
        <w:r w:rsidDel="00A53565">
          <w:rPr>
            <w:noProof/>
            <w:webHidden/>
          </w:rPr>
          <w:tab/>
          <w:delText>55</w:delText>
        </w:r>
      </w:del>
    </w:p>
    <w:p w14:paraId="6C4A828C" w14:textId="77777777" w:rsidR="00C44FE2" w:rsidDel="00A53565" w:rsidRDefault="00C44FE2">
      <w:pPr>
        <w:pStyle w:val="TOC3"/>
        <w:tabs>
          <w:tab w:val="left" w:pos="1760"/>
          <w:tab w:val="right" w:leader="dot" w:pos="9064"/>
        </w:tabs>
        <w:rPr>
          <w:del w:id="417" w:author="superchickend" w:date="2013-01-19T23:30:00Z"/>
          <w:rFonts w:asciiTheme="minorHAnsi" w:eastAsiaTheme="minorEastAsia" w:hAnsiTheme="minorHAnsi" w:cstheme="minorBidi"/>
          <w:noProof/>
          <w:sz w:val="22"/>
        </w:rPr>
      </w:pPr>
      <w:del w:id="418" w:author="superchickend" w:date="2013-01-19T23:30:00Z">
        <w:r w:rsidRPr="00A53565" w:rsidDel="00A53565">
          <w:rPr>
            <w:rPrChange w:id="419" w:author="superchickend" w:date="2013-01-19T23:30:00Z">
              <w:rPr>
                <w:rStyle w:val="Hyperlink"/>
                <w:noProof/>
                <w:lang w:val="fr-FR"/>
              </w:rPr>
            </w:rPrChange>
          </w:rPr>
          <w:delText>4.5.7.</w:delText>
        </w:r>
        <w:r w:rsidDel="00A53565">
          <w:rPr>
            <w:rFonts w:asciiTheme="minorHAnsi" w:eastAsiaTheme="minorEastAsia" w:hAnsiTheme="minorHAnsi" w:cstheme="minorBidi"/>
            <w:noProof/>
            <w:sz w:val="22"/>
          </w:rPr>
          <w:tab/>
        </w:r>
        <w:r w:rsidRPr="00A53565" w:rsidDel="00A53565">
          <w:rPr>
            <w:rPrChange w:id="420" w:author="superchickend" w:date="2013-01-19T23:30:00Z">
              <w:rPr>
                <w:rStyle w:val="Hyperlink"/>
                <w:noProof/>
                <w:lang w:val="fr-FR"/>
              </w:rPr>
            </w:rPrChange>
          </w:rPr>
          <w:delText>Huấn luyện mạng</w:delText>
        </w:r>
        <w:r w:rsidDel="00A53565">
          <w:rPr>
            <w:noProof/>
            <w:webHidden/>
          </w:rPr>
          <w:tab/>
          <w:delText>56</w:delText>
        </w:r>
      </w:del>
    </w:p>
    <w:p w14:paraId="017F1F30" w14:textId="77777777" w:rsidR="00C44FE2" w:rsidDel="00A53565" w:rsidRDefault="00C44FE2">
      <w:pPr>
        <w:pStyle w:val="TOC3"/>
        <w:tabs>
          <w:tab w:val="left" w:pos="1760"/>
          <w:tab w:val="right" w:leader="dot" w:pos="9064"/>
        </w:tabs>
        <w:rPr>
          <w:del w:id="421" w:author="superchickend" w:date="2013-01-19T23:30:00Z"/>
          <w:rFonts w:asciiTheme="minorHAnsi" w:eastAsiaTheme="minorEastAsia" w:hAnsiTheme="minorHAnsi" w:cstheme="minorBidi"/>
          <w:noProof/>
          <w:sz w:val="22"/>
        </w:rPr>
      </w:pPr>
      <w:del w:id="422" w:author="superchickend" w:date="2013-01-19T23:30:00Z">
        <w:r w:rsidRPr="00A53565" w:rsidDel="00A53565">
          <w:rPr>
            <w:rPrChange w:id="423" w:author="superchickend" w:date="2013-01-19T23:30:00Z">
              <w:rPr>
                <w:rStyle w:val="Hyperlink"/>
                <w:noProof/>
                <w:lang w:val="fr-FR"/>
              </w:rPr>
            </w:rPrChange>
          </w:rPr>
          <w:delText>4.5.8.</w:delText>
        </w:r>
        <w:r w:rsidDel="00A53565">
          <w:rPr>
            <w:rFonts w:asciiTheme="minorHAnsi" w:eastAsiaTheme="minorEastAsia" w:hAnsiTheme="minorHAnsi" w:cstheme="minorBidi"/>
            <w:noProof/>
            <w:sz w:val="22"/>
          </w:rPr>
          <w:tab/>
        </w:r>
        <w:r w:rsidRPr="00A53565" w:rsidDel="00A53565">
          <w:rPr>
            <w:rPrChange w:id="424" w:author="superchickend" w:date="2013-01-19T23:30:00Z">
              <w:rPr>
                <w:rStyle w:val="Hyperlink"/>
                <w:noProof/>
                <w:lang w:val="fr-FR"/>
              </w:rPr>
            </w:rPrChange>
          </w:rPr>
          <w:delText>Dự báo và cải tiến</w:delText>
        </w:r>
        <w:r w:rsidDel="00A53565">
          <w:rPr>
            <w:noProof/>
            <w:webHidden/>
          </w:rPr>
          <w:tab/>
          <w:delText>56</w:delText>
        </w:r>
      </w:del>
    </w:p>
    <w:p w14:paraId="04DC1E54" w14:textId="77777777" w:rsidR="00C44FE2" w:rsidDel="00A53565" w:rsidRDefault="00C44FE2">
      <w:pPr>
        <w:pStyle w:val="TOC2"/>
        <w:tabs>
          <w:tab w:val="left" w:pos="1320"/>
          <w:tab w:val="right" w:leader="dot" w:pos="9064"/>
        </w:tabs>
        <w:rPr>
          <w:del w:id="425" w:author="superchickend" w:date="2013-01-19T23:30:00Z"/>
          <w:rFonts w:asciiTheme="minorHAnsi" w:eastAsiaTheme="minorEastAsia" w:hAnsiTheme="minorHAnsi" w:cstheme="minorBidi"/>
          <w:noProof/>
          <w:sz w:val="22"/>
        </w:rPr>
      </w:pPr>
      <w:del w:id="426" w:author="superchickend" w:date="2013-01-19T23:30:00Z">
        <w:r w:rsidRPr="00A53565" w:rsidDel="00A53565">
          <w:rPr>
            <w:rPrChange w:id="427" w:author="superchickend" w:date="2013-01-19T23:30:00Z">
              <w:rPr>
                <w:rStyle w:val="Hyperlink"/>
                <w:noProof/>
              </w:rPr>
            </w:rPrChange>
          </w:rPr>
          <w:delText>4.6.</w:delText>
        </w:r>
        <w:r w:rsidDel="00A53565">
          <w:rPr>
            <w:rFonts w:asciiTheme="minorHAnsi" w:eastAsiaTheme="minorEastAsia" w:hAnsiTheme="minorHAnsi" w:cstheme="minorBidi"/>
            <w:noProof/>
            <w:sz w:val="22"/>
          </w:rPr>
          <w:tab/>
        </w:r>
        <w:r w:rsidRPr="00A53565" w:rsidDel="00A53565">
          <w:rPr>
            <w:rPrChange w:id="428" w:author="superchickend" w:date="2013-01-19T23:30:00Z">
              <w:rPr>
                <w:rStyle w:val="Hyperlink"/>
                <w:noProof/>
              </w:rPr>
            </w:rPrChange>
          </w:rPr>
          <w:delText>Kết luận</w:delText>
        </w:r>
        <w:r w:rsidDel="00A53565">
          <w:rPr>
            <w:noProof/>
            <w:webHidden/>
          </w:rPr>
          <w:tab/>
          <w:delText>56</w:delText>
        </w:r>
      </w:del>
    </w:p>
    <w:p w14:paraId="0B841E3D" w14:textId="77777777" w:rsidR="00C44FE2" w:rsidDel="00A53565" w:rsidRDefault="00C44FE2">
      <w:pPr>
        <w:pStyle w:val="TOC1"/>
        <w:tabs>
          <w:tab w:val="left" w:pos="1760"/>
        </w:tabs>
        <w:rPr>
          <w:del w:id="429" w:author="superchickend" w:date="2013-01-19T23:30:00Z"/>
          <w:rFonts w:asciiTheme="minorHAnsi" w:eastAsiaTheme="minorEastAsia" w:hAnsiTheme="minorHAnsi" w:cstheme="minorBidi"/>
          <w:noProof/>
          <w:sz w:val="22"/>
        </w:rPr>
      </w:pPr>
      <w:del w:id="430" w:author="superchickend" w:date="2013-01-19T23:30:00Z">
        <w:r w:rsidRPr="00A53565" w:rsidDel="00A53565">
          <w:rPr>
            <w:rPrChange w:id="431" w:author="superchickend" w:date="2013-01-19T23:30:00Z">
              <w:rPr>
                <w:rStyle w:val="Hyperlink"/>
                <w:noProof/>
              </w:rPr>
            </w:rPrChange>
          </w:rPr>
          <w:delText>Chương 5</w:delText>
        </w:r>
        <w:r w:rsidDel="00A53565">
          <w:rPr>
            <w:rFonts w:asciiTheme="minorHAnsi" w:eastAsiaTheme="minorEastAsia" w:hAnsiTheme="minorHAnsi" w:cstheme="minorBidi"/>
            <w:noProof/>
            <w:sz w:val="22"/>
          </w:rPr>
          <w:tab/>
        </w:r>
        <w:r w:rsidRPr="00A53565" w:rsidDel="00A53565">
          <w:rPr>
            <w:rPrChange w:id="432" w:author="superchickend" w:date="2013-01-19T23:30:00Z">
              <w:rPr>
                <w:rStyle w:val="Hyperlink"/>
                <w:noProof/>
              </w:rPr>
            </w:rPrChange>
          </w:rPr>
          <w:delText>MÔ HÌNH KẾT HỢP ARIMA VÀ ANN</w:delText>
        </w:r>
        <w:r w:rsidDel="00A53565">
          <w:rPr>
            <w:noProof/>
            <w:webHidden/>
          </w:rPr>
          <w:tab/>
          <w:delText>58</w:delText>
        </w:r>
      </w:del>
    </w:p>
    <w:p w14:paraId="6688BF17" w14:textId="77777777" w:rsidR="00C44FE2" w:rsidDel="00A53565" w:rsidRDefault="00C44FE2">
      <w:pPr>
        <w:pStyle w:val="TOC2"/>
        <w:tabs>
          <w:tab w:val="left" w:pos="1320"/>
          <w:tab w:val="right" w:leader="dot" w:pos="9064"/>
        </w:tabs>
        <w:rPr>
          <w:del w:id="433" w:author="superchickend" w:date="2013-01-19T23:30:00Z"/>
          <w:rFonts w:asciiTheme="minorHAnsi" w:eastAsiaTheme="minorEastAsia" w:hAnsiTheme="minorHAnsi" w:cstheme="minorBidi"/>
          <w:noProof/>
          <w:sz w:val="22"/>
        </w:rPr>
      </w:pPr>
      <w:del w:id="434" w:author="superchickend" w:date="2013-01-19T23:30:00Z">
        <w:r w:rsidRPr="00A53565" w:rsidDel="00A53565">
          <w:rPr>
            <w:rPrChange w:id="435" w:author="superchickend" w:date="2013-01-19T23:30:00Z">
              <w:rPr>
                <w:rStyle w:val="Hyperlink"/>
                <w:noProof/>
              </w:rPr>
            </w:rPrChange>
          </w:rPr>
          <w:delText>5.1.</w:delText>
        </w:r>
        <w:r w:rsidDel="00A53565">
          <w:rPr>
            <w:rFonts w:asciiTheme="minorHAnsi" w:eastAsiaTheme="minorEastAsia" w:hAnsiTheme="minorHAnsi" w:cstheme="minorBidi"/>
            <w:noProof/>
            <w:sz w:val="22"/>
          </w:rPr>
          <w:tab/>
        </w:r>
        <w:r w:rsidRPr="00A53565" w:rsidDel="00A53565">
          <w:rPr>
            <w:rPrChange w:id="436" w:author="superchickend" w:date="2013-01-19T23:30:00Z">
              <w:rPr>
                <w:rStyle w:val="Hyperlink"/>
                <w:noProof/>
              </w:rPr>
            </w:rPrChange>
          </w:rPr>
          <w:delText>Nguyên nhân</w:delText>
        </w:r>
        <w:r w:rsidDel="00A53565">
          <w:rPr>
            <w:noProof/>
            <w:webHidden/>
          </w:rPr>
          <w:tab/>
          <w:delText>58</w:delText>
        </w:r>
      </w:del>
    </w:p>
    <w:p w14:paraId="2717C761" w14:textId="77777777" w:rsidR="00C44FE2" w:rsidDel="00A53565" w:rsidRDefault="00C44FE2">
      <w:pPr>
        <w:pStyle w:val="TOC2"/>
        <w:tabs>
          <w:tab w:val="left" w:pos="1320"/>
          <w:tab w:val="right" w:leader="dot" w:pos="9064"/>
        </w:tabs>
        <w:rPr>
          <w:del w:id="437" w:author="superchickend" w:date="2013-01-19T23:30:00Z"/>
          <w:rFonts w:asciiTheme="minorHAnsi" w:eastAsiaTheme="minorEastAsia" w:hAnsiTheme="minorHAnsi" w:cstheme="minorBidi"/>
          <w:noProof/>
          <w:sz w:val="22"/>
        </w:rPr>
      </w:pPr>
      <w:del w:id="438" w:author="superchickend" w:date="2013-01-19T23:30:00Z">
        <w:r w:rsidRPr="00A53565" w:rsidDel="00A53565">
          <w:rPr>
            <w:rPrChange w:id="439" w:author="superchickend" w:date="2013-01-19T23:30:00Z">
              <w:rPr>
                <w:rStyle w:val="Hyperlink"/>
                <w:noProof/>
              </w:rPr>
            </w:rPrChange>
          </w:rPr>
          <w:delText>5.2.</w:delText>
        </w:r>
        <w:r w:rsidDel="00A53565">
          <w:rPr>
            <w:rFonts w:asciiTheme="minorHAnsi" w:eastAsiaTheme="minorEastAsia" w:hAnsiTheme="minorHAnsi" w:cstheme="minorBidi"/>
            <w:noProof/>
            <w:sz w:val="22"/>
          </w:rPr>
          <w:tab/>
        </w:r>
        <w:r w:rsidRPr="00A53565" w:rsidDel="00A53565">
          <w:rPr>
            <w:rPrChange w:id="440" w:author="superchickend" w:date="2013-01-19T23:30:00Z">
              <w:rPr>
                <w:rStyle w:val="Hyperlink"/>
                <w:noProof/>
              </w:rPr>
            </w:rPrChange>
          </w:rPr>
          <w:delText>Mô hình kết hợp ARIMA và mạng nơron</w:delText>
        </w:r>
        <w:r w:rsidDel="00A53565">
          <w:rPr>
            <w:noProof/>
            <w:webHidden/>
          </w:rPr>
          <w:tab/>
          <w:delText>59</w:delText>
        </w:r>
      </w:del>
    </w:p>
    <w:p w14:paraId="5648A11D" w14:textId="77777777" w:rsidR="00C44FE2" w:rsidDel="00A53565" w:rsidRDefault="00C44FE2">
      <w:pPr>
        <w:pStyle w:val="TOC1"/>
        <w:tabs>
          <w:tab w:val="left" w:pos="1760"/>
        </w:tabs>
        <w:rPr>
          <w:del w:id="441" w:author="superchickend" w:date="2013-01-19T23:30:00Z"/>
          <w:rFonts w:asciiTheme="minorHAnsi" w:eastAsiaTheme="minorEastAsia" w:hAnsiTheme="minorHAnsi" w:cstheme="minorBidi"/>
          <w:noProof/>
          <w:sz w:val="22"/>
        </w:rPr>
      </w:pPr>
      <w:del w:id="442" w:author="superchickend" w:date="2013-01-19T23:30:00Z">
        <w:r w:rsidRPr="00A53565" w:rsidDel="00A53565">
          <w:rPr>
            <w:rPrChange w:id="443" w:author="superchickend" w:date="2013-01-19T23:30:00Z">
              <w:rPr>
                <w:rStyle w:val="Hyperlink"/>
                <w:noProof/>
              </w:rPr>
            </w:rPrChange>
          </w:rPr>
          <w:delText>Chương 6</w:delText>
        </w:r>
        <w:r w:rsidDel="00A53565">
          <w:rPr>
            <w:rFonts w:asciiTheme="minorHAnsi" w:eastAsiaTheme="minorEastAsia" w:hAnsiTheme="minorHAnsi" w:cstheme="minorBidi"/>
            <w:noProof/>
            <w:sz w:val="22"/>
          </w:rPr>
          <w:tab/>
        </w:r>
        <w:r w:rsidRPr="00A53565" w:rsidDel="00A53565">
          <w:rPr>
            <w:rPrChange w:id="444" w:author="superchickend" w:date="2013-01-19T23:30:00Z">
              <w:rPr>
                <w:rStyle w:val="Hyperlink"/>
                <w:noProof/>
              </w:rPr>
            </w:rPrChange>
          </w:rPr>
          <w:delText>KẾT QUẢ THỰC NGHIỆM</w:delText>
        </w:r>
        <w:r w:rsidDel="00A53565">
          <w:rPr>
            <w:noProof/>
            <w:webHidden/>
          </w:rPr>
          <w:tab/>
          <w:delText>62</w:delText>
        </w:r>
      </w:del>
    </w:p>
    <w:p w14:paraId="3B59BD50" w14:textId="77777777" w:rsidR="00C44FE2" w:rsidDel="00A53565" w:rsidRDefault="00C44FE2">
      <w:pPr>
        <w:pStyle w:val="TOC2"/>
        <w:tabs>
          <w:tab w:val="left" w:pos="1320"/>
          <w:tab w:val="right" w:leader="dot" w:pos="9064"/>
        </w:tabs>
        <w:rPr>
          <w:del w:id="445" w:author="superchickend" w:date="2013-01-19T23:30:00Z"/>
          <w:rFonts w:asciiTheme="minorHAnsi" w:eastAsiaTheme="minorEastAsia" w:hAnsiTheme="minorHAnsi" w:cstheme="minorBidi"/>
          <w:noProof/>
          <w:sz w:val="22"/>
        </w:rPr>
      </w:pPr>
      <w:del w:id="446" w:author="superchickend" w:date="2013-01-19T23:30:00Z">
        <w:r w:rsidRPr="00A53565" w:rsidDel="00A53565">
          <w:rPr>
            <w:rPrChange w:id="447" w:author="superchickend" w:date="2013-01-19T23:30:00Z">
              <w:rPr>
                <w:rStyle w:val="Hyperlink"/>
                <w:noProof/>
              </w:rPr>
            </w:rPrChange>
          </w:rPr>
          <w:delText>6.1.</w:delText>
        </w:r>
        <w:r w:rsidDel="00A53565">
          <w:rPr>
            <w:rFonts w:asciiTheme="minorHAnsi" w:eastAsiaTheme="minorEastAsia" w:hAnsiTheme="minorHAnsi" w:cstheme="minorBidi"/>
            <w:noProof/>
            <w:sz w:val="22"/>
          </w:rPr>
          <w:tab/>
        </w:r>
        <w:r w:rsidRPr="00A53565" w:rsidDel="00A53565">
          <w:rPr>
            <w:rPrChange w:id="448" w:author="superchickend" w:date="2013-01-19T23:30:00Z">
              <w:rPr>
                <w:rStyle w:val="Hyperlink"/>
                <w:noProof/>
              </w:rPr>
            </w:rPrChange>
          </w:rPr>
          <w:delText>Cấu trúc chương trình</w:delText>
        </w:r>
        <w:r w:rsidDel="00A53565">
          <w:rPr>
            <w:noProof/>
            <w:webHidden/>
          </w:rPr>
          <w:tab/>
          <w:delText>62</w:delText>
        </w:r>
      </w:del>
    </w:p>
    <w:p w14:paraId="7CC06F7D" w14:textId="77777777" w:rsidR="00C44FE2" w:rsidDel="00A53565" w:rsidRDefault="00C44FE2">
      <w:pPr>
        <w:pStyle w:val="TOC3"/>
        <w:tabs>
          <w:tab w:val="left" w:pos="1760"/>
          <w:tab w:val="right" w:leader="dot" w:pos="9064"/>
        </w:tabs>
        <w:rPr>
          <w:del w:id="449" w:author="superchickend" w:date="2013-01-19T23:30:00Z"/>
          <w:rFonts w:asciiTheme="minorHAnsi" w:eastAsiaTheme="minorEastAsia" w:hAnsiTheme="minorHAnsi" w:cstheme="minorBidi"/>
          <w:noProof/>
          <w:sz w:val="22"/>
        </w:rPr>
      </w:pPr>
      <w:del w:id="450" w:author="superchickend" w:date="2013-01-19T23:30:00Z">
        <w:r w:rsidRPr="00A53565" w:rsidDel="00A53565">
          <w:rPr>
            <w:rPrChange w:id="451" w:author="superchickend" w:date="2013-01-19T23:30:00Z">
              <w:rPr>
                <w:rStyle w:val="Hyperlink"/>
                <w:noProof/>
              </w:rPr>
            </w:rPrChange>
          </w:rPr>
          <w:delText>6.1.1.</w:delText>
        </w:r>
        <w:r w:rsidDel="00A53565">
          <w:rPr>
            <w:rFonts w:asciiTheme="minorHAnsi" w:eastAsiaTheme="minorEastAsia" w:hAnsiTheme="minorHAnsi" w:cstheme="minorBidi"/>
            <w:noProof/>
            <w:sz w:val="22"/>
          </w:rPr>
          <w:tab/>
        </w:r>
        <w:r w:rsidRPr="00A53565" w:rsidDel="00A53565">
          <w:rPr>
            <w:rPrChange w:id="452" w:author="superchickend" w:date="2013-01-19T23:30:00Z">
              <w:rPr>
                <w:rStyle w:val="Hyperlink"/>
                <w:noProof/>
              </w:rPr>
            </w:rPrChange>
          </w:rPr>
          <w:delText>Giao diện chương trình</w:delText>
        </w:r>
        <w:r w:rsidDel="00A53565">
          <w:rPr>
            <w:noProof/>
            <w:webHidden/>
          </w:rPr>
          <w:tab/>
          <w:delText>62</w:delText>
        </w:r>
      </w:del>
    </w:p>
    <w:p w14:paraId="7D820EE9" w14:textId="77777777" w:rsidR="00C44FE2" w:rsidDel="00A53565" w:rsidRDefault="00C44FE2">
      <w:pPr>
        <w:pStyle w:val="TOC3"/>
        <w:tabs>
          <w:tab w:val="left" w:pos="1760"/>
          <w:tab w:val="right" w:leader="dot" w:pos="9064"/>
        </w:tabs>
        <w:rPr>
          <w:del w:id="453" w:author="superchickend" w:date="2013-01-19T23:30:00Z"/>
          <w:rFonts w:asciiTheme="minorHAnsi" w:eastAsiaTheme="minorEastAsia" w:hAnsiTheme="minorHAnsi" w:cstheme="minorBidi"/>
          <w:noProof/>
          <w:sz w:val="22"/>
        </w:rPr>
      </w:pPr>
      <w:del w:id="454" w:author="superchickend" w:date="2013-01-19T23:30:00Z">
        <w:r w:rsidRPr="00A53565" w:rsidDel="00A53565">
          <w:rPr>
            <w:rPrChange w:id="455" w:author="superchickend" w:date="2013-01-19T23:30:00Z">
              <w:rPr>
                <w:rStyle w:val="Hyperlink"/>
                <w:noProof/>
              </w:rPr>
            </w:rPrChange>
          </w:rPr>
          <w:delText>6.1.2.</w:delText>
        </w:r>
        <w:r w:rsidDel="00A53565">
          <w:rPr>
            <w:rFonts w:asciiTheme="minorHAnsi" w:eastAsiaTheme="minorEastAsia" w:hAnsiTheme="minorHAnsi" w:cstheme="minorBidi"/>
            <w:noProof/>
            <w:sz w:val="22"/>
          </w:rPr>
          <w:tab/>
        </w:r>
        <w:r w:rsidRPr="00A53565" w:rsidDel="00A53565">
          <w:rPr>
            <w:rPrChange w:id="456" w:author="superchickend" w:date="2013-01-19T23:30:00Z">
              <w:rPr>
                <w:rStyle w:val="Hyperlink"/>
                <w:noProof/>
              </w:rPr>
            </w:rPrChange>
          </w:rPr>
          <w:delText>Các module chính</w:delText>
        </w:r>
        <w:r w:rsidDel="00A53565">
          <w:rPr>
            <w:noProof/>
            <w:webHidden/>
          </w:rPr>
          <w:tab/>
          <w:delText>64</w:delText>
        </w:r>
      </w:del>
    </w:p>
    <w:p w14:paraId="0182EE45" w14:textId="77777777" w:rsidR="00C44FE2" w:rsidDel="00A53565" w:rsidRDefault="00C44FE2">
      <w:pPr>
        <w:pStyle w:val="TOC2"/>
        <w:tabs>
          <w:tab w:val="left" w:pos="1320"/>
          <w:tab w:val="right" w:leader="dot" w:pos="9064"/>
        </w:tabs>
        <w:rPr>
          <w:del w:id="457" w:author="superchickend" w:date="2013-01-19T23:30:00Z"/>
          <w:rFonts w:asciiTheme="minorHAnsi" w:eastAsiaTheme="minorEastAsia" w:hAnsiTheme="minorHAnsi" w:cstheme="minorBidi"/>
          <w:noProof/>
          <w:sz w:val="22"/>
        </w:rPr>
      </w:pPr>
      <w:del w:id="458" w:author="superchickend" w:date="2013-01-19T23:30:00Z">
        <w:r w:rsidRPr="00A53565" w:rsidDel="00A53565">
          <w:rPr>
            <w:rPrChange w:id="459" w:author="superchickend" w:date="2013-01-19T23:30:00Z">
              <w:rPr>
                <w:rStyle w:val="Hyperlink"/>
                <w:noProof/>
              </w:rPr>
            </w:rPrChange>
          </w:rPr>
          <w:delText>6.2.</w:delText>
        </w:r>
        <w:r w:rsidDel="00A53565">
          <w:rPr>
            <w:rFonts w:asciiTheme="minorHAnsi" w:eastAsiaTheme="minorEastAsia" w:hAnsiTheme="minorHAnsi" w:cstheme="minorBidi"/>
            <w:noProof/>
            <w:sz w:val="22"/>
          </w:rPr>
          <w:tab/>
        </w:r>
        <w:r w:rsidRPr="00A53565" w:rsidDel="00A53565">
          <w:rPr>
            <w:rPrChange w:id="460" w:author="superchickend" w:date="2013-01-19T23:30:00Z">
              <w:rPr>
                <w:rStyle w:val="Hyperlink"/>
                <w:noProof/>
              </w:rPr>
            </w:rPrChange>
          </w:rPr>
          <w:delText>Dữ liệu thực nghiệm</w:delText>
        </w:r>
        <w:r w:rsidDel="00A53565">
          <w:rPr>
            <w:noProof/>
            <w:webHidden/>
          </w:rPr>
          <w:tab/>
          <w:delText>67</w:delText>
        </w:r>
      </w:del>
    </w:p>
    <w:p w14:paraId="16FB76A8" w14:textId="77777777" w:rsidR="00C44FE2" w:rsidDel="00A53565" w:rsidRDefault="00C44FE2">
      <w:pPr>
        <w:pStyle w:val="TOC2"/>
        <w:tabs>
          <w:tab w:val="left" w:pos="1320"/>
          <w:tab w:val="right" w:leader="dot" w:pos="9064"/>
        </w:tabs>
        <w:rPr>
          <w:del w:id="461" w:author="superchickend" w:date="2013-01-19T23:30:00Z"/>
          <w:rFonts w:asciiTheme="minorHAnsi" w:eastAsiaTheme="minorEastAsia" w:hAnsiTheme="minorHAnsi" w:cstheme="minorBidi"/>
          <w:noProof/>
          <w:sz w:val="22"/>
        </w:rPr>
      </w:pPr>
      <w:del w:id="462" w:author="superchickend" w:date="2013-01-19T23:30:00Z">
        <w:r w:rsidRPr="00A53565" w:rsidDel="00A53565">
          <w:rPr>
            <w:rPrChange w:id="463" w:author="superchickend" w:date="2013-01-19T23:30:00Z">
              <w:rPr>
                <w:rStyle w:val="Hyperlink"/>
                <w:noProof/>
              </w:rPr>
            </w:rPrChange>
          </w:rPr>
          <w:delText>6.3.</w:delText>
        </w:r>
        <w:r w:rsidDel="00A53565">
          <w:rPr>
            <w:rFonts w:asciiTheme="minorHAnsi" w:eastAsiaTheme="minorEastAsia" w:hAnsiTheme="minorHAnsi" w:cstheme="minorBidi"/>
            <w:noProof/>
            <w:sz w:val="22"/>
          </w:rPr>
          <w:tab/>
        </w:r>
        <w:r w:rsidRPr="00A53565" w:rsidDel="00A53565">
          <w:rPr>
            <w:rPrChange w:id="464" w:author="superchickend" w:date="2013-01-19T23:30:00Z">
              <w:rPr>
                <w:rStyle w:val="Hyperlink"/>
                <w:noProof/>
              </w:rPr>
            </w:rPrChange>
          </w:rPr>
          <w:delText>Kết quả thực nghiệm</w:delText>
        </w:r>
        <w:r w:rsidDel="00A53565">
          <w:rPr>
            <w:noProof/>
            <w:webHidden/>
          </w:rPr>
          <w:tab/>
          <w:delText>72</w:delText>
        </w:r>
      </w:del>
    </w:p>
    <w:p w14:paraId="4803B73D" w14:textId="77777777" w:rsidR="00C44FE2" w:rsidDel="00A53565" w:rsidRDefault="00C44FE2">
      <w:pPr>
        <w:pStyle w:val="TOC3"/>
        <w:tabs>
          <w:tab w:val="left" w:pos="1760"/>
          <w:tab w:val="right" w:leader="dot" w:pos="9064"/>
        </w:tabs>
        <w:rPr>
          <w:del w:id="465" w:author="superchickend" w:date="2013-01-19T23:30:00Z"/>
          <w:rFonts w:asciiTheme="minorHAnsi" w:eastAsiaTheme="minorEastAsia" w:hAnsiTheme="minorHAnsi" w:cstheme="minorBidi"/>
          <w:noProof/>
          <w:sz w:val="22"/>
        </w:rPr>
      </w:pPr>
      <w:del w:id="466" w:author="superchickend" w:date="2013-01-19T23:30:00Z">
        <w:r w:rsidRPr="00A53565" w:rsidDel="00A53565">
          <w:rPr>
            <w:rPrChange w:id="467" w:author="superchickend" w:date="2013-01-19T23:30:00Z">
              <w:rPr>
                <w:rStyle w:val="Hyperlink"/>
                <w:noProof/>
              </w:rPr>
            </w:rPrChange>
          </w:rPr>
          <w:delText>6.3.1.</w:delText>
        </w:r>
        <w:r w:rsidDel="00A53565">
          <w:rPr>
            <w:rFonts w:asciiTheme="minorHAnsi" w:eastAsiaTheme="minorEastAsia" w:hAnsiTheme="minorHAnsi" w:cstheme="minorBidi"/>
            <w:noProof/>
            <w:sz w:val="22"/>
          </w:rPr>
          <w:tab/>
        </w:r>
        <w:r w:rsidRPr="00A53565" w:rsidDel="00A53565">
          <w:rPr>
            <w:rPrChange w:id="468" w:author="superchickend" w:date="2013-01-19T23:30:00Z">
              <w:rPr>
                <w:rStyle w:val="Hyperlink"/>
                <w:noProof/>
              </w:rPr>
            </w:rPrChange>
          </w:rPr>
          <w:delText>Bộ dữ liệu có tính mùa và xu hướng</w:delText>
        </w:r>
        <w:r w:rsidDel="00A53565">
          <w:rPr>
            <w:noProof/>
            <w:webHidden/>
          </w:rPr>
          <w:tab/>
          <w:delText>72</w:delText>
        </w:r>
      </w:del>
    </w:p>
    <w:p w14:paraId="51998AF2" w14:textId="77777777" w:rsidR="00C44FE2" w:rsidDel="00A53565" w:rsidRDefault="00C44FE2">
      <w:pPr>
        <w:pStyle w:val="TOC3"/>
        <w:tabs>
          <w:tab w:val="left" w:pos="1760"/>
          <w:tab w:val="right" w:leader="dot" w:pos="9064"/>
        </w:tabs>
        <w:rPr>
          <w:del w:id="469" w:author="superchickend" w:date="2013-01-19T23:30:00Z"/>
          <w:rFonts w:asciiTheme="minorHAnsi" w:eastAsiaTheme="minorEastAsia" w:hAnsiTheme="minorHAnsi" w:cstheme="minorBidi"/>
          <w:noProof/>
          <w:sz w:val="22"/>
        </w:rPr>
      </w:pPr>
      <w:del w:id="470" w:author="superchickend" w:date="2013-01-19T23:30:00Z">
        <w:r w:rsidRPr="00A53565" w:rsidDel="00A53565">
          <w:rPr>
            <w:rPrChange w:id="471" w:author="superchickend" w:date="2013-01-19T23:30:00Z">
              <w:rPr>
                <w:rStyle w:val="Hyperlink"/>
                <w:noProof/>
              </w:rPr>
            </w:rPrChange>
          </w:rPr>
          <w:delText>6.3.2.</w:delText>
        </w:r>
        <w:r w:rsidDel="00A53565">
          <w:rPr>
            <w:rFonts w:asciiTheme="minorHAnsi" w:eastAsiaTheme="minorEastAsia" w:hAnsiTheme="minorHAnsi" w:cstheme="minorBidi"/>
            <w:noProof/>
            <w:sz w:val="22"/>
          </w:rPr>
          <w:tab/>
        </w:r>
        <w:r w:rsidRPr="00A53565" w:rsidDel="00A53565">
          <w:rPr>
            <w:rPrChange w:id="472" w:author="superchickend" w:date="2013-01-19T23:30:00Z">
              <w:rPr>
                <w:rStyle w:val="Hyperlink"/>
                <w:noProof/>
              </w:rPr>
            </w:rPrChange>
          </w:rPr>
          <w:delText>Bộ dữ liệu có tính mùa</w:delText>
        </w:r>
        <w:r w:rsidDel="00A53565">
          <w:rPr>
            <w:noProof/>
            <w:webHidden/>
          </w:rPr>
          <w:tab/>
          <w:delText>73</w:delText>
        </w:r>
      </w:del>
    </w:p>
    <w:p w14:paraId="0A7437BD" w14:textId="77777777" w:rsidR="00C44FE2" w:rsidDel="00A53565" w:rsidRDefault="00C44FE2">
      <w:pPr>
        <w:pStyle w:val="TOC3"/>
        <w:tabs>
          <w:tab w:val="left" w:pos="1760"/>
          <w:tab w:val="right" w:leader="dot" w:pos="9064"/>
        </w:tabs>
        <w:rPr>
          <w:del w:id="473" w:author="superchickend" w:date="2013-01-19T23:30:00Z"/>
          <w:rFonts w:asciiTheme="minorHAnsi" w:eastAsiaTheme="minorEastAsia" w:hAnsiTheme="minorHAnsi" w:cstheme="minorBidi"/>
          <w:noProof/>
          <w:sz w:val="22"/>
        </w:rPr>
      </w:pPr>
      <w:del w:id="474" w:author="superchickend" w:date="2013-01-19T23:30:00Z">
        <w:r w:rsidRPr="00A53565" w:rsidDel="00A53565">
          <w:rPr>
            <w:rPrChange w:id="475" w:author="superchickend" w:date="2013-01-19T23:30:00Z">
              <w:rPr>
                <w:rStyle w:val="Hyperlink"/>
                <w:noProof/>
              </w:rPr>
            </w:rPrChange>
          </w:rPr>
          <w:delText>6.3.3.</w:delText>
        </w:r>
        <w:r w:rsidDel="00A53565">
          <w:rPr>
            <w:rFonts w:asciiTheme="minorHAnsi" w:eastAsiaTheme="minorEastAsia" w:hAnsiTheme="minorHAnsi" w:cstheme="minorBidi"/>
            <w:noProof/>
            <w:sz w:val="22"/>
          </w:rPr>
          <w:tab/>
        </w:r>
        <w:r w:rsidRPr="00A53565" w:rsidDel="00A53565">
          <w:rPr>
            <w:rPrChange w:id="476" w:author="superchickend" w:date="2013-01-19T23:30:00Z">
              <w:rPr>
                <w:rStyle w:val="Hyperlink"/>
                <w:noProof/>
              </w:rPr>
            </w:rPrChange>
          </w:rPr>
          <w:delText>Bộ dữ liệu có tính xu hướng</w:delText>
        </w:r>
        <w:r w:rsidDel="00A53565">
          <w:rPr>
            <w:noProof/>
            <w:webHidden/>
          </w:rPr>
          <w:tab/>
          <w:delText>74</w:delText>
        </w:r>
      </w:del>
    </w:p>
    <w:p w14:paraId="278B0EA0" w14:textId="77777777" w:rsidR="00C44FE2" w:rsidDel="00A53565" w:rsidRDefault="00C44FE2">
      <w:pPr>
        <w:pStyle w:val="TOC3"/>
        <w:tabs>
          <w:tab w:val="left" w:pos="1760"/>
          <w:tab w:val="right" w:leader="dot" w:pos="9064"/>
        </w:tabs>
        <w:rPr>
          <w:del w:id="477" w:author="superchickend" w:date="2013-01-19T23:30:00Z"/>
          <w:rFonts w:asciiTheme="minorHAnsi" w:eastAsiaTheme="minorEastAsia" w:hAnsiTheme="minorHAnsi" w:cstheme="minorBidi"/>
          <w:noProof/>
          <w:sz w:val="22"/>
        </w:rPr>
      </w:pPr>
      <w:del w:id="478" w:author="superchickend" w:date="2013-01-19T23:30:00Z">
        <w:r w:rsidRPr="00A53565" w:rsidDel="00A53565">
          <w:rPr>
            <w:rPrChange w:id="479" w:author="superchickend" w:date="2013-01-19T23:30:00Z">
              <w:rPr>
                <w:rStyle w:val="Hyperlink"/>
                <w:noProof/>
              </w:rPr>
            </w:rPrChange>
          </w:rPr>
          <w:delText>6.3.4.</w:delText>
        </w:r>
        <w:r w:rsidDel="00A53565">
          <w:rPr>
            <w:rFonts w:asciiTheme="minorHAnsi" w:eastAsiaTheme="minorEastAsia" w:hAnsiTheme="minorHAnsi" w:cstheme="minorBidi"/>
            <w:noProof/>
            <w:sz w:val="22"/>
          </w:rPr>
          <w:tab/>
        </w:r>
        <w:r w:rsidRPr="00A53565" w:rsidDel="00A53565">
          <w:rPr>
            <w:rPrChange w:id="480" w:author="superchickend" w:date="2013-01-19T23:30:00Z">
              <w:rPr>
                <w:rStyle w:val="Hyperlink"/>
                <w:noProof/>
              </w:rPr>
            </w:rPrChange>
          </w:rPr>
          <w:delText>Bộ dữ liệu có tính phi tuyến</w:delText>
        </w:r>
        <w:r w:rsidDel="00A53565">
          <w:rPr>
            <w:noProof/>
            <w:webHidden/>
          </w:rPr>
          <w:tab/>
          <w:delText>76</w:delText>
        </w:r>
      </w:del>
    </w:p>
    <w:p w14:paraId="1CBCD61C" w14:textId="77777777" w:rsidR="00C44FE2" w:rsidDel="00A53565" w:rsidRDefault="00C44FE2">
      <w:pPr>
        <w:pStyle w:val="TOC2"/>
        <w:tabs>
          <w:tab w:val="left" w:pos="1320"/>
          <w:tab w:val="right" w:leader="dot" w:pos="9064"/>
        </w:tabs>
        <w:rPr>
          <w:del w:id="481" w:author="superchickend" w:date="2013-01-19T23:30:00Z"/>
          <w:rFonts w:asciiTheme="minorHAnsi" w:eastAsiaTheme="minorEastAsia" w:hAnsiTheme="minorHAnsi" w:cstheme="minorBidi"/>
          <w:noProof/>
          <w:sz w:val="22"/>
        </w:rPr>
      </w:pPr>
      <w:del w:id="482" w:author="superchickend" w:date="2013-01-19T23:30:00Z">
        <w:r w:rsidRPr="00A53565" w:rsidDel="00A53565">
          <w:rPr>
            <w:rPrChange w:id="483" w:author="superchickend" w:date="2013-01-19T23:30:00Z">
              <w:rPr>
                <w:rStyle w:val="Hyperlink"/>
                <w:noProof/>
              </w:rPr>
            </w:rPrChange>
          </w:rPr>
          <w:delText>6.4.</w:delText>
        </w:r>
        <w:r w:rsidDel="00A53565">
          <w:rPr>
            <w:rFonts w:asciiTheme="minorHAnsi" w:eastAsiaTheme="minorEastAsia" w:hAnsiTheme="minorHAnsi" w:cstheme="minorBidi"/>
            <w:noProof/>
            <w:sz w:val="22"/>
          </w:rPr>
          <w:tab/>
        </w:r>
        <w:r w:rsidRPr="00A53565" w:rsidDel="00A53565">
          <w:rPr>
            <w:rPrChange w:id="484" w:author="superchickend" w:date="2013-01-19T23:30:00Z">
              <w:rPr>
                <w:rStyle w:val="Hyperlink"/>
                <w:noProof/>
              </w:rPr>
            </w:rPrChange>
          </w:rPr>
          <w:delText>Đánh giá kết quả thực nghiệm</w:delText>
        </w:r>
        <w:r w:rsidDel="00A53565">
          <w:rPr>
            <w:noProof/>
            <w:webHidden/>
          </w:rPr>
          <w:tab/>
          <w:delText>77</w:delText>
        </w:r>
      </w:del>
    </w:p>
    <w:p w14:paraId="136EBCAD" w14:textId="77777777" w:rsidR="00C44FE2" w:rsidDel="00A53565" w:rsidRDefault="00C44FE2">
      <w:pPr>
        <w:pStyle w:val="TOC1"/>
        <w:tabs>
          <w:tab w:val="left" w:pos="1760"/>
        </w:tabs>
        <w:rPr>
          <w:del w:id="485" w:author="superchickend" w:date="2013-01-19T23:30:00Z"/>
          <w:rFonts w:asciiTheme="minorHAnsi" w:eastAsiaTheme="minorEastAsia" w:hAnsiTheme="minorHAnsi" w:cstheme="minorBidi"/>
          <w:noProof/>
          <w:sz w:val="22"/>
        </w:rPr>
      </w:pPr>
      <w:del w:id="486" w:author="superchickend" w:date="2013-01-19T23:30:00Z">
        <w:r w:rsidRPr="00A53565" w:rsidDel="00A53565">
          <w:rPr>
            <w:rPrChange w:id="487" w:author="superchickend" w:date="2013-01-19T23:30:00Z">
              <w:rPr>
                <w:rStyle w:val="Hyperlink"/>
                <w:noProof/>
              </w:rPr>
            </w:rPrChange>
          </w:rPr>
          <w:delText>Chương 7</w:delText>
        </w:r>
        <w:r w:rsidDel="00A53565">
          <w:rPr>
            <w:rFonts w:asciiTheme="minorHAnsi" w:eastAsiaTheme="minorEastAsia" w:hAnsiTheme="minorHAnsi" w:cstheme="minorBidi"/>
            <w:noProof/>
            <w:sz w:val="22"/>
          </w:rPr>
          <w:tab/>
        </w:r>
        <w:r w:rsidRPr="00A53565" w:rsidDel="00A53565">
          <w:rPr>
            <w:rPrChange w:id="488" w:author="superchickend" w:date="2013-01-19T23:30:00Z">
              <w:rPr>
                <w:rStyle w:val="Hyperlink"/>
                <w:noProof/>
              </w:rPr>
            </w:rPrChange>
          </w:rPr>
          <w:delText>KẾT LUẬN</w:delText>
        </w:r>
        <w:r w:rsidDel="00A53565">
          <w:rPr>
            <w:noProof/>
            <w:webHidden/>
          </w:rPr>
          <w:tab/>
          <w:delText>78</w:delText>
        </w:r>
      </w:del>
    </w:p>
    <w:p w14:paraId="1A48FDC9" w14:textId="77777777" w:rsidR="00C44FE2" w:rsidDel="00A53565" w:rsidRDefault="00C44FE2">
      <w:pPr>
        <w:pStyle w:val="TOC2"/>
        <w:tabs>
          <w:tab w:val="left" w:pos="1320"/>
          <w:tab w:val="right" w:leader="dot" w:pos="9064"/>
        </w:tabs>
        <w:rPr>
          <w:del w:id="489" w:author="superchickend" w:date="2013-01-19T23:30:00Z"/>
          <w:rFonts w:asciiTheme="minorHAnsi" w:eastAsiaTheme="minorEastAsia" w:hAnsiTheme="minorHAnsi" w:cstheme="minorBidi"/>
          <w:noProof/>
          <w:sz w:val="22"/>
        </w:rPr>
      </w:pPr>
      <w:del w:id="490" w:author="superchickend" w:date="2013-01-19T23:30:00Z">
        <w:r w:rsidRPr="00A53565" w:rsidDel="00A53565">
          <w:rPr>
            <w:rPrChange w:id="491" w:author="superchickend" w:date="2013-01-19T23:30:00Z">
              <w:rPr>
                <w:rStyle w:val="Hyperlink"/>
                <w:noProof/>
              </w:rPr>
            </w:rPrChange>
          </w:rPr>
          <w:delText>7.1.</w:delText>
        </w:r>
        <w:r w:rsidDel="00A53565">
          <w:rPr>
            <w:rFonts w:asciiTheme="minorHAnsi" w:eastAsiaTheme="minorEastAsia" w:hAnsiTheme="minorHAnsi" w:cstheme="minorBidi"/>
            <w:noProof/>
            <w:sz w:val="22"/>
          </w:rPr>
          <w:tab/>
        </w:r>
        <w:r w:rsidRPr="00A53565" w:rsidDel="00A53565">
          <w:rPr>
            <w:rPrChange w:id="492" w:author="superchickend" w:date="2013-01-19T23:30:00Z">
              <w:rPr>
                <w:rStyle w:val="Hyperlink"/>
                <w:noProof/>
              </w:rPr>
            </w:rPrChange>
          </w:rPr>
          <w:delText>Đánh giá kết quả</w:delText>
        </w:r>
        <w:r w:rsidDel="00A53565">
          <w:rPr>
            <w:noProof/>
            <w:webHidden/>
          </w:rPr>
          <w:tab/>
          <w:delText>78</w:delText>
        </w:r>
      </w:del>
    </w:p>
    <w:p w14:paraId="7D3CBFB0" w14:textId="77777777" w:rsidR="00C44FE2" w:rsidDel="00A53565" w:rsidRDefault="00C44FE2">
      <w:pPr>
        <w:pStyle w:val="TOC3"/>
        <w:tabs>
          <w:tab w:val="left" w:pos="1760"/>
          <w:tab w:val="right" w:leader="dot" w:pos="9064"/>
        </w:tabs>
        <w:rPr>
          <w:del w:id="493" w:author="superchickend" w:date="2013-01-19T23:30:00Z"/>
          <w:rFonts w:asciiTheme="minorHAnsi" w:eastAsiaTheme="minorEastAsia" w:hAnsiTheme="minorHAnsi" w:cstheme="minorBidi"/>
          <w:noProof/>
          <w:sz w:val="22"/>
        </w:rPr>
      </w:pPr>
      <w:del w:id="494" w:author="superchickend" w:date="2013-01-19T23:30:00Z">
        <w:r w:rsidRPr="00A53565" w:rsidDel="00A53565">
          <w:rPr>
            <w:rPrChange w:id="495" w:author="superchickend" w:date="2013-01-19T23:30:00Z">
              <w:rPr>
                <w:rStyle w:val="Hyperlink"/>
                <w:noProof/>
              </w:rPr>
            </w:rPrChange>
          </w:rPr>
          <w:delText>7.1.1.</w:delText>
        </w:r>
        <w:r w:rsidDel="00A53565">
          <w:rPr>
            <w:rFonts w:asciiTheme="minorHAnsi" w:eastAsiaTheme="minorEastAsia" w:hAnsiTheme="minorHAnsi" w:cstheme="minorBidi"/>
            <w:noProof/>
            <w:sz w:val="22"/>
          </w:rPr>
          <w:tab/>
        </w:r>
        <w:r w:rsidRPr="00A53565" w:rsidDel="00A53565">
          <w:rPr>
            <w:rPrChange w:id="496" w:author="superchickend" w:date="2013-01-19T23:30:00Z">
              <w:rPr>
                <w:rStyle w:val="Hyperlink"/>
                <w:noProof/>
              </w:rPr>
            </w:rPrChange>
          </w:rPr>
          <w:delText>Những công việc làm được</w:delText>
        </w:r>
        <w:r w:rsidDel="00A53565">
          <w:rPr>
            <w:noProof/>
            <w:webHidden/>
          </w:rPr>
          <w:tab/>
          <w:delText>78</w:delText>
        </w:r>
      </w:del>
    </w:p>
    <w:p w14:paraId="1E92C192" w14:textId="77777777" w:rsidR="00C44FE2" w:rsidDel="00A53565" w:rsidRDefault="00C44FE2">
      <w:pPr>
        <w:pStyle w:val="TOC3"/>
        <w:tabs>
          <w:tab w:val="left" w:pos="1760"/>
          <w:tab w:val="right" w:leader="dot" w:pos="9064"/>
        </w:tabs>
        <w:rPr>
          <w:del w:id="497" w:author="superchickend" w:date="2013-01-19T23:30:00Z"/>
          <w:rFonts w:asciiTheme="minorHAnsi" w:eastAsiaTheme="minorEastAsia" w:hAnsiTheme="minorHAnsi" w:cstheme="minorBidi"/>
          <w:noProof/>
          <w:sz w:val="22"/>
        </w:rPr>
      </w:pPr>
      <w:del w:id="498" w:author="superchickend" w:date="2013-01-19T23:30:00Z">
        <w:r w:rsidRPr="00A53565" w:rsidDel="00A53565">
          <w:rPr>
            <w:rPrChange w:id="499" w:author="superchickend" w:date="2013-01-19T23:30:00Z">
              <w:rPr>
                <w:rStyle w:val="Hyperlink"/>
                <w:noProof/>
              </w:rPr>
            </w:rPrChange>
          </w:rPr>
          <w:delText>7.1.2.</w:delText>
        </w:r>
        <w:r w:rsidDel="00A53565">
          <w:rPr>
            <w:rFonts w:asciiTheme="minorHAnsi" w:eastAsiaTheme="minorEastAsia" w:hAnsiTheme="minorHAnsi" w:cstheme="minorBidi"/>
            <w:noProof/>
            <w:sz w:val="22"/>
          </w:rPr>
          <w:tab/>
        </w:r>
        <w:r w:rsidRPr="00A53565" w:rsidDel="00A53565">
          <w:rPr>
            <w:rPrChange w:id="500" w:author="superchickend" w:date="2013-01-19T23:30:00Z">
              <w:rPr>
                <w:rStyle w:val="Hyperlink"/>
                <w:noProof/>
              </w:rPr>
            </w:rPrChange>
          </w:rPr>
          <w:delText>Những đúc kết về mặt lý luận</w:delText>
        </w:r>
        <w:r w:rsidDel="00A53565">
          <w:rPr>
            <w:noProof/>
            <w:webHidden/>
          </w:rPr>
          <w:tab/>
          <w:delText>78</w:delText>
        </w:r>
      </w:del>
    </w:p>
    <w:p w14:paraId="7F18B09D" w14:textId="77777777" w:rsidR="00C44FE2" w:rsidDel="00A53565" w:rsidRDefault="00C44FE2">
      <w:pPr>
        <w:pStyle w:val="TOC3"/>
        <w:tabs>
          <w:tab w:val="left" w:pos="1760"/>
          <w:tab w:val="right" w:leader="dot" w:pos="9064"/>
        </w:tabs>
        <w:rPr>
          <w:del w:id="501" w:author="superchickend" w:date="2013-01-19T23:30:00Z"/>
          <w:rFonts w:asciiTheme="minorHAnsi" w:eastAsiaTheme="minorEastAsia" w:hAnsiTheme="minorHAnsi" w:cstheme="minorBidi"/>
          <w:noProof/>
          <w:sz w:val="22"/>
        </w:rPr>
      </w:pPr>
      <w:del w:id="502" w:author="superchickend" w:date="2013-01-19T23:30:00Z">
        <w:r w:rsidRPr="00A53565" w:rsidDel="00A53565">
          <w:rPr>
            <w:rPrChange w:id="503" w:author="superchickend" w:date="2013-01-19T23:30:00Z">
              <w:rPr>
                <w:rStyle w:val="Hyperlink"/>
                <w:noProof/>
              </w:rPr>
            </w:rPrChange>
          </w:rPr>
          <w:delText>7.1.3.</w:delText>
        </w:r>
        <w:r w:rsidDel="00A53565">
          <w:rPr>
            <w:rFonts w:asciiTheme="minorHAnsi" w:eastAsiaTheme="minorEastAsia" w:hAnsiTheme="minorHAnsi" w:cstheme="minorBidi"/>
            <w:noProof/>
            <w:sz w:val="22"/>
          </w:rPr>
          <w:tab/>
        </w:r>
        <w:r w:rsidRPr="00A53565" w:rsidDel="00A53565">
          <w:rPr>
            <w:rPrChange w:id="504" w:author="superchickend" w:date="2013-01-19T23:30:00Z">
              <w:rPr>
                <w:rStyle w:val="Hyperlink"/>
                <w:noProof/>
              </w:rPr>
            </w:rPrChange>
          </w:rPr>
          <w:delText>Mặt hạn chế</w:delText>
        </w:r>
        <w:r w:rsidDel="00A53565">
          <w:rPr>
            <w:noProof/>
            <w:webHidden/>
          </w:rPr>
          <w:tab/>
          <w:delText>79</w:delText>
        </w:r>
      </w:del>
    </w:p>
    <w:p w14:paraId="713C682D" w14:textId="77777777" w:rsidR="00C44FE2" w:rsidDel="00A53565" w:rsidRDefault="00C44FE2">
      <w:pPr>
        <w:pStyle w:val="TOC2"/>
        <w:tabs>
          <w:tab w:val="left" w:pos="1320"/>
          <w:tab w:val="right" w:leader="dot" w:pos="9064"/>
        </w:tabs>
        <w:rPr>
          <w:del w:id="505" w:author="superchickend" w:date="2013-01-19T23:30:00Z"/>
          <w:rFonts w:asciiTheme="minorHAnsi" w:eastAsiaTheme="minorEastAsia" w:hAnsiTheme="minorHAnsi" w:cstheme="minorBidi"/>
          <w:noProof/>
          <w:sz w:val="22"/>
        </w:rPr>
      </w:pPr>
      <w:del w:id="506" w:author="superchickend" w:date="2013-01-19T23:30:00Z">
        <w:r w:rsidRPr="00A53565" w:rsidDel="00A53565">
          <w:rPr>
            <w:rPrChange w:id="507" w:author="superchickend" w:date="2013-01-19T23:30:00Z">
              <w:rPr>
                <w:rStyle w:val="Hyperlink"/>
                <w:noProof/>
              </w:rPr>
            </w:rPrChange>
          </w:rPr>
          <w:delText>7.2.</w:delText>
        </w:r>
        <w:r w:rsidDel="00A53565">
          <w:rPr>
            <w:rFonts w:asciiTheme="minorHAnsi" w:eastAsiaTheme="minorEastAsia" w:hAnsiTheme="minorHAnsi" w:cstheme="minorBidi"/>
            <w:noProof/>
            <w:sz w:val="22"/>
          </w:rPr>
          <w:tab/>
        </w:r>
        <w:r w:rsidRPr="00A53565" w:rsidDel="00A53565">
          <w:rPr>
            <w:rPrChange w:id="508" w:author="superchickend" w:date="2013-01-19T23:30:00Z">
              <w:rPr>
                <w:rStyle w:val="Hyperlink"/>
                <w:noProof/>
              </w:rPr>
            </w:rPrChange>
          </w:rPr>
          <w:delText>Hướng phát triển đề tài</w:delText>
        </w:r>
        <w:r w:rsidDel="00A53565">
          <w:rPr>
            <w:noProof/>
            <w:webHidden/>
          </w:rPr>
          <w:tab/>
          <w:delText>79</w:delText>
        </w:r>
      </w:del>
    </w:p>
    <w:p w14:paraId="35756AFA" w14:textId="77777777" w:rsidR="00C44FE2" w:rsidDel="00A53565" w:rsidRDefault="00C44FE2">
      <w:pPr>
        <w:pStyle w:val="TOC1"/>
        <w:rPr>
          <w:del w:id="509" w:author="superchickend" w:date="2013-01-19T23:30:00Z"/>
          <w:rFonts w:asciiTheme="minorHAnsi" w:eastAsiaTheme="minorEastAsia" w:hAnsiTheme="minorHAnsi" w:cstheme="minorBidi"/>
          <w:noProof/>
          <w:sz w:val="22"/>
        </w:rPr>
      </w:pPr>
      <w:del w:id="510" w:author="superchickend" w:date="2013-01-19T23:30:00Z">
        <w:r w:rsidRPr="00A53565" w:rsidDel="00A53565">
          <w:rPr>
            <w:rPrChange w:id="511" w:author="superchickend" w:date="2013-01-19T23:30:00Z">
              <w:rPr>
                <w:rStyle w:val="Hyperlink"/>
                <w:noProof/>
              </w:rPr>
            </w:rPrChange>
          </w:rPr>
          <w:delText>TÀI LIỆU THAM KHẢO</w:delText>
        </w:r>
        <w:r w:rsidDel="00A53565">
          <w:rPr>
            <w:noProof/>
            <w:webHidden/>
          </w:rPr>
          <w:tab/>
          <w:delText>80</w:delText>
        </w:r>
      </w:del>
    </w:p>
    <w:p w14:paraId="7495D08F" w14:textId="77777777" w:rsidR="00C44FE2" w:rsidDel="00A53565" w:rsidRDefault="00C44FE2">
      <w:pPr>
        <w:pStyle w:val="TOC1"/>
        <w:rPr>
          <w:del w:id="512" w:author="superchickend" w:date="2013-01-19T23:30:00Z"/>
          <w:rFonts w:asciiTheme="minorHAnsi" w:eastAsiaTheme="minorEastAsia" w:hAnsiTheme="minorHAnsi" w:cstheme="minorBidi"/>
          <w:noProof/>
          <w:sz w:val="22"/>
        </w:rPr>
      </w:pPr>
      <w:del w:id="513" w:author="superchickend" w:date="2013-01-19T23:30:00Z">
        <w:r w:rsidRPr="00A53565" w:rsidDel="00A53565">
          <w:rPr>
            <w:rPrChange w:id="514" w:author="superchickend" w:date="2013-01-19T23:30:00Z">
              <w:rPr>
                <w:rStyle w:val="Hyperlink"/>
                <w:noProof/>
              </w:rPr>
            </w:rPrChange>
          </w:rPr>
          <w:delText>PHỤ LỤC A    Bảng thuật ngữ Anh-Việt</w:delText>
        </w:r>
        <w:r w:rsidDel="00A53565">
          <w:rPr>
            <w:noProof/>
            <w:webHidden/>
          </w:rPr>
          <w:tab/>
          <w:delText>1</w:delText>
        </w:r>
      </w:del>
    </w:p>
    <w:p w14:paraId="326EF2B0" w14:textId="77777777" w:rsidR="00C44FE2" w:rsidDel="00A53565" w:rsidRDefault="00C44FE2">
      <w:pPr>
        <w:pStyle w:val="TOC1"/>
        <w:rPr>
          <w:del w:id="515" w:author="superchickend" w:date="2013-01-19T23:30:00Z"/>
          <w:rFonts w:asciiTheme="minorHAnsi" w:eastAsiaTheme="minorEastAsia" w:hAnsiTheme="minorHAnsi" w:cstheme="minorBidi"/>
          <w:noProof/>
          <w:sz w:val="22"/>
        </w:rPr>
      </w:pPr>
      <w:del w:id="516" w:author="superchickend" w:date="2013-01-19T23:30:00Z">
        <w:r w:rsidRPr="00A53565" w:rsidDel="00A53565">
          <w:rPr>
            <w:rPrChange w:id="517" w:author="superchickend" w:date="2013-01-19T23:30:00Z">
              <w:rPr>
                <w:rStyle w:val="Hyperlink"/>
                <w:noProof/>
              </w:rPr>
            </w:rPrChange>
          </w:rPr>
          <w:delText>PHỤ LỤC B    Danh mục từ viết tắt</w:delText>
        </w:r>
        <w:r w:rsidDel="00A53565">
          <w:rPr>
            <w:noProof/>
            <w:webHidden/>
          </w:rPr>
          <w:tab/>
          <w:delText>1</w:delText>
        </w:r>
      </w:del>
    </w:p>
    <w:p w14:paraId="656123C6" w14:textId="77777777" w:rsidR="00C44FE2" w:rsidDel="00A53565" w:rsidRDefault="00C44FE2">
      <w:pPr>
        <w:pStyle w:val="TOC1"/>
        <w:rPr>
          <w:del w:id="518" w:author="superchickend" w:date="2013-01-19T23:30:00Z"/>
          <w:rFonts w:asciiTheme="minorHAnsi" w:eastAsiaTheme="minorEastAsia" w:hAnsiTheme="minorHAnsi" w:cstheme="minorBidi"/>
          <w:noProof/>
          <w:sz w:val="22"/>
        </w:rPr>
      </w:pPr>
      <w:del w:id="519" w:author="superchickend" w:date="2013-01-19T23:30:00Z">
        <w:r w:rsidRPr="00A53565" w:rsidDel="00A53565">
          <w:rPr>
            <w:rPrChange w:id="520" w:author="superchickend" w:date="2013-01-19T23:30:00Z">
              <w:rPr>
                <w:rStyle w:val="Hyperlink"/>
                <w:noProof/>
              </w:rPr>
            </w:rPrChange>
          </w:rPr>
          <w:delText>PHỤ LỤC C    Hướng dẫn sử dụng chương trình</w:delText>
        </w:r>
        <w:r w:rsidDel="00A53565">
          <w:rPr>
            <w:noProof/>
            <w:webHidden/>
          </w:rPr>
          <w:tab/>
          <w:delText>1</w:delText>
        </w:r>
      </w:del>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521" w:name="_Toc346401546"/>
      <w:r w:rsidRPr="003A16E8">
        <w:lastRenderedPageBreak/>
        <w:t>DANH MỤC HÌNH</w:t>
      </w:r>
      <w:bookmarkEnd w:id="1"/>
      <w:bookmarkEnd w:id="521"/>
    </w:p>
    <w:p w14:paraId="593B0DCF" w14:textId="77777777" w:rsidR="00CF18FC" w:rsidRDefault="00187200">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346461086" w:history="1">
        <w:r w:rsidR="00CF18FC" w:rsidRPr="006E75FE">
          <w:rPr>
            <w:rStyle w:val="Hyperlink"/>
            <w:noProof/>
          </w:rPr>
          <w:t>Hình 2.1: Số khách hàng đặt chỗ hàng tháng của hãng Pan Am</w:t>
        </w:r>
        <w:r w:rsidR="00CF18FC">
          <w:rPr>
            <w:noProof/>
            <w:webHidden/>
          </w:rPr>
          <w:tab/>
        </w:r>
        <w:r w:rsidR="00CF18FC">
          <w:rPr>
            <w:noProof/>
            <w:webHidden/>
          </w:rPr>
          <w:fldChar w:fldCharType="begin"/>
        </w:r>
        <w:r w:rsidR="00CF18FC">
          <w:rPr>
            <w:noProof/>
            <w:webHidden/>
          </w:rPr>
          <w:instrText xml:space="preserve"> PAGEREF _Toc346461086 \h </w:instrText>
        </w:r>
        <w:r w:rsidR="00CF18FC">
          <w:rPr>
            <w:noProof/>
            <w:webHidden/>
          </w:rPr>
        </w:r>
        <w:r w:rsidR="00CF18FC">
          <w:rPr>
            <w:noProof/>
            <w:webHidden/>
          </w:rPr>
          <w:fldChar w:fldCharType="separate"/>
        </w:r>
        <w:r w:rsidR="00CF18FC">
          <w:rPr>
            <w:noProof/>
            <w:webHidden/>
          </w:rPr>
          <w:t>4</w:t>
        </w:r>
        <w:r w:rsidR="00CF18FC">
          <w:rPr>
            <w:noProof/>
            <w:webHidden/>
          </w:rPr>
          <w:fldChar w:fldCharType="end"/>
        </w:r>
      </w:hyperlink>
    </w:p>
    <w:p w14:paraId="498D95F1" w14:textId="77777777" w:rsidR="00CF18FC" w:rsidRDefault="000B50CE">
      <w:pPr>
        <w:pStyle w:val="TOC1"/>
        <w:rPr>
          <w:rFonts w:asciiTheme="minorHAnsi" w:eastAsiaTheme="minorEastAsia" w:hAnsiTheme="minorHAnsi" w:cstheme="minorBidi"/>
          <w:noProof/>
          <w:sz w:val="22"/>
        </w:rPr>
      </w:pPr>
      <w:hyperlink w:anchor="_Toc346461087" w:history="1">
        <w:r w:rsidR="00CF18FC" w:rsidRPr="006E75FE">
          <w:rPr>
            <w:rStyle w:val="Hyperlink"/>
            <w:noProof/>
          </w:rPr>
          <w:t>Hình 2.2: Mô hình bài toán dự báo chuỗi thời gian</w:t>
        </w:r>
        <w:r w:rsidR="00CF18FC">
          <w:rPr>
            <w:noProof/>
            <w:webHidden/>
          </w:rPr>
          <w:tab/>
        </w:r>
        <w:r w:rsidR="00CF18FC">
          <w:rPr>
            <w:noProof/>
            <w:webHidden/>
          </w:rPr>
          <w:fldChar w:fldCharType="begin"/>
        </w:r>
        <w:r w:rsidR="00CF18FC">
          <w:rPr>
            <w:noProof/>
            <w:webHidden/>
          </w:rPr>
          <w:instrText xml:space="preserve"> PAGEREF _Toc346461087 \h </w:instrText>
        </w:r>
        <w:r w:rsidR="00CF18FC">
          <w:rPr>
            <w:noProof/>
            <w:webHidden/>
          </w:rPr>
        </w:r>
        <w:r w:rsidR="00CF18FC">
          <w:rPr>
            <w:noProof/>
            <w:webHidden/>
          </w:rPr>
          <w:fldChar w:fldCharType="separate"/>
        </w:r>
        <w:r w:rsidR="00CF18FC">
          <w:rPr>
            <w:noProof/>
            <w:webHidden/>
          </w:rPr>
          <w:t>6</w:t>
        </w:r>
        <w:r w:rsidR="00CF18FC">
          <w:rPr>
            <w:noProof/>
            <w:webHidden/>
          </w:rPr>
          <w:fldChar w:fldCharType="end"/>
        </w:r>
      </w:hyperlink>
    </w:p>
    <w:p w14:paraId="57BE0CED" w14:textId="77777777" w:rsidR="00CF18FC" w:rsidRDefault="000B50CE">
      <w:pPr>
        <w:pStyle w:val="TOC1"/>
        <w:rPr>
          <w:rFonts w:asciiTheme="minorHAnsi" w:eastAsiaTheme="minorEastAsia" w:hAnsiTheme="minorHAnsi" w:cstheme="minorBidi"/>
          <w:noProof/>
          <w:sz w:val="22"/>
        </w:rPr>
      </w:pPr>
      <w:hyperlink w:anchor="_Toc346461088" w:history="1">
        <w:r w:rsidR="00CF18FC" w:rsidRPr="006E75FE">
          <w:rPr>
            <w:rStyle w:val="Hyperlink"/>
            <w:noProof/>
          </w:rPr>
          <w:t>Hình 2.3: Hàm tự tương quan</w:t>
        </w:r>
        <w:r w:rsidR="00CF18FC">
          <w:rPr>
            <w:noProof/>
            <w:webHidden/>
          </w:rPr>
          <w:tab/>
        </w:r>
        <w:r w:rsidR="00CF18FC">
          <w:rPr>
            <w:noProof/>
            <w:webHidden/>
          </w:rPr>
          <w:fldChar w:fldCharType="begin"/>
        </w:r>
        <w:r w:rsidR="00CF18FC">
          <w:rPr>
            <w:noProof/>
            <w:webHidden/>
          </w:rPr>
          <w:instrText xml:space="preserve"> PAGEREF _Toc346461088 \h </w:instrText>
        </w:r>
        <w:r w:rsidR="00CF18FC">
          <w:rPr>
            <w:noProof/>
            <w:webHidden/>
          </w:rPr>
        </w:r>
        <w:r w:rsidR="00CF18FC">
          <w:rPr>
            <w:noProof/>
            <w:webHidden/>
          </w:rPr>
          <w:fldChar w:fldCharType="separate"/>
        </w:r>
        <w:r w:rsidR="00CF18FC">
          <w:rPr>
            <w:noProof/>
            <w:webHidden/>
          </w:rPr>
          <w:t>7</w:t>
        </w:r>
        <w:r w:rsidR="00CF18FC">
          <w:rPr>
            <w:noProof/>
            <w:webHidden/>
          </w:rPr>
          <w:fldChar w:fldCharType="end"/>
        </w:r>
      </w:hyperlink>
    </w:p>
    <w:p w14:paraId="3102B9CA" w14:textId="77777777" w:rsidR="00CF18FC" w:rsidRDefault="000B50CE">
      <w:pPr>
        <w:pStyle w:val="TOC1"/>
        <w:rPr>
          <w:rFonts w:asciiTheme="minorHAnsi" w:eastAsiaTheme="minorEastAsia" w:hAnsiTheme="minorHAnsi" w:cstheme="minorBidi"/>
          <w:noProof/>
          <w:sz w:val="22"/>
        </w:rPr>
      </w:pPr>
      <w:hyperlink w:anchor="_Toc346461089" w:history="1">
        <w:r w:rsidR="00CF18FC" w:rsidRPr="006E75FE">
          <w:rPr>
            <w:rStyle w:val="Hyperlink"/>
            <w:noProof/>
          </w:rPr>
          <w:t>Hình 2.4: Độ tăng nhiệt độ trung bình hàng năm từ 1856 đến 2005</w:t>
        </w:r>
        <w:r w:rsidR="00CF18FC">
          <w:rPr>
            <w:noProof/>
            <w:webHidden/>
          </w:rPr>
          <w:tab/>
        </w:r>
        <w:r w:rsidR="00CF18FC">
          <w:rPr>
            <w:noProof/>
            <w:webHidden/>
          </w:rPr>
          <w:fldChar w:fldCharType="begin"/>
        </w:r>
        <w:r w:rsidR="00CF18FC">
          <w:rPr>
            <w:noProof/>
            <w:webHidden/>
          </w:rPr>
          <w:instrText xml:space="preserve"> PAGEREF _Toc346461089 \h </w:instrText>
        </w:r>
        <w:r w:rsidR="00CF18FC">
          <w:rPr>
            <w:noProof/>
            <w:webHidden/>
          </w:rPr>
        </w:r>
        <w:r w:rsidR="00CF18FC">
          <w:rPr>
            <w:noProof/>
            <w:webHidden/>
          </w:rPr>
          <w:fldChar w:fldCharType="separate"/>
        </w:r>
        <w:r w:rsidR="00CF18FC">
          <w:rPr>
            <w:noProof/>
            <w:webHidden/>
          </w:rPr>
          <w:t>9</w:t>
        </w:r>
        <w:r w:rsidR="00CF18FC">
          <w:rPr>
            <w:noProof/>
            <w:webHidden/>
          </w:rPr>
          <w:fldChar w:fldCharType="end"/>
        </w:r>
      </w:hyperlink>
    </w:p>
    <w:p w14:paraId="509E3E1E" w14:textId="77777777" w:rsidR="00CF18FC" w:rsidRDefault="000B50CE">
      <w:pPr>
        <w:pStyle w:val="TOC1"/>
        <w:rPr>
          <w:rFonts w:asciiTheme="minorHAnsi" w:eastAsiaTheme="minorEastAsia" w:hAnsiTheme="minorHAnsi" w:cstheme="minorBidi"/>
          <w:noProof/>
          <w:sz w:val="22"/>
        </w:rPr>
      </w:pPr>
      <w:hyperlink w:anchor="_Toc346461090" w:history="1">
        <w:r w:rsidR="00CF18FC" w:rsidRPr="006E75FE">
          <w:rPr>
            <w:rStyle w:val="Hyperlink"/>
            <w:noProof/>
            <w:lang w:val="fr-FR"/>
          </w:rPr>
          <w:t xml:space="preserve">Hình </w:t>
        </w:r>
        <w:r w:rsidR="00CF18FC" w:rsidRPr="006E75FE">
          <w:rPr>
            <w:rStyle w:val="Hyperlink"/>
            <w:noProof/>
          </w:rPr>
          <w:t>2.5:</w:t>
        </w:r>
        <w:r w:rsidR="00CF18FC" w:rsidRPr="006E75FE">
          <w:rPr>
            <w:rStyle w:val="Hyperlink"/>
            <w:noProof/>
            <w:lang w:val="fr-FR"/>
          </w:rPr>
          <w:t xml:space="preserve"> Hàm tự tương quan của chuỗi tăng nhiệt độ trung bình hàng năm từ 1856 đến 2005</w:t>
        </w:r>
        <w:r w:rsidR="00CF18FC">
          <w:rPr>
            <w:noProof/>
            <w:webHidden/>
          </w:rPr>
          <w:tab/>
        </w:r>
        <w:r w:rsidR="00CF18FC">
          <w:rPr>
            <w:noProof/>
            <w:webHidden/>
          </w:rPr>
          <w:fldChar w:fldCharType="begin"/>
        </w:r>
        <w:r w:rsidR="00CF18FC">
          <w:rPr>
            <w:noProof/>
            <w:webHidden/>
          </w:rPr>
          <w:instrText xml:space="preserve"> PAGEREF _Toc346461090 \h </w:instrText>
        </w:r>
        <w:r w:rsidR="00CF18FC">
          <w:rPr>
            <w:noProof/>
            <w:webHidden/>
          </w:rPr>
        </w:r>
        <w:r w:rsidR="00CF18FC">
          <w:rPr>
            <w:noProof/>
            <w:webHidden/>
          </w:rPr>
          <w:fldChar w:fldCharType="separate"/>
        </w:r>
        <w:r w:rsidR="00CF18FC">
          <w:rPr>
            <w:noProof/>
            <w:webHidden/>
          </w:rPr>
          <w:t>10</w:t>
        </w:r>
        <w:r w:rsidR="00CF18FC">
          <w:rPr>
            <w:noProof/>
            <w:webHidden/>
          </w:rPr>
          <w:fldChar w:fldCharType="end"/>
        </w:r>
      </w:hyperlink>
    </w:p>
    <w:p w14:paraId="61C1E687" w14:textId="77777777" w:rsidR="00CF18FC" w:rsidRDefault="000B50CE">
      <w:pPr>
        <w:pStyle w:val="TOC1"/>
        <w:rPr>
          <w:rFonts w:asciiTheme="minorHAnsi" w:eastAsiaTheme="minorEastAsia" w:hAnsiTheme="minorHAnsi" w:cstheme="minorBidi"/>
          <w:noProof/>
          <w:sz w:val="22"/>
        </w:rPr>
      </w:pPr>
      <w:hyperlink w:anchor="_Toc346461091" w:history="1">
        <w:r w:rsidR="00CF18FC" w:rsidRPr="006E75FE">
          <w:rPr>
            <w:rStyle w:val="Hyperlink"/>
            <w:noProof/>
            <w:lang w:val="fr-FR"/>
          </w:rPr>
          <w:t xml:space="preserve">Hình </w:t>
        </w:r>
        <w:r w:rsidR="00CF18FC" w:rsidRPr="006E75FE">
          <w:rPr>
            <w:rStyle w:val="Hyperlink"/>
            <w:noProof/>
          </w:rPr>
          <w:t>2.6:</w:t>
        </w:r>
        <w:r w:rsidR="00CF18FC" w:rsidRPr="006E75FE">
          <w:rPr>
            <w:rStyle w:val="Hyperlink"/>
            <w:noProof/>
            <w:lang w:val="fr-FR"/>
          </w:rPr>
          <w:t xml:space="preserve"> (a) Chuỗi thời gian tĩnh, (b) Chuỗi thời gian không tĩnh.</w:t>
        </w:r>
        <w:r w:rsidR="00CF18FC">
          <w:rPr>
            <w:noProof/>
            <w:webHidden/>
          </w:rPr>
          <w:tab/>
        </w:r>
        <w:r w:rsidR="00CF18FC">
          <w:rPr>
            <w:noProof/>
            <w:webHidden/>
          </w:rPr>
          <w:fldChar w:fldCharType="begin"/>
        </w:r>
        <w:r w:rsidR="00CF18FC">
          <w:rPr>
            <w:noProof/>
            <w:webHidden/>
          </w:rPr>
          <w:instrText xml:space="preserve"> PAGEREF _Toc346461091 \h </w:instrText>
        </w:r>
        <w:r w:rsidR="00CF18FC">
          <w:rPr>
            <w:noProof/>
            <w:webHidden/>
          </w:rPr>
        </w:r>
        <w:r w:rsidR="00CF18FC">
          <w:rPr>
            <w:noProof/>
            <w:webHidden/>
          </w:rPr>
          <w:fldChar w:fldCharType="separate"/>
        </w:r>
        <w:r w:rsidR="00CF18FC">
          <w:rPr>
            <w:noProof/>
            <w:webHidden/>
          </w:rPr>
          <w:t>11</w:t>
        </w:r>
        <w:r w:rsidR="00CF18FC">
          <w:rPr>
            <w:noProof/>
            <w:webHidden/>
          </w:rPr>
          <w:fldChar w:fldCharType="end"/>
        </w:r>
      </w:hyperlink>
    </w:p>
    <w:p w14:paraId="66B5BCE1" w14:textId="77777777" w:rsidR="00CF18FC" w:rsidRDefault="000B50CE">
      <w:pPr>
        <w:pStyle w:val="TOC1"/>
        <w:rPr>
          <w:rFonts w:asciiTheme="minorHAnsi" w:eastAsiaTheme="minorEastAsia" w:hAnsiTheme="minorHAnsi" w:cstheme="minorBidi"/>
          <w:noProof/>
          <w:sz w:val="22"/>
        </w:rPr>
      </w:pPr>
      <w:hyperlink w:anchor="_Toc346461092" w:history="1">
        <w:r w:rsidR="00CF18FC" w:rsidRPr="006E75FE">
          <w:rPr>
            <w:rStyle w:val="Hyperlink"/>
            <w:noProof/>
          </w:rPr>
          <w:t>Hình 2.7: Chuỗi thời gian có tính mùa</w:t>
        </w:r>
        <w:r w:rsidR="00CF18FC">
          <w:rPr>
            <w:noProof/>
            <w:webHidden/>
          </w:rPr>
          <w:tab/>
        </w:r>
        <w:r w:rsidR="00CF18FC">
          <w:rPr>
            <w:noProof/>
            <w:webHidden/>
          </w:rPr>
          <w:fldChar w:fldCharType="begin"/>
        </w:r>
        <w:r w:rsidR="00CF18FC">
          <w:rPr>
            <w:noProof/>
            <w:webHidden/>
          </w:rPr>
          <w:instrText xml:space="preserve"> PAGEREF _Toc346461092 \h </w:instrText>
        </w:r>
        <w:r w:rsidR="00CF18FC">
          <w:rPr>
            <w:noProof/>
            <w:webHidden/>
          </w:rPr>
        </w:r>
        <w:r w:rsidR="00CF18FC">
          <w:rPr>
            <w:noProof/>
            <w:webHidden/>
          </w:rPr>
          <w:fldChar w:fldCharType="separate"/>
        </w:r>
        <w:r w:rsidR="00CF18FC">
          <w:rPr>
            <w:noProof/>
            <w:webHidden/>
          </w:rPr>
          <w:t>12</w:t>
        </w:r>
        <w:r w:rsidR="00CF18FC">
          <w:rPr>
            <w:noProof/>
            <w:webHidden/>
          </w:rPr>
          <w:fldChar w:fldCharType="end"/>
        </w:r>
      </w:hyperlink>
    </w:p>
    <w:p w14:paraId="651BFCE5" w14:textId="77777777" w:rsidR="00CF18FC" w:rsidRDefault="000B50CE">
      <w:pPr>
        <w:pStyle w:val="TOC1"/>
        <w:rPr>
          <w:rFonts w:asciiTheme="minorHAnsi" w:eastAsiaTheme="minorEastAsia" w:hAnsiTheme="minorHAnsi" w:cstheme="minorBidi"/>
          <w:noProof/>
          <w:sz w:val="22"/>
        </w:rPr>
      </w:pPr>
      <w:hyperlink w:anchor="_Toc346461093" w:history="1">
        <w:r w:rsidR="00CF18FC" w:rsidRPr="006E75FE">
          <w:rPr>
            <w:rStyle w:val="Hyperlink"/>
            <w:noProof/>
            <w:lang w:val="fr-FR"/>
          </w:rPr>
          <w:t xml:space="preserve">Hình </w:t>
        </w:r>
        <w:r w:rsidR="00CF18FC" w:rsidRPr="006E75FE">
          <w:rPr>
            <w:rStyle w:val="Hyperlink"/>
            <w:noProof/>
          </w:rPr>
          <w:t>3.1:</w:t>
        </w:r>
        <w:r w:rsidR="00CF18FC" w:rsidRPr="006E75FE">
          <w:rPr>
            <w:rStyle w:val="Hyperlink"/>
            <w:noProof/>
            <w:lang w:val="fr-FR"/>
          </w:rPr>
          <w:t xml:space="preserve"> Hình ảnh của mô hình  MA(2)</w:t>
        </w:r>
        <w:r w:rsidR="00CF18FC" w:rsidRPr="006E75FE">
          <w:rPr>
            <w:rStyle w:val="Hyperlink"/>
            <w:noProof/>
            <w:lang w:val="pt-BR"/>
          </w:rPr>
          <w:t xml:space="preserve"> </w:t>
        </w:r>
        <m:oMath>
          <m:r>
            <m:rPr>
              <m:sty m:val="p"/>
            </m:rPr>
            <w:rPr>
              <w:rStyle w:val="Hyperlink"/>
              <w:rFonts w:ascii="Cambria Math" w:hAnsi="Cambria Math"/>
              <w:noProof/>
              <w:lang w:val="pt-BR"/>
            </w:rPr>
            <m:t>yt=40+εt+0.7εt-1-0.28εt-2</m:t>
          </m:r>
        </m:oMath>
        <w:r w:rsidR="00CF18FC">
          <w:rPr>
            <w:noProof/>
            <w:webHidden/>
          </w:rPr>
          <w:tab/>
        </w:r>
        <w:r w:rsidR="00CF18FC">
          <w:rPr>
            <w:noProof/>
            <w:webHidden/>
          </w:rPr>
          <w:fldChar w:fldCharType="begin"/>
        </w:r>
        <w:r w:rsidR="00CF18FC">
          <w:rPr>
            <w:noProof/>
            <w:webHidden/>
          </w:rPr>
          <w:instrText xml:space="preserve"> PAGEREF _Toc346461093 \h </w:instrText>
        </w:r>
        <w:r w:rsidR="00CF18FC">
          <w:rPr>
            <w:noProof/>
            <w:webHidden/>
          </w:rPr>
        </w:r>
        <w:r w:rsidR="00CF18FC">
          <w:rPr>
            <w:noProof/>
            <w:webHidden/>
          </w:rPr>
          <w:fldChar w:fldCharType="separate"/>
        </w:r>
        <w:r w:rsidR="00CF18FC">
          <w:rPr>
            <w:noProof/>
            <w:webHidden/>
          </w:rPr>
          <w:t>16</w:t>
        </w:r>
        <w:r w:rsidR="00CF18FC">
          <w:rPr>
            <w:noProof/>
            <w:webHidden/>
          </w:rPr>
          <w:fldChar w:fldCharType="end"/>
        </w:r>
      </w:hyperlink>
    </w:p>
    <w:p w14:paraId="7DC1D260" w14:textId="77777777" w:rsidR="00CF18FC" w:rsidRDefault="000B50CE">
      <w:pPr>
        <w:pStyle w:val="TOC1"/>
        <w:rPr>
          <w:rFonts w:asciiTheme="minorHAnsi" w:eastAsiaTheme="minorEastAsia" w:hAnsiTheme="minorHAnsi" w:cstheme="minorBidi"/>
          <w:noProof/>
          <w:sz w:val="22"/>
        </w:rPr>
      </w:pPr>
      <w:hyperlink w:anchor="_Toc346461094" w:history="1">
        <w:r w:rsidR="00CF18FC" w:rsidRPr="006E75FE">
          <w:rPr>
            <w:rStyle w:val="Hyperlink"/>
            <w:noProof/>
          </w:rPr>
          <w:t xml:space="preserve">Hình 3.2:  ACF và PACF của mô hình </w:t>
        </w:r>
        <m:oMath>
          <m:r>
            <w:rPr>
              <w:rStyle w:val="Hyperlink"/>
              <w:rFonts w:ascii="Cambria Math" w:hAnsi="Cambria Math"/>
              <w:noProof/>
            </w:rPr>
            <m:t>yt=4+0.4yt-1+0.5yt-2+εt</m:t>
          </m:r>
        </m:oMath>
        <w:r w:rsidR="00CF18FC">
          <w:rPr>
            <w:noProof/>
            <w:webHidden/>
          </w:rPr>
          <w:tab/>
        </w:r>
        <w:r w:rsidR="00CF18FC">
          <w:rPr>
            <w:noProof/>
            <w:webHidden/>
          </w:rPr>
          <w:fldChar w:fldCharType="begin"/>
        </w:r>
        <w:r w:rsidR="00CF18FC">
          <w:rPr>
            <w:noProof/>
            <w:webHidden/>
          </w:rPr>
          <w:instrText xml:space="preserve"> PAGEREF _Toc346461094 \h </w:instrText>
        </w:r>
        <w:r w:rsidR="00CF18FC">
          <w:rPr>
            <w:noProof/>
            <w:webHidden/>
          </w:rPr>
        </w:r>
        <w:r w:rsidR="00CF18FC">
          <w:rPr>
            <w:noProof/>
            <w:webHidden/>
          </w:rPr>
          <w:fldChar w:fldCharType="separate"/>
        </w:r>
        <w:r w:rsidR="00CF18FC">
          <w:rPr>
            <w:noProof/>
            <w:webHidden/>
          </w:rPr>
          <w:t>19</w:t>
        </w:r>
        <w:r w:rsidR="00CF18FC">
          <w:rPr>
            <w:noProof/>
            <w:webHidden/>
          </w:rPr>
          <w:fldChar w:fldCharType="end"/>
        </w:r>
      </w:hyperlink>
    </w:p>
    <w:p w14:paraId="0FB0B061" w14:textId="77777777" w:rsidR="00CF18FC" w:rsidRDefault="000B50CE">
      <w:pPr>
        <w:pStyle w:val="TOC1"/>
        <w:rPr>
          <w:rFonts w:asciiTheme="minorHAnsi" w:eastAsiaTheme="minorEastAsia" w:hAnsiTheme="minorHAnsi" w:cstheme="minorBidi"/>
          <w:noProof/>
          <w:sz w:val="22"/>
        </w:rPr>
      </w:pPr>
      <w:hyperlink w:anchor="_Toc346461095" w:history="1">
        <w:r w:rsidR="00CF18FC" w:rsidRPr="006E75FE">
          <w:rPr>
            <w:rStyle w:val="Hyperlink"/>
            <w:noProof/>
          </w:rPr>
          <w:t>Hình 3.3: Hàm tự tương quan và tự tương quan riêng phần của mô hình</w:t>
        </w:r>
        <w:r w:rsidR="00CF18FC">
          <w:rPr>
            <w:noProof/>
            <w:webHidden/>
          </w:rPr>
          <w:tab/>
        </w:r>
        <w:r w:rsidR="00CF18FC">
          <w:rPr>
            <w:noProof/>
            <w:webHidden/>
          </w:rPr>
          <w:fldChar w:fldCharType="begin"/>
        </w:r>
        <w:r w:rsidR="00CF18FC">
          <w:rPr>
            <w:noProof/>
            <w:webHidden/>
          </w:rPr>
          <w:instrText xml:space="preserve"> PAGEREF _Toc346461095 \h </w:instrText>
        </w:r>
        <w:r w:rsidR="00CF18FC">
          <w:rPr>
            <w:noProof/>
            <w:webHidden/>
          </w:rPr>
        </w:r>
        <w:r w:rsidR="00CF18FC">
          <w:rPr>
            <w:noProof/>
            <w:webHidden/>
          </w:rPr>
          <w:fldChar w:fldCharType="separate"/>
        </w:r>
        <w:r w:rsidR="00CF18FC">
          <w:rPr>
            <w:noProof/>
            <w:webHidden/>
          </w:rPr>
          <w:t>20</w:t>
        </w:r>
        <w:r w:rsidR="00CF18FC">
          <w:rPr>
            <w:noProof/>
            <w:webHidden/>
          </w:rPr>
          <w:fldChar w:fldCharType="end"/>
        </w:r>
      </w:hyperlink>
    </w:p>
    <w:p w14:paraId="086B2453" w14:textId="77777777" w:rsidR="00CF18FC" w:rsidRDefault="000B50CE">
      <w:pPr>
        <w:pStyle w:val="TOC1"/>
        <w:rPr>
          <w:rFonts w:asciiTheme="minorHAnsi" w:eastAsiaTheme="minorEastAsia" w:hAnsiTheme="minorHAnsi" w:cstheme="minorBidi"/>
          <w:noProof/>
          <w:sz w:val="22"/>
        </w:rPr>
      </w:pPr>
      <w:hyperlink w:anchor="_Toc346461096" w:history="1">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sidR="00CF18FC">
          <w:rPr>
            <w:noProof/>
            <w:webHidden/>
          </w:rPr>
          <w:tab/>
        </w:r>
        <w:r w:rsidR="00CF18FC">
          <w:rPr>
            <w:noProof/>
            <w:webHidden/>
          </w:rPr>
          <w:fldChar w:fldCharType="begin"/>
        </w:r>
        <w:r w:rsidR="00CF18FC">
          <w:rPr>
            <w:noProof/>
            <w:webHidden/>
          </w:rPr>
          <w:instrText xml:space="preserve"> PAGEREF _Toc346461096 \h </w:instrText>
        </w:r>
        <w:r w:rsidR="00CF18FC">
          <w:rPr>
            <w:noProof/>
            <w:webHidden/>
          </w:rPr>
        </w:r>
        <w:r w:rsidR="00CF18FC">
          <w:rPr>
            <w:noProof/>
            <w:webHidden/>
          </w:rPr>
          <w:fldChar w:fldCharType="separate"/>
        </w:r>
        <w:r w:rsidR="00CF18FC">
          <w:rPr>
            <w:noProof/>
            <w:webHidden/>
          </w:rPr>
          <w:t>20</w:t>
        </w:r>
        <w:r w:rsidR="00CF18FC">
          <w:rPr>
            <w:noProof/>
            <w:webHidden/>
          </w:rPr>
          <w:fldChar w:fldCharType="end"/>
        </w:r>
      </w:hyperlink>
    </w:p>
    <w:p w14:paraId="115D48A4" w14:textId="77777777" w:rsidR="00CF18FC" w:rsidRDefault="000B50CE">
      <w:pPr>
        <w:pStyle w:val="TOC1"/>
        <w:rPr>
          <w:rFonts w:asciiTheme="minorHAnsi" w:eastAsiaTheme="minorEastAsia" w:hAnsiTheme="minorHAnsi" w:cstheme="minorBidi"/>
          <w:noProof/>
          <w:sz w:val="22"/>
        </w:rPr>
      </w:pPr>
      <w:hyperlink w:anchor="_Toc346461097" w:history="1">
        <w:r w:rsidR="00CF18FC" w:rsidRPr="006E75FE">
          <w:rPr>
            <w:rStyle w:val="Hyperlink"/>
            <w:noProof/>
          </w:rPr>
          <w:t>Hình 3.4: Các giai đoạn xây dựng mô hình SARIMA</w:t>
        </w:r>
        <w:r w:rsidR="00CF18FC">
          <w:rPr>
            <w:noProof/>
            <w:webHidden/>
          </w:rPr>
          <w:tab/>
        </w:r>
        <w:r w:rsidR="00CF18FC">
          <w:rPr>
            <w:noProof/>
            <w:webHidden/>
          </w:rPr>
          <w:fldChar w:fldCharType="begin"/>
        </w:r>
        <w:r w:rsidR="00CF18FC">
          <w:rPr>
            <w:noProof/>
            <w:webHidden/>
          </w:rPr>
          <w:instrText xml:space="preserve"> PAGEREF _Toc346461097 \h </w:instrText>
        </w:r>
        <w:r w:rsidR="00CF18FC">
          <w:rPr>
            <w:noProof/>
            <w:webHidden/>
          </w:rPr>
        </w:r>
        <w:r w:rsidR="00CF18FC">
          <w:rPr>
            <w:noProof/>
            <w:webHidden/>
          </w:rPr>
          <w:fldChar w:fldCharType="separate"/>
        </w:r>
        <w:r w:rsidR="00CF18FC">
          <w:rPr>
            <w:noProof/>
            <w:webHidden/>
          </w:rPr>
          <w:t>25</w:t>
        </w:r>
        <w:r w:rsidR="00CF18FC">
          <w:rPr>
            <w:noProof/>
            <w:webHidden/>
          </w:rPr>
          <w:fldChar w:fldCharType="end"/>
        </w:r>
      </w:hyperlink>
    </w:p>
    <w:p w14:paraId="42B86FCE" w14:textId="77777777" w:rsidR="00CF18FC" w:rsidRDefault="000B50CE">
      <w:pPr>
        <w:pStyle w:val="TOC1"/>
        <w:rPr>
          <w:rFonts w:asciiTheme="minorHAnsi" w:eastAsiaTheme="minorEastAsia" w:hAnsiTheme="minorHAnsi" w:cstheme="minorBidi"/>
          <w:noProof/>
          <w:sz w:val="22"/>
        </w:rPr>
      </w:pPr>
      <w:hyperlink w:anchor="_Toc346461098" w:history="1">
        <w:r w:rsidR="00CF18FC" w:rsidRPr="006E75FE">
          <w:rPr>
            <w:rStyle w:val="Hyperlink"/>
            <w:noProof/>
          </w:rPr>
          <w:t>Hình 3.5:  Giai đoạn khử mùa và xu hướng trong mô hình SARIMA</w:t>
        </w:r>
        <w:r w:rsidR="00CF18FC">
          <w:rPr>
            <w:noProof/>
            <w:webHidden/>
          </w:rPr>
          <w:tab/>
        </w:r>
        <w:r w:rsidR="00CF18FC">
          <w:rPr>
            <w:noProof/>
            <w:webHidden/>
          </w:rPr>
          <w:fldChar w:fldCharType="begin"/>
        </w:r>
        <w:r w:rsidR="00CF18FC">
          <w:rPr>
            <w:noProof/>
            <w:webHidden/>
          </w:rPr>
          <w:instrText xml:space="preserve"> PAGEREF _Toc346461098 \h </w:instrText>
        </w:r>
        <w:r w:rsidR="00CF18FC">
          <w:rPr>
            <w:noProof/>
            <w:webHidden/>
          </w:rPr>
        </w:r>
        <w:r w:rsidR="00CF18FC">
          <w:rPr>
            <w:noProof/>
            <w:webHidden/>
          </w:rPr>
          <w:fldChar w:fldCharType="separate"/>
        </w:r>
        <w:r w:rsidR="00CF18FC">
          <w:rPr>
            <w:noProof/>
            <w:webHidden/>
          </w:rPr>
          <w:t>26</w:t>
        </w:r>
        <w:r w:rsidR="00CF18FC">
          <w:rPr>
            <w:noProof/>
            <w:webHidden/>
          </w:rPr>
          <w:fldChar w:fldCharType="end"/>
        </w:r>
      </w:hyperlink>
    </w:p>
    <w:p w14:paraId="38A5FC77" w14:textId="77777777" w:rsidR="00CF18FC" w:rsidRDefault="000B50CE">
      <w:pPr>
        <w:pStyle w:val="TOC1"/>
        <w:rPr>
          <w:rFonts w:asciiTheme="minorHAnsi" w:eastAsiaTheme="minorEastAsia" w:hAnsiTheme="minorHAnsi" w:cstheme="minorBidi"/>
          <w:noProof/>
          <w:sz w:val="22"/>
        </w:rPr>
      </w:pPr>
      <w:hyperlink w:anchor="_Toc346461099" w:history="1">
        <w:r w:rsidR="00CF18FC" w:rsidRPr="006E75FE">
          <w:rPr>
            <w:rStyle w:val="Hyperlink"/>
            <w:noProof/>
          </w:rPr>
          <w:t>Hình 3.6: Quá trình ước lượng tham số mô hình SARIMA</w:t>
        </w:r>
        <w:r w:rsidR="00CF18FC">
          <w:rPr>
            <w:noProof/>
            <w:webHidden/>
          </w:rPr>
          <w:tab/>
        </w:r>
        <w:r w:rsidR="00CF18FC">
          <w:rPr>
            <w:noProof/>
            <w:webHidden/>
          </w:rPr>
          <w:fldChar w:fldCharType="begin"/>
        </w:r>
        <w:r w:rsidR="00CF18FC">
          <w:rPr>
            <w:noProof/>
            <w:webHidden/>
          </w:rPr>
          <w:instrText xml:space="preserve"> PAGEREF _Toc346461099 \h </w:instrText>
        </w:r>
        <w:r w:rsidR="00CF18FC">
          <w:rPr>
            <w:noProof/>
            <w:webHidden/>
          </w:rPr>
        </w:r>
        <w:r w:rsidR="00CF18FC">
          <w:rPr>
            <w:noProof/>
            <w:webHidden/>
          </w:rPr>
          <w:fldChar w:fldCharType="separate"/>
        </w:r>
        <w:r w:rsidR="00CF18FC">
          <w:rPr>
            <w:noProof/>
            <w:webHidden/>
          </w:rPr>
          <w:t>27</w:t>
        </w:r>
        <w:r w:rsidR="00CF18FC">
          <w:rPr>
            <w:noProof/>
            <w:webHidden/>
          </w:rPr>
          <w:fldChar w:fldCharType="end"/>
        </w:r>
      </w:hyperlink>
    </w:p>
    <w:p w14:paraId="52D337C6" w14:textId="77777777" w:rsidR="00CF18FC" w:rsidRDefault="000B50CE">
      <w:pPr>
        <w:pStyle w:val="TOC1"/>
        <w:rPr>
          <w:rFonts w:asciiTheme="minorHAnsi" w:eastAsiaTheme="minorEastAsia" w:hAnsiTheme="minorHAnsi" w:cstheme="minorBidi"/>
          <w:noProof/>
          <w:sz w:val="22"/>
        </w:rPr>
      </w:pPr>
      <w:hyperlink w:anchor="_Toc346461100" w:history="1">
        <w:r w:rsidR="00CF18FC" w:rsidRPr="006E75FE">
          <w:rPr>
            <w:rStyle w:val="Hyperlink"/>
            <w:noProof/>
          </w:rPr>
          <w:t>Hình 4.1: Đơn vị mạng nơron</w:t>
        </w:r>
        <w:r w:rsidR="00CF18FC">
          <w:rPr>
            <w:noProof/>
            <w:webHidden/>
          </w:rPr>
          <w:tab/>
        </w:r>
        <w:r w:rsidR="00CF18FC">
          <w:rPr>
            <w:noProof/>
            <w:webHidden/>
          </w:rPr>
          <w:fldChar w:fldCharType="begin"/>
        </w:r>
        <w:r w:rsidR="00CF18FC">
          <w:rPr>
            <w:noProof/>
            <w:webHidden/>
          </w:rPr>
          <w:instrText xml:space="preserve"> PAGEREF _Toc346461100 \h </w:instrText>
        </w:r>
        <w:r w:rsidR="00CF18FC">
          <w:rPr>
            <w:noProof/>
            <w:webHidden/>
          </w:rPr>
        </w:r>
        <w:r w:rsidR="00CF18FC">
          <w:rPr>
            <w:noProof/>
            <w:webHidden/>
          </w:rPr>
          <w:fldChar w:fldCharType="separate"/>
        </w:r>
        <w:r w:rsidR="00CF18FC">
          <w:rPr>
            <w:noProof/>
            <w:webHidden/>
          </w:rPr>
          <w:t>31</w:t>
        </w:r>
        <w:r w:rsidR="00CF18FC">
          <w:rPr>
            <w:noProof/>
            <w:webHidden/>
          </w:rPr>
          <w:fldChar w:fldCharType="end"/>
        </w:r>
      </w:hyperlink>
    </w:p>
    <w:p w14:paraId="0C0F78E8" w14:textId="77777777" w:rsidR="00CF18FC" w:rsidRDefault="000B50CE">
      <w:pPr>
        <w:pStyle w:val="TOC1"/>
        <w:rPr>
          <w:rFonts w:asciiTheme="minorHAnsi" w:eastAsiaTheme="minorEastAsia" w:hAnsiTheme="minorHAnsi" w:cstheme="minorBidi"/>
          <w:noProof/>
          <w:sz w:val="22"/>
        </w:rPr>
      </w:pPr>
      <w:hyperlink w:anchor="_Toc346461101" w:history="1">
        <w:r w:rsidR="00CF18FC" w:rsidRPr="006E75FE">
          <w:rPr>
            <w:rStyle w:val="Hyperlink"/>
            <w:noProof/>
          </w:rPr>
          <w:t>Hình 4.2: Mạng nơron truyền thẳng</w:t>
        </w:r>
        <w:r w:rsidR="00CF18FC">
          <w:rPr>
            <w:noProof/>
            <w:webHidden/>
          </w:rPr>
          <w:tab/>
        </w:r>
        <w:r w:rsidR="00CF18FC">
          <w:rPr>
            <w:noProof/>
            <w:webHidden/>
          </w:rPr>
          <w:fldChar w:fldCharType="begin"/>
        </w:r>
        <w:r w:rsidR="00CF18FC">
          <w:rPr>
            <w:noProof/>
            <w:webHidden/>
          </w:rPr>
          <w:instrText xml:space="preserve"> PAGEREF _Toc346461101 \h </w:instrText>
        </w:r>
        <w:r w:rsidR="00CF18FC">
          <w:rPr>
            <w:noProof/>
            <w:webHidden/>
          </w:rPr>
        </w:r>
        <w:r w:rsidR="00CF18FC">
          <w:rPr>
            <w:noProof/>
            <w:webHidden/>
          </w:rPr>
          <w:fldChar w:fldCharType="separate"/>
        </w:r>
        <w:r w:rsidR="00CF18FC">
          <w:rPr>
            <w:noProof/>
            <w:webHidden/>
          </w:rPr>
          <w:t>32</w:t>
        </w:r>
        <w:r w:rsidR="00CF18FC">
          <w:rPr>
            <w:noProof/>
            <w:webHidden/>
          </w:rPr>
          <w:fldChar w:fldCharType="end"/>
        </w:r>
      </w:hyperlink>
    </w:p>
    <w:p w14:paraId="489E04D1" w14:textId="77777777" w:rsidR="00CF18FC" w:rsidRDefault="000B50CE">
      <w:pPr>
        <w:pStyle w:val="TOC1"/>
        <w:rPr>
          <w:rFonts w:asciiTheme="minorHAnsi" w:eastAsiaTheme="minorEastAsia" w:hAnsiTheme="minorHAnsi" w:cstheme="minorBidi"/>
          <w:noProof/>
          <w:sz w:val="22"/>
        </w:rPr>
      </w:pPr>
      <w:hyperlink w:anchor="_Toc346461102" w:history="1">
        <w:r w:rsidR="00CF18FC" w:rsidRPr="006E75FE">
          <w:rPr>
            <w:rStyle w:val="Hyperlink"/>
            <w:noProof/>
          </w:rPr>
          <w:t>Hình 4.3: Mạng nơron hồi quy</w:t>
        </w:r>
        <w:r w:rsidR="00CF18FC">
          <w:rPr>
            <w:noProof/>
            <w:webHidden/>
          </w:rPr>
          <w:tab/>
        </w:r>
        <w:r w:rsidR="00CF18FC">
          <w:rPr>
            <w:noProof/>
            <w:webHidden/>
          </w:rPr>
          <w:fldChar w:fldCharType="begin"/>
        </w:r>
        <w:r w:rsidR="00CF18FC">
          <w:rPr>
            <w:noProof/>
            <w:webHidden/>
          </w:rPr>
          <w:instrText xml:space="preserve"> PAGEREF _Toc346461102 \h </w:instrText>
        </w:r>
        <w:r w:rsidR="00CF18FC">
          <w:rPr>
            <w:noProof/>
            <w:webHidden/>
          </w:rPr>
        </w:r>
        <w:r w:rsidR="00CF18FC">
          <w:rPr>
            <w:noProof/>
            <w:webHidden/>
          </w:rPr>
          <w:fldChar w:fldCharType="separate"/>
        </w:r>
        <w:r w:rsidR="00CF18FC">
          <w:rPr>
            <w:noProof/>
            <w:webHidden/>
          </w:rPr>
          <w:t>33</w:t>
        </w:r>
        <w:r w:rsidR="00CF18FC">
          <w:rPr>
            <w:noProof/>
            <w:webHidden/>
          </w:rPr>
          <w:fldChar w:fldCharType="end"/>
        </w:r>
      </w:hyperlink>
    </w:p>
    <w:p w14:paraId="712BAA07" w14:textId="77777777" w:rsidR="00CF18FC" w:rsidRDefault="000B50CE">
      <w:pPr>
        <w:pStyle w:val="TOC1"/>
        <w:rPr>
          <w:rFonts w:asciiTheme="minorHAnsi" w:eastAsiaTheme="minorEastAsia" w:hAnsiTheme="minorHAnsi" w:cstheme="minorBidi"/>
          <w:noProof/>
          <w:sz w:val="22"/>
        </w:rPr>
      </w:pPr>
      <w:hyperlink w:anchor="_Toc346461103" w:history="1">
        <w:r w:rsidR="00CF18FC" w:rsidRPr="006E75FE">
          <w:rPr>
            <w:rStyle w:val="Hyperlink"/>
            <w:noProof/>
          </w:rPr>
          <w:t>Hình 4.4:  Mô hình học có giám sát</w:t>
        </w:r>
        <w:r w:rsidR="00CF18FC">
          <w:rPr>
            <w:noProof/>
            <w:webHidden/>
          </w:rPr>
          <w:tab/>
        </w:r>
        <w:r w:rsidR="00CF18FC">
          <w:rPr>
            <w:noProof/>
            <w:webHidden/>
          </w:rPr>
          <w:fldChar w:fldCharType="begin"/>
        </w:r>
        <w:r w:rsidR="00CF18FC">
          <w:rPr>
            <w:noProof/>
            <w:webHidden/>
          </w:rPr>
          <w:instrText xml:space="preserve"> PAGEREF _Toc346461103 \h </w:instrText>
        </w:r>
        <w:r w:rsidR="00CF18FC">
          <w:rPr>
            <w:noProof/>
            <w:webHidden/>
          </w:rPr>
        </w:r>
        <w:r w:rsidR="00CF18FC">
          <w:rPr>
            <w:noProof/>
            <w:webHidden/>
          </w:rPr>
          <w:fldChar w:fldCharType="separate"/>
        </w:r>
        <w:r w:rsidR="00CF18FC">
          <w:rPr>
            <w:noProof/>
            <w:webHidden/>
          </w:rPr>
          <w:t>34</w:t>
        </w:r>
        <w:r w:rsidR="00CF18FC">
          <w:rPr>
            <w:noProof/>
            <w:webHidden/>
          </w:rPr>
          <w:fldChar w:fldCharType="end"/>
        </w:r>
      </w:hyperlink>
    </w:p>
    <w:p w14:paraId="3326C229" w14:textId="77777777" w:rsidR="00CF18FC" w:rsidRDefault="000B50CE">
      <w:pPr>
        <w:pStyle w:val="TOC1"/>
        <w:rPr>
          <w:rFonts w:asciiTheme="minorHAnsi" w:eastAsiaTheme="minorEastAsia" w:hAnsiTheme="minorHAnsi" w:cstheme="minorBidi"/>
          <w:noProof/>
          <w:sz w:val="22"/>
        </w:rPr>
      </w:pPr>
      <w:hyperlink w:anchor="_Toc346461104" w:history="1">
        <w:r w:rsidR="00CF18FC" w:rsidRPr="006E75FE">
          <w:rPr>
            <w:rStyle w:val="Hyperlink"/>
            <w:noProof/>
          </w:rPr>
          <w:t>Hình 4.5: Đơn vị mạng nơron</w:t>
        </w:r>
        <w:r w:rsidR="00CF18FC">
          <w:rPr>
            <w:noProof/>
            <w:webHidden/>
          </w:rPr>
          <w:tab/>
        </w:r>
        <w:r w:rsidR="00CF18FC">
          <w:rPr>
            <w:noProof/>
            <w:webHidden/>
          </w:rPr>
          <w:fldChar w:fldCharType="begin"/>
        </w:r>
        <w:r w:rsidR="00CF18FC">
          <w:rPr>
            <w:noProof/>
            <w:webHidden/>
          </w:rPr>
          <w:instrText xml:space="preserve"> PAGEREF _Toc346461104 \h </w:instrText>
        </w:r>
        <w:r w:rsidR="00CF18FC">
          <w:rPr>
            <w:noProof/>
            <w:webHidden/>
          </w:rPr>
        </w:r>
        <w:r w:rsidR="00CF18FC">
          <w:rPr>
            <w:noProof/>
            <w:webHidden/>
          </w:rPr>
          <w:fldChar w:fldCharType="separate"/>
        </w:r>
        <w:r w:rsidR="00CF18FC">
          <w:rPr>
            <w:noProof/>
            <w:webHidden/>
          </w:rPr>
          <w:t>35</w:t>
        </w:r>
        <w:r w:rsidR="00CF18FC">
          <w:rPr>
            <w:noProof/>
            <w:webHidden/>
          </w:rPr>
          <w:fldChar w:fldCharType="end"/>
        </w:r>
      </w:hyperlink>
    </w:p>
    <w:p w14:paraId="70F35CDC" w14:textId="77777777" w:rsidR="00CF18FC" w:rsidRDefault="000B50CE">
      <w:pPr>
        <w:pStyle w:val="TOC1"/>
        <w:rPr>
          <w:rFonts w:asciiTheme="minorHAnsi" w:eastAsiaTheme="minorEastAsia" w:hAnsiTheme="minorHAnsi" w:cstheme="minorBidi"/>
          <w:noProof/>
          <w:sz w:val="22"/>
        </w:rPr>
      </w:pPr>
      <w:hyperlink w:anchor="_Toc346461105" w:history="1">
        <w:r w:rsidR="00CF18FC" w:rsidRPr="006E75FE">
          <w:rPr>
            <w:rStyle w:val="Hyperlink"/>
            <w:noProof/>
          </w:rPr>
          <w:t>Hình 4.6: Mặt quyết định biểu diễn bởi perceptron hai đầu nhập</w:t>
        </w:r>
        <w:r w:rsidR="00CF18FC">
          <w:rPr>
            <w:noProof/>
            <w:webHidden/>
          </w:rPr>
          <w:tab/>
        </w:r>
        <w:r w:rsidR="00CF18FC">
          <w:rPr>
            <w:noProof/>
            <w:webHidden/>
          </w:rPr>
          <w:fldChar w:fldCharType="begin"/>
        </w:r>
        <w:r w:rsidR="00CF18FC">
          <w:rPr>
            <w:noProof/>
            <w:webHidden/>
          </w:rPr>
          <w:instrText xml:space="preserve"> PAGEREF _Toc346461105 \h </w:instrText>
        </w:r>
        <w:r w:rsidR="00CF18FC">
          <w:rPr>
            <w:noProof/>
            <w:webHidden/>
          </w:rPr>
        </w:r>
        <w:r w:rsidR="00CF18FC">
          <w:rPr>
            <w:noProof/>
            <w:webHidden/>
          </w:rPr>
          <w:fldChar w:fldCharType="separate"/>
        </w:r>
        <w:r w:rsidR="00CF18FC">
          <w:rPr>
            <w:noProof/>
            <w:webHidden/>
          </w:rPr>
          <w:t>36</w:t>
        </w:r>
        <w:r w:rsidR="00CF18FC">
          <w:rPr>
            <w:noProof/>
            <w:webHidden/>
          </w:rPr>
          <w:fldChar w:fldCharType="end"/>
        </w:r>
      </w:hyperlink>
    </w:p>
    <w:p w14:paraId="433E4614" w14:textId="77777777" w:rsidR="00CF18FC" w:rsidRDefault="000B50CE">
      <w:pPr>
        <w:pStyle w:val="TOC1"/>
        <w:rPr>
          <w:rFonts w:asciiTheme="minorHAnsi" w:eastAsiaTheme="minorEastAsia" w:hAnsiTheme="minorHAnsi" w:cstheme="minorBidi"/>
          <w:noProof/>
          <w:sz w:val="22"/>
        </w:rPr>
      </w:pPr>
      <w:hyperlink w:anchor="_Toc346461106" w:history="1">
        <w:r w:rsidR="00CF18FC" w:rsidRPr="006E75FE">
          <w:rPr>
            <w:rStyle w:val="Hyperlink"/>
            <w:noProof/>
          </w:rPr>
          <w:t>Hình 4.7: Hàm lỗi của một đơn vị tuyến tính</w:t>
        </w:r>
        <w:r w:rsidR="00CF18FC">
          <w:rPr>
            <w:noProof/>
            <w:webHidden/>
          </w:rPr>
          <w:tab/>
        </w:r>
        <w:r w:rsidR="00CF18FC">
          <w:rPr>
            <w:noProof/>
            <w:webHidden/>
          </w:rPr>
          <w:fldChar w:fldCharType="begin"/>
        </w:r>
        <w:r w:rsidR="00CF18FC">
          <w:rPr>
            <w:noProof/>
            <w:webHidden/>
          </w:rPr>
          <w:instrText xml:space="preserve"> PAGEREF _Toc346461106 \h </w:instrText>
        </w:r>
        <w:r w:rsidR="00CF18FC">
          <w:rPr>
            <w:noProof/>
            <w:webHidden/>
          </w:rPr>
        </w:r>
        <w:r w:rsidR="00CF18FC">
          <w:rPr>
            <w:noProof/>
            <w:webHidden/>
          </w:rPr>
          <w:fldChar w:fldCharType="separate"/>
        </w:r>
        <w:r w:rsidR="00CF18FC">
          <w:rPr>
            <w:noProof/>
            <w:webHidden/>
          </w:rPr>
          <w:t>38</w:t>
        </w:r>
        <w:r w:rsidR="00CF18FC">
          <w:rPr>
            <w:noProof/>
            <w:webHidden/>
          </w:rPr>
          <w:fldChar w:fldCharType="end"/>
        </w:r>
      </w:hyperlink>
    </w:p>
    <w:p w14:paraId="4713454E" w14:textId="77777777" w:rsidR="00CF18FC" w:rsidRDefault="000B50CE">
      <w:pPr>
        <w:pStyle w:val="TOC1"/>
        <w:rPr>
          <w:rFonts w:asciiTheme="minorHAnsi" w:eastAsiaTheme="minorEastAsia" w:hAnsiTheme="minorHAnsi" w:cstheme="minorBidi"/>
          <w:noProof/>
          <w:sz w:val="22"/>
        </w:rPr>
      </w:pPr>
      <w:hyperlink w:anchor="_Toc346461107" w:history="1">
        <w:r w:rsidR="00CF18FC" w:rsidRPr="006E75FE">
          <w:rPr>
            <w:rStyle w:val="Hyperlink"/>
            <w:noProof/>
          </w:rPr>
          <w:t>Hình 4.8: Đơn vị sigmoid</w:t>
        </w:r>
        <w:r w:rsidR="00CF18FC">
          <w:rPr>
            <w:noProof/>
            <w:webHidden/>
          </w:rPr>
          <w:tab/>
        </w:r>
        <w:r w:rsidR="00CF18FC">
          <w:rPr>
            <w:noProof/>
            <w:webHidden/>
          </w:rPr>
          <w:fldChar w:fldCharType="begin"/>
        </w:r>
        <w:r w:rsidR="00CF18FC">
          <w:rPr>
            <w:noProof/>
            <w:webHidden/>
          </w:rPr>
          <w:instrText xml:space="preserve"> PAGEREF _Toc346461107 \h </w:instrText>
        </w:r>
        <w:r w:rsidR="00CF18FC">
          <w:rPr>
            <w:noProof/>
            <w:webHidden/>
          </w:rPr>
        </w:r>
        <w:r w:rsidR="00CF18FC">
          <w:rPr>
            <w:noProof/>
            <w:webHidden/>
          </w:rPr>
          <w:fldChar w:fldCharType="separate"/>
        </w:r>
        <w:r w:rsidR="00CF18FC">
          <w:rPr>
            <w:noProof/>
            <w:webHidden/>
          </w:rPr>
          <w:t>41</w:t>
        </w:r>
        <w:r w:rsidR="00CF18FC">
          <w:rPr>
            <w:noProof/>
            <w:webHidden/>
          </w:rPr>
          <w:fldChar w:fldCharType="end"/>
        </w:r>
      </w:hyperlink>
    </w:p>
    <w:p w14:paraId="4956AB96" w14:textId="77777777" w:rsidR="00CF18FC" w:rsidRDefault="000B50CE">
      <w:pPr>
        <w:pStyle w:val="TOC1"/>
        <w:rPr>
          <w:rFonts w:asciiTheme="minorHAnsi" w:eastAsiaTheme="minorEastAsia" w:hAnsiTheme="minorHAnsi" w:cstheme="minorBidi"/>
          <w:noProof/>
          <w:sz w:val="22"/>
        </w:rPr>
      </w:pPr>
      <w:hyperlink w:anchor="_Toc346461108" w:history="1">
        <w:r w:rsidR="00CF18FC" w:rsidRPr="006E75FE">
          <w:rPr>
            <w:rStyle w:val="Hyperlink"/>
            <w:noProof/>
          </w:rPr>
          <w:t>Hình 4.9: Giải thuật lan truyền ngược</w:t>
        </w:r>
        <w:r w:rsidR="00CF18FC">
          <w:rPr>
            <w:noProof/>
            <w:webHidden/>
          </w:rPr>
          <w:tab/>
        </w:r>
        <w:r w:rsidR="00CF18FC">
          <w:rPr>
            <w:noProof/>
            <w:webHidden/>
          </w:rPr>
          <w:fldChar w:fldCharType="begin"/>
        </w:r>
        <w:r w:rsidR="00CF18FC">
          <w:rPr>
            <w:noProof/>
            <w:webHidden/>
          </w:rPr>
          <w:instrText xml:space="preserve"> PAGEREF _Toc346461108 \h </w:instrText>
        </w:r>
        <w:r w:rsidR="00CF18FC">
          <w:rPr>
            <w:noProof/>
            <w:webHidden/>
          </w:rPr>
        </w:r>
        <w:r w:rsidR="00CF18FC">
          <w:rPr>
            <w:noProof/>
            <w:webHidden/>
          </w:rPr>
          <w:fldChar w:fldCharType="separate"/>
        </w:r>
        <w:r w:rsidR="00CF18FC">
          <w:rPr>
            <w:noProof/>
            <w:webHidden/>
          </w:rPr>
          <w:t>45</w:t>
        </w:r>
        <w:r w:rsidR="00CF18FC">
          <w:rPr>
            <w:noProof/>
            <w:webHidden/>
          </w:rPr>
          <w:fldChar w:fldCharType="end"/>
        </w:r>
      </w:hyperlink>
    </w:p>
    <w:p w14:paraId="1D0162B3" w14:textId="77777777" w:rsidR="00CF18FC" w:rsidRDefault="000B50CE">
      <w:pPr>
        <w:pStyle w:val="TOC1"/>
        <w:rPr>
          <w:rFonts w:asciiTheme="minorHAnsi" w:eastAsiaTheme="minorEastAsia" w:hAnsiTheme="minorHAnsi" w:cstheme="minorBidi"/>
          <w:noProof/>
          <w:sz w:val="22"/>
        </w:rPr>
      </w:pPr>
      <w:hyperlink w:anchor="_Toc346461109" w:history="1">
        <w:r w:rsidR="00CF18FC" w:rsidRPr="006E75FE">
          <w:rPr>
            <w:rStyle w:val="Hyperlink"/>
            <w:noProof/>
          </w:rPr>
          <w:t>Hình 4.9: Giải thuật RPROP</w:t>
        </w:r>
        <w:r w:rsidR="00CF18FC">
          <w:rPr>
            <w:noProof/>
            <w:webHidden/>
          </w:rPr>
          <w:tab/>
        </w:r>
        <w:r w:rsidR="00CF18FC">
          <w:rPr>
            <w:noProof/>
            <w:webHidden/>
          </w:rPr>
          <w:fldChar w:fldCharType="begin"/>
        </w:r>
        <w:r w:rsidR="00CF18FC">
          <w:rPr>
            <w:noProof/>
            <w:webHidden/>
          </w:rPr>
          <w:instrText xml:space="preserve"> PAGEREF _Toc346461109 \h </w:instrText>
        </w:r>
        <w:r w:rsidR="00CF18FC">
          <w:rPr>
            <w:noProof/>
            <w:webHidden/>
          </w:rPr>
        </w:r>
        <w:r w:rsidR="00CF18FC">
          <w:rPr>
            <w:noProof/>
            <w:webHidden/>
          </w:rPr>
          <w:fldChar w:fldCharType="separate"/>
        </w:r>
        <w:r w:rsidR="00CF18FC">
          <w:rPr>
            <w:noProof/>
            <w:webHidden/>
          </w:rPr>
          <w:t>48</w:t>
        </w:r>
        <w:r w:rsidR="00CF18FC">
          <w:rPr>
            <w:noProof/>
            <w:webHidden/>
          </w:rPr>
          <w:fldChar w:fldCharType="end"/>
        </w:r>
      </w:hyperlink>
    </w:p>
    <w:p w14:paraId="59343243" w14:textId="77777777" w:rsidR="00CF18FC" w:rsidRDefault="000B50CE">
      <w:pPr>
        <w:pStyle w:val="TOC1"/>
        <w:rPr>
          <w:rFonts w:asciiTheme="minorHAnsi" w:eastAsiaTheme="minorEastAsia" w:hAnsiTheme="minorHAnsi" w:cstheme="minorBidi"/>
          <w:noProof/>
          <w:sz w:val="22"/>
        </w:rPr>
      </w:pPr>
      <w:hyperlink w:anchor="_Toc346461110" w:history="1">
        <w:r w:rsidR="00CF18FC" w:rsidRPr="006E75FE">
          <w:rPr>
            <w:rStyle w:val="Hyperlink"/>
            <w:noProof/>
          </w:rPr>
          <w:t>Hình 4.10: Mô hình học với chuỗi thời gian</w:t>
        </w:r>
        <w:r w:rsidR="00CF18FC">
          <w:rPr>
            <w:noProof/>
            <w:webHidden/>
          </w:rPr>
          <w:tab/>
        </w:r>
        <w:r w:rsidR="00CF18FC">
          <w:rPr>
            <w:noProof/>
            <w:webHidden/>
          </w:rPr>
          <w:fldChar w:fldCharType="begin"/>
        </w:r>
        <w:r w:rsidR="00CF18FC">
          <w:rPr>
            <w:noProof/>
            <w:webHidden/>
          </w:rPr>
          <w:instrText xml:space="preserve"> PAGEREF _Toc346461110 \h </w:instrText>
        </w:r>
        <w:r w:rsidR="00CF18FC">
          <w:rPr>
            <w:noProof/>
            <w:webHidden/>
          </w:rPr>
        </w:r>
        <w:r w:rsidR="00CF18FC">
          <w:rPr>
            <w:noProof/>
            <w:webHidden/>
          </w:rPr>
          <w:fldChar w:fldCharType="separate"/>
        </w:r>
        <w:r w:rsidR="00CF18FC">
          <w:rPr>
            <w:noProof/>
            <w:webHidden/>
          </w:rPr>
          <w:t>50</w:t>
        </w:r>
        <w:r w:rsidR="00CF18FC">
          <w:rPr>
            <w:noProof/>
            <w:webHidden/>
          </w:rPr>
          <w:fldChar w:fldCharType="end"/>
        </w:r>
      </w:hyperlink>
    </w:p>
    <w:p w14:paraId="427907E3" w14:textId="77777777" w:rsidR="00CF18FC" w:rsidRDefault="000B50CE">
      <w:pPr>
        <w:pStyle w:val="TOC1"/>
        <w:rPr>
          <w:rFonts w:asciiTheme="minorHAnsi" w:eastAsiaTheme="minorEastAsia" w:hAnsiTheme="minorHAnsi" w:cstheme="minorBidi"/>
          <w:noProof/>
          <w:sz w:val="22"/>
        </w:rPr>
      </w:pPr>
      <w:hyperlink w:anchor="_Toc346461111" w:history="1">
        <w:r w:rsidR="00CF18FC" w:rsidRPr="006E75FE">
          <w:rPr>
            <w:rStyle w:val="Hyperlink"/>
            <w:noProof/>
          </w:rPr>
          <w:t>Hình 5.1 Mô hình kết hợp ARIMA và mạng nơron</w:t>
        </w:r>
        <w:r w:rsidR="00CF18FC">
          <w:rPr>
            <w:noProof/>
            <w:webHidden/>
          </w:rPr>
          <w:tab/>
        </w:r>
        <w:r w:rsidR="00CF18FC">
          <w:rPr>
            <w:noProof/>
            <w:webHidden/>
          </w:rPr>
          <w:fldChar w:fldCharType="begin"/>
        </w:r>
        <w:r w:rsidR="00CF18FC">
          <w:rPr>
            <w:noProof/>
            <w:webHidden/>
          </w:rPr>
          <w:instrText xml:space="preserve"> PAGEREF _Toc346461111 \h </w:instrText>
        </w:r>
        <w:r w:rsidR="00CF18FC">
          <w:rPr>
            <w:noProof/>
            <w:webHidden/>
          </w:rPr>
        </w:r>
        <w:r w:rsidR="00CF18FC">
          <w:rPr>
            <w:noProof/>
            <w:webHidden/>
          </w:rPr>
          <w:fldChar w:fldCharType="separate"/>
        </w:r>
        <w:r w:rsidR="00CF18FC">
          <w:rPr>
            <w:noProof/>
            <w:webHidden/>
          </w:rPr>
          <w:t>60</w:t>
        </w:r>
        <w:r w:rsidR="00CF18FC">
          <w:rPr>
            <w:noProof/>
            <w:webHidden/>
          </w:rPr>
          <w:fldChar w:fldCharType="end"/>
        </w:r>
      </w:hyperlink>
    </w:p>
    <w:p w14:paraId="3830573F" w14:textId="77777777" w:rsidR="00CF18FC" w:rsidRDefault="000B50CE">
      <w:pPr>
        <w:pStyle w:val="TOC1"/>
        <w:rPr>
          <w:rFonts w:asciiTheme="minorHAnsi" w:eastAsiaTheme="minorEastAsia" w:hAnsiTheme="minorHAnsi" w:cstheme="minorBidi"/>
          <w:noProof/>
          <w:sz w:val="22"/>
        </w:rPr>
      </w:pPr>
      <w:hyperlink w:anchor="_Toc346461112" w:history="1">
        <w:r w:rsidR="00CF18FC" w:rsidRPr="006E75FE">
          <w:rPr>
            <w:rStyle w:val="Hyperlink"/>
            <w:noProof/>
          </w:rPr>
          <w:t>Hình 6.1: Giao diện quá trình xây dựng mô hình SARIMA</w:t>
        </w:r>
        <w:r w:rsidR="00CF18FC">
          <w:rPr>
            <w:noProof/>
            <w:webHidden/>
          </w:rPr>
          <w:tab/>
        </w:r>
        <w:r w:rsidR="00CF18FC">
          <w:rPr>
            <w:noProof/>
            <w:webHidden/>
          </w:rPr>
          <w:fldChar w:fldCharType="begin"/>
        </w:r>
        <w:r w:rsidR="00CF18FC">
          <w:rPr>
            <w:noProof/>
            <w:webHidden/>
          </w:rPr>
          <w:instrText xml:space="preserve"> PAGEREF _Toc346461112 \h </w:instrText>
        </w:r>
        <w:r w:rsidR="00CF18FC">
          <w:rPr>
            <w:noProof/>
            <w:webHidden/>
          </w:rPr>
        </w:r>
        <w:r w:rsidR="00CF18FC">
          <w:rPr>
            <w:noProof/>
            <w:webHidden/>
          </w:rPr>
          <w:fldChar w:fldCharType="separate"/>
        </w:r>
        <w:r w:rsidR="00CF18FC">
          <w:rPr>
            <w:noProof/>
            <w:webHidden/>
          </w:rPr>
          <w:t>62</w:t>
        </w:r>
        <w:r w:rsidR="00CF18FC">
          <w:rPr>
            <w:noProof/>
            <w:webHidden/>
          </w:rPr>
          <w:fldChar w:fldCharType="end"/>
        </w:r>
      </w:hyperlink>
    </w:p>
    <w:p w14:paraId="318FE62D" w14:textId="77777777" w:rsidR="00CF18FC" w:rsidRDefault="000B50CE">
      <w:pPr>
        <w:pStyle w:val="TOC1"/>
        <w:rPr>
          <w:rFonts w:asciiTheme="minorHAnsi" w:eastAsiaTheme="minorEastAsia" w:hAnsiTheme="minorHAnsi" w:cstheme="minorBidi"/>
          <w:noProof/>
          <w:sz w:val="22"/>
        </w:rPr>
      </w:pPr>
      <w:hyperlink w:anchor="_Toc346461113" w:history="1">
        <w:r w:rsidR="00CF18FC" w:rsidRPr="006E75FE">
          <w:rPr>
            <w:rStyle w:val="Hyperlink"/>
            <w:noProof/>
          </w:rPr>
          <w:t>Hình 6.2: Giao diện quá trình xây dựng mô hình SARIMA</w:t>
        </w:r>
        <w:r w:rsidR="00CF18FC">
          <w:rPr>
            <w:noProof/>
            <w:webHidden/>
          </w:rPr>
          <w:tab/>
        </w:r>
        <w:r w:rsidR="00CF18FC">
          <w:rPr>
            <w:noProof/>
            <w:webHidden/>
          </w:rPr>
          <w:fldChar w:fldCharType="begin"/>
        </w:r>
        <w:r w:rsidR="00CF18FC">
          <w:rPr>
            <w:noProof/>
            <w:webHidden/>
          </w:rPr>
          <w:instrText xml:space="preserve"> PAGEREF _Toc346461113 \h </w:instrText>
        </w:r>
        <w:r w:rsidR="00CF18FC">
          <w:rPr>
            <w:noProof/>
            <w:webHidden/>
          </w:rPr>
        </w:r>
        <w:r w:rsidR="00CF18FC">
          <w:rPr>
            <w:noProof/>
            <w:webHidden/>
          </w:rPr>
          <w:fldChar w:fldCharType="separate"/>
        </w:r>
        <w:r w:rsidR="00CF18FC">
          <w:rPr>
            <w:noProof/>
            <w:webHidden/>
          </w:rPr>
          <w:t>63</w:t>
        </w:r>
        <w:r w:rsidR="00CF18FC">
          <w:rPr>
            <w:noProof/>
            <w:webHidden/>
          </w:rPr>
          <w:fldChar w:fldCharType="end"/>
        </w:r>
      </w:hyperlink>
    </w:p>
    <w:p w14:paraId="787E2177" w14:textId="77777777" w:rsidR="00CF18FC" w:rsidRDefault="000B50CE">
      <w:pPr>
        <w:pStyle w:val="TOC1"/>
        <w:rPr>
          <w:rFonts w:asciiTheme="minorHAnsi" w:eastAsiaTheme="minorEastAsia" w:hAnsiTheme="minorHAnsi" w:cstheme="minorBidi"/>
          <w:noProof/>
          <w:sz w:val="22"/>
        </w:rPr>
      </w:pPr>
      <w:hyperlink w:anchor="_Toc346461114" w:history="1">
        <w:r w:rsidR="00CF18FC" w:rsidRPr="006E75FE">
          <w:rPr>
            <w:rStyle w:val="Hyperlink"/>
            <w:noProof/>
          </w:rPr>
          <w:t>Hình 6.3: Giao diện quá trình xây dựng mô hình mạng nơron</w:t>
        </w:r>
        <w:r w:rsidR="00CF18FC">
          <w:rPr>
            <w:noProof/>
            <w:webHidden/>
          </w:rPr>
          <w:tab/>
        </w:r>
        <w:r w:rsidR="00CF18FC">
          <w:rPr>
            <w:noProof/>
            <w:webHidden/>
          </w:rPr>
          <w:fldChar w:fldCharType="begin"/>
        </w:r>
        <w:r w:rsidR="00CF18FC">
          <w:rPr>
            <w:noProof/>
            <w:webHidden/>
          </w:rPr>
          <w:instrText xml:space="preserve"> PAGEREF _Toc346461114 \h </w:instrText>
        </w:r>
        <w:r w:rsidR="00CF18FC">
          <w:rPr>
            <w:noProof/>
            <w:webHidden/>
          </w:rPr>
        </w:r>
        <w:r w:rsidR="00CF18FC">
          <w:rPr>
            <w:noProof/>
            <w:webHidden/>
          </w:rPr>
          <w:fldChar w:fldCharType="separate"/>
        </w:r>
        <w:r w:rsidR="00CF18FC">
          <w:rPr>
            <w:noProof/>
            <w:webHidden/>
          </w:rPr>
          <w:t>64</w:t>
        </w:r>
        <w:r w:rsidR="00CF18FC">
          <w:rPr>
            <w:noProof/>
            <w:webHidden/>
          </w:rPr>
          <w:fldChar w:fldCharType="end"/>
        </w:r>
      </w:hyperlink>
    </w:p>
    <w:p w14:paraId="19D6B942" w14:textId="77777777" w:rsidR="00CF18FC" w:rsidRDefault="000B50CE">
      <w:pPr>
        <w:pStyle w:val="TOC1"/>
        <w:rPr>
          <w:rFonts w:asciiTheme="minorHAnsi" w:eastAsiaTheme="minorEastAsia" w:hAnsiTheme="minorHAnsi" w:cstheme="minorBidi"/>
          <w:noProof/>
          <w:sz w:val="22"/>
        </w:rPr>
      </w:pPr>
      <w:hyperlink w:anchor="_Toc346461115" w:history="1">
        <w:r w:rsidR="00CF18FC" w:rsidRPr="006E75FE">
          <w:rPr>
            <w:rStyle w:val="Hyperlink"/>
            <w:noProof/>
          </w:rPr>
          <w:t>Hình 6.4: Giao diện quá trình dự đoán sử dụng mô hình kết hợp</w:t>
        </w:r>
        <w:r w:rsidR="00CF18FC">
          <w:rPr>
            <w:noProof/>
            <w:webHidden/>
          </w:rPr>
          <w:tab/>
        </w:r>
        <w:r w:rsidR="00CF18FC">
          <w:rPr>
            <w:noProof/>
            <w:webHidden/>
          </w:rPr>
          <w:fldChar w:fldCharType="begin"/>
        </w:r>
        <w:r w:rsidR="00CF18FC">
          <w:rPr>
            <w:noProof/>
            <w:webHidden/>
          </w:rPr>
          <w:instrText xml:space="preserve"> PAGEREF _Toc346461115 \h </w:instrText>
        </w:r>
        <w:r w:rsidR="00CF18FC">
          <w:rPr>
            <w:noProof/>
            <w:webHidden/>
          </w:rPr>
        </w:r>
        <w:r w:rsidR="00CF18FC">
          <w:rPr>
            <w:noProof/>
            <w:webHidden/>
          </w:rPr>
          <w:fldChar w:fldCharType="separate"/>
        </w:r>
        <w:r w:rsidR="00CF18FC">
          <w:rPr>
            <w:noProof/>
            <w:webHidden/>
          </w:rPr>
          <w:t>64</w:t>
        </w:r>
        <w:r w:rsidR="00CF18FC">
          <w:rPr>
            <w:noProof/>
            <w:webHidden/>
          </w:rPr>
          <w:fldChar w:fldCharType="end"/>
        </w:r>
      </w:hyperlink>
    </w:p>
    <w:p w14:paraId="5D8DE986" w14:textId="77777777" w:rsidR="00CF18FC" w:rsidRDefault="000B50CE">
      <w:pPr>
        <w:pStyle w:val="TOC1"/>
        <w:rPr>
          <w:rFonts w:asciiTheme="minorHAnsi" w:eastAsiaTheme="minorEastAsia" w:hAnsiTheme="minorHAnsi" w:cstheme="minorBidi"/>
          <w:noProof/>
          <w:sz w:val="22"/>
        </w:rPr>
      </w:pPr>
      <w:hyperlink w:anchor="_Toc346461116" w:history="1">
        <w:r w:rsidR="00CF18FC" w:rsidRPr="006E75FE">
          <w:rPr>
            <w:rStyle w:val="Hyperlink"/>
            <w:noProof/>
          </w:rPr>
          <w:t>Hình 6.5: Đồ thị của chuỗi thời gian</w:t>
        </w:r>
        <w:r w:rsidR="00CF18FC">
          <w:rPr>
            <w:noProof/>
            <w:webHidden/>
          </w:rPr>
          <w:tab/>
        </w:r>
        <w:r w:rsidR="00CF18FC">
          <w:rPr>
            <w:noProof/>
            <w:webHidden/>
          </w:rPr>
          <w:fldChar w:fldCharType="begin"/>
        </w:r>
        <w:r w:rsidR="00CF18FC">
          <w:rPr>
            <w:noProof/>
            <w:webHidden/>
          </w:rPr>
          <w:instrText xml:space="preserve"> PAGEREF _Toc346461116 \h </w:instrText>
        </w:r>
        <w:r w:rsidR="00CF18FC">
          <w:rPr>
            <w:noProof/>
            <w:webHidden/>
          </w:rPr>
        </w:r>
        <w:r w:rsidR="00CF18FC">
          <w:rPr>
            <w:noProof/>
            <w:webHidden/>
          </w:rPr>
          <w:fldChar w:fldCharType="separate"/>
        </w:r>
        <w:r w:rsidR="00CF18FC">
          <w:rPr>
            <w:noProof/>
            <w:webHidden/>
          </w:rPr>
          <w:t>65</w:t>
        </w:r>
        <w:r w:rsidR="00CF18FC">
          <w:rPr>
            <w:noProof/>
            <w:webHidden/>
          </w:rPr>
          <w:fldChar w:fldCharType="end"/>
        </w:r>
      </w:hyperlink>
    </w:p>
    <w:p w14:paraId="28449DA3" w14:textId="77777777" w:rsidR="00CF18FC" w:rsidRDefault="000B50CE">
      <w:pPr>
        <w:pStyle w:val="TOC1"/>
        <w:rPr>
          <w:rFonts w:asciiTheme="minorHAnsi" w:eastAsiaTheme="minorEastAsia" w:hAnsiTheme="minorHAnsi" w:cstheme="minorBidi"/>
          <w:noProof/>
          <w:sz w:val="22"/>
        </w:rPr>
      </w:pPr>
      <w:hyperlink w:anchor="_Toc346461117" w:history="1">
        <w:r w:rsidR="00CF18FC" w:rsidRPr="006E75FE">
          <w:rPr>
            <w:rStyle w:val="Hyperlink"/>
            <w:noProof/>
          </w:rPr>
          <w:t>Hình 6.6: Hàm tự tương quan của chuỗi thời gian</w:t>
        </w:r>
        <w:r w:rsidR="00CF18FC">
          <w:rPr>
            <w:noProof/>
            <w:webHidden/>
          </w:rPr>
          <w:tab/>
        </w:r>
        <w:r w:rsidR="00CF18FC">
          <w:rPr>
            <w:noProof/>
            <w:webHidden/>
          </w:rPr>
          <w:fldChar w:fldCharType="begin"/>
        </w:r>
        <w:r w:rsidR="00CF18FC">
          <w:rPr>
            <w:noProof/>
            <w:webHidden/>
          </w:rPr>
          <w:instrText xml:space="preserve"> PAGEREF _Toc346461117 \h </w:instrText>
        </w:r>
        <w:r w:rsidR="00CF18FC">
          <w:rPr>
            <w:noProof/>
            <w:webHidden/>
          </w:rPr>
        </w:r>
        <w:r w:rsidR="00CF18FC">
          <w:rPr>
            <w:noProof/>
            <w:webHidden/>
          </w:rPr>
          <w:fldChar w:fldCharType="separate"/>
        </w:r>
        <w:r w:rsidR="00CF18FC">
          <w:rPr>
            <w:noProof/>
            <w:webHidden/>
          </w:rPr>
          <w:t>66</w:t>
        </w:r>
        <w:r w:rsidR="00CF18FC">
          <w:rPr>
            <w:noProof/>
            <w:webHidden/>
          </w:rPr>
          <w:fldChar w:fldCharType="end"/>
        </w:r>
      </w:hyperlink>
    </w:p>
    <w:p w14:paraId="6B603587" w14:textId="77777777" w:rsidR="00CF18FC" w:rsidRDefault="000B50CE">
      <w:pPr>
        <w:pStyle w:val="TOC1"/>
        <w:rPr>
          <w:rFonts w:asciiTheme="minorHAnsi" w:eastAsiaTheme="minorEastAsia" w:hAnsiTheme="minorHAnsi" w:cstheme="minorBidi"/>
          <w:noProof/>
          <w:sz w:val="22"/>
        </w:rPr>
      </w:pPr>
      <w:hyperlink w:anchor="_Toc346461118" w:history="1">
        <w:r w:rsidR="00CF18FC" w:rsidRPr="006E75FE">
          <w:rPr>
            <w:rStyle w:val="Hyperlink"/>
            <w:noProof/>
          </w:rPr>
          <w:t>Hình 6.7: Hàm tự tương quan riêng phần của chuỗi thời gian</w:t>
        </w:r>
        <w:r w:rsidR="00CF18FC">
          <w:rPr>
            <w:noProof/>
            <w:webHidden/>
          </w:rPr>
          <w:tab/>
        </w:r>
        <w:r w:rsidR="00CF18FC">
          <w:rPr>
            <w:noProof/>
            <w:webHidden/>
          </w:rPr>
          <w:fldChar w:fldCharType="begin"/>
        </w:r>
        <w:r w:rsidR="00CF18FC">
          <w:rPr>
            <w:noProof/>
            <w:webHidden/>
          </w:rPr>
          <w:instrText xml:space="preserve"> PAGEREF _Toc346461118 \h </w:instrText>
        </w:r>
        <w:r w:rsidR="00CF18FC">
          <w:rPr>
            <w:noProof/>
            <w:webHidden/>
          </w:rPr>
        </w:r>
        <w:r w:rsidR="00CF18FC">
          <w:rPr>
            <w:noProof/>
            <w:webHidden/>
          </w:rPr>
          <w:fldChar w:fldCharType="separate"/>
        </w:r>
        <w:r w:rsidR="00CF18FC">
          <w:rPr>
            <w:noProof/>
            <w:webHidden/>
          </w:rPr>
          <w:t>66</w:t>
        </w:r>
        <w:r w:rsidR="00CF18FC">
          <w:rPr>
            <w:noProof/>
            <w:webHidden/>
          </w:rPr>
          <w:fldChar w:fldCharType="end"/>
        </w:r>
      </w:hyperlink>
    </w:p>
    <w:p w14:paraId="64F2688A" w14:textId="77777777" w:rsidR="00CF18FC" w:rsidRDefault="000B50CE">
      <w:pPr>
        <w:pStyle w:val="TOC1"/>
        <w:rPr>
          <w:rFonts w:asciiTheme="minorHAnsi" w:eastAsiaTheme="minorEastAsia" w:hAnsiTheme="minorHAnsi" w:cstheme="minorBidi"/>
          <w:noProof/>
          <w:sz w:val="22"/>
        </w:rPr>
      </w:pPr>
      <w:hyperlink w:anchor="_Toc346461119" w:history="1">
        <w:r w:rsidR="00CF18FC" w:rsidRPr="006E75FE">
          <w:rPr>
            <w:rStyle w:val="Hyperlink"/>
            <w:noProof/>
          </w:rPr>
          <w:t>Hình 6</w:t>
        </w:r>
        <w:r w:rsidR="00CF18FC" w:rsidRPr="006E75FE">
          <w:rPr>
            <w:rStyle w:val="Hyperlink"/>
            <w:b/>
            <w:noProof/>
          </w:rPr>
          <w:t>.</w:t>
        </w:r>
        <w:r w:rsidR="00CF18FC" w:rsidRPr="006E75FE">
          <w:rPr>
            <w:rStyle w:val="Hyperlink"/>
            <w:noProof/>
          </w:rPr>
          <w:t>8: Đồ thị chuỗi dữ liệu Passengers</w:t>
        </w:r>
        <w:r w:rsidR="00CF18FC">
          <w:rPr>
            <w:noProof/>
            <w:webHidden/>
          </w:rPr>
          <w:tab/>
        </w:r>
        <w:r w:rsidR="00CF18FC">
          <w:rPr>
            <w:noProof/>
            <w:webHidden/>
          </w:rPr>
          <w:fldChar w:fldCharType="begin"/>
        </w:r>
        <w:r w:rsidR="00CF18FC">
          <w:rPr>
            <w:noProof/>
            <w:webHidden/>
          </w:rPr>
          <w:instrText xml:space="preserve"> PAGEREF _Toc346461119 \h </w:instrText>
        </w:r>
        <w:r w:rsidR="00CF18FC">
          <w:rPr>
            <w:noProof/>
            <w:webHidden/>
          </w:rPr>
        </w:r>
        <w:r w:rsidR="00CF18FC">
          <w:rPr>
            <w:noProof/>
            <w:webHidden/>
          </w:rPr>
          <w:fldChar w:fldCharType="separate"/>
        </w:r>
        <w:r w:rsidR="00CF18FC">
          <w:rPr>
            <w:noProof/>
            <w:webHidden/>
          </w:rPr>
          <w:t>69</w:t>
        </w:r>
        <w:r w:rsidR="00CF18FC">
          <w:rPr>
            <w:noProof/>
            <w:webHidden/>
          </w:rPr>
          <w:fldChar w:fldCharType="end"/>
        </w:r>
      </w:hyperlink>
    </w:p>
    <w:p w14:paraId="42A15092" w14:textId="77777777" w:rsidR="00CF18FC" w:rsidRDefault="000B50CE">
      <w:pPr>
        <w:pStyle w:val="TOC1"/>
        <w:rPr>
          <w:rFonts w:asciiTheme="minorHAnsi" w:eastAsiaTheme="minorEastAsia" w:hAnsiTheme="minorHAnsi" w:cstheme="minorBidi"/>
          <w:noProof/>
          <w:sz w:val="22"/>
        </w:rPr>
      </w:pPr>
      <w:hyperlink w:anchor="_Toc346461120" w:history="1">
        <w:r w:rsidR="00CF18FC" w:rsidRPr="006E75FE">
          <w:rPr>
            <w:rStyle w:val="Hyperlink"/>
            <w:noProof/>
          </w:rPr>
          <w:t>Hình 6.9: Đồ thị chuỗi dữ liệu Paper</w:t>
        </w:r>
        <w:r w:rsidR="00CF18FC">
          <w:rPr>
            <w:noProof/>
            <w:webHidden/>
          </w:rPr>
          <w:tab/>
        </w:r>
        <w:r w:rsidR="00CF18FC">
          <w:rPr>
            <w:noProof/>
            <w:webHidden/>
          </w:rPr>
          <w:fldChar w:fldCharType="begin"/>
        </w:r>
        <w:r w:rsidR="00CF18FC">
          <w:rPr>
            <w:noProof/>
            <w:webHidden/>
          </w:rPr>
          <w:instrText xml:space="preserve"> PAGEREF _Toc346461120 \h </w:instrText>
        </w:r>
        <w:r w:rsidR="00CF18FC">
          <w:rPr>
            <w:noProof/>
            <w:webHidden/>
          </w:rPr>
        </w:r>
        <w:r w:rsidR="00CF18FC">
          <w:rPr>
            <w:noProof/>
            <w:webHidden/>
          </w:rPr>
          <w:fldChar w:fldCharType="separate"/>
        </w:r>
        <w:r w:rsidR="00CF18FC">
          <w:rPr>
            <w:noProof/>
            <w:webHidden/>
          </w:rPr>
          <w:t>69</w:t>
        </w:r>
        <w:r w:rsidR="00CF18FC">
          <w:rPr>
            <w:noProof/>
            <w:webHidden/>
          </w:rPr>
          <w:fldChar w:fldCharType="end"/>
        </w:r>
      </w:hyperlink>
    </w:p>
    <w:p w14:paraId="419CD418" w14:textId="77777777" w:rsidR="00CF18FC" w:rsidRDefault="000B50CE">
      <w:pPr>
        <w:pStyle w:val="TOC1"/>
        <w:rPr>
          <w:rFonts w:asciiTheme="minorHAnsi" w:eastAsiaTheme="minorEastAsia" w:hAnsiTheme="minorHAnsi" w:cstheme="minorBidi"/>
          <w:noProof/>
          <w:sz w:val="22"/>
        </w:rPr>
      </w:pPr>
      <w:hyperlink w:anchor="_Toc346461121" w:history="1">
        <w:r w:rsidR="00CF18FC" w:rsidRPr="006E75FE">
          <w:rPr>
            <w:rStyle w:val="Hyperlink"/>
            <w:noProof/>
          </w:rPr>
          <w:t>Hình 6.10: Đồ thị chuỗi dữ liệu Deaths</w:t>
        </w:r>
        <w:r w:rsidR="00CF18FC">
          <w:rPr>
            <w:noProof/>
            <w:webHidden/>
          </w:rPr>
          <w:tab/>
        </w:r>
        <w:r w:rsidR="00CF18FC">
          <w:rPr>
            <w:noProof/>
            <w:webHidden/>
          </w:rPr>
          <w:fldChar w:fldCharType="begin"/>
        </w:r>
        <w:r w:rsidR="00CF18FC">
          <w:rPr>
            <w:noProof/>
            <w:webHidden/>
          </w:rPr>
          <w:instrText xml:space="preserve"> PAGEREF _Toc346461121 \h </w:instrText>
        </w:r>
        <w:r w:rsidR="00CF18FC">
          <w:rPr>
            <w:noProof/>
            <w:webHidden/>
          </w:rPr>
        </w:r>
        <w:r w:rsidR="00CF18FC">
          <w:rPr>
            <w:noProof/>
            <w:webHidden/>
          </w:rPr>
          <w:fldChar w:fldCharType="separate"/>
        </w:r>
        <w:r w:rsidR="00CF18FC">
          <w:rPr>
            <w:noProof/>
            <w:webHidden/>
          </w:rPr>
          <w:t>70</w:t>
        </w:r>
        <w:r w:rsidR="00CF18FC">
          <w:rPr>
            <w:noProof/>
            <w:webHidden/>
          </w:rPr>
          <w:fldChar w:fldCharType="end"/>
        </w:r>
      </w:hyperlink>
    </w:p>
    <w:p w14:paraId="38817B81" w14:textId="77777777" w:rsidR="00CF18FC" w:rsidRDefault="000B50CE">
      <w:pPr>
        <w:pStyle w:val="TOC1"/>
        <w:rPr>
          <w:rFonts w:asciiTheme="minorHAnsi" w:eastAsiaTheme="minorEastAsia" w:hAnsiTheme="minorHAnsi" w:cstheme="minorBidi"/>
          <w:noProof/>
          <w:sz w:val="22"/>
        </w:rPr>
      </w:pPr>
      <w:hyperlink w:anchor="_Toc346461122" w:history="1">
        <w:r w:rsidR="00CF18FC" w:rsidRPr="006E75FE">
          <w:rPr>
            <w:rStyle w:val="Hyperlink"/>
            <w:noProof/>
          </w:rPr>
          <w:t>Hình 6.11: Đồ thị chuỗi dữ liệu Maxtemp</w:t>
        </w:r>
        <w:r w:rsidR="00CF18FC">
          <w:rPr>
            <w:noProof/>
            <w:webHidden/>
          </w:rPr>
          <w:tab/>
        </w:r>
        <w:r w:rsidR="00CF18FC">
          <w:rPr>
            <w:noProof/>
            <w:webHidden/>
          </w:rPr>
          <w:fldChar w:fldCharType="begin"/>
        </w:r>
        <w:r w:rsidR="00CF18FC">
          <w:rPr>
            <w:noProof/>
            <w:webHidden/>
          </w:rPr>
          <w:instrText xml:space="preserve"> PAGEREF _Toc346461122 \h </w:instrText>
        </w:r>
        <w:r w:rsidR="00CF18FC">
          <w:rPr>
            <w:noProof/>
            <w:webHidden/>
          </w:rPr>
        </w:r>
        <w:r w:rsidR="00CF18FC">
          <w:rPr>
            <w:noProof/>
            <w:webHidden/>
          </w:rPr>
          <w:fldChar w:fldCharType="separate"/>
        </w:r>
        <w:r w:rsidR="00CF18FC">
          <w:rPr>
            <w:noProof/>
            <w:webHidden/>
          </w:rPr>
          <w:t>70</w:t>
        </w:r>
        <w:r w:rsidR="00CF18FC">
          <w:rPr>
            <w:noProof/>
            <w:webHidden/>
          </w:rPr>
          <w:fldChar w:fldCharType="end"/>
        </w:r>
      </w:hyperlink>
    </w:p>
    <w:p w14:paraId="5A6BD516" w14:textId="77777777" w:rsidR="00CF18FC" w:rsidRDefault="000B50CE">
      <w:pPr>
        <w:pStyle w:val="TOC1"/>
        <w:rPr>
          <w:rFonts w:asciiTheme="minorHAnsi" w:eastAsiaTheme="minorEastAsia" w:hAnsiTheme="minorHAnsi" w:cstheme="minorBidi"/>
          <w:noProof/>
          <w:sz w:val="22"/>
        </w:rPr>
      </w:pPr>
      <w:hyperlink w:anchor="_Toc346461123" w:history="1">
        <w:r w:rsidR="00CF18FC" w:rsidRPr="006E75FE">
          <w:rPr>
            <w:rStyle w:val="Hyperlink"/>
            <w:noProof/>
          </w:rPr>
          <w:t>Hình 6.12: Đồ thị chuỗi dữ liệu Chemical</w:t>
        </w:r>
        <w:r w:rsidR="00CF18FC">
          <w:rPr>
            <w:noProof/>
            <w:webHidden/>
          </w:rPr>
          <w:tab/>
        </w:r>
        <w:r w:rsidR="00CF18FC">
          <w:rPr>
            <w:noProof/>
            <w:webHidden/>
          </w:rPr>
          <w:fldChar w:fldCharType="begin"/>
        </w:r>
        <w:r w:rsidR="00CF18FC">
          <w:rPr>
            <w:noProof/>
            <w:webHidden/>
          </w:rPr>
          <w:instrText xml:space="preserve"> PAGEREF _Toc346461123 \h </w:instrText>
        </w:r>
        <w:r w:rsidR="00CF18FC">
          <w:rPr>
            <w:noProof/>
            <w:webHidden/>
          </w:rPr>
        </w:r>
        <w:r w:rsidR="00CF18FC">
          <w:rPr>
            <w:noProof/>
            <w:webHidden/>
          </w:rPr>
          <w:fldChar w:fldCharType="separate"/>
        </w:r>
        <w:r w:rsidR="00CF18FC">
          <w:rPr>
            <w:noProof/>
            <w:webHidden/>
          </w:rPr>
          <w:t>71</w:t>
        </w:r>
        <w:r w:rsidR="00CF18FC">
          <w:rPr>
            <w:noProof/>
            <w:webHidden/>
          </w:rPr>
          <w:fldChar w:fldCharType="end"/>
        </w:r>
      </w:hyperlink>
    </w:p>
    <w:p w14:paraId="75DA82EF" w14:textId="77777777" w:rsidR="00CF18FC" w:rsidRDefault="000B50CE">
      <w:pPr>
        <w:pStyle w:val="TOC1"/>
        <w:rPr>
          <w:rFonts w:asciiTheme="minorHAnsi" w:eastAsiaTheme="minorEastAsia" w:hAnsiTheme="minorHAnsi" w:cstheme="minorBidi"/>
          <w:noProof/>
          <w:sz w:val="22"/>
        </w:rPr>
      </w:pPr>
      <w:hyperlink w:anchor="_Toc346461124" w:history="1">
        <w:r w:rsidR="00CF18FC" w:rsidRPr="006E75FE">
          <w:rPr>
            <w:rStyle w:val="Hyperlink"/>
            <w:noProof/>
          </w:rPr>
          <w:t>Hình 6.13: Đồ thị chuỗi dữ liệu Prices</w:t>
        </w:r>
        <w:r w:rsidR="00CF18FC">
          <w:rPr>
            <w:noProof/>
            <w:webHidden/>
          </w:rPr>
          <w:tab/>
        </w:r>
        <w:r w:rsidR="00CF18FC">
          <w:rPr>
            <w:noProof/>
            <w:webHidden/>
          </w:rPr>
          <w:fldChar w:fldCharType="begin"/>
        </w:r>
        <w:r w:rsidR="00CF18FC">
          <w:rPr>
            <w:noProof/>
            <w:webHidden/>
          </w:rPr>
          <w:instrText xml:space="preserve"> PAGEREF _Toc346461124 \h </w:instrText>
        </w:r>
        <w:r w:rsidR="00CF18FC">
          <w:rPr>
            <w:noProof/>
            <w:webHidden/>
          </w:rPr>
        </w:r>
        <w:r w:rsidR="00CF18FC">
          <w:rPr>
            <w:noProof/>
            <w:webHidden/>
          </w:rPr>
          <w:fldChar w:fldCharType="separate"/>
        </w:r>
        <w:r w:rsidR="00CF18FC">
          <w:rPr>
            <w:noProof/>
            <w:webHidden/>
          </w:rPr>
          <w:t>71</w:t>
        </w:r>
        <w:r w:rsidR="00CF18FC">
          <w:rPr>
            <w:noProof/>
            <w:webHidden/>
          </w:rPr>
          <w:fldChar w:fldCharType="end"/>
        </w:r>
      </w:hyperlink>
    </w:p>
    <w:p w14:paraId="5ADDF1C6" w14:textId="77777777" w:rsidR="00CF18FC" w:rsidRDefault="000B50CE">
      <w:pPr>
        <w:pStyle w:val="TOC1"/>
        <w:rPr>
          <w:rFonts w:asciiTheme="minorHAnsi" w:eastAsiaTheme="minorEastAsia" w:hAnsiTheme="minorHAnsi" w:cstheme="minorBidi"/>
          <w:noProof/>
          <w:sz w:val="22"/>
        </w:rPr>
      </w:pPr>
      <w:hyperlink w:anchor="_Toc346461125" w:history="1">
        <w:r w:rsidR="00CF18FC" w:rsidRPr="006E75FE">
          <w:rPr>
            <w:rStyle w:val="Hyperlink"/>
            <w:rFonts w:cs="Arial"/>
            <w:noProof/>
          </w:rPr>
          <w:t>Hình 6.14: Đồ thị chuỗi dữ liệu Sunspots</w:t>
        </w:r>
        <w:r w:rsidR="00CF18FC">
          <w:rPr>
            <w:noProof/>
            <w:webHidden/>
          </w:rPr>
          <w:tab/>
        </w:r>
        <w:r w:rsidR="00CF18FC">
          <w:rPr>
            <w:noProof/>
            <w:webHidden/>
          </w:rPr>
          <w:fldChar w:fldCharType="begin"/>
        </w:r>
        <w:r w:rsidR="00CF18FC">
          <w:rPr>
            <w:noProof/>
            <w:webHidden/>
          </w:rPr>
          <w:instrText xml:space="preserve"> PAGEREF _Toc346461125 \h </w:instrText>
        </w:r>
        <w:r w:rsidR="00CF18FC">
          <w:rPr>
            <w:noProof/>
            <w:webHidden/>
          </w:rPr>
        </w:r>
        <w:r w:rsidR="00CF18FC">
          <w:rPr>
            <w:noProof/>
            <w:webHidden/>
          </w:rPr>
          <w:fldChar w:fldCharType="separate"/>
        </w:r>
        <w:r w:rsidR="00CF18FC">
          <w:rPr>
            <w:noProof/>
            <w:webHidden/>
          </w:rPr>
          <w:t>72</w:t>
        </w:r>
        <w:r w:rsidR="00CF18FC">
          <w:rPr>
            <w:noProof/>
            <w:webHidden/>
          </w:rPr>
          <w:fldChar w:fldCharType="end"/>
        </w:r>
      </w:hyperlink>
    </w:p>
    <w:p w14:paraId="0F9128F3" w14:textId="77777777" w:rsidR="00CF18FC" w:rsidRDefault="000B50CE">
      <w:pPr>
        <w:pStyle w:val="TOC1"/>
        <w:rPr>
          <w:rFonts w:asciiTheme="minorHAnsi" w:eastAsiaTheme="minorEastAsia" w:hAnsiTheme="minorHAnsi" w:cstheme="minorBidi"/>
          <w:noProof/>
          <w:sz w:val="22"/>
        </w:rPr>
      </w:pPr>
      <w:hyperlink w:anchor="_Toc346461126" w:history="1">
        <w:r w:rsidR="00CF18FC" w:rsidRPr="006E75FE">
          <w:rPr>
            <w:rStyle w:val="Hyperlink"/>
            <w:noProof/>
          </w:rPr>
          <w:t>Hình 6.15: Đồ thị chuỗi dữ liệu Kobe</w:t>
        </w:r>
        <w:r w:rsidR="00CF18FC">
          <w:rPr>
            <w:noProof/>
            <w:webHidden/>
          </w:rPr>
          <w:tab/>
        </w:r>
        <w:r w:rsidR="00CF18FC">
          <w:rPr>
            <w:noProof/>
            <w:webHidden/>
          </w:rPr>
          <w:fldChar w:fldCharType="begin"/>
        </w:r>
        <w:r w:rsidR="00CF18FC">
          <w:rPr>
            <w:noProof/>
            <w:webHidden/>
          </w:rPr>
          <w:instrText xml:space="preserve"> PAGEREF _Toc346461126 \h </w:instrText>
        </w:r>
        <w:r w:rsidR="00CF18FC">
          <w:rPr>
            <w:noProof/>
            <w:webHidden/>
          </w:rPr>
        </w:r>
        <w:r w:rsidR="00CF18FC">
          <w:rPr>
            <w:noProof/>
            <w:webHidden/>
          </w:rPr>
          <w:fldChar w:fldCharType="separate"/>
        </w:r>
        <w:r w:rsidR="00CF18FC">
          <w:rPr>
            <w:noProof/>
            <w:webHidden/>
          </w:rPr>
          <w:t>72</w:t>
        </w:r>
        <w:r w:rsidR="00CF18FC">
          <w:rPr>
            <w:noProof/>
            <w:webHidden/>
          </w:rPr>
          <w:fldChar w:fldCharType="end"/>
        </w:r>
      </w:hyperlink>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522" w:name="_Toc346401547"/>
      <w:r w:rsidRPr="00250D4D">
        <w:lastRenderedPageBreak/>
        <w:t>DANH MỤ</w:t>
      </w:r>
      <w:r>
        <w:t>C BẢNG</w:t>
      </w:r>
      <w:bookmarkEnd w:id="522"/>
    </w:p>
    <w:p w14:paraId="7F3F7E94" w14:textId="77777777" w:rsidR="00A53565" w:rsidRDefault="00B557A5">
      <w:pPr>
        <w:pStyle w:val="TOC1"/>
        <w:rPr>
          <w:ins w:id="523" w:author="superchickend" w:date="2013-01-19T23:31:00Z"/>
          <w:rFonts w:asciiTheme="minorHAnsi" w:eastAsiaTheme="minorEastAsia" w:hAnsiTheme="minorHAnsi" w:cstheme="minorBidi"/>
          <w:noProof/>
          <w:sz w:val="22"/>
        </w:rPr>
      </w:pPr>
      <w:r>
        <w:fldChar w:fldCharType="begin"/>
      </w:r>
      <w:r>
        <w:instrText xml:space="preserve"> TOC \f \h \z \t "Bang,1" </w:instrText>
      </w:r>
      <w:r>
        <w:fldChar w:fldCharType="separate"/>
      </w:r>
      <w:ins w:id="524" w:author="superchickend" w:date="2013-01-19T23:31:00Z">
        <w:r w:rsidR="00A53565" w:rsidRPr="0074610D">
          <w:rPr>
            <w:rStyle w:val="Hyperlink"/>
            <w:noProof/>
          </w:rPr>
          <w:fldChar w:fldCharType="begin"/>
        </w:r>
        <w:r w:rsidR="00A53565" w:rsidRPr="0074610D">
          <w:rPr>
            <w:rStyle w:val="Hyperlink"/>
            <w:noProof/>
          </w:rPr>
          <w:instrText xml:space="preserve"> </w:instrText>
        </w:r>
        <w:r w:rsidR="00A53565">
          <w:rPr>
            <w:noProof/>
          </w:rPr>
          <w:instrText>HYPERLINK \l "_Toc346401654"</w:instrText>
        </w:r>
        <w:r w:rsidR="00A53565" w:rsidRPr="0074610D">
          <w:rPr>
            <w:rStyle w:val="Hyperlink"/>
            <w:noProof/>
          </w:rPr>
          <w:instrText xml:space="preserve"> </w:instrText>
        </w:r>
        <w:r w:rsidR="00A53565" w:rsidRPr="0074610D">
          <w:rPr>
            <w:rStyle w:val="Hyperlink"/>
            <w:noProof/>
          </w:rPr>
          <w:fldChar w:fldCharType="separate"/>
        </w:r>
        <w:r w:rsidR="00A53565" w:rsidRPr="0074610D">
          <w:rPr>
            <w:rStyle w:val="Hyperlink"/>
            <w:noProof/>
          </w:rPr>
          <w:t>Bảng 2.1: Một số kĩ thuật dự báo cho từng thành phần của chuỗi thời gian</w:t>
        </w:r>
        <w:r w:rsidR="00A53565">
          <w:rPr>
            <w:noProof/>
            <w:webHidden/>
          </w:rPr>
          <w:tab/>
        </w:r>
        <w:r w:rsidR="00A53565">
          <w:rPr>
            <w:noProof/>
            <w:webHidden/>
          </w:rPr>
          <w:fldChar w:fldCharType="begin"/>
        </w:r>
        <w:r w:rsidR="00A53565">
          <w:rPr>
            <w:noProof/>
            <w:webHidden/>
          </w:rPr>
          <w:instrText xml:space="preserve"> PAGEREF _Toc346401654 \h </w:instrText>
        </w:r>
      </w:ins>
      <w:r w:rsidR="00A53565">
        <w:rPr>
          <w:noProof/>
          <w:webHidden/>
        </w:rPr>
      </w:r>
      <w:r w:rsidR="00A53565">
        <w:rPr>
          <w:noProof/>
          <w:webHidden/>
        </w:rPr>
        <w:fldChar w:fldCharType="separate"/>
      </w:r>
      <w:ins w:id="525" w:author="superchickend" w:date="2013-01-19T23:31:00Z">
        <w:r w:rsidR="00A53565">
          <w:rPr>
            <w:noProof/>
            <w:webHidden/>
          </w:rPr>
          <w:t>13</w:t>
        </w:r>
        <w:r w:rsidR="00A53565">
          <w:rPr>
            <w:noProof/>
            <w:webHidden/>
          </w:rPr>
          <w:fldChar w:fldCharType="end"/>
        </w:r>
        <w:r w:rsidR="00A53565" w:rsidRPr="0074610D">
          <w:rPr>
            <w:rStyle w:val="Hyperlink"/>
            <w:noProof/>
          </w:rPr>
          <w:fldChar w:fldCharType="end"/>
        </w:r>
      </w:ins>
    </w:p>
    <w:p w14:paraId="41E7FC49" w14:textId="77777777" w:rsidR="00A53565" w:rsidRDefault="00A53565">
      <w:pPr>
        <w:pStyle w:val="TOC1"/>
        <w:rPr>
          <w:ins w:id="526" w:author="superchickend" w:date="2013-01-19T23:31:00Z"/>
          <w:rFonts w:asciiTheme="minorHAnsi" w:eastAsiaTheme="minorEastAsia" w:hAnsiTheme="minorHAnsi" w:cstheme="minorBidi"/>
          <w:noProof/>
          <w:sz w:val="22"/>
        </w:rPr>
      </w:pPr>
      <w:ins w:id="527"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"_Toc346401655"</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3.1: Tính chất của ACF và PACF</w:t>
        </w:r>
        <w:r>
          <w:rPr>
            <w:noProof/>
            <w:webHidden/>
          </w:rPr>
          <w:tab/>
        </w:r>
        <w:r>
          <w:rPr>
            <w:noProof/>
            <w:webHidden/>
          </w:rPr>
          <w:fldChar w:fldCharType="begin"/>
        </w:r>
        <w:r>
          <w:rPr>
            <w:noProof/>
            <w:webHidden/>
          </w:rPr>
          <w:instrText xml:space="preserve"> PAGEREF _Toc346401655 \h </w:instrText>
        </w:r>
      </w:ins>
      <w:r>
        <w:rPr>
          <w:noProof/>
          <w:webHidden/>
        </w:rPr>
      </w:r>
      <w:r>
        <w:rPr>
          <w:noProof/>
          <w:webHidden/>
        </w:rPr>
        <w:fldChar w:fldCharType="separate"/>
      </w:r>
      <w:ins w:id="528" w:author="superchickend" w:date="2013-01-19T23:31:00Z">
        <w:r>
          <w:rPr>
            <w:noProof/>
            <w:webHidden/>
          </w:rPr>
          <w:t>23</w:t>
        </w:r>
        <w:r>
          <w:rPr>
            <w:noProof/>
            <w:webHidden/>
          </w:rPr>
          <w:fldChar w:fldCharType="end"/>
        </w:r>
        <w:r w:rsidRPr="0074610D">
          <w:rPr>
            <w:rStyle w:val="Hyperlink"/>
            <w:noProof/>
          </w:rPr>
          <w:fldChar w:fldCharType="end"/>
        </w:r>
      </w:ins>
    </w:p>
    <w:p w14:paraId="7BC6548F" w14:textId="77777777" w:rsidR="00A53565" w:rsidRDefault="00A53565">
      <w:pPr>
        <w:pStyle w:val="TOC1"/>
        <w:rPr>
          <w:ins w:id="529" w:author="superchickend" w:date="2013-01-19T23:31:00Z"/>
          <w:rFonts w:asciiTheme="minorHAnsi" w:eastAsiaTheme="minorEastAsia" w:hAnsiTheme="minorHAnsi" w:cstheme="minorBidi"/>
          <w:noProof/>
          <w:sz w:val="22"/>
        </w:rPr>
      </w:pPr>
      <w:ins w:id="530"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"_Toc346401656"</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6.1: Phân loại dữ liệu thực nghiệm</w:t>
        </w:r>
        <w:r>
          <w:rPr>
            <w:noProof/>
            <w:webHidden/>
          </w:rPr>
          <w:tab/>
        </w:r>
        <w:r>
          <w:rPr>
            <w:noProof/>
            <w:webHidden/>
          </w:rPr>
          <w:fldChar w:fldCharType="begin"/>
        </w:r>
        <w:r>
          <w:rPr>
            <w:noProof/>
            <w:webHidden/>
          </w:rPr>
          <w:instrText xml:space="preserve"> PAGEREF _Toc346401656 \h </w:instrText>
        </w:r>
      </w:ins>
      <w:r>
        <w:rPr>
          <w:noProof/>
          <w:webHidden/>
        </w:rPr>
      </w:r>
      <w:r>
        <w:rPr>
          <w:noProof/>
          <w:webHidden/>
        </w:rPr>
        <w:fldChar w:fldCharType="separate"/>
      </w:r>
      <w:ins w:id="531" w:author="superchickend" w:date="2013-01-19T23:31:00Z">
        <w:r>
          <w:rPr>
            <w:noProof/>
            <w:webHidden/>
          </w:rPr>
          <w:t>67</w:t>
        </w:r>
        <w:r>
          <w:rPr>
            <w:noProof/>
            <w:webHidden/>
          </w:rPr>
          <w:fldChar w:fldCharType="end"/>
        </w:r>
        <w:r w:rsidRPr="0074610D">
          <w:rPr>
            <w:rStyle w:val="Hyperlink"/>
            <w:noProof/>
          </w:rPr>
          <w:fldChar w:fldCharType="end"/>
        </w:r>
      </w:ins>
    </w:p>
    <w:p w14:paraId="02A6DC34" w14:textId="77777777" w:rsidR="00A53565" w:rsidRDefault="00A53565">
      <w:pPr>
        <w:pStyle w:val="TOC1"/>
        <w:rPr>
          <w:ins w:id="532" w:author="superchickend" w:date="2013-01-19T23:31:00Z"/>
          <w:rFonts w:asciiTheme="minorHAnsi" w:eastAsiaTheme="minorEastAsia" w:hAnsiTheme="minorHAnsi" w:cstheme="minorBidi"/>
          <w:noProof/>
          <w:sz w:val="22"/>
        </w:rPr>
      </w:pPr>
      <w:ins w:id="533"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"_Toc346401657"</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_Toc346401657 \h </w:instrText>
        </w:r>
      </w:ins>
      <w:r>
        <w:rPr>
          <w:noProof/>
          <w:webHidden/>
        </w:rPr>
      </w:r>
      <w:r>
        <w:rPr>
          <w:noProof/>
          <w:webHidden/>
        </w:rPr>
        <w:fldChar w:fldCharType="separate"/>
      </w:r>
      <w:ins w:id="534" w:author="superchickend" w:date="2013-01-19T23:31:00Z">
        <w:r>
          <w:rPr>
            <w:noProof/>
            <w:webHidden/>
          </w:rPr>
          <w:t>72</w:t>
        </w:r>
        <w:r>
          <w:rPr>
            <w:noProof/>
            <w:webHidden/>
          </w:rPr>
          <w:fldChar w:fldCharType="end"/>
        </w:r>
        <w:r w:rsidRPr="0074610D">
          <w:rPr>
            <w:rStyle w:val="Hyperlink"/>
            <w:noProof/>
          </w:rPr>
          <w:fldChar w:fldCharType="end"/>
        </w:r>
      </w:ins>
    </w:p>
    <w:p w14:paraId="565A59E2" w14:textId="77777777" w:rsidR="00A53565" w:rsidRDefault="00A53565">
      <w:pPr>
        <w:pStyle w:val="TOC1"/>
        <w:rPr>
          <w:ins w:id="535" w:author="superchickend" w:date="2013-01-19T23:31:00Z"/>
          <w:rFonts w:asciiTheme="minorHAnsi" w:eastAsiaTheme="minorEastAsia" w:hAnsiTheme="minorHAnsi" w:cstheme="minorBidi"/>
          <w:noProof/>
          <w:sz w:val="22"/>
        </w:rPr>
      </w:pPr>
      <w:ins w:id="536"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"_Toc346401658"</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_Toc346401658 \h </w:instrText>
        </w:r>
      </w:ins>
      <w:r>
        <w:rPr>
          <w:noProof/>
          <w:webHidden/>
        </w:rPr>
      </w:r>
      <w:r>
        <w:rPr>
          <w:noProof/>
          <w:webHidden/>
        </w:rPr>
        <w:fldChar w:fldCharType="separate"/>
      </w:r>
      <w:ins w:id="537" w:author="superchickend" w:date="2013-01-19T23:31:00Z">
        <w:r>
          <w:rPr>
            <w:noProof/>
            <w:webHidden/>
          </w:rPr>
          <w:t>73</w:t>
        </w:r>
        <w:r>
          <w:rPr>
            <w:noProof/>
            <w:webHidden/>
          </w:rPr>
          <w:fldChar w:fldCharType="end"/>
        </w:r>
        <w:r w:rsidRPr="0074610D">
          <w:rPr>
            <w:rStyle w:val="Hyperlink"/>
            <w:noProof/>
          </w:rPr>
          <w:fldChar w:fldCharType="end"/>
        </w:r>
      </w:ins>
    </w:p>
    <w:p w14:paraId="63370646" w14:textId="77777777" w:rsidR="00A53565" w:rsidRDefault="00A53565">
      <w:pPr>
        <w:pStyle w:val="TOC1"/>
        <w:rPr>
          <w:ins w:id="538" w:author="superchickend" w:date="2013-01-19T23:31:00Z"/>
          <w:rFonts w:asciiTheme="minorHAnsi" w:eastAsiaTheme="minorEastAsia" w:hAnsiTheme="minorHAnsi" w:cstheme="minorBidi"/>
          <w:noProof/>
          <w:sz w:val="22"/>
        </w:rPr>
      </w:pPr>
      <w:ins w:id="539"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"_Toc346401659"</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_Toc346401659 \h </w:instrText>
        </w:r>
      </w:ins>
      <w:r>
        <w:rPr>
          <w:noProof/>
          <w:webHidden/>
        </w:rPr>
      </w:r>
      <w:r>
        <w:rPr>
          <w:noProof/>
          <w:webHidden/>
        </w:rPr>
        <w:fldChar w:fldCharType="separate"/>
      </w:r>
      <w:ins w:id="540" w:author="superchickend" w:date="2013-01-19T23:31:00Z">
        <w:r>
          <w:rPr>
            <w:noProof/>
            <w:webHidden/>
          </w:rPr>
          <w:t>73</w:t>
        </w:r>
        <w:r>
          <w:rPr>
            <w:noProof/>
            <w:webHidden/>
          </w:rPr>
          <w:fldChar w:fldCharType="end"/>
        </w:r>
        <w:r w:rsidRPr="0074610D">
          <w:rPr>
            <w:rStyle w:val="Hyperlink"/>
            <w:noProof/>
          </w:rPr>
          <w:fldChar w:fldCharType="end"/>
        </w:r>
      </w:ins>
    </w:p>
    <w:p w14:paraId="50F88DBC" w14:textId="77777777" w:rsidR="00A53565" w:rsidRDefault="00A53565">
      <w:pPr>
        <w:pStyle w:val="TOC1"/>
        <w:rPr>
          <w:ins w:id="541" w:author="superchickend" w:date="2013-01-19T23:31:00Z"/>
          <w:rFonts w:asciiTheme="minorHAnsi" w:eastAsiaTheme="minorEastAsia" w:hAnsiTheme="minorHAnsi" w:cstheme="minorBidi"/>
          <w:noProof/>
          <w:sz w:val="22"/>
        </w:rPr>
      </w:pPr>
      <w:ins w:id="542"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"_Toc346401660"</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_Toc346401660 \h </w:instrText>
        </w:r>
      </w:ins>
      <w:r>
        <w:rPr>
          <w:noProof/>
          <w:webHidden/>
        </w:rPr>
      </w:r>
      <w:r>
        <w:rPr>
          <w:noProof/>
          <w:webHidden/>
        </w:rPr>
        <w:fldChar w:fldCharType="separate"/>
      </w:r>
      <w:ins w:id="543" w:author="superchickend" w:date="2013-01-19T23:31:00Z">
        <w:r>
          <w:rPr>
            <w:noProof/>
            <w:webHidden/>
          </w:rPr>
          <w:t>74</w:t>
        </w:r>
        <w:r>
          <w:rPr>
            <w:noProof/>
            <w:webHidden/>
          </w:rPr>
          <w:fldChar w:fldCharType="end"/>
        </w:r>
        <w:r w:rsidRPr="0074610D">
          <w:rPr>
            <w:rStyle w:val="Hyperlink"/>
            <w:noProof/>
          </w:rPr>
          <w:fldChar w:fldCharType="end"/>
        </w:r>
      </w:ins>
    </w:p>
    <w:p w14:paraId="6A624B1F" w14:textId="77777777" w:rsidR="00A53565" w:rsidRDefault="00A53565">
      <w:pPr>
        <w:pStyle w:val="TOC1"/>
        <w:rPr>
          <w:ins w:id="544" w:author="superchickend" w:date="2013-01-19T23:31:00Z"/>
          <w:rFonts w:asciiTheme="minorHAnsi" w:eastAsiaTheme="minorEastAsia" w:hAnsiTheme="minorHAnsi" w:cstheme="minorBidi"/>
          <w:noProof/>
          <w:sz w:val="22"/>
        </w:rPr>
      </w:pPr>
      <w:ins w:id="545"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"_Toc346401661"</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_Toc346401661 \h </w:instrText>
        </w:r>
      </w:ins>
      <w:r>
        <w:rPr>
          <w:noProof/>
          <w:webHidden/>
        </w:rPr>
      </w:r>
      <w:r>
        <w:rPr>
          <w:noProof/>
          <w:webHidden/>
        </w:rPr>
        <w:fldChar w:fldCharType="separate"/>
      </w:r>
      <w:ins w:id="546" w:author="superchickend" w:date="2013-01-19T23:31:00Z">
        <w:r>
          <w:rPr>
            <w:noProof/>
            <w:webHidden/>
          </w:rPr>
          <w:t>75</w:t>
        </w:r>
        <w:r>
          <w:rPr>
            <w:noProof/>
            <w:webHidden/>
          </w:rPr>
          <w:fldChar w:fldCharType="end"/>
        </w:r>
        <w:r w:rsidRPr="0074610D">
          <w:rPr>
            <w:rStyle w:val="Hyperlink"/>
            <w:noProof/>
          </w:rPr>
          <w:fldChar w:fldCharType="end"/>
        </w:r>
      </w:ins>
    </w:p>
    <w:p w14:paraId="57E8DEB2" w14:textId="77777777" w:rsidR="00A53565" w:rsidRDefault="00A53565">
      <w:pPr>
        <w:pStyle w:val="TOC1"/>
        <w:rPr>
          <w:ins w:id="547" w:author="superchickend" w:date="2013-01-19T23:31:00Z"/>
          <w:rFonts w:asciiTheme="minorHAnsi" w:eastAsiaTheme="minorEastAsia" w:hAnsiTheme="minorHAnsi" w:cstheme="minorBidi"/>
          <w:noProof/>
          <w:sz w:val="22"/>
        </w:rPr>
      </w:pPr>
      <w:ins w:id="548"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"_Toc346401662"</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_Toc346401662 \h </w:instrText>
        </w:r>
      </w:ins>
      <w:r>
        <w:rPr>
          <w:noProof/>
          <w:webHidden/>
        </w:rPr>
      </w:r>
      <w:r>
        <w:rPr>
          <w:noProof/>
          <w:webHidden/>
        </w:rPr>
        <w:fldChar w:fldCharType="separate"/>
      </w:r>
      <w:ins w:id="549" w:author="superchickend" w:date="2013-01-19T23:31:00Z">
        <w:r>
          <w:rPr>
            <w:noProof/>
            <w:webHidden/>
          </w:rPr>
          <w:t>75</w:t>
        </w:r>
        <w:r>
          <w:rPr>
            <w:noProof/>
            <w:webHidden/>
          </w:rPr>
          <w:fldChar w:fldCharType="end"/>
        </w:r>
        <w:r w:rsidRPr="0074610D">
          <w:rPr>
            <w:rStyle w:val="Hyperlink"/>
            <w:noProof/>
          </w:rPr>
          <w:fldChar w:fldCharType="end"/>
        </w:r>
      </w:ins>
    </w:p>
    <w:p w14:paraId="1BB424DD" w14:textId="77777777" w:rsidR="00A53565" w:rsidRDefault="00A53565">
      <w:pPr>
        <w:pStyle w:val="TOC1"/>
        <w:rPr>
          <w:ins w:id="550" w:author="superchickend" w:date="2013-01-19T23:31:00Z"/>
          <w:rFonts w:asciiTheme="minorHAnsi" w:eastAsiaTheme="minorEastAsia" w:hAnsiTheme="minorHAnsi" w:cstheme="minorBidi"/>
          <w:noProof/>
          <w:sz w:val="22"/>
        </w:rPr>
      </w:pPr>
      <w:ins w:id="551"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"_Toc346401663"</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_Toc346401663 \h </w:instrText>
        </w:r>
      </w:ins>
      <w:r>
        <w:rPr>
          <w:noProof/>
          <w:webHidden/>
        </w:rPr>
      </w:r>
      <w:r>
        <w:rPr>
          <w:noProof/>
          <w:webHidden/>
        </w:rPr>
        <w:fldChar w:fldCharType="separate"/>
      </w:r>
      <w:ins w:id="552" w:author="superchickend" w:date="2013-01-19T23:31:00Z">
        <w:r>
          <w:rPr>
            <w:noProof/>
            <w:webHidden/>
          </w:rPr>
          <w:t>76</w:t>
        </w:r>
        <w:r>
          <w:rPr>
            <w:noProof/>
            <w:webHidden/>
          </w:rPr>
          <w:fldChar w:fldCharType="end"/>
        </w:r>
        <w:r w:rsidRPr="0074610D">
          <w:rPr>
            <w:rStyle w:val="Hyperlink"/>
            <w:noProof/>
          </w:rPr>
          <w:fldChar w:fldCharType="end"/>
        </w:r>
      </w:ins>
    </w:p>
    <w:p w14:paraId="68F6EFB9" w14:textId="77777777" w:rsidR="00A53565" w:rsidRDefault="00A53565">
      <w:pPr>
        <w:pStyle w:val="TOC1"/>
        <w:rPr>
          <w:ins w:id="553" w:author="superchickend" w:date="2013-01-19T23:31:00Z"/>
          <w:rFonts w:asciiTheme="minorHAnsi" w:eastAsiaTheme="minorEastAsia" w:hAnsiTheme="minorHAnsi" w:cstheme="minorBidi"/>
          <w:noProof/>
          <w:sz w:val="22"/>
        </w:rPr>
      </w:pPr>
      <w:ins w:id="554"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"_Toc346401664"</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_Toc346401664 \h </w:instrText>
        </w:r>
      </w:ins>
      <w:r>
        <w:rPr>
          <w:noProof/>
          <w:webHidden/>
        </w:rPr>
      </w:r>
      <w:r>
        <w:rPr>
          <w:noProof/>
          <w:webHidden/>
        </w:rPr>
        <w:fldChar w:fldCharType="separate"/>
      </w:r>
      <w:ins w:id="555" w:author="superchickend" w:date="2013-01-19T23:31:00Z">
        <w:r>
          <w:rPr>
            <w:noProof/>
            <w:webHidden/>
          </w:rPr>
          <w:t>76</w:t>
        </w:r>
        <w:r>
          <w:rPr>
            <w:noProof/>
            <w:webHidden/>
          </w:rPr>
          <w:fldChar w:fldCharType="end"/>
        </w:r>
        <w:r w:rsidRPr="0074610D">
          <w:rPr>
            <w:rStyle w:val="Hyperlink"/>
            <w:noProof/>
          </w:rPr>
          <w:fldChar w:fldCharType="end"/>
        </w:r>
      </w:ins>
    </w:p>
    <w:p w14:paraId="2AC9749D" w14:textId="77777777" w:rsidR="007740F0" w:rsidDel="00A53565" w:rsidRDefault="007740F0">
      <w:pPr>
        <w:pStyle w:val="TOC1"/>
        <w:rPr>
          <w:del w:id="556" w:author="superchickend" w:date="2013-01-19T23:31:00Z"/>
          <w:rFonts w:asciiTheme="minorHAnsi" w:eastAsiaTheme="minorEastAsia" w:hAnsiTheme="minorHAnsi" w:cstheme="minorBidi"/>
          <w:noProof/>
          <w:sz w:val="22"/>
        </w:rPr>
      </w:pPr>
      <w:del w:id="557" w:author="superchickend" w:date="2013-01-19T23:31:00Z">
        <w:r w:rsidRPr="00A53565" w:rsidDel="00A53565">
          <w:rPr>
            <w:rPrChange w:id="558" w:author="superchickend" w:date="2013-01-19T23:31:00Z">
              <w:rPr>
                <w:rStyle w:val="Hyperlink"/>
                <w:noProof/>
              </w:rPr>
            </w:rPrChange>
          </w:rPr>
          <w:delText>Bảng 2.1: Một số kĩ thuật dự đoán cho từng thành phần của chuỗi thời gian</w:delText>
        </w:r>
        <w:r w:rsidDel="00A53565">
          <w:rPr>
            <w:noProof/>
            <w:webHidden/>
          </w:rPr>
          <w:tab/>
        </w:r>
        <w:r w:rsidR="00870F06" w:rsidDel="00A53565">
          <w:rPr>
            <w:noProof/>
            <w:webHidden/>
          </w:rPr>
          <w:delText>13</w:delText>
        </w:r>
      </w:del>
    </w:p>
    <w:p w14:paraId="0D8B6B41" w14:textId="77777777" w:rsidR="007740F0" w:rsidDel="00A53565" w:rsidRDefault="007740F0">
      <w:pPr>
        <w:pStyle w:val="TOC1"/>
        <w:rPr>
          <w:del w:id="559" w:author="superchickend" w:date="2013-01-19T23:31:00Z"/>
          <w:rFonts w:asciiTheme="minorHAnsi" w:eastAsiaTheme="minorEastAsia" w:hAnsiTheme="minorHAnsi" w:cstheme="minorBidi"/>
          <w:noProof/>
          <w:sz w:val="22"/>
        </w:rPr>
      </w:pPr>
      <w:del w:id="560" w:author="superchickend" w:date="2013-01-19T23:31:00Z">
        <w:r w:rsidRPr="00A53565" w:rsidDel="00A53565">
          <w:rPr>
            <w:rPrChange w:id="561" w:author="superchickend" w:date="2013-01-19T23:31:00Z">
              <w:rPr>
                <w:rStyle w:val="Hyperlink"/>
                <w:noProof/>
              </w:rPr>
            </w:rPrChange>
          </w:rPr>
          <w:delText>Bảng 3.1: Tính chất của ACF và PACF</w:delText>
        </w:r>
        <w:r w:rsidDel="00A53565">
          <w:rPr>
            <w:noProof/>
            <w:webHidden/>
          </w:rPr>
          <w:tab/>
        </w:r>
        <w:r w:rsidR="00870F06" w:rsidDel="00A53565">
          <w:rPr>
            <w:noProof/>
            <w:webHidden/>
          </w:rPr>
          <w:delText>23</w:delText>
        </w:r>
      </w:del>
    </w:p>
    <w:p w14:paraId="389E4347" w14:textId="77777777" w:rsidR="007740F0" w:rsidDel="00A53565" w:rsidRDefault="007740F0">
      <w:pPr>
        <w:pStyle w:val="TOC1"/>
        <w:rPr>
          <w:del w:id="562" w:author="superchickend" w:date="2013-01-19T23:31:00Z"/>
          <w:rFonts w:asciiTheme="minorHAnsi" w:eastAsiaTheme="minorEastAsia" w:hAnsiTheme="minorHAnsi" w:cstheme="minorBidi"/>
          <w:noProof/>
          <w:sz w:val="22"/>
        </w:rPr>
      </w:pPr>
      <w:del w:id="563" w:author="superchickend" w:date="2013-01-19T23:31:00Z">
        <w:r w:rsidRPr="00A53565" w:rsidDel="00A53565">
          <w:rPr>
            <w:rPrChange w:id="564" w:author="superchickend" w:date="2013-01-19T23:31:00Z">
              <w:rPr>
                <w:rStyle w:val="Hyperlink"/>
                <w:noProof/>
              </w:rPr>
            </w:rPrChange>
          </w:rPr>
          <w:delText>Bảng 6.1: Phân loại dữ liệu thực nghiệm</w:delText>
        </w:r>
        <w:r w:rsidDel="00A53565">
          <w:rPr>
            <w:noProof/>
            <w:webHidden/>
          </w:rPr>
          <w:tab/>
        </w:r>
        <w:r w:rsidR="00870F06" w:rsidDel="00A53565">
          <w:rPr>
            <w:noProof/>
            <w:webHidden/>
          </w:rPr>
          <w:delText>67</w:delText>
        </w:r>
      </w:del>
    </w:p>
    <w:p w14:paraId="2A87CA25" w14:textId="77777777" w:rsidR="007740F0" w:rsidDel="00A53565" w:rsidRDefault="007740F0">
      <w:pPr>
        <w:pStyle w:val="TOC1"/>
        <w:rPr>
          <w:del w:id="565" w:author="superchickend" w:date="2013-01-19T23:31:00Z"/>
          <w:rFonts w:asciiTheme="minorHAnsi" w:eastAsiaTheme="minorEastAsia" w:hAnsiTheme="minorHAnsi" w:cstheme="minorBidi"/>
          <w:noProof/>
          <w:sz w:val="22"/>
        </w:rPr>
      </w:pPr>
      <w:del w:id="566" w:author="superchickend" w:date="2013-01-19T23:31:00Z">
        <w:r w:rsidRPr="00A53565" w:rsidDel="00A53565">
          <w:rPr>
            <w:rPrChange w:id="567" w:author="superchickend" w:date="2013-01-19T23:31:00Z">
              <w:rPr>
                <w:rStyle w:val="Hyperlink"/>
                <w:noProof/>
              </w:rPr>
            </w:rPrChange>
          </w:rPr>
          <w:delText>Bảng 6.2: Kết quả thực nghiệm chuỗi dữ liệu Passengers</w:delText>
        </w:r>
        <w:r w:rsidDel="00A53565">
          <w:rPr>
            <w:noProof/>
            <w:webHidden/>
          </w:rPr>
          <w:tab/>
        </w:r>
        <w:r w:rsidR="00870F06" w:rsidDel="00A53565">
          <w:rPr>
            <w:noProof/>
            <w:webHidden/>
          </w:rPr>
          <w:delText>72</w:delText>
        </w:r>
      </w:del>
    </w:p>
    <w:p w14:paraId="3662AEA1" w14:textId="77777777" w:rsidR="007740F0" w:rsidDel="00A53565" w:rsidRDefault="007740F0">
      <w:pPr>
        <w:pStyle w:val="TOC1"/>
        <w:rPr>
          <w:del w:id="568" w:author="superchickend" w:date="2013-01-19T23:31:00Z"/>
          <w:rFonts w:asciiTheme="minorHAnsi" w:eastAsiaTheme="minorEastAsia" w:hAnsiTheme="minorHAnsi" w:cstheme="minorBidi"/>
          <w:noProof/>
          <w:sz w:val="22"/>
        </w:rPr>
      </w:pPr>
      <w:del w:id="569" w:author="superchickend" w:date="2013-01-19T23:31:00Z">
        <w:r w:rsidRPr="00A53565" w:rsidDel="00A53565">
          <w:rPr>
            <w:rPrChange w:id="570" w:author="superchickend" w:date="2013-01-19T23:31:00Z">
              <w:rPr>
                <w:rStyle w:val="Hyperlink"/>
                <w:noProof/>
              </w:rPr>
            </w:rPrChange>
          </w:rPr>
          <w:delText>Bảng 6.3: Kết quả thực nghiệm chuỗi dữ liệu Paper</w:delText>
        </w:r>
        <w:r w:rsidDel="00A53565">
          <w:rPr>
            <w:noProof/>
            <w:webHidden/>
          </w:rPr>
          <w:tab/>
        </w:r>
        <w:r w:rsidR="00870F06" w:rsidDel="00A53565">
          <w:rPr>
            <w:noProof/>
            <w:webHidden/>
          </w:rPr>
          <w:delText>73</w:delText>
        </w:r>
      </w:del>
    </w:p>
    <w:p w14:paraId="02D23161" w14:textId="77777777" w:rsidR="007740F0" w:rsidDel="00A53565" w:rsidRDefault="007740F0">
      <w:pPr>
        <w:pStyle w:val="TOC1"/>
        <w:rPr>
          <w:del w:id="571" w:author="superchickend" w:date="2013-01-19T23:31:00Z"/>
          <w:rFonts w:asciiTheme="minorHAnsi" w:eastAsiaTheme="minorEastAsia" w:hAnsiTheme="minorHAnsi" w:cstheme="minorBidi"/>
          <w:noProof/>
          <w:sz w:val="22"/>
        </w:rPr>
      </w:pPr>
      <w:del w:id="572" w:author="superchickend" w:date="2013-01-19T23:31:00Z">
        <w:r w:rsidRPr="00A53565" w:rsidDel="00A53565">
          <w:rPr>
            <w:rPrChange w:id="573" w:author="superchickend" w:date="2013-01-19T23:31:00Z">
              <w:rPr>
                <w:rStyle w:val="Hyperlink"/>
                <w:noProof/>
              </w:rPr>
            </w:rPrChange>
          </w:rPr>
          <w:delText>Bảng 6.4: Kết quả thực nghiệm chuỗi dữ liệu Deaths</w:delText>
        </w:r>
        <w:r w:rsidDel="00A53565">
          <w:rPr>
            <w:noProof/>
            <w:webHidden/>
          </w:rPr>
          <w:tab/>
        </w:r>
        <w:r w:rsidR="00870F06" w:rsidDel="00A53565">
          <w:rPr>
            <w:noProof/>
            <w:webHidden/>
          </w:rPr>
          <w:delText>73</w:delText>
        </w:r>
      </w:del>
    </w:p>
    <w:p w14:paraId="54BD1660" w14:textId="77777777" w:rsidR="007740F0" w:rsidDel="00A53565" w:rsidRDefault="007740F0">
      <w:pPr>
        <w:pStyle w:val="TOC1"/>
        <w:rPr>
          <w:del w:id="574" w:author="superchickend" w:date="2013-01-19T23:31:00Z"/>
          <w:rFonts w:asciiTheme="minorHAnsi" w:eastAsiaTheme="minorEastAsia" w:hAnsiTheme="minorHAnsi" w:cstheme="minorBidi"/>
          <w:noProof/>
          <w:sz w:val="22"/>
        </w:rPr>
      </w:pPr>
      <w:del w:id="575" w:author="superchickend" w:date="2013-01-19T23:31:00Z">
        <w:r w:rsidRPr="00A53565" w:rsidDel="00A53565">
          <w:rPr>
            <w:rPrChange w:id="576" w:author="superchickend" w:date="2013-01-19T23:31:00Z">
              <w:rPr>
                <w:rStyle w:val="Hyperlink"/>
                <w:noProof/>
              </w:rPr>
            </w:rPrChange>
          </w:rPr>
          <w:delText>Bảng 6.5: Kết quả thực nghiệm chuỗi dữ liệu Maxtemp</w:delText>
        </w:r>
        <w:r w:rsidDel="00A53565">
          <w:rPr>
            <w:noProof/>
            <w:webHidden/>
          </w:rPr>
          <w:tab/>
        </w:r>
        <w:r w:rsidR="00870F06" w:rsidDel="00A53565">
          <w:rPr>
            <w:noProof/>
            <w:webHidden/>
          </w:rPr>
          <w:delText>74</w:delText>
        </w:r>
      </w:del>
    </w:p>
    <w:p w14:paraId="75104D4C" w14:textId="77777777" w:rsidR="007740F0" w:rsidDel="00A53565" w:rsidRDefault="007740F0">
      <w:pPr>
        <w:pStyle w:val="TOC1"/>
        <w:rPr>
          <w:del w:id="577" w:author="superchickend" w:date="2013-01-19T23:31:00Z"/>
          <w:rFonts w:asciiTheme="minorHAnsi" w:eastAsiaTheme="minorEastAsia" w:hAnsiTheme="minorHAnsi" w:cstheme="minorBidi"/>
          <w:noProof/>
          <w:sz w:val="22"/>
        </w:rPr>
      </w:pPr>
      <w:del w:id="578" w:author="superchickend" w:date="2013-01-19T23:31:00Z">
        <w:r w:rsidRPr="00A53565" w:rsidDel="00A53565">
          <w:rPr>
            <w:rPrChange w:id="579" w:author="superchickend" w:date="2013-01-19T23:31:00Z">
              <w:rPr>
                <w:rStyle w:val="Hyperlink"/>
                <w:noProof/>
              </w:rPr>
            </w:rPrChange>
          </w:rPr>
          <w:delText>Bảng 6.6: Kết quả thực nghiệm chuỗi dữ liệu Chemical</w:delText>
        </w:r>
        <w:r w:rsidDel="00A53565">
          <w:rPr>
            <w:noProof/>
            <w:webHidden/>
          </w:rPr>
          <w:tab/>
        </w:r>
        <w:r w:rsidR="00870F06" w:rsidDel="00A53565">
          <w:rPr>
            <w:noProof/>
            <w:webHidden/>
          </w:rPr>
          <w:delText>75</w:delText>
        </w:r>
      </w:del>
    </w:p>
    <w:p w14:paraId="0D724716" w14:textId="77777777" w:rsidR="007740F0" w:rsidDel="00A53565" w:rsidRDefault="007740F0">
      <w:pPr>
        <w:pStyle w:val="TOC1"/>
        <w:rPr>
          <w:del w:id="580" w:author="superchickend" w:date="2013-01-19T23:31:00Z"/>
          <w:rFonts w:asciiTheme="minorHAnsi" w:eastAsiaTheme="minorEastAsia" w:hAnsiTheme="minorHAnsi" w:cstheme="minorBidi"/>
          <w:noProof/>
          <w:sz w:val="22"/>
        </w:rPr>
      </w:pPr>
      <w:del w:id="581" w:author="superchickend" w:date="2013-01-19T23:31:00Z">
        <w:r w:rsidRPr="00A53565" w:rsidDel="00A53565">
          <w:rPr>
            <w:rPrChange w:id="582" w:author="superchickend" w:date="2013-01-19T23:31:00Z">
              <w:rPr>
                <w:rStyle w:val="Hyperlink"/>
                <w:noProof/>
              </w:rPr>
            </w:rPrChange>
          </w:rPr>
          <w:delText>Bảng 6.7: Kết quả thực nghiệm chuỗi dữ liệu Prices</w:delText>
        </w:r>
        <w:r w:rsidDel="00A53565">
          <w:rPr>
            <w:noProof/>
            <w:webHidden/>
          </w:rPr>
          <w:tab/>
        </w:r>
        <w:r w:rsidR="00870F06" w:rsidDel="00A53565">
          <w:rPr>
            <w:noProof/>
            <w:webHidden/>
          </w:rPr>
          <w:delText>75</w:delText>
        </w:r>
      </w:del>
    </w:p>
    <w:p w14:paraId="741DCED0" w14:textId="77777777" w:rsidR="007740F0" w:rsidDel="00A53565" w:rsidRDefault="007740F0">
      <w:pPr>
        <w:pStyle w:val="TOC1"/>
        <w:rPr>
          <w:del w:id="583" w:author="superchickend" w:date="2013-01-19T23:31:00Z"/>
          <w:rFonts w:asciiTheme="minorHAnsi" w:eastAsiaTheme="minorEastAsia" w:hAnsiTheme="minorHAnsi" w:cstheme="minorBidi"/>
          <w:noProof/>
          <w:sz w:val="22"/>
        </w:rPr>
      </w:pPr>
      <w:del w:id="584" w:author="superchickend" w:date="2013-01-19T23:31:00Z">
        <w:r w:rsidRPr="00A53565" w:rsidDel="00A53565">
          <w:rPr>
            <w:rPrChange w:id="585" w:author="superchickend" w:date="2013-01-19T23:31:00Z">
              <w:rPr>
                <w:rStyle w:val="Hyperlink"/>
                <w:noProof/>
              </w:rPr>
            </w:rPrChange>
          </w:rPr>
          <w:delText>Bảng 6.8: Kết quả thực nghiệm chuỗi dữ liệu Sunspots</w:delText>
        </w:r>
        <w:r w:rsidDel="00A53565">
          <w:rPr>
            <w:noProof/>
            <w:webHidden/>
          </w:rPr>
          <w:tab/>
        </w:r>
        <w:r w:rsidR="00870F06" w:rsidDel="00A53565">
          <w:rPr>
            <w:noProof/>
            <w:webHidden/>
          </w:rPr>
          <w:delText>76</w:delText>
        </w:r>
      </w:del>
    </w:p>
    <w:p w14:paraId="3693E7C4" w14:textId="77777777" w:rsidR="007740F0" w:rsidDel="00A53565" w:rsidRDefault="007740F0">
      <w:pPr>
        <w:pStyle w:val="TOC1"/>
        <w:rPr>
          <w:del w:id="586" w:author="superchickend" w:date="2013-01-19T23:31:00Z"/>
          <w:rFonts w:asciiTheme="minorHAnsi" w:eastAsiaTheme="minorEastAsia" w:hAnsiTheme="minorHAnsi" w:cstheme="minorBidi"/>
          <w:noProof/>
          <w:sz w:val="22"/>
        </w:rPr>
      </w:pPr>
      <w:del w:id="587" w:author="superchickend" w:date="2013-01-19T23:31:00Z">
        <w:r w:rsidRPr="00A53565" w:rsidDel="00A53565">
          <w:rPr>
            <w:rPrChange w:id="588" w:author="superchickend" w:date="2013-01-19T23:31:00Z">
              <w:rPr>
                <w:rStyle w:val="Hyperlink"/>
                <w:noProof/>
              </w:rPr>
            </w:rPrChange>
          </w:rPr>
          <w:delText>Bảng 6.9: Kết quả thực nghiệm chuỗi dữ liệu Kobe</w:delText>
        </w:r>
        <w:r w:rsidDel="00A53565">
          <w:rPr>
            <w:noProof/>
            <w:webHidden/>
          </w:rPr>
          <w:tab/>
        </w:r>
        <w:r w:rsidR="00870F06" w:rsidDel="00A53565">
          <w:rPr>
            <w:noProof/>
            <w:webHidden/>
          </w:rPr>
          <w:delText>76</w:delText>
        </w:r>
      </w:del>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2562FE" w:rsidRDefault="005F51CA" w:rsidP="002562FE">
      <w:pPr>
        <w:rPr>
          <w:b/>
          <w:bCs/>
        </w:rPr>
        <w:sectPr w:rsidR="005F51CA" w:rsidRPr="002562FE" w:rsidSect="003A16E8">
          <w:footerReference w:type="default" r:id="rId11"/>
          <w:pgSz w:w="11909" w:h="16834" w:code="9"/>
          <w:pgMar w:top="1138" w:right="1134" w:bottom="1134" w:left="1701" w:header="720" w:footer="720" w:gutter="0"/>
          <w:pgNumType w:fmt="lowerRoman" w:start="1"/>
          <w:cols w:space="720"/>
          <w:titlePg/>
          <w:docGrid w:linePitch="360"/>
        </w:sectPr>
      </w:pPr>
    </w:p>
    <w:p w14:paraId="0476CC7D" w14:textId="28A24901" w:rsidR="004D65BA" w:rsidRPr="003A16E8" w:rsidRDefault="00E94A26" w:rsidP="001D3484">
      <w:pPr>
        <w:pStyle w:val="Heading1"/>
        <w:rPr>
          <w:szCs w:val="26"/>
        </w:rPr>
      </w:pPr>
      <w:bookmarkStart w:id="589" w:name="_Toc343083492"/>
      <w:bookmarkStart w:id="590" w:name="_Toc343083706"/>
      <w:bookmarkStart w:id="591" w:name="_Toc343083917"/>
      <w:bookmarkStart w:id="592" w:name="_Toc343220676"/>
      <w:bookmarkStart w:id="593" w:name="_Toc343232179"/>
      <w:bookmarkStart w:id="594" w:name="_Toc343232592"/>
      <w:bookmarkStart w:id="595" w:name="_Toc343232877"/>
      <w:bookmarkStart w:id="596" w:name="_Toc343415382"/>
      <w:bookmarkStart w:id="597" w:name="_Toc343415678"/>
      <w:bookmarkStart w:id="598" w:name="_Toc343452337"/>
      <w:bookmarkStart w:id="599" w:name="_Toc343461128"/>
      <w:bookmarkStart w:id="600" w:name="_Toc343494015"/>
      <w:bookmarkStart w:id="601" w:name="_Toc343494227"/>
      <w:bookmarkStart w:id="602" w:name="_Toc343495000"/>
      <w:bookmarkStart w:id="603" w:name="_Toc343660227"/>
      <w:bookmarkStart w:id="604" w:name="_Toc343660441"/>
      <w:bookmarkStart w:id="605" w:name="_Toc343711069"/>
      <w:bookmarkStart w:id="606" w:name="_Toc343829033"/>
      <w:bookmarkStart w:id="607" w:name="_Toc343831837"/>
      <w:bookmarkStart w:id="608" w:name="_Toc343832206"/>
      <w:bookmarkStart w:id="609" w:name="_Toc343832423"/>
      <w:bookmarkStart w:id="610" w:name="_Toc343832640"/>
      <w:bookmarkStart w:id="611" w:name="_Toc343837233"/>
      <w:bookmarkStart w:id="612" w:name="_Toc343841791"/>
      <w:bookmarkStart w:id="613" w:name="_Toc343844689"/>
      <w:bookmarkStart w:id="614" w:name="_Toc343083493"/>
      <w:bookmarkStart w:id="615" w:name="_Toc343083707"/>
      <w:bookmarkStart w:id="616" w:name="_Toc343083918"/>
      <w:bookmarkStart w:id="617" w:name="_Toc343220677"/>
      <w:bookmarkStart w:id="618" w:name="_Toc343232180"/>
      <w:bookmarkStart w:id="619" w:name="_Toc343232593"/>
      <w:bookmarkStart w:id="620" w:name="_Toc343232878"/>
      <w:bookmarkStart w:id="621" w:name="_Toc343415383"/>
      <w:bookmarkStart w:id="622" w:name="_Toc343415679"/>
      <w:bookmarkStart w:id="623" w:name="_Toc343452338"/>
      <w:bookmarkStart w:id="624" w:name="_Toc343461129"/>
      <w:bookmarkStart w:id="625" w:name="_Toc343494016"/>
      <w:bookmarkStart w:id="626" w:name="_Toc343494228"/>
      <w:bookmarkStart w:id="627" w:name="_Toc343495001"/>
      <w:bookmarkStart w:id="628" w:name="_Toc343660228"/>
      <w:bookmarkStart w:id="629" w:name="_Toc343660442"/>
      <w:bookmarkStart w:id="630" w:name="_Toc343711070"/>
      <w:bookmarkStart w:id="631" w:name="_Toc343829034"/>
      <w:bookmarkStart w:id="632" w:name="_Toc343831838"/>
      <w:bookmarkStart w:id="633" w:name="_Toc343832207"/>
      <w:bookmarkStart w:id="634" w:name="_Toc343832424"/>
      <w:bookmarkStart w:id="635" w:name="_Toc343832641"/>
      <w:bookmarkStart w:id="636" w:name="_Toc343837234"/>
      <w:bookmarkStart w:id="637" w:name="_Toc343841792"/>
      <w:bookmarkStart w:id="638" w:name="_Toc343844690"/>
      <w:bookmarkStart w:id="639" w:name="_Toc343083494"/>
      <w:bookmarkStart w:id="640" w:name="_Toc343083708"/>
      <w:bookmarkStart w:id="641" w:name="_Toc343083919"/>
      <w:bookmarkStart w:id="642" w:name="_Toc343220678"/>
      <w:bookmarkStart w:id="643" w:name="_Toc343232181"/>
      <w:bookmarkStart w:id="644" w:name="_Toc343232594"/>
      <w:bookmarkStart w:id="645" w:name="_Toc343232879"/>
      <w:bookmarkStart w:id="646" w:name="_Toc343415384"/>
      <w:bookmarkStart w:id="647" w:name="_Toc343415680"/>
      <w:bookmarkStart w:id="648" w:name="_Toc343452339"/>
      <w:bookmarkStart w:id="649" w:name="_Toc343461130"/>
      <w:bookmarkStart w:id="650" w:name="_Toc343494017"/>
      <w:bookmarkStart w:id="651" w:name="_Toc343494229"/>
      <w:bookmarkStart w:id="652" w:name="_Toc343495002"/>
      <w:bookmarkStart w:id="653" w:name="_Toc343660229"/>
      <w:bookmarkStart w:id="654" w:name="_Toc343660443"/>
      <w:bookmarkStart w:id="655" w:name="_Toc343711071"/>
      <w:bookmarkStart w:id="656" w:name="_Toc343829035"/>
      <w:bookmarkStart w:id="657" w:name="_Toc343831839"/>
      <w:bookmarkStart w:id="658" w:name="_Toc343832208"/>
      <w:bookmarkStart w:id="659" w:name="_Toc343832425"/>
      <w:bookmarkStart w:id="660" w:name="_Toc343832642"/>
      <w:bookmarkStart w:id="661" w:name="_Toc343837235"/>
      <w:bookmarkStart w:id="662" w:name="_Toc343841793"/>
      <w:bookmarkStart w:id="663" w:name="_Toc343844691"/>
      <w:bookmarkStart w:id="664" w:name="_Toc343083495"/>
      <w:bookmarkStart w:id="665" w:name="_Toc343083709"/>
      <w:bookmarkStart w:id="666" w:name="_Toc343083920"/>
      <w:bookmarkStart w:id="667" w:name="_Toc343220679"/>
      <w:bookmarkStart w:id="668" w:name="_Toc343232182"/>
      <w:bookmarkStart w:id="669" w:name="_Toc343232595"/>
      <w:bookmarkStart w:id="670" w:name="_Toc343232880"/>
      <w:bookmarkStart w:id="671" w:name="_Toc343415385"/>
      <w:bookmarkStart w:id="672" w:name="_Toc343415681"/>
      <w:bookmarkStart w:id="673" w:name="_Toc343452340"/>
      <w:bookmarkStart w:id="674" w:name="_Toc343461131"/>
      <w:bookmarkStart w:id="675" w:name="_Toc343494018"/>
      <w:bookmarkStart w:id="676" w:name="_Toc343494230"/>
      <w:bookmarkStart w:id="677" w:name="_Toc343495003"/>
      <w:bookmarkStart w:id="678" w:name="_Toc343660230"/>
      <w:bookmarkStart w:id="679" w:name="_Toc343660444"/>
      <w:bookmarkStart w:id="680" w:name="_Toc343711072"/>
      <w:bookmarkStart w:id="681" w:name="_Toc343829036"/>
      <w:bookmarkStart w:id="682" w:name="_Toc343831840"/>
      <w:bookmarkStart w:id="683" w:name="_Toc343832209"/>
      <w:bookmarkStart w:id="684" w:name="_Toc343832426"/>
      <w:bookmarkStart w:id="685" w:name="_Toc343832643"/>
      <w:bookmarkStart w:id="686" w:name="_Toc343837236"/>
      <w:bookmarkStart w:id="687" w:name="_Toc343841794"/>
      <w:bookmarkStart w:id="688" w:name="_Toc343844692"/>
      <w:bookmarkStart w:id="689" w:name="_Toc343083496"/>
      <w:bookmarkStart w:id="690" w:name="_Toc343083710"/>
      <w:bookmarkStart w:id="691" w:name="_Toc343083921"/>
      <w:bookmarkStart w:id="692" w:name="_Toc343220680"/>
      <w:bookmarkStart w:id="693" w:name="_Toc343232183"/>
      <w:bookmarkStart w:id="694" w:name="_Toc343232596"/>
      <w:bookmarkStart w:id="695" w:name="_Toc343232881"/>
      <w:bookmarkStart w:id="696" w:name="_Toc343415386"/>
      <w:bookmarkStart w:id="697" w:name="_Toc343415682"/>
      <w:bookmarkStart w:id="698" w:name="_Toc343452341"/>
      <w:bookmarkStart w:id="699" w:name="_Toc343461132"/>
      <w:bookmarkStart w:id="700" w:name="_Toc343494019"/>
      <w:bookmarkStart w:id="701" w:name="_Toc343494231"/>
      <w:bookmarkStart w:id="702" w:name="_Toc343495004"/>
      <w:bookmarkStart w:id="703" w:name="_Toc343660231"/>
      <w:bookmarkStart w:id="704" w:name="_Toc343660445"/>
      <w:bookmarkStart w:id="705" w:name="_Toc343711073"/>
      <w:bookmarkStart w:id="706" w:name="_Toc343829037"/>
      <w:bookmarkStart w:id="707" w:name="_Toc343831841"/>
      <w:bookmarkStart w:id="708" w:name="_Toc343832210"/>
      <w:bookmarkStart w:id="709" w:name="_Toc343832427"/>
      <w:bookmarkStart w:id="710" w:name="_Toc343832644"/>
      <w:bookmarkStart w:id="711" w:name="_Toc343837237"/>
      <w:bookmarkStart w:id="712" w:name="_Toc343841795"/>
      <w:bookmarkStart w:id="713" w:name="_Toc343844693"/>
      <w:bookmarkStart w:id="714" w:name="_Toc343083497"/>
      <w:bookmarkStart w:id="715" w:name="_Toc343083711"/>
      <w:bookmarkStart w:id="716" w:name="_Toc343083922"/>
      <w:bookmarkStart w:id="717" w:name="_Toc343220681"/>
      <w:bookmarkStart w:id="718" w:name="_Toc343232184"/>
      <w:bookmarkStart w:id="719" w:name="_Toc343232597"/>
      <w:bookmarkStart w:id="720" w:name="_Toc343232882"/>
      <w:bookmarkStart w:id="721" w:name="_Toc343415387"/>
      <w:bookmarkStart w:id="722" w:name="_Toc343415683"/>
      <w:bookmarkStart w:id="723" w:name="_Toc343452342"/>
      <w:bookmarkStart w:id="724" w:name="_Toc343461133"/>
      <w:bookmarkStart w:id="725" w:name="_Toc343494020"/>
      <w:bookmarkStart w:id="726" w:name="_Toc343494232"/>
      <w:bookmarkStart w:id="727" w:name="_Toc343495005"/>
      <w:bookmarkStart w:id="728" w:name="_Toc343660232"/>
      <w:bookmarkStart w:id="729" w:name="_Toc343660446"/>
      <w:bookmarkStart w:id="730" w:name="_Toc343711074"/>
      <w:bookmarkStart w:id="731" w:name="_Toc343829038"/>
      <w:bookmarkStart w:id="732" w:name="_Toc343831842"/>
      <w:bookmarkStart w:id="733" w:name="_Toc343832211"/>
      <w:bookmarkStart w:id="734" w:name="_Toc343832428"/>
      <w:bookmarkStart w:id="735" w:name="_Toc343832645"/>
      <w:bookmarkStart w:id="736" w:name="_Toc343837238"/>
      <w:bookmarkStart w:id="737" w:name="_Toc343841796"/>
      <w:bookmarkStart w:id="738" w:name="_Toc343844694"/>
      <w:bookmarkStart w:id="739" w:name="_Toc343083498"/>
      <w:bookmarkStart w:id="740" w:name="_Toc343083712"/>
      <w:bookmarkStart w:id="741" w:name="_Toc343083923"/>
      <w:bookmarkStart w:id="742" w:name="_Toc343220682"/>
      <w:bookmarkStart w:id="743" w:name="_Toc343232185"/>
      <w:bookmarkStart w:id="744" w:name="_Toc343232598"/>
      <w:bookmarkStart w:id="745" w:name="_Toc343232883"/>
      <w:bookmarkStart w:id="746" w:name="_Toc343415388"/>
      <w:bookmarkStart w:id="747" w:name="_Toc343415684"/>
      <w:bookmarkStart w:id="748" w:name="_Toc343452343"/>
      <w:bookmarkStart w:id="749" w:name="_Toc343461134"/>
      <w:bookmarkStart w:id="750" w:name="_Toc343494021"/>
      <w:bookmarkStart w:id="751" w:name="_Toc343494233"/>
      <w:bookmarkStart w:id="752" w:name="_Toc343495006"/>
      <w:bookmarkStart w:id="753" w:name="_Toc343660233"/>
      <w:bookmarkStart w:id="754" w:name="_Toc343660447"/>
      <w:bookmarkStart w:id="755" w:name="_Toc343711075"/>
      <w:bookmarkStart w:id="756" w:name="_Toc343829039"/>
      <w:bookmarkStart w:id="757" w:name="_Toc343831843"/>
      <w:bookmarkStart w:id="758" w:name="_Toc343832212"/>
      <w:bookmarkStart w:id="759" w:name="_Toc343832429"/>
      <w:bookmarkStart w:id="760" w:name="_Toc343832646"/>
      <w:bookmarkStart w:id="761" w:name="_Toc343837239"/>
      <w:bookmarkStart w:id="762" w:name="_Toc343841797"/>
      <w:bookmarkStart w:id="763" w:name="_Toc343844695"/>
      <w:bookmarkStart w:id="764" w:name="_Toc343083499"/>
      <w:bookmarkStart w:id="765" w:name="_Toc343083713"/>
      <w:bookmarkStart w:id="766" w:name="_Toc343083924"/>
      <w:bookmarkStart w:id="767" w:name="_Toc343220683"/>
      <w:bookmarkStart w:id="768" w:name="_Toc343232186"/>
      <w:bookmarkStart w:id="769" w:name="_Toc343232599"/>
      <w:bookmarkStart w:id="770" w:name="_Toc343232884"/>
      <w:bookmarkStart w:id="771" w:name="_Toc343415389"/>
      <w:bookmarkStart w:id="772" w:name="_Toc343415685"/>
      <w:bookmarkStart w:id="773" w:name="_Toc343452344"/>
      <w:bookmarkStart w:id="774" w:name="_Toc343461135"/>
      <w:bookmarkStart w:id="775" w:name="_Toc343494022"/>
      <w:bookmarkStart w:id="776" w:name="_Toc343494234"/>
      <w:bookmarkStart w:id="777" w:name="_Toc343495007"/>
      <w:bookmarkStart w:id="778" w:name="_Toc343660234"/>
      <w:bookmarkStart w:id="779" w:name="_Toc343660448"/>
      <w:bookmarkStart w:id="780" w:name="_Toc343711076"/>
      <w:bookmarkStart w:id="781" w:name="_Toc343829040"/>
      <w:bookmarkStart w:id="782" w:name="_Toc343831844"/>
      <w:bookmarkStart w:id="783" w:name="_Toc343832213"/>
      <w:bookmarkStart w:id="784" w:name="_Toc343832430"/>
      <w:bookmarkStart w:id="785" w:name="_Toc343832647"/>
      <w:bookmarkStart w:id="786" w:name="_Toc343837240"/>
      <w:bookmarkStart w:id="787" w:name="_Toc343841798"/>
      <w:bookmarkStart w:id="788" w:name="_Toc343844696"/>
      <w:bookmarkStart w:id="789" w:name="_Toc343083500"/>
      <w:bookmarkStart w:id="790" w:name="_Toc343083714"/>
      <w:bookmarkStart w:id="791" w:name="_Toc343083925"/>
      <w:bookmarkStart w:id="792" w:name="_Toc343220684"/>
      <w:bookmarkStart w:id="793" w:name="_Toc343232187"/>
      <w:bookmarkStart w:id="794" w:name="_Toc343232600"/>
      <w:bookmarkStart w:id="795" w:name="_Toc343232885"/>
      <w:bookmarkStart w:id="796" w:name="_Toc343415390"/>
      <w:bookmarkStart w:id="797" w:name="_Toc343415686"/>
      <w:bookmarkStart w:id="798" w:name="_Toc343452345"/>
      <w:bookmarkStart w:id="799" w:name="_Toc343461136"/>
      <w:bookmarkStart w:id="800" w:name="_Toc343494023"/>
      <w:bookmarkStart w:id="801" w:name="_Toc343494235"/>
      <w:bookmarkStart w:id="802" w:name="_Toc343495008"/>
      <w:bookmarkStart w:id="803" w:name="_Toc343660235"/>
      <w:bookmarkStart w:id="804" w:name="_Toc343660449"/>
      <w:bookmarkStart w:id="805" w:name="_Toc343711077"/>
      <w:bookmarkStart w:id="806" w:name="_Toc343829041"/>
      <w:bookmarkStart w:id="807" w:name="_Toc343831845"/>
      <w:bookmarkStart w:id="808" w:name="_Toc343832214"/>
      <w:bookmarkStart w:id="809" w:name="_Toc343832431"/>
      <w:bookmarkStart w:id="810" w:name="_Toc343832648"/>
      <w:bookmarkStart w:id="811" w:name="_Toc343837241"/>
      <w:bookmarkStart w:id="812" w:name="_Toc343841799"/>
      <w:bookmarkStart w:id="813" w:name="_Toc343844697"/>
      <w:bookmarkStart w:id="814" w:name="_Toc343083501"/>
      <w:bookmarkStart w:id="815" w:name="_Toc343083715"/>
      <w:bookmarkStart w:id="816" w:name="_Toc343083926"/>
      <w:bookmarkStart w:id="817" w:name="_Toc343220685"/>
      <w:bookmarkStart w:id="818" w:name="_Toc343232188"/>
      <w:bookmarkStart w:id="819" w:name="_Toc343232601"/>
      <w:bookmarkStart w:id="820" w:name="_Toc343232886"/>
      <w:bookmarkStart w:id="821" w:name="_Toc343415391"/>
      <w:bookmarkStart w:id="822" w:name="_Toc343415687"/>
      <w:bookmarkStart w:id="823" w:name="_Toc343452346"/>
      <w:bookmarkStart w:id="824" w:name="_Toc343461137"/>
      <w:bookmarkStart w:id="825" w:name="_Toc343494024"/>
      <w:bookmarkStart w:id="826" w:name="_Toc343494236"/>
      <w:bookmarkStart w:id="827" w:name="_Toc343495009"/>
      <w:bookmarkStart w:id="828" w:name="_Toc343660236"/>
      <w:bookmarkStart w:id="829" w:name="_Toc343660450"/>
      <w:bookmarkStart w:id="830" w:name="_Toc343711078"/>
      <w:bookmarkStart w:id="831" w:name="_Toc343829042"/>
      <w:bookmarkStart w:id="832" w:name="_Toc343831846"/>
      <w:bookmarkStart w:id="833" w:name="_Toc343832215"/>
      <w:bookmarkStart w:id="834" w:name="_Toc343832432"/>
      <w:bookmarkStart w:id="835" w:name="_Toc343832649"/>
      <w:bookmarkStart w:id="836" w:name="_Toc343837242"/>
      <w:bookmarkStart w:id="837" w:name="_Toc343841800"/>
      <w:bookmarkStart w:id="838" w:name="_Toc343844698"/>
      <w:bookmarkStart w:id="839" w:name="_Toc343083502"/>
      <w:bookmarkStart w:id="840" w:name="_Toc343083716"/>
      <w:bookmarkStart w:id="841" w:name="_Toc343083927"/>
      <w:bookmarkStart w:id="842" w:name="_Toc343220686"/>
      <w:bookmarkStart w:id="843" w:name="_Toc343232189"/>
      <w:bookmarkStart w:id="844" w:name="_Toc343232602"/>
      <w:bookmarkStart w:id="845" w:name="_Toc343232887"/>
      <w:bookmarkStart w:id="846" w:name="_Toc343415392"/>
      <w:bookmarkStart w:id="847" w:name="_Toc343415688"/>
      <w:bookmarkStart w:id="848" w:name="_Toc343452347"/>
      <w:bookmarkStart w:id="849" w:name="_Toc343461138"/>
      <w:bookmarkStart w:id="850" w:name="_Toc343494025"/>
      <w:bookmarkStart w:id="851" w:name="_Toc343494237"/>
      <w:bookmarkStart w:id="852" w:name="_Toc343495010"/>
      <w:bookmarkStart w:id="853" w:name="_Toc343660237"/>
      <w:bookmarkStart w:id="854" w:name="_Toc343660451"/>
      <w:bookmarkStart w:id="855" w:name="_Toc343711079"/>
      <w:bookmarkStart w:id="856" w:name="_Toc343829043"/>
      <w:bookmarkStart w:id="857" w:name="_Toc343831847"/>
      <w:bookmarkStart w:id="858" w:name="_Toc343832216"/>
      <w:bookmarkStart w:id="859" w:name="_Toc343832433"/>
      <w:bookmarkStart w:id="860" w:name="_Toc343832650"/>
      <w:bookmarkStart w:id="861" w:name="_Toc343837243"/>
      <w:bookmarkStart w:id="862" w:name="_Toc343841801"/>
      <w:bookmarkStart w:id="863" w:name="_Toc343844699"/>
      <w:bookmarkStart w:id="864" w:name="_Toc343083503"/>
      <w:bookmarkStart w:id="865" w:name="_Toc343083717"/>
      <w:bookmarkStart w:id="866" w:name="_Toc343083928"/>
      <w:bookmarkStart w:id="867" w:name="_Toc343220687"/>
      <w:bookmarkStart w:id="868" w:name="_Toc343232190"/>
      <w:bookmarkStart w:id="869" w:name="_Toc343232603"/>
      <w:bookmarkStart w:id="870" w:name="_Toc343232888"/>
      <w:bookmarkStart w:id="871" w:name="_Toc343415393"/>
      <w:bookmarkStart w:id="872" w:name="_Toc343415689"/>
      <w:bookmarkStart w:id="873" w:name="_Toc343452348"/>
      <w:bookmarkStart w:id="874" w:name="_Toc343461139"/>
      <w:bookmarkStart w:id="875" w:name="_Toc343494026"/>
      <w:bookmarkStart w:id="876" w:name="_Toc343494238"/>
      <w:bookmarkStart w:id="877" w:name="_Toc343495011"/>
      <w:bookmarkStart w:id="878" w:name="_Toc343660238"/>
      <w:bookmarkStart w:id="879" w:name="_Toc343660452"/>
      <w:bookmarkStart w:id="880" w:name="_Toc343711080"/>
      <w:bookmarkStart w:id="881" w:name="_Toc343829044"/>
      <w:bookmarkStart w:id="882" w:name="_Toc343831848"/>
      <w:bookmarkStart w:id="883" w:name="_Toc343832217"/>
      <w:bookmarkStart w:id="884" w:name="_Toc343832434"/>
      <w:bookmarkStart w:id="885" w:name="_Toc343832651"/>
      <w:bookmarkStart w:id="886" w:name="_Toc343837244"/>
      <w:bookmarkStart w:id="887" w:name="_Toc343841802"/>
      <w:bookmarkStart w:id="888" w:name="_Toc343844700"/>
      <w:bookmarkStart w:id="889" w:name="_Toc343083504"/>
      <w:bookmarkStart w:id="890" w:name="_Toc343083718"/>
      <w:bookmarkStart w:id="891" w:name="_Toc343083929"/>
      <w:bookmarkStart w:id="892" w:name="_Toc343220688"/>
      <w:bookmarkStart w:id="893" w:name="_Toc343232191"/>
      <w:bookmarkStart w:id="894" w:name="_Toc343232604"/>
      <w:bookmarkStart w:id="895" w:name="_Toc343232889"/>
      <w:bookmarkStart w:id="896" w:name="_Toc343415394"/>
      <w:bookmarkStart w:id="897" w:name="_Toc343415690"/>
      <w:bookmarkStart w:id="898" w:name="_Toc343452349"/>
      <w:bookmarkStart w:id="899" w:name="_Toc343461140"/>
      <w:bookmarkStart w:id="900" w:name="_Toc343494027"/>
      <w:bookmarkStart w:id="901" w:name="_Toc343494239"/>
      <w:bookmarkStart w:id="902" w:name="_Toc343495012"/>
      <w:bookmarkStart w:id="903" w:name="_Toc343660239"/>
      <w:bookmarkStart w:id="904" w:name="_Toc343660453"/>
      <w:bookmarkStart w:id="905" w:name="_Toc343711081"/>
      <w:bookmarkStart w:id="906" w:name="_Toc343829045"/>
      <w:bookmarkStart w:id="907" w:name="_Toc343831849"/>
      <w:bookmarkStart w:id="908" w:name="_Toc343832218"/>
      <w:bookmarkStart w:id="909" w:name="_Toc343832435"/>
      <w:bookmarkStart w:id="910" w:name="_Toc343832652"/>
      <w:bookmarkStart w:id="911" w:name="_Toc343837245"/>
      <w:bookmarkStart w:id="912" w:name="_Toc343841803"/>
      <w:bookmarkStart w:id="913" w:name="_Toc343844701"/>
      <w:bookmarkStart w:id="914" w:name="_Toc343083505"/>
      <w:bookmarkStart w:id="915" w:name="_Toc343083719"/>
      <w:bookmarkStart w:id="916" w:name="_Toc343083930"/>
      <w:bookmarkStart w:id="917" w:name="_Toc343220689"/>
      <w:bookmarkStart w:id="918" w:name="_Toc343232192"/>
      <w:bookmarkStart w:id="919" w:name="_Toc343232605"/>
      <w:bookmarkStart w:id="920" w:name="_Toc343232890"/>
      <w:bookmarkStart w:id="921" w:name="_Toc343415395"/>
      <w:bookmarkStart w:id="922" w:name="_Toc343415691"/>
      <w:bookmarkStart w:id="923" w:name="_Toc343452350"/>
      <w:bookmarkStart w:id="924" w:name="_Toc343461141"/>
      <w:bookmarkStart w:id="925" w:name="_Toc343494028"/>
      <w:bookmarkStart w:id="926" w:name="_Toc343494240"/>
      <w:bookmarkStart w:id="927" w:name="_Toc343495013"/>
      <w:bookmarkStart w:id="928" w:name="_Toc343660240"/>
      <w:bookmarkStart w:id="929" w:name="_Toc343660454"/>
      <w:bookmarkStart w:id="930" w:name="_Toc343711082"/>
      <w:bookmarkStart w:id="931" w:name="_Toc343829046"/>
      <w:bookmarkStart w:id="932" w:name="_Toc343831850"/>
      <w:bookmarkStart w:id="933" w:name="_Toc343832219"/>
      <w:bookmarkStart w:id="934" w:name="_Toc343832436"/>
      <w:bookmarkStart w:id="935" w:name="_Toc343832653"/>
      <w:bookmarkStart w:id="936" w:name="_Toc343837246"/>
      <w:bookmarkStart w:id="937" w:name="_Toc343841804"/>
      <w:bookmarkStart w:id="938" w:name="_Toc343844702"/>
      <w:bookmarkStart w:id="939" w:name="_Toc343083506"/>
      <w:bookmarkStart w:id="940" w:name="_Toc343083720"/>
      <w:bookmarkStart w:id="941" w:name="_Toc343083931"/>
      <w:bookmarkStart w:id="942" w:name="_Toc343220690"/>
      <w:bookmarkStart w:id="943" w:name="_Toc343232193"/>
      <w:bookmarkStart w:id="944" w:name="_Toc343232606"/>
      <w:bookmarkStart w:id="945" w:name="_Toc343232891"/>
      <w:bookmarkStart w:id="946" w:name="_Toc343415396"/>
      <w:bookmarkStart w:id="947" w:name="_Toc343415692"/>
      <w:bookmarkStart w:id="948" w:name="_Toc343452351"/>
      <w:bookmarkStart w:id="949" w:name="_Toc343461142"/>
      <w:bookmarkStart w:id="950" w:name="_Toc343494029"/>
      <w:bookmarkStart w:id="951" w:name="_Toc343494241"/>
      <w:bookmarkStart w:id="952" w:name="_Toc343495014"/>
      <w:bookmarkStart w:id="953" w:name="_Toc343660241"/>
      <w:bookmarkStart w:id="954" w:name="_Toc343660455"/>
      <w:bookmarkStart w:id="955" w:name="_Toc343711083"/>
      <w:bookmarkStart w:id="956" w:name="_Toc343829047"/>
      <w:bookmarkStart w:id="957" w:name="_Toc343831851"/>
      <w:bookmarkStart w:id="958" w:name="_Toc343832220"/>
      <w:bookmarkStart w:id="959" w:name="_Toc343832437"/>
      <w:bookmarkStart w:id="960" w:name="_Toc343832654"/>
      <w:bookmarkStart w:id="961" w:name="_Toc343837247"/>
      <w:bookmarkStart w:id="962" w:name="_Toc343841805"/>
      <w:bookmarkStart w:id="963" w:name="_Toc343844703"/>
      <w:bookmarkStart w:id="964" w:name="_Toc343083507"/>
      <w:bookmarkStart w:id="965" w:name="_Toc343083721"/>
      <w:bookmarkStart w:id="966" w:name="_Toc343083932"/>
      <w:bookmarkStart w:id="967" w:name="_Toc343220691"/>
      <w:bookmarkStart w:id="968" w:name="_Toc343232194"/>
      <w:bookmarkStart w:id="969" w:name="_Toc343232607"/>
      <w:bookmarkStart w:id="970" w:name="_Toc343232892"/>
      <w:bookmarkStart w:id="971" w:name="_Toc343415397"/>
      <w:bookmarkStart w:id="972" w:name="_Toc343415693"/>
      <w:bookmarkStart w:id="973" w:name="_Toc343452352"/>
      <w:bookmarkStart w:id="974" w:name="_Toc343461143"/>
      <w:bookmarkStart w:id="975" w:name="_Toc343494030"/>
      <w:bookmarkStart w:id="976" w:name="_Toc343494242"/>
      <w:bookmarkStart w:id="977" w:name="_Toc343495015"/>
      <w:bookmarkStart w:id="978" w:name="_Toc343660242"/>
      <w:bookmarkStart w:id="979" w:name="_Toc343660456"/>
      <w:bookmarkStart w:id="980" w:name="_Toc343711084"/>
      <w:bookmarkStart w:id="981" w:name="_Toc343829048"/>
      <w:bookmarkStart w:id="982" w:name="_Toc343831852"/>
      <w:bookmarkStart w:id="983" w:name="_Toc343832221"/>
      <w:bookmarkStart w:id="984" w:name="_Toc343832438"/>
      <w:bookmarkStart w:id="985" w:name="_Toc343832655"/>
      <w:bookmarkStart w:id="986" w:name="_Toc343837248"/>
      <w:bookmarkStart w:id="987" w:name="_Toc343841806"/>
      <w:bookmarkStart w:id="988" w:name="_Toc343844704"/>
      <w:bookmarkStart w:id="989" w:name="_Toc343083508"/>
      <w:bookmarkStart w:id="990" w:name="_Toc343083722"/>
      <w:bookmarkStart w:id="991" w:name="_Toc343083933"/>
      <w:bookmarkStart w:id="992" w:name="_Toc343220692"/>
      <w:bookmarkStart w:id="993" w:name="_Toc343232195"/>
      <w:bookmarkStart w:id="994" w:name="_Toc343232608"/>
      <w:bookmarkStart w:id="995" w:name="_Toc343232893"/>
      <w:bookmarkStart w:id="996" w:name="_Toc343415398"/>
      <w:bookmarkStart w:id="997" w:name="_Toc343415694"/>
      <w:bookmarkStart w:id="998" w:name="_Toc343452353"/>
      <w:bookmarkStart w:id="999" w:name="_Toc343461144"/>
      <w:bookmarkStart w:id="1000" w:name="_Toc343494031"/>
      <w:bookmarkStart w:id="1001" w:name="_Toc343494243"/>
      <w:bookmarkStart w:id="1002" w:name="_Toc343495016"/>
      <w:bookmarkStart w:id="1003" w:name="_Toc343660243"/>
      <w:bookmarkStart w:id="1004" w:name="_Toc343660457"/>
      <w:bookmarkStart w:id="1005" w:name="_Toc343711085"/>
      <w:bookmarkStart w:id="1006" w:name="_Toc343829049"/>
      <w:bookmarkStart w:id="1007" w:name="_Toc343831853"/>
      <w:bookmarkStart w:id="1008" w:name="_Toc343832222"/>
      <w:bookmarkStart w:id="1009" w:name="_Toc343832439"/>
      <w:bookmarkStart w:id="1010" w:name="_Toc343832656"/>
      <w:bookmarkStart w:id="1011" w:name="_Toc343837249"/>
      <w:bookmarkStart w:id="1012" w:name="_Toc343841807"/>
      <w:bookmarkStart w:id="1013" w:name="_Toc343844705"/>
      <w:bookmarkStart w:id="1014" w:name="_Toc343083509"/>
      <w:bookmarkStart w:id="1015" w:name="_Toc343083723"/>
      <w:bookmarkStart w:id="1016" w:name="_Toc343083934"/>
      <w:bookmarkStart w:id="1017" w:name="_Toc343220693"/>
      <w:bookmarkStart w:id="1018" w:name="_Toc343232196"/>
      <w:bookmarkStart w:id="1019" w:name="_Toc343232609"/>
      <w:bookmarkStart w:id="1020" w:name="_Toc343232894"/>
      <w:bookmarkStart w:id="1021" w:name="_Toc343415399"/>
      <w:bookmarkStart w:id="1022" w:name="_Toc343415695"/>
      <w:bookmarkStart w:id="1023" w:name="_Toc343452354"/>
      <w:bookmarkStart w:id="1024" w:name="_Toc343461145"/>
      <w:bookmarkStart w:id="1025" w:name="_Toc343494032"/>
      <w:bookmarkStart w:id="1026" w:name="_Toc343494244"/>
      <w:bookmarkStart w:id="1027" w:name="_Toc343495017"/>
      <w:bookmarkStart w:id="1028" w:name="_Toc343660244"/>
      <w:bookmarkStart w:id="1029" w:name="_Toc343660458"/>
      <w:bookmarkStart w:id="1030" w:name="_Toc343711086"/>
      <w:bookmarkStart w:id="1031" w:name="_Toc343829050"/>
      <w:bookmarkStart w:id="1032" w:name="_Toc343831854"/>
      <w:bookmarkStart w:id="1033" w:name="_Toc343832223"/>
      <w:bookmarkStart w:id="1034" w:name="_Toc343832440"/>
      <w:bookmarkStart w:id="1035" w:name="_Toc343832657"/>
      <w:bookmarkStart w:id="1036" w:name="_Toc343837250"/>
      <w:bookmarkStart w:id="1037" w:name="_Toc343841808"/>
      <w:bookmarkStart w:id="1038" w:name="_Toc343844706"/>
      <w:bookmarkStart w:id="1039" w:name="_Toc343083510"/>
      <w:bookmarkStart w:id="1040" w:name="_Toc343083724"/>
      <w:bookmarkStart w:id="1041" w:name="_Toc343083935"/>
      <w:bookmarkStart w:id="1042" w:name="_Toc343220694"/>
      <w:bookmarkStart w:id="1043" w:name="_Toc343232197"/>
      <w:bookmarkStart w:id="1044" w:name="_Toc343232610"/>
      <w:bookmarkStart w:id="1045" w:name="_Toc343232895"/>
      <w:bookmarkStart w:id="1046" w:name="_Toc343415400"/>
      <w:bookmarkStart w:id="1047" w:name="_Toc343415696"/>
      <w:bookmarkStart w:id="1048" w:name="_Toc343452355"/>
      <w:bookmarkStart w:id="1049" w:name="_Toc343461146"/>
      <w:bookmarkStart w:id="1050" w:name="_Toc343494033"/>
      <w:bookmarkStart w:id="1051" w:name="_Toc343494245"/>
      <w:bookmarkStart w:id="1052" w:name="_Toc343495018"/>
      <w:bookmarkStart w:id="1053" w:name="_Toc343660245"/>
      <w:bookmarkStart w:id="1054" w:name="_Toc343660459"/>
      <w:bookmarkStart w:id="1055" w:name="_Toc343711087"/>
      <w:bookmarkStart w:id="1056" w:name="_Toc343829051"/>
      <w:bookmarkStart w:id="1057" w:name="_Toc343831855"/>
      <w:bookmarkStart w:id="1058" w:name="_Toc343832224"/>
      <w:bookmarkStart w:id="1059" w:name="_Toc343832441"/>
      <w:bookmarkStart w:id="1060" w:name="_Toc343832658"/>
      <w:bookmarkStart w:id="1061" w:name="_Toc343837251"/>
      <w:bookmarkStart w:id="1062" w:name="_Toc343841809"/>
      <w:bookmarkStart w:id="1063" w:name="_Toc343844707"/>
      <w:bookmarkStart w:id="1064" w:name="_Toc343083511"/>
      <w:bookmarkStart w:id="1065" w:name="_Toc343083725"/>
      <w:bookmarkStart w:id="1066" w:name="_Toc343083936"/>
      <w:bookmarkStart w:id="1067" w:name="_Toc343220695"/>
      <w:bookmarkStart w:id="1068" w:name="_Toc343232198"/>
      <w:bookmarkStart w:id="1069" w:name="_Toc343232611"/>
      <w:bookmarkStart w:id="1070" w:name="_Toc343232896"/>
      <w:bookmarkStart w:id="1071" w:name="_Toc343415401"/>
      <w:bookmarkStart w:id="1072" w:name="_Toc343415697"/>
      <w:bookmarkStart w:id="1073" w:name="_Toc343452356"/>
      <w:bookmarkStart w:id="1074" w:name="_Toc343461147"/>
      <w:bookmarkStart w:id="1075" w:name="_Toc343494034"/>
      <w:bookmarkStart w:id="1076" w:name="_Toc343494246"/>
      <w:bookmarkStart w:id="1077" w:name="_Toc343495019"/>
      <w:bookmarkStart w:id="1078" w:name="_Toc343660246"/>
      <w:bookmarkStart w:id="1079" w:name="_Toc343660460"/>
      <w:bookmarkStart w:id="1080" w:name="_Toc343711088"/>
      <w:bookmarkStart w:id="1081" w:name="_Toc343829052"/>
      <w:bookmarkStart w:id="1082" w:name="_Toc343831856"/>
      <w:bookmarkStart w:id="1083" w:name="_Toc343832225"/>
      <w:bookmarkStart w:id="1084" w:name="_Toc343832442"/>
      <w:bookmarkStart w:id="1085" w:name="_Toc343832659"/>
      <w:bookmarkStart w:id="1086" w:name="_Toc343837252"/>
      <w:bookmarkStart w:id="1087" w:name="_Toc343841810"/>
      <w:bookmarkStart w:id="1088" w:name="_Toc343844708"/>
      <w:bookmarkStart w:id="1089" w:name="_Toc343083512"/>
      <w:bookmarkStart w:id="1090" w:name="_Toc343083726"/>
      <w:bookmarkStart w:id="1091" w:name="_Toc343083937"/>
      <w:bookmarkStart w:id="1092" w:name="_Toc343220696"/>
      <w:bookmarkStart w:id="1093" w:name="_Toc343232199"/>
      <w:bookmarkStart w:id="1094" w:name="_Toc343232612"/>
      <w:bookmarkStart w:id="1095" w:name="_Toc343232897"/>
      <w:bookmarkStart w:id="1096" w:name="_Toc343415402"/>
      <w:bookmarkStart w:id="1097" w:name="_Toc343415698"/>
      <w:bookmarkStart w:id="1098" w:name="_Toc343452357"/>
      <w:bookmarkStart w:id="1099" w:name="_Toc343461148"/>
      <w:bookmarkStart w:id="1100" w:name="_Toc343494035"/>
      <w:bookmarkStart w:id="1101" w:name="_Toc343494247"/>
      <w:bookmarkStart w:id="1102" w:name="_Toc343495020"/>
      <w:bookmarkStart w:id="1103" w:name="_Toc343660247"/>
      <w:bookmarkStart w:id="1104" w:name="_Toc343660461"/>
      <w:bookmarkStart w:id="1105" w:name="_Toc343711089"/>
      <w:bookmarkStart w:id="1106" w:name="_Toc343829053"/>
      <w:bookmarkStart w:id="1107" w:name="_Toc343831857"/>
      <w:bookmarkStart w:id="1108" w:name="_Toc343832226"/>
      <w:bookmarkStart w:id="1109" w:name="_Toc343832443"/>
      <w:bookmarkStart w:id="1110" w:name="_Toc343832660"/>
      <w:bookmarkStart w:id="1111" w:name="_Toc343837253"/>
      <w:bookmarkStart w:id="1112" w:name="_Toc343841811"/>
      <w:bookmarkStart w:id="1113" w:name="_Toc343844709"/>
      <w:bookmarkStart w:id="1114" w:name="_Toc343083513"/>
      <w:bookmarkStart w:id="1115" w:name="_Toc343083727"/>
      <w:bookmarkStart w:id="1116" w:name="_Toc343083938"/>
      <w:bookmarkStart w:id="1117" w:name="_Toc343220697"/>
      <w:bookmarkStart w:id="1118" w:name="_Toc343232200"/>
      <w:bookmarkStart w:id="1119" w:name="_Toc343232613"/>
      <w:bookmarkStart w:id="1120" w:name="_Toc343232898"/>
      <w:bookmarkStart w:id="1121" w:name="_Toc343415403"/>
      <w:bookmarkStart w:id="1122" w:name="_Toc343415699"/>
      <w:bookmarkStart w:id="1123" w:name="_Toc343452358"/>
      <w:bookmarkStart w:id="1124" w:name="_Toc343461149"/>
      <w:bookmarkStart w:id="1125" w:name="_Toc343494036"/>
      <w:bookmarkStart w:id="1126" w:name="_Toc343494248"/>
      <w:bookmarkStart w:id="1127" w:name="_Toc343495021"/>
      <w:bookmarkStart w:id="1128" w:name="_Toc343660248"/>
      <w:bookmarkStart w:id="1129" w:name="_Toc343660462"/>
      <w:bookmarkStart w:id="1130" w:name="_Toc343711090"/>
      <w:bookmarkStart w:id="1131" w:name="_Toc343829054"/>
      <w:bookmarkStart w:id="1132" w:name="_Toc343831858"/>
      <w:bookmarkStart w:id="1133" w:name="_Toc343832227"/>
      <w:bookmarkStart w:id="1134" w:name="_Toc343832444"/>
      <w:bookmarkStart w:id="1135" w:name="_Toc343832661"/>
      <w:bookmarkStart w:id="1136" w:name="_Toc343837254"/>
      <w:bookmarkStart w:id="1137" w:name="_Toc343841812"/>
      <w:bookmarkStart w:id="1138" w:name="_Toc343844710"/>
      <w:bookmarkStart w:id="1139" w:name="_Toc343083514"/>
      <w:bookmarkStart w:id="1140" w:name="_Toc343083728"/>
      <w:bookmarkStart w:id="1141" w:name="_Toc343083939"/>
      <w:bookmarkStart w:id="1142" w:name="_Toc343220698"/>
      <w:bookmarkStart w:id="1143" w:name="_Toc343232201"/>
      <w:bookmarkStart w:id="1144" w:name="_Toc343232614"/>
      <w:bookmarkStart w:id="1145" w:name="_Toc343232899"/>
      <w:bookmarkStart w:id="1146" w:name="_Toc343415404"/>
      <w:bookmarkStart w:id="1147" w:name="_Toc343415700"/>
      <w:bookmarkStart w:id="1148" w:name="_Toc343452359"/>
      <w:bookmarkStart w:id="1149" w:name="_Toc343461150"/>
      <w:bookmarkStart w:id="1150" w:name="_Toc343494037"/>
      <w:bookmarkStart w:id="1151" w:name="_Toc343494249"/>
      <w:bookmarkStart w:id="1152" w:name="_Toc343495022"/>
      <w:bookmarkStart w:id="1153" w:name="_Toc343660249"/>
      <w:bookmarkStart w:id="1154" w:name="_Toc343660463"/>
      <w:bookmarkStart w:id="1155" w:name="_Toc343711091"/>
      <w:bookmarkStart w:id="1156" w:name="_Toc343829055"/>
      <w:bookmarkStart w:id="1157" w:name="_Toc343831859"/>
      <w:bookmarkStart w:id="1158" w:name="_Toc343832228"/>
      <w:bookmarkStart w:id="1159" w:name="_Toc343832445"/>
      <w:bookmarkStart w:id="1160" w:name="_Toc343832662"/>
      <w:bookmarkStart w:id="1161" w:name="_Toc343837255"/>
      <w:bookmarkStart w:id="1162" w:name="_Toc343841813"/>
      <w:bookmarkStart w:id="1163" w:name="_Toc343844711"/>
      <w:bookmarkStart w:id="1164" w:name="_Toc343232900"/>
      <w:bookmarkStart w:id="1165" w:name="_Toc343415405"/>
      <w:bookmarkStart w:id="1166" w:name="_Toc343415701"/>
      <w:bookmarkStart w:id="1167" w:name="_Toc343452360"/>
      <w:bookmarkStart w:id="1168" w:name="_Toc343461151"/>
      <w:bookmarkStart w:id="1169" w:name="_Toc343494038"/>
      <w:bookmarkStart w:id="1170" w:name="_Toc343494250"/>
      <w:bookmarkStart w:id="1171" w:name="_Toc343495023"/>
      <w:bookmarkStart w:id="1172" w:name="_Toc343660250"/>
      <w:bookmarkStart w:id="1173" w:name="_Toc343660464"/>
      <w:bookmarkStart w:id="1174" w:name="_Toc343711092"/>
      <w:bookmarkStart w:id="1175" w:name="_Toc343829056"/>
      <w:bookmarkStart w:id="1176" w:name="_Toc343831860"/>
      <w:bookmarkStart w:id="1177" w:name="_Toc343832229"/>
      <w:bookmarkStart w:id="1178" w:name="_Toc343832446"/>
      <w:bookmarkStart w:id="1179" w:name="_Toc343832663"/>
      <w:bookmarkStart w:id="1180" w:name="_Toc343837256"/>
      <w:bookmarkStart w:id="1181" w:name="_Toc343841814"/>
      <w:bookmarkStart w:id="1182" w:name="_Toc34384471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r>
        <w:rPr>
          <w:szCs w:val="26"/>
        </w:rPr>
        <w:lastRenderedPageBreak/>
        <w:t xml:space="preserve">   </w:t>
      </w:r>
      <w:r w:rsidR="00AB74F2">
        <w:rPr>
          <w:szCs w:val="26"/>
        </w:rPr>
        <w:t xml:space="preserve"> </w:t>
      </w:r>
      <w:bookmarkStart w:id="1183" w:name="_Toc346401548"/>
      <w:r w:rsidR="008002A4">
        <w:rPr>
          <w:szCs w:val="26"/>
        </w:rPr>
        <w:t>GIỚI THIỆU</w:t>
      </w:r>
      <w:bookmarkEnd w:id="1183"/>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ệu thu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8B254F">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005793C1" w14:textId="08A5FE57"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 phương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mạng </w:t>
      </w:r>
      <w:r w:rsidR="008E24BE">
        <w:t>nơron</w:t>
      </w:r>
      <w:r w:rsidR="008E24BE" w:rsidRPr="0049233F">
        <w:t xml:space="preserve"> </w:t>
      </w:r>
      <w:r w:rsidRPr="0049233F">
        <w:t>nhân tạo.</w:t>
      </w:r>
    </w:p>
    <w:p w14:paraId="3ACBF295" w14:textId="3E46CCDD" w:rsidR="004D65BA" w:rsidRPr="0049233F" w:rsidRDefault="00355596" w:rsidP="00286C29">
      <w:pPr>
        <w:pStyle w:val="Heading2"/>
      </w:pPr>
      <w:bookmarkStart w:id="1184" w:name="_Toc346401549"/>
      <w:r>
        <w:t>Mục tiêu của đề tài</w:t>
      </w:r>
      <w:bookmarkEnd w:id="1184"/>
    </w:p>
    <w:p w14:paraId="3D26230F" w14:textId="43396E35"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w:t>
      </w:r>
      <w:del w:id="1185" w:author="superchickend" w:date="2013-01-19T22:52:00Z">
        <w:r w:rsidRPr="0030559E" w:rsidDel="00726EED">
          <w:delText>dữ liệu</w:delText>
        </w:r>
      </w:del>
      <w:ins w:id="1186" w:author="superchickend" w:date="2013-01-19T22:52:00Z">
        <w:r w:rsidR="00726EED">
          <w:t>kết quả dự báo</w:t>
        </w:r>
      </w:ins>
      <w:r w:rsidRPr="0030559E">
        <w:t xml:space="preserve"> tin cậy. Có rất nhiều phương thức dự báo khác nhau, tuy nhiên ở báo cáo này chúng tôi chọn phương thức dự báo dữ liệu chuỗi thời gian. Phương thức d</w:t>
      </w:r>
      <w:r>
        <w:t>ự</w:t>
      </w:r>
      <w:r w:rsidRPr="0030559E">
        <w:t xml:space="preserve"> báo chuỗi thời gian </w:t>
      </w:r>
      <w:r w:rsidRPr="0030559E">
        <w:lastRenderedPageBreak/>
        <w:t>được chia thành hai lớ</w:t>
      </w:r>
      <w:r w:rsidR="00AC05B5">
        <w:t>p mô hình</w:t>
      </w:r>
      <w:r w:rsidR="00870F06">
        <w:t>:</w:t>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2A5ECB5" w:rsidR="007C782C" w:rsidRPr="0030559E" w:rsidRDefault="007C782C" w:rsidP="003A16E8">
      <w:r w:rsidRPr="0030559E">
        <w:lastRenderedPageBreak/>
        <w:t xml:space="preserve">Mục tiêu của đề tài này là tìm hiểu cả ba mô hình nêu trên bao gồm: mô hình ARIMA, mô hình ANN và mô hình kết hợp </w:t>
      </w:r>
      <w:ins w:id="1187" w:author="superchickend" w:date="2013-01-19T22:53:00Z">
        <w:r w:rsidR="00A82E3C">
          <w:t>S</w:t>
        </w:r>
      </w:ins>
      <w:r w:rsidRPr="0030559E">
        <w:t>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p>
    <w:p w14:paraId="332E1C1B" w14:textId="4AFEB56E" w:rsidR="004D65BA" w:rsidRPr="0049233F" w:rsidRDefault="00355596" w:rsidP="00286C29">
      <w:pPr>
        <w:pStyle w:val="Heading2"/>
        <w:rPr>
          <w:i/>
        </w:rPr>
      </w:pPr>
      <w:bookmarkStart w:id="1188" w:name="_Toc343083518"/>
      <w:bookmarkStart w:id="1189" w:name="_Toc343083732"/>
      <w:bookmarkStart w:id="1190" w:name="_Toc343083943"/>
      <w:bookmarkStart w:id="1191" w:name="_Toc343220702"/>
      <w:bookmarkStart w:id="1192" w:name="_Toc343232206"/>
      <w:bookmarkStart w:id="1193" w:name="_Toc343232619"/>
      <w:bookmarkStart w:id="1194" w:name="_Toc343232904"/>
      <w:bookmarkStart w:id="1195" w:name="_Toc343415409"/>
      <w:bookmarkStart w:id="1196" w:name="_Toc343415705"/>
      <w:bookmarkStart w:id="1197" w:name="_Toc343452364"/>
      <w:bookmarkStart w:id="1198" w:name="_Toc343461154"/>
      <w:bookmarkStart w:id="1199" w:name="_Toc343494041"/>
      <w:bookmarkStart w:id="1200" w:name="_Toc343494253"/>
      <w:bookmarkStart w:id="1201" w:name="_Toc343495026"/>
      <w:bookmarkStart w:id="1202" w:name="_Toc343660253"/>
      <w:bookmarkStart w:id="1203" w:name="_Toc343660467"/>
      <w:bookmarkStart w:id="1204" w:name="_Toc343711095"/>
      <w:bookmarkStart w:id="1205" w:name="_Toc343829059"/>
      <w:bookmarkStart w:id="1206" w:name="_Toc343831863"/>
      <w:bookmarkStart w:id="1207" w:name="_Toc343832232"/>
      <w:bookmarkStart w:id="1208" w:name="_Toc343832449"/>
      <w:bookmarkStart w:id="1209" w:name="_Toc343832666"/>
      <w:bookmarkStart w:id="1210" w:name="_Toc343837259"/>
      <w:bookmarkStart w:id="1211" w:name="_Toc343841817"/>
      <w:bookmarkStart w:id="1212" w:name="_Toc343844715"/>
      <w:bookmarkStart w:id="1213" w:name="_Toc343083519"/>
      <w:bookmarkStart w:id="1214" w:name="_Toc343083733"/>
      <w:bookmarkStart w:id="1215" w:name="_Toc343083944"/>
      <w:bookmarkStart w:id="1216" w:name="_Toc343220703"/>
      <w:bookmarkStart w:id="1217" w:name="_Toc343232207"/>
      <w:bookmarkStart w:id="1218" w:name="_Toc343232620"/>
      <w:bookmarkStart w:id="1219" w:name="_Toc343232905"/>
      <w:bookmarkStart w:id="1220" w:name="_Toc343415410"/>
      <w:bookmarkStart w:id="1221" w:name="_Toc343415706"/>
      <w:bookmarkStart w:id="1222" w:name="_Toc343452365"/>
      <w:bookmarkStart w:id="1223" w:name="_Toc343461155"/>
      <w:bookmarkStart w:id="1224" w:name="_Toc343494042"/>
      <w:bookmarkStart w:id="1225" w:name="_Toc343494254"/>
      <w:bookmarkStart w:id="1226" w:name="_Toc343495027"/>
      <w:bookmarkStart w:id="1227" w:name="_Toc343660254"/>
      <w:bookmarkStart w:id="1228" w:name="_Toc343660468"/>
      <w:bookmarkStart w:id="1229" w:name="_Toc343711096"/>
      <w:bookmarkStart w:id="1230" w:name="_Toc343829060"/>
      <w:bookmarkStart w:id="1231" w:name="_Toc343831864"/>
      <w:bookmarkStart w:id="1232" w:name="_Toc343832233"/>
      <w:bookmarkStart w:id="1233" w:name="_Toc343832450"/>
      <w:bookmarkStart w:id="1234" w:name="_Toc343832667"/>
      <w:bookmarkStart w:id="1235" w:name="_Toc343837260"/>
      <w:bookmarkStart w:id="1236" w:name="_Toc343841818"/>
      <w:bookmarkStart w:id="1237" w:name="_Toc343844716"/>
      <w:bookmarkStart w:id="1238" w:name="_Toc343083520"/>
      <w:bookmarkStart w:id="1239" w:name="_Toc343083734"/>
      <w:bookmarkStart w:id="1240" w:name="_Toc343083945"/>
      <w:bookmarkStart w:id="1241" w:name="_Toc343220704"/>
      <w:bookmarkStart w:id="1242" w:name="_Toc343232208"/>
      <w:bookmarkStart w:id="1243" w:name="_Toc343232621"/>
      <w:bookmarkStart w:id="1244" w:name="_Toc343232906"/>
      <w:bookmarkStart w:id="1245" w:name="_Toc343415411"/>
      <w:bookmarkStart w:id="1246" w:name="_Toc343415707"/>
      <w:bookmarkStart w:id="1247" w:name="_Toc343452366"/>
      <w:bookmarkStart w:id="1248" w:name="_Toc343461156"/>
      <w:bookmarkStart w:id="1249" w:name="_Toc343494043"/>
      <w:bookmarkStart w:id="1250" w:name="_Toc343494255"/>
      <w:bookmarkStart w:id="1251" w:name="_Toc343495028"/>
      <w:bookmarkStart w:id="1252" w:name="_Toc343660255"/>
      <w:bookmarkStart w:id="1253" w:name="_Toc343660469"/>
      <w:bookmarkStart w:id="1254" w:name="_Toc343711097"/>
      <w:bookmarkStart w:id="1255" w:name="_Toc343829061"/>
      <w:bookmarkStart w:id="1256" w:name="_Toc343831865"/>
      <w:bookmarkStart w:id="1257" w:name="_Toc343832234"/>
      <w:bookmarkStart w:id="1258" w:name="_Toc343832451"/>
      <w:bookmarkStart w:id="1259" w:name="_Toc343832668"/>
      <w:bookmarkStart w:id="1260" w:name="_Toc343837261"/>
      <w:bookmarkStart w:id="1261" w:name="_Toc343841819"/>
      <w:bookmarkStart w:id="1262" w:name="_Toc343844717"/>
      <w:bookmarkStart w:id="1263" w:name="_Toc343083521"/>
      <w:bookmarkStart w:id="1264" w:name="_Toc343083735"/>
      <w:bookmarkStart w:id="1265" w:name="_Toc343083946"/>
      <w:bookmarkStart w:id="1266" w:name="_Toc343220705"/>
      <w:bookmarkStart w:id="1267" w:name="_Toc343232209"/>
      <w:bookmarkStart w:id="1268" w:name="_Toc343232622"/>
      <w:bookmarkStart w:id="1269" w:name="_Toc343232907"/>
      <w:bookmarkStart w:id="1270" w:name="_Toc343415412"/>
      <w:bookmarkStart w:id="1271" w:name="_Toc343415708"/>
      <w:bookmarkStart w:id="1272" w:name="_Toc343452367"/>
      <w:bookmarkStart w:id="1273" w:name="_Toc343461157"/>
      <w:bookmarkStart w:id="1274" w:name="_Toc343494044"/>
      <w:bookmarkStart w:id="1275" w:name="_Toc343494256"/>
      <w:bookmarkStart w:id="1276" w:name="_Toc343495029"/>
      <w:bookmarkStart w:id="1277" w:name="_Toc343660256"/>
      <w:bookmarkStart w:id="1278" w:name="_Toc343660470"/>
      <w:bookmarkStart w:id="1279" w:name="_Toc343711098"/>
      <w:bookmarkStart w:id="1280" w:name="_Toc343829062"/>
      <w:bookmarkStart w:id="1281" w:name="_Toc343831866"/>
      <w:bookmarkStart w:id="1282" w:name="_Toc343832235"/>
      <w:bookmarkStart w:id="1283" w:name="_Toc343832452"/>
      <w:bookmarkStart w:id="1284" w:name="_Toc343832669"/>
      <w:bookmarkStart w:id="1285" w:name="_Toc343837262"/>
      <w:bookmarkStart w:id="1286" w:name="_Toc343841820"/>
      <w:bookmarkStart w:id="1287" w:name="_Toc343844718"/>
      <w:bookmarkStart w:id="1288" w:name="_Toc343083522"/>
      <w:bookmarkStart w:id="1289" w:name="_Toc343083736"/>
      <w:bookmarkStart w:id="1290" w:name="_Toc343083947"/>
      <w:bookmarkStart w:id="1291" w:name="_Toc343220706"/>
      <w:bookmarkStart w:id="1292" w:name="_Toc343232210"/>
      <w:bookmarkStart w:id="1293" w:name="_Toc343232623"/>
      <w:bookmarkStart w:id="1294" w:name="_Toc343232908"/>
      <w:bookmarkStart w:id="1295" w:name="_Toc343415413"/>
      <w:bookmarkStart w:id="1296" w:name="_Toc343415709"/>
      <w:bookmarkStart w:id="1297" w:name="_Toc343452368"/>
      <w:bookmarkStart w:id="1298" w:name="_Toc343461158"/>
      <w:bookmarkStart w:id="1299" w:name="_Toc343494045"/>
      <w:bookmarkStart w:id="1300" w:name="_Toc343494257"/>
      <w:bookmarkStart w:id="1301" w:name="_Toc343495030"/>
      <w:bookmarkStart w:id="1302" w:name="_Toc343660257"/>
      <w:bookmarkStart w:id="1303" w:name="_Toc343660471"/>
      <w:bookmarkStart w:id="1304" w:name="_Toc343711099"/>
      <w:bookmarkStart w:id="1305" w:name="_Toc343829063"/>
      <w:bookmarkStart w:id="1306" w:name="_Toc343831867"/>
      <w:bookmarkStart w:id="1307" w:name="_Toc343832236"/>
      <w:bookmarkStart w:id="1308" w:name="_Toc343832453"/>
      <w:bookmarkStart w:id="1309" w:name="_Toc343832670"/>
      <w:bookmarkStart w:id="1310" w:name="_Toc343837263"/>
      <w:bookmarkStart w:id="1311" w:name="_Toc343841821"/>
      <w:bookmarkStart w:id="1312" w:name="_Toc343844719"/>
      <w:bookmarkStart w:id="1313" w:name="_Toc343083523"/>
      <w:bookmarkStart w:id="1314" w:name="_Toc343083737"/>
      <w:bookmarkStart w:id="1315" w:name="_Toc343083948"/>
      <w:bookmarkStart w:id="1316" w:name="_Toc343220707"/>
      <w:bookmarkStart w:id="1317" w:name="_Toc343232211"/>
      <w:bookmarkStart w:id="1318" w:name="_Toc343232624"/>
      <w:bookmarkStart w:id="1319" w:name="_Toc343232909"/>
      <w:bookmarkStart w:id="1320" w:name="_Toc343415414"/>
      <w:bookmarkStart w:id="1321" w:name="_Toc343415710"/>
      <w:bookmarkStart w:id="1322" w:name="_Toc343452369"/>
      <w:bookmarkStart w:id="1323" w:name="_Toc343461159"/>
      <w:bookmarkStart w:id="1324" w:name="_Toc343494046"/>
      <w:bookmarkStart w:id="1325" w:name="_Toc343494258"/>
      <w:bookmarkStart w:id="1326" w:name="_Toc343495031"/>
      <w:bookmarkStart w:id="1327" w:name="_Toc343660258"/>
      <w:bookmarkStart w:id="1328" w:name="_Toc343660472"/>
      <w:bookmarkStart w:id="1329" w:name="_Toc343711100"/>
      <w:bookmarkStart w:id="1330" w:name="_Toc343829064"/>
      <w:bookmarkStart w:id="1331" w:name="_Toc343831868"/>
      <w:bookmarkStart w:id="1332" w:name="_Toc343832237"/>
      <w:bookmarkStart w:id="1333" w:name="_Toc343832454"/>
      <w:bookmarkStart w:id="1334" w:name="_Toc343832671"/>
      <w:bookmarkStart w:id="1335" w:name="_Toc343837264"/>
      <w:bookmarkStart w:id="1336" w:name="_Toc343841822"/>
      <w:bookmarkStart w:id="1337" w:name="_Toc343844720"/>
      <w:bookmarkStart w:id="1338" w:name="_Toc343083524"/>
      <w:bookmarkStart w:id="1339" w:name="_Toc343083738"/>
      <w:bookmarkStart w:id="1340" w:name="_Toc343083949"/>
      <w:bookmarkStart w:id="1341" w:name="_Toc343220708"/>
      <w:bookmarkStart w:id="1342" w:name="_Toc343232212"/>
      <w:bookmarkStart w:id="1343" w:name="_Toc343232625"/>
      <w:bookmarkStart w:id="1344" w:name="_Toc343232910"/>
      <w:bookmarkStart w:id="1345" w:name="_Toc343415415"/>
      <w:bookmarkStart w:id="1346" w:name="_Toc343415711"/>
      <w:bookmarkStart w:id="1347" w:name="_Toc343452370"/>
      <w:bookmarkStart w:id="1348" w:name="_Toc343461160"/>
      <w:bookmarkStart w:id="1349" w:name="_Toc343494047"/>
      <w:bookmarkStart w:id="1350" w:name="_Toc343494259"/>
      <w:bookmarkStart w:id="1351" w:name="_Toc343495032"/>
      <w:bookmarkStart w:id="1352" w:name="_Toc343660259"/>
      <w:bookmarkStart w:id="1353" w:name="_Toc343660473"/>
      <w:bookmarkStart w:id="1354" w:name="_Toc343711101"/>
      <w:bookmarkStart w:id="1355" w:name="_Toc343829065"/>
      <w:bookmarkStart w:id="1356" w:name="_Toc343831869"/>
      <w:bookmarkStart w:id="1357" w:name="_Toc343832238"/>
      <w:bookmarkStart w:id="1358" w:name="_Toc343832455"/>
      <w:bookmarkStart w:id="1359" w:name="_Toc343832672"/>
      <w:bookmarkStart w:id="1360" w:name="_Toc343837265"/>
      <w:bookmarkStart w:id="1361" w:name="_Toc343841823"/>
      <w:bookmarkStart w:id="1362" w:name="_Toc343844721"/>
      <w:bookmarkStart w:id="1363" w:name="_Toc343083525"/>
      <w:bookmarkStart w:id="1364" w:name="_Toc343083739"/>
      <w:bookmarkStart w:id="1365" w:name="_Toc343083950"/>
      <w:bookmarkStart w:id="1366" w:name="_Toc343220709"/>
      <w:bookmarkStart w:id="1367" w:name="_Toc343232213"/>
      <w:bookmarkStart w:id="1368" w:name="_Toc343232626"/>
      <w:bookmarkStart w:id="1369" w:name="_Toc343232911"/>
      <w:bookmarkStart w:id="1370" w:name="_Toc343415416"/>
      <w:bookmarkStart w:id="1371" w:name="_Toc343415712"/>
      <w:bookmarkStart w:id="1372" w:name="_Toc343452371"/>
      <w:bookmarkStart w:id="1373" w:name="_Toc343461161"/>
      <w:bookmarkStart w:id="1374" w:name="_Toc343494048"/>
      <w:bookmarkStart w:id="1375" w:name="_Toc343494260"/>
      <w:bookmarkStart w:id="1376" w:name="_Toc343495033"/>
      <w:bookmarkStart w:id="1377" w:name="_Toc343660260"/>
      <w:bookmarkStart w:id="1378" w:name="_Toc343660474"/>
      <w:bookmarkStart w:id="1379" w:name="_Toc343711102"/>
      <w:bookmarkStart w:id="1380" w:name="_Toc343829066"/>
      <w:bookmarkStart w:id="1381" w:name="_Toc343831870"/>
      <w:bookmarkStart w:id="1382" w:name="_Toc343832239"/>
      <w:bookmarkStart w:id="1383" w:name="_Toc343832456"/>
      <w:bookmarkStart w:id="1384" w:name="_Toc343832673"/>
      <w:bookmarkStart w:id="1385" w:name="_Toc343837266"/>
      <w:bookmarkStart w:id="1386" w:name="_Toc343841824"/>
      <w:bookmarkStart w:id="1387" w:name="_Toc343844722"/>
      <w:bookmarkStart w:id="1388" w:name="_Toc343083526"/>
      <w:bookmarkStart w:id="1389" w:name="_Toc343083740"/>
      <w:bookmarkStart w:id="1390" w:name="_Toc343083951"/>
      <w:bookmarkStart w:id="1391" w:name="_Toc343220710"/>
      <w:bookmarkStart w:id="1392" w:name="_Toc343232214"/>
      <w:bookmarkStart w:id="1393" w:name="_Toc343232627"/>
      <w:bookmarkStart w:id="1394" w:name="_Toc343232912"/>
      <w:bookmarkStart w:id="1395" w:name="_Toc343415417"/>
      <w:bookmarkStart w:id="1396" w:name="_Toc343415713"/>
      <w:bookmarkStart w:id="1397" w:name="_Toc343452372"/>
      <w:bookmarkStart w:id="1398" w:name="_Toc343461162"/>
      <w:bookmarkStart w:id="1399" w:name="_Toc343494049"/>
      <w:bookmarkStart w:id="1400" w:name="_Toc343494261"/>
      <w:bookmarkStart w:id="1401" w:name="_Toc343495034"/>
      <w:bookmarkStart w:id="1402" w:name="_Toc343660261"/>
      <w:bookmarkStart w:id="1403" w:name="_Toc343660475"/>
      <w:bookmarkStart w:id="1404" w:name="_Toc343711103"/>
      <w:bookmarkStart w:id="1405" w:name="_Toc343829067"/>
      <w:bookmarkStart w:id="1406" w:name="_Toc343831871"/>
      <w:bookmarkStart w:id="1407" w:name="_Toc343832240"/>
      <w:bookmarkStart w:id="1408" w:name="_Toc343832457"/>
      <w:bookmarkStart w:id="1409" w:name="_Toc343832674"/>
      <w:bookmarkStart w:id="1410" w:name="_Toc343837267"/>
      <w:bookmarkStart w:id="1411" w:name="_Toc343841825"/>
      <w:bookmarkStart w:id="1412" w:name="_Toc343844723"/>
      <w:bookmarkStart w:id="1413" w:name="_Toc346401550"/>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r>
        <w:t>Cấu trúc báo cáo</w:t>
      </w:r>
      <w:bookmarkEnd w:id="1413"/>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là giải thuật lan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1414" w:name="_Toc343083528"/>
      <w:bookmarkStart w:id="1415" w:name="_Toc343083742"/>
      <w:bookmarkStart w:id="1416" w:name="_Toc343083953"/>
      <w:bookmarkStart w:id="1417" w:name="_Toc343220712"/>
      <w:bookmarkStart w:id="1418" w:name="_Toc343232216"/>
      <w:bookmarkStart w:id="1419" w:name="_Toc343232629"/>
      <w:bookmarkStart w:id="1420" w:name="_Toc343232914"/>
      <w:bookmarkStart w:id="1421" w:name="_Toc343415419"/>
      <w:bookmarkStart w:id="1422" w:name="_Toc343415715"/>
      <w:bookmarkEnd w:id="1414"/>
      <w:bookmarkEnd w:id="1415"/>
      <w:bookmarkEnd w:id="1416"/>
      <w:bookmarkEnd w:id="1417"/>
      <w:bookmarkEnd w:id="1418"/>
      <w:bookmarkEnd w:id="1419"/>
      <w:bookmarkEnd w:id="1420"/>
      <w:bookmarkEnd w:id="1421"/>
      <w:bookmarkEnd w:id="1422"/>
      <w:r>
        <w:lastRenderedPageBreak/>
        <w:t xml:space="preserve">    </w:t>
      </w:r>
      <w:bookmarkStart w:id="1423" w:name="_Toc343452374"/>
      <w:bookmarkStart w:id="1424" w:name="_Toc343461164"/>
      <w:bookmarkStart w:id="1425" w:name="_Toc343494051"/>
      <w:bookmarkStart w:id="1426" w:name="_Toc343494263"/>
      <w:bookmarkStart w:id="1427" w:name="_Toc343495036"/>
      <w:bookmarkStart w:id="1428" w:name="_Toc343660263"/>
      <w:bookmarkStart w:id="1429" w:name="_Toc343660477"/>
      <w:bookmarkStart w:id="1430" w:name="_Toc343711105"/>
      <w:bookmarkStart w:id="1431" w:name="_Toc343829069"/>
      <w:bookmarkStart w:id="1432" w:name="_Toc343831873"/>
      <w:bookmarkStart w:id="1433" w:name="_Toc343832242"/>
      <w:bookmarkStart w:id="1434" w:name="_Toc343832459"/>
      <w:bookmarkStart w:id="1435" w:name="_Toc343832676"/>
      <w:bookmarkStart w:id="1436" w:name="_Toc343837269"/>
      <w:bookmarkStart w:id="1437" w:name="_Toc343841827"/>
      <w:bookmarkStart w:id="1438" w:name="_Toc343844725"/>
      <w:bookmarkStart w:id="1439" w:name="_Toc343083529"/>
      <w:bookmarkStart w:id="1440" w:name="_Toc343083743"/>
      <w:bookmarkStart w:id="1441" w:name="_Toc343083954"/>
      <w:bookmarkStart w:id="1442" w:name="_Toc343220713"/>
      <w:bookmarkStart w:id="1443" w:name="_Toc343232217"/>
      <w:bookmarkStart w:id="1444" w:name="_Toc343232630"/>
      <w:bookmarkStart w:id="1445" w:name="_Toc343232915"/>
      <w:bookmarkStart w:id="1446" w:name="_Toc343415420"/>
      <w:bookmarkStart w:id="1447" w:name="_Toc343415716"/>
      <w:bookmarkStart w:id="1448" w:name="_Toc343452375"/>
      <w:bookmarkStart w:id="1449" w:name="_Toc343461165"/>
      <w:bookmarkStart w:id="1450" w:name="_Toc343494052"/>
      <w:bookmarkStart w:id="1451" w:name="_Toc343494264"/>
      <w:bookmarkStart w:id="1452" w:name="_Toc343495037"/>
      <w:bookmarkStart w:id="1453" w:name="_Toc343660264"/>
      <w:bookmarkStart w:id="1454" w:name="_Toc343660478"/>
      <w:bookmarkStart w:id="1455" w:name="_Toc343711106"/>
      <w:bookmarkStart w:id="1456" w:name="_Toc343829070"/>
      <w:bookmarkStart w:id="1457" w:name="_Toc343831874"/>
      <w:bookmarkStart w:id="1458" w:name="_Toc343832243"/>
      <w:bookmarkStart w:id="1459" w:name="_Toc343832460"/>
      <w:bookmarkStart w:id="1460" w:name="_Toc343832677"/>
      <w:bookmarkStart w:id="1461" w:name="_Toc343837270"/>
      <w:bookmarkStart w:id="1462" w:name="_Toc343841828"/>
      <w:bookmarkStart w:id="1463" w:name="_Toc343844726"/>
      <w:bookmarkStart w:id="1464" w:name="_Toc343083530"/>
      <w:bookmarkStart w:id="1465" w:name="_Toc343083744"/>
      <w:bookmarkStart w:id="1466" w:name="_Toc343083955"/>
      <w:bookmarkStart w:id="1467" w:name="_Toc343220714"/>
      <w:bookmarkStart w:id="1468" w:name="_Toc343232218"/>
      <w:bookmarkStart w:id="1469" w:name="_Toc343232631"/>
      <w:bookmarkStart w:id="1470" w:name="_Toc343232916"/>
      <w:bookmarkStart w:id="1471" w:name="_Toc343415421"/>
      <w:bookmarkStart w:id="1472" w:name="_Toc343415717"/>
      <w:bookmarkStart w:id="1473" w:name="_Toc343452376"/>
      <w:bookmarkStart w:id="1474" w:name="_Toc343461166"/>
      <w:bookmarkStart w:id="1475" w:name="_Toc343494053"/>
      <w:bookmarkStart w:id="1476" w:name="_Toc343494265"/>
      <w:bookmarkStart w:id="1477" w:name="_Toc343495038"/>
      <w:bookmarkStart w:id="1478" w:name="_Toc343660265"/>
      <w:bookmarkStart w:id="1479" w:name="_Toc343660479"/>
      <w:bookmarkStart w:id="1480" w:name="_Toc343711107"/>
      <w:bookmarkStart w:id="1481" w:name="_Toc343829071"/>
      <w:bookmarkStart w:id="1482" w:name="_Toc343831875"/>
      <w:bookmarkStart w:id="1483" w:name="_Toc343832244"/>
      <w:bookmarkStart w:id="1484" w:name="_Toc343832461"/>
      <w:bookmarkStart w:id="1485" w:name="_Toc343832678"/>
      <w:bookmarkStart w:id="1486" w:name="_Toc343837271"/>
      <w:bookmarkStart w:id="1487" w:name="_Toc343841829"/>
      <w:bookmarkStart w:id="1488" w:name="_Toc343844727"/>
      <w:bookmarkStart w:id="1489" w:name="_Toc343083531"/>
      <w:bookmarkStart w:id="1490" w:name="_Toc343083745"/>
      <w:bookmarkStart w:id="1491" w:name="_Toc343083956"/>
      <w:bookmarkStart w:id="1492" w:name="_Toc343220715"/>
      <w:bookmarkStart w:id="1493" w:name="_Toc343232219"/>
      <w:bookmarkStart w:id="1494" w:name="_Toc343232632"/>
      <w:bookmarkStart w:id="1495" w:name="_Toc343232917"/>
      <w:bookmarkStart w:id="1496" w:name="_Toc343415422"/>
      <w:bookmarkStart w:id="1497" w:name="_Toc343415718"/>
      <w:bookmarkStart w:id="1498" w:name="_Toc343452377"/>
      <w:bookmarkStart w:id="1499" w:name="_Toc343461167"/>
      <w:bookmarkStart w:id="1500" w:name="_Toc343494054"/>
      <w:bookmarkStart w:id="1501" w:name="_Toc343494266"/>
      <w:bookmarkStart w:id="1502" w:name="_Toc343495039"/>
      <w:bookmarkStart w:id="1503" w:name="_Toc343660266"/>
      <w:bookmarkStart w:id="1504" w:name="_Toc343660480"/>
      <w:bookmarkStart w:id="1505" w:name="_Toc343711108"/>
      <w:bookmarkStart w:id="1506" w:name="_Toc343829072"/>
      <w:bookmarkStart w:id="1507" w:name="_Toc343831876"/>
      <w:bookmarkStart w:id="1508" w:name="_Toc343832245"/>
      <w:bookmarkStart w:id="1509" w:name="_Toc343832462"/>
      <w:bookmarkStart w:id="1510" w:name="_Toc343832679"/>
      <w:bookmarkStart w:id="1511" w:name="_Toc343837272"/>
      <w:bookmarkStart w:id="1512" w:name="_Toc343841830"/>
      <w:bookmarkStart w:id="1513" w:name="_Toc343844728"/>
      <w:bookmarkStart w:id="1514" w:name="_Toc343083532"/>
      <w:bookmarkStart w:id="1515" w:name="_Toc343083746"/>
      <w:bookmarkStart w:id="1516" w:name="_Toc343083957"/>
      <w:bookmarkStart w:id="1517" w:name="_Toc343220716"/>
      <w:bookmarkStart w:id="1518" w:name="_Toc343232220"/>
      <w:bookmarkStart w:id="1519" w:name="_Toc343232633"/>
      <w:bookmarkStart w:id="1520" w:name="_Toc343232918"/>
      <w:bookmarkStart w:id="1521" w:name="_Toc343415423"/>
      <w:bookmarkStart w:id="1522" w:name="_Toc343415719"/>
      <w:bookmarkStart w:id="1523" w:name="_Toc343452378"/>
      <w:bookmarkStart w:id="1524" w:name="_Toc343461168"/>
      <w:bookmarkStart w:id="1525" w:name="_Toc343494055"/>
      <w:bookmarkStart w:id="1526" w:name="_Toc343494267"/>
      <w:bookmarkStart w:id="1527" w:name="_Toc343495040"/>
      <w:bookmarkStart w:id="1528" w:name="_Toc343660267"/>
      <w:bookmarkStart w:id="1529" w:name="_Toc343660481"/>
      <w:bookmarkStart w:id="1530" w:name="_Toc343711109"/>
      <w:bookmarkStart w:id="1531" w:name="_Toc343829073"/>
      <w:bookmarkStart w:id="1532" w:name="_Toc343831877"/>
      <w:bookmarkStart w:id="1533" w:name="_Toc343832246"/>
      <w:bookmarkStart w:id="1534" w:name="_Toc343832463"/>
      <w:bookmarkStart w:id="1535" w:name="_Toc343832680"/>
      <w:bookmarkStart w:id="1536" w:name="_Toc343837273"/>
      <w:bookmarkStart w:id="1537" w:name="_Toc343841831"/>
      <w:bookmarkStart w:id="1538" w:name="_Toc343844729"/>
      <w:bookmarkStart w:id="1539" w:name="_Toc343083533"/>
      <w:bookmarkStart w:id="1540" w:name="_Toc343083747"/>
      <w:bookmarkStart w:id="1541" w:name="_Toc343083958"/>
      <w:bookmarkStart w:id="1542" w:name="_Toc343220717"/>
      <w:bookmarkStart w:id="1543" w:name="_Toc343232221"/>
      <w:bookmarkStart w:id="1544" w:name="_Toc343232634"/>
      <w:bookmarkStart w:id="1545" w:name="_Toc343232919"/>
      <w:bookmarkStart w:id="1546" w:name="_Toc343415424"/>
      <w:bookmarkStart w:id="1547" w:name="_Toc343415720"/>
      <w:bookmarkStart w:id="1548" w:name="_Toc343452379"/>
      <w:bookmarkStart w:id="1549" w:name="_Toc343461169"/>
      <w:bookmarkStart w:id="1550" w:name="_Toc343494056"/>
      <w:bookmarkStart w:id="1551" w:name="_Toc343494268"/>
      <w:bookmarkStart w:id="1552" w:name="_Toc343495041"/>
      <w:bookmarkStart w:id="1553" w:name="_Toc343660268"/>
      <w:bookmarkStart w:id="1554" w:name="_Toc343660482"/>
      <w:bookmarkStart w:id="1555" w:name="_Toc343711110"/>
      <w:bookmarkStart w:id="1556" w:name="_Toc343829074"/>
      <w:bookmarkStart w:id="1557" w:name="_Toc343831878"/>
      <w:bookmarkStart w:id="1558" w:name="_Toc343832247"/>
      <w:bookmarkStart w:id="1559" w:name="_Toc343832464"/>
      <w:bookmarkStart w:id="1560" w:name="_Toc343832681"/>
      <w:bookmarkStart w:id="1561" w:name="_Toc343837274"/>
      <w:bookmarkStart w:id="1562" w:name="_Toc343841832"/>
      <w:bookmarkStart w:id="1563" w:name="_Toc343844730"/>
      <w:bookmarkStart w:id="1564" w:name="_Toc343083534"/>
      <w:bookmarkStart w:id="1565" w:name="_Toc343083748"/>
      <w:bookmarkStart w:id="1566" w:name="_Toc343083959"/>
      <w:bookmarkStart w:id="1567" w:name="_Toc343220718"/>
      <w:bookmarkStart w:id="1568" w:name="_Toc343232222"/>
      <w:bookmarkStart w:id="1569" w:name="_Toc343232635"/>
      <w:bookmarkStart w:id="1570" w:name="_Toc343232920"/>
      <w:bookmarkStart w:id="1571" w:name="_Toc343415425"/>
      <w:bookmarkStart w:id="1572" w:name="_Toc343415721"/>
      <w:bookmarkStart w:id="1573" w:name="_Toc343452380"/>
      <w:bookmarkStart w:id="1574" w:name="_Toc343461170"/>
      <w:bookmarkStart w:id="1575" w:name="_Toc343494057"/>
      <w:bookmarkStart w:id="1576" w:name="_Toc343494269"/>
      <w:bookmarkStart w:id="1577" w:name="_Toc343495042"/>
      <w:bookmarkStart w:id="1578" w:name="_Toc343660269"/>
      <w:bookmarkStart w:id="1579" w:name="_Toc343660483"/>
      <w:bookmarkStart w:id="1580" w:name="_Toc343711111"/>
      <w:bookmarkStart w:id="1581" w:name="_Toc343829075"/>
      <w:bookmarkStart w:id="1582" w:name="_Toc343831879"/>
      <w:bookmarkStart w:id="1583" w:name="_Toc343832248"/>
      <w:bookmarkStart w:id="1584" w:name="_Toc343832465"/>
      <w:bookmarkStart w:id="1585" w:name="_Toc343832682"/>
      <w:bookmarkStart w:id="1586" w:name="_Toc343837275"/>
      <w:bookmarkStart w:id="1587" w:name="_Toc343841833"/>
      <w:bookmarkStart w:id="1588" w:name="_Toc343844731"/>
      <w:bookmarkStart w:id="1589" w:name="_Toc343083535"/>
      <w:bookmarkStart w:id="1590" w:name="_Toc343083749"/>
      <w:bookmarkStart w:id="1591" w:name="_Toc343083960"/>
      <w:bookmarkStart w:id="1592" w:name="_Toc343220719"/>
      <w:bookmarkStart w:id="1593" w:name="_Toc343232223"/>
      <w:bookmarkStart w:id="1594" w:name="_Toc343232636"/>
      <w:bookmarkStart w:id="1595" w:name="_Toc343232921"/>
      <w:bookmarkStart w:id="1596" w:name="_Toc343415426"/>
      <w:bookmarkStart w:id="1597" w:name="_Toc343415722"/>
      <w:bookmarkStart w:id="1598" w:name="_Toc343452381"/>
      <w:bookmarkStart w:id="1599" w:name="_Toc343461171"/>
      <w:bookmarkStart w:id="1600" w:name="_Toc343494058"/>
      <w:bookmarkStart w:id="1601" w:name="_Toc343494270"/>
      <w:bookmarkStart w:id="1602" w:name="_Toc343495043"/>
      <w:bookmarkStart w:id="1603" w:name="_Toc343660270"/>
      <w:bookmarkStart w:id="1604" w:name="_Toc343660484"/>
      <w:bookmarkStart w:id="1605" w:name="_Toc343711112"/>
      <w:bookmarkStart w:id="1606" w:name="_Toc343829076"/>
      <w:bookmarkStart w:id="1607" w:name="_Toc343831880"/>
      <w:bookmarkStart w:id="1608" w:name="_Toc343832249"/>
      <w:bookmarkStart w:id="1609" w:name="_Toc343832466"/>
      <w:bookmarkStart w:id="1610" w:name="_Toc343832683"/>
      <w:bookmarkStart w:id="1611" w:name="_Toc343837276"/>
      <w:bookmarkStart w:id="1612" w:name="_Toc343841834"/>
      <w:bookmarkStart w:id="1613" w:name="_Toc343844732"/>
      <w:bookmarkStart w:id="1614" w:name="_Toc343083536"/>
      <w:bookmarkStart w:id="1615" w:name="_Toc343083750"/>
      <w:bookmarkStart w:id="1616" w:name="_Toc343083961"/>
      <w:bookmarkStart w:id="1617" w:name="_Toc343220720"/>
      <w:bookmarkStart w:id="1618" w:name="_Toc343232224"/>
      <w:bookmarkStart w:id="1619" w:name="_Toc343232637"/>
      <w:bookmarkStart w:id="1620" w:name="_Toc343232922"/>
      <w:bookmarkStart w:id="1621" w:name="_Toc343415427"/>
      <w:bookmarkStart w:id="1622" w:name="_Toc343415723"/>
      <w:bookmarkStart w:id="1623" w:name="_Toc343452382"/>
      <w:bookmarkStart w:id="1624" w:name="_Toc343461172"/>
      <w:bookmarkStart w:id="1625" w:name="_Toc343494059"/>
      <w:bookmarkStart w:id="1626" w:name="_Toc343494271"/>
      <w:bookmarkStart w:id="1627" w:name="_Toc343495044"/>
      <w:bookmarkStart w:id="1628" w:name="_Toc343660271"/>
      <w:bookmarkStart w:id="1629" w:name="_Toc343660485"/>
      <w:bookmarkStart w:id="1630" w:name="_Toc343711113"/>
      <w:bookmarkStart w:id="1631" w:name="_Toc343829077"/>
      <w:bookmarkStart w:id="1632" w:name="_Toc343831881"/>
      <w:bookmarkStart w:id="1633" w:name="_Toc343832250"/>
      <w:bookmarkStart w:id="1634" w:name="_Toc343832467"/>
      <w:bookmarkStart w:id="1635" w:name="_Toc343832684"/>
      <w:bookmarkStart w:id="1636" w:name="_Toc343837277"/>
      <w:bookmarkStart w:id="1637" w:name="_Toc343841835"/>
      <w:bookmarkStart w:id="1638" w:name="_Toc343844733"/>
      <w:bookmarkStart w:id="1639" w:name="_Toc346401551"/>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r w:rsidR="007529B1" w:rsidRPr="003A16E8">
        <w:t>CHUỖI THỜI GIAN VÀ CÁC THÀNH PHẦN CỦA CHUỖI THỜI GIAN</w:t>
      </w:r>
      <w:bookmarkEnd w:id="1639"/>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640" w:name="_Toc346401552"/>
      <w:r w:rsidRPr="003A16E8">
        <w:t>Chuỗi thời gian</w:t>
      </w:r>
      <w:bookmarkEnd w:id="1640"/>
    </w:p>
    <w:p w14:paraId="7693E365" w14:textId="2E6BA0B7" w:rsidR="00024D6E" w:rsidRPr="003A16E8" w:rsidRDefault="00387D5F" w:rsidP="003A16E8">
      <w:r w:rsidRPr="003A16E8">
        <w:t xml:space="preserve">Dữ liệu chuỗi thời gian </w:t>
      </w:r>
      <w:r w:rsidR="00024D6E" w:rsidRPr="003A16E8">
        <w:t>là dữ liệu được thu nhập, lưu trữ và quan sát theo sự tăng dần của thời gian. Ví dụ, số lượng thí sinh dự thi đại học vào Trường Đại Học Bách Khoa thành phố Hồ Chí Minh được lưu trữ theo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r w:rsidRPr="003A16E8">
        <w:t>là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rsidP="002562FE">
      <w:pPr>
        <w:pStyle w:val="Hinh"/>
      </w:pPr>
      <w:bookmarkStart w:id="1641" w:name="_Toc312142075"/>
      <w:bookmarkStart w:id="1642" w:name="_Toc343029950"/>
      <w:bookmarkStart w:id="1643" w:name="_Toc346461086"/>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641"/>
      <w:bookmarkEnd w:id="1642"/>
      <w:bookmarkEnd w:id="1643"/>
    </w:p>
    <w:p w14:paraId="47496638" w14:textId="01A21694" w:rsidR="0080635D" w:rsidRPr="003A16E8" w:rsidRDefault="0080635D" w:rsidP="003A16E8">
      <w:r w:rsidRPr="003A16E8">
        <w:lastRenderedPageBreak/>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3A16E8">
        <w:t xml:space="preserve"> bất qui tắc </w:t>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7CEE74F6" w14:textId="7D5DE5DA" w:rsidR="00C44FE2" w:rsidRPr="00EB1298" w:rsidRDefault="00C44FE2" w:rsidP="003A16E8">
      <w:pPr>
        <w:pStyle w:val="BuletL1"/>
      </w:pPr>
      <w:r w:rsidRPr="003A16E8">
        <w:t>Thành phần bất q</w:t>
      </w:r>
      <w:ins w:id="1644" w:author="superchickend" w:date="2013-01-19T22:55:00Z">
        <w:r w:rsidR="00455267">
          <w:t>u</w:t>
        </w:r>
      </w:ins>
      <w:del w:id="1645" w:author="superchickend" w:date="2013-01-19T22:55:00Z">
        <w:r w:rsidRPr="003A16E8" w:rsidDel="004611DD">
          <w:delText>u</w:delText>
        </w:r>
      </w:del>
      <w:r w:rsidRPr="003A16E8">
        <w:t>i tắc</w:t>
      </w:r>
      <w:r>
        <w:t xml:space="preserve"> (irregular)</w:t>
      </w:r>
      <w:r w:rsidRPr="003A16E8">
        <w:t>: Là thành phần thể hiện sự biến đổi ngẫu nhiên không thể đoán được của chuỗi thời gian.</w:t>
      </w:r>
    </w:p>
    <w:p w14:paraId="3B0B5319" w14:textId="6ED1AD33" w:rsidR="009F530B" w:rsidRDefault="00C44FE2" w:rsidP="00286C29">
      <w:pPr>
        <w:pStyle w:val="Heading2"/>
      </w:pPr>
      <w:bookmarkStart w:id="1646" w:name="_Toc346401553"/>
      <w:r w:rsidRPr="003A16E8">
        <w:t>Dự báo chuỗi thời gian</w:t>
      </w:r>
      <w:bookmarkEnd w:id="1646"/>
      <w:r w:rsidRPr="003A16E8">
        <w:rPr>
          <w:rFonts w:eastAsia="Calibri"/>
          <w:b w:val="0"/>
          <w:bCs w:val="0"/>
          <w:sz w:val="26"/>
          <w:szCs w:val="26"/>
          <w:lang w:val="fr-FR"/>
        </w:rPr>
        <w:t xml:space="preserve"> </w:t>
      </w:r>
      <w:bookmarkStart w:id="1647" w:name="_Toc343083539"/>
      <w:bookmarkStart w:id="1648" w:name="_Toc343083753"/>
      <w:bookmarkStart w:id="1649" w:name="_Toc343083964"/>
      <w:bookmarkStart w:id="1650" w:name="_Toc343220723"/>
      <w:bookmarkStart w:id="1651" w:name="_Toc343232227"/>
      <w:bookmarkStart w:id="1652" w:name="_Toc343232640"/>
      <w:bookmarkStart w:id="1653" w:name="_Toc343232925"/>
      <w:bookmarkStart w:id="1654" w:name="_Toc343415430"/>
      <w:bookmarkStart w:id="1655" w:name="_Toc343415726"/>
      <w:bookmarkStart w:id="1656" w:name="_Toc343452385"/>
      <w:bookmarkStart w:id="1657" w:name="_Toc343461175"/>
      <w:bookmarkStart w:id="1658" w:name="_Toc343494062"/>
      <w:bookmarkStart w:id="1659" w:name="_Toc343494274"/>
      <w:bookmarkStart w:id="1660" w:name="_Toc343495047"/>
      <w:bookmarkStart w:id="1661" w:name="_Toc343660274"/>
      <w:bookmarkStart w:id="1662" w:name="_Toc343660488"/>
      <w:bookmarkStart w:id="1663" w:name="_Toc343711116"/>
      <w:bookmarkStart w:id="1664" w:name="_Toc343829080"/>
      <w:bookmarkStart w:id="1665" w:name="_Toc343831884"/>
      <w:bookmarkStart w:id="1666" w:name="_Toc343832253"/>
      <w:bookmarkStart w:id="1667" w:name="_Toc343832470"/>
      <w:bookmarkStart w:id="1668" w:name="_Toc343832687"/>
      <w:bookmarkStart w:id="1669" w:name="_Toc343837280"/>
      <w:bookmarkStart w:id="1670" w:name="_Toc343841838"/>
      <w:bookmarkStart w:id="1671" w:name="_Toc343844736"/>
      <w:bookmarkStart w:id="1672" w:name="_Toc343083540"/>
      <w:bookmarkStart w:id="1673" w:name="_Toc343083754"/>
      <w:bookmarkStart w:id="1674" w:name="_Toc343083965"/>
      <w:bookmarkStart w:id="1675" w:name="_Toc343220724"/>
      <w:bookmarkStart w:id="1676" w:name="_Toc343232228"/>
      <w:bookmarkStart w:id="1677" w:name="_Toc343232641"/>
      <w:bookmarkStart w:id="1678" w:name="_Toc343232926"/>
      <w:bookmarkStart w:id="1679" w:name="_Toc343415431"/>
      <w:bookmarkStart w:id="1680" w:name="_Toc343415727"/>
      <w:bookmarkStart w:id="1681" w:name="_Toc343452386"/>
      <w:bookmarkStart w:id="1682" w:name="_Toc343461176"/>
      <w:bookmarkStart w:id="1683" w:name="_Toc343494063"/>
      <w:bookmarkStart w:id="1684" w:name="_Toc343494275"/>
      <w:bookmarkStart w:id="1685" w:name="_Toc343495048"/>
      <w:bookmarkStart w:id="1686" w:name="_Toc343660275"/>
      <w:bookmarkStart w:id="1687" w:name="_Toc343660489"/>
      <w:bookmarkStart w:id="1688" w:name="_Toc343711117"/>
      <w:bookmarkStart w:id="1689" w:name="_Toc343829081"/>
      <w:bookmarkStart w:id="1690" w:name="_Toc343831885"/>
      <w:bookmarkStart w:id="1691" w:name="_Toc343832254"/>
      <w:bookmarkStart w:id="1692" w:name="_Toc343832471"/>
      <w:bookmarkStart w:id="1693" w:name="_Toc343832688"/>
      <w:bookmarkStart w:id="1694" w:name="_Toc343837281"/>
      <w:bookmarkStart w:id="1695" w:name="_Toc343841839"/>
      <w:bookmarkStart w:id="1696" w:name="_Toc343844737"/>
      <w:bookmarkStart w:id="1697" w:name="_Toc343083541"/>
      <w:bookmarkStart w:id="1698" w:name="_Toc343083755"/>
      <w:bookmarkStart w:id="1699" w:name="_Toc343083966"/>
      <w:bookmarkStart w:id="1700" w:name="_Toc343220725"/>
      <w:bookmarkStart w:id="1701" w:name="_Toc343232229"/>
      <w:bookmarkStart w:id="1702" w:name="_Toc343232642"/>
      <w:bookmarkStart w:id="1703" w:name="_Toc343232927"/>
      <w:bookmarkStart w:id="1704" w:name="_Toc343415432"/>
      <w:bookmarkStart w:id="1705" w:name="_Toc343415728"/>
      <w:bookmarkStart w:id="1706" w:name="_Toc343452387"/>
      <w:bookmarkStart w:id="1707" w:name="_Toc343461177"/>
      <w:bookmarkStart w:id="1708" w:name="_Toc343494064"/>
      <w:bookmarkStart w:id="1709" w:name="_Toc343494276"/>
      <w:bookmarkStart w:id="1710" w:name="_Toc343495049"/>
      <w:bookmarkStart w:id="1711" w:name="_Toc343660276"/>
      <w:bookmarkStart w:id="1712" w:name="_Toc343660490"/>
      <w:bookmarkStart w:id="1713" w:name="_Toc343711118"/>
      <w:bookmarkStart w:id="1714" w:name="_Toc343829082"/>
      <w:bookmarkStart w:id="1715" w:name="_Toc343831886"/>
      <w:bookmarkStart w:id="1716" w:name="_Toc343832255"/>
      <w:bookmarkStart w:id="1717" w:name="_Toc343832472"/>
      <w:bookmarkStart w:id="1718" w:name="_Toc343832689"/>
      <w:bookmarkStart w:id="1719" w:name="_Toc343837282"/>
      <w:bookmarkStart w:id="1720" w:name="_Toc343841840"/>
      <w:bookmarkStart w:id="1721" w:name="_Toc343844738"/>
      <w:bookmarkStart w:id="1722" w:name="_Toc343083542"/>
      <w:bookmarkStart w:id="1723" w:name="_Toc343083756"/>
      <w:bookmarkStart w:id="1724" w:name="_Toc343083967"/>
      <w:bookmarkStart w:id="1725" w:name="_Toc343220726"/>
      <w:bookmarkStart w:id="1726" w:name="_Toc343232230"/>
      <w:bookmarkStart w:id="1727" w:name="_Toc343232643"/>
      <w:bookmarkStart w:id="1728" w:name="_Toc343232928"/>
      <w:bookmarkStart w:id="1729" w:name="_Toc343415433"/>
      <w:bookmarkStart w:id="1730" w:name="_Toc343415729"/>
      <w:bookmarkStart w:id="1731" w:name="_Toc343452388"/>
      <w:bookmarkStart w:id="1732" w:name="_Toc343461178"/>
      <w:bookmarkStart w:id="1733" w:name="_Toc343494065"/>
      <w:bookmarkStart w:id="1734" w:name="_Toc343494277"/>
      <w:bookmarkStart w:id="1735" w:name="_Toc343495050"/>
      <w:bookmarkStart w:id="1736" w:name="_Toc343660277"/>
      <w:bookmarkStart w:id="1737" w:name="_Toc343660491"/>
      <w:bookmarkStart w:id="1738" w:name="_Toc343711119"/>
      <w:bookmarkStart w:id="1739" w:name="_Toc343829083"/>
      <w:bookmarkStart w:id="1740" w:name="_Toc343831887"/>
      <w:bookmarkStart w:id="1741" w:name="_Toc343832256"/>
      <w:bookmarkStart w:id="1742" w:name="_Toc343832473"/>
      <w:bookmarkStart w:id="1743" w:name="_Toc343832690"/>
      <w:bookmarkStart w:id="1744" w:name="_Toc343837283"/>
      <w:bookmarkStart w:id="1745" w:name="_Toc343841841"/>
      <w:bookmarkStart w:id="1746" w:name="_Toc343844739"/>
      <w:bookmarkStart w:id="1747" w:name="_Toc343083543"/>
      <w:bookmarkStart w:id="1748" w:name="_Toc343083757"/>
      <w:bookmarkStart w:id="1749" w:name="_Toc343083968"/>
      <w:bookmarkStart w:id="1750" w:name="_Toc343220727"/>
      <w:bookmarkStart w:id="1751" w:name="_Toc343232231"/>
      <w:bookmarkStart w:id="1752" w:name="_Toc343232644"/>
      <w:bookmarkStart w:id="1753" w:name="_Toc343232929"/>
      <w:bookmarkStart w:id="1754" w:name="_Toc343415434"/>
      <w:bookmarkStart w:id="1755" w:name="_Toc343415730"/>
      <w:bookmarkStart w:id="1756" w:name="_Toc343452389"/>
      <w:bookmarkStart w:id="1757" w:name="_Toc343461179"/>
      <w:bookmarkStart w:id="1758" w:name="_Toc343494066"/>
      <w:bookmarkStart w:id="1759" w:name="_Toc343494278"/>
      <w:bookmarkStart w:id="1760" w:name="_Toc343495051"/>
      <w:bookmarkStart w:id="1761" w:name="_Toc343660278"/>
      <w:bookmarkStart w:id="1762" w:name="_Toc343660492"/>
      <w:bookmarkStart w:id="1763" w:name="_Toc343711120"/>
      <w:bookmarkStart w:id="1764" w:name="_Toc343829084"/>
      <w:bookmarkStart w:id="1765" w:name="_Toc343831888"/>
      <w:bookmarkStart w:id="1766" w:name="_Toc343832257"/>
      <w:bookmarkStart w:id="1767" w:name="_Toc343832474"/>
      <w:bookmarkStart w:id="1768" w:name="_Toc343832691"/>
      <w:bookmarkStart w:id="1769" w:name="_Toc343837284"/>
      <w:bookmarkStart w:id="1770" w:name="_Toc343841842"/>
      <w:bookmarkStart w:id="1771" w:name="_Toc343844740"/>
      <w:bookmarkStart w:id="1772" w:name="_Toc343083544"/>
      <w:bookmarkStart w:id="1773" w:name="_Toc343083758"/>
      <w:bookmarkStart w:id="1774" w:name="_Toc343083969"/>
      <w:bookmarkStart w:id="1775" w:name="_Toc343220728"/>
      <w:bookmarkStart w:id="1776" w:name="_Toc343232232"/>
      <w:bookmarkStart w:id="1777" w:name="_Toc343232645"/>
      <w:bookmarkStart w:id="1778" w:name="_Toc343232930"/>
      <w:bookmarkStart w:id="1779" w:name="_Toc343415435"/>
      <w:bookmarkStart w:id="1780" w:name="_Toc343415731"/>
      <w:bookmarkStart w:id="1781" w:name="_Toc343452390"/>
      <w:bookmarkStart w:id="1782" w:name="_Toc343461180"/>
      <w:bookmarkStart w:id="1783" w:name="_Toc343494067"/>
      <w:bookmarkStart w:id="1784" w:name="_Toc343494279"/>
      <w:bookmarkStart w:id="1785" w:name="_Toc343495052"/>
      <w:bookmarkStart w:id="1786" w:name="_Toc343660279"/>
      <w:bookmarkStart w:id="1787" w:name="_Toc343660493"/>
      <w:bookmarkStart w:id="1788" w:name="_Toc343711121"/>
      <w:bookmarkStart w:id="1789" w:name="_Toc343829085"/>
      <w:bookmarkStart w:id="1790" w:name="_Toc343831889"/>
      <w:bookmarkStart w:id="1791" w:name="_Toc343832258"/>
      <w:bookmarkStart w:id="1792" w:name="_Toc343832475"/>
      <w:bookmarkStart w:id="1793" w:name="_Toc343832692"/>
      <w:bookmarkStart w:id="1794" w:name="_Toc343837285"/>
      <w:bookmarkStart w:id="1795" w:name="_Toc343841843"/>
      <w:bookmarkStart w:id="1796" w:name="_Toc343844741"/>
      <w:bookmarkStart w:id="1797" w:name="_Toc343083545"/>
      <w:bookmarkStart w:id="1798" w:name="_Toc343083759"/>
      <w:bookmarkStart w:id="1799" w:name="_Toc343083970"/>
      <w:bookmarkStart w:id="1800" w:name="_Toc343220729"/>
      <w:bookmarkStart w:id="1801" w:name="_Toc343232233"/>
      <w:bookmarkStart w:id="1802" w:name="_Toc343232646"/>
      <w:bookmarkStart w:id="1803" w:name="_Toc343232931"/>
      <w:bookmarkStart w:id="1804" w:name="_Toc343415436"/>
      <w:bookmarkStart w:id="1805" w:name="_Toc343415732"/>
      <w:bookmarkStart w:id="1806" w:name="_Toc343452391"/>
      <w:bookmarkStart w:id="1807" w:name="_Toc343461181"/>
      <w:bookmarkStart w:id="1808" w:name="_Toc343494068"/>
      <w:bookmarkStart w:id="1809" w:name="_Toc343494280"/>
      <w:bookmarkStart w:id="1810" w:name="_Toc343495053"/>
      <w:bookmarkStart w:id="1811" w:name="_Toc343660280"/>
      <w:bookmarkStart w:id="1812" w:name="_Toc343660494"/>
      <w:bookmarkStart w:id="1813" w:name="_Toc343711122"/>
      <w:bookmarkStart w:id="1814" w:name="_Toc343829086"/>
      <w:bookmarkStart w:id="1815" w:name="_Toc343831890"/>
      <w:bookmarkStart w:id="1816" w:name="_Toc343832259"/>
      <w:bookmarkStart w:id="1817" w:name="_Toc343832476"/>
      <w:bookmarkStart w:id="1818" w:name="_Toc343832693"/>
      <w:bookmarkStart w:id="1819" w:name="_Toc343837286"/>
      <w:bookmarkStart w:id="1820" w:name="_Toc343841844"/>
      <w:bookmarkStart w:id="1821" w:name="_Toc343844742"/>
      <w:bookmarkStart w:id="1822" w:name="_Toc343083546"/>
      <w:bookmarkStart w:id="1823" w:name="_Toc343083760"/>
      <w:bookmarkStart w:id="1824" w:name="_Toc343083971"/>
      <w:bookmarkStart w:id="1825" w:name="_Toc343220730"/>
      <w:bookmarkStart w:id="1826" w:name="_Toc343232234"/>
      <w:bookmarkStart w:id="1827" w:name="_Toc343232647"/>
      <w:bookmarkStart w:id="1828" w:name="_Toc343232932"/>
      <w:bookmarkStart w:id="1829" w:name="_Toc343415437"/>
      <w:bookmarkStart w:id="1830" w:name="_Toc343415733"/>
      <w:bookmarkStart w:id="1831" w:name="_Toc343452392"/>
      <w:bookmarkStart w:id="1832" w:name="_Toc343461182"/>
      <w:bookmarkStart w:id="1833" w:name="_Toc343494069"/>
      <w:bookmarkStart w:id="1834" w:name="_Toc343494281"/>
      <w:bookmarkStart w:id="1835" w:name="_Toc343495054"/>
      <w:bookmarkStart w:id="1836" w:name="_Toc343660281"/>
      <w:bookmarkStart w:id="1837" w:name="_Toc343660495"/>
      <w:bookmarkStart w:id="1838" w:name="_Toc343711123"/>
      <w:bookmarkStart w:id="1839" w:name="_Toc343829087"/>
      <w:bookmarkStart w:id="1840" w:name="_Toc343831891"/>
      <w:bookmarkStart w:id="1841" w:name="_Toc343832260"/>
      <w:bookmarkStart w:id="1842" w:name="_Toc343832477"/>
      <w:bookmarkStart w:id="1843" w:name="_Toc343832694"/>
      <w:bookmarkStart w:id="1844" w:name="_Toc343837287"/>
      <w:bookmarkStart w:id="1845" w:name="_Toc343841845"/>
      <w:bookmarkStart w:id="1846" w:name="_Toc343844743"/>
      <w:bookmarkStart w:id="1847" w:name="_Toc343083547"/>
      <w:bookmarkStart w:id="1848" w:name="_Toc343083761"/>
      <w:bookmarkStart w:id="1849" w:name="_Toc343083972"/>
      <w:bookmarkStart w:id="1850" w:name="_Toc343220731"/>
      <w:bookmarkStart w:id="1851" w:name="_Toc343232235"/>
      <w:bookmarkStart w:id="1852" w:name="_Toc343232648"/>
      <w:bookmarkStart w:id="1853" w:name="_Toc343232933"/>
      <w:bookmarkStart w:id="1854" w:name="_Toc343415438"/>
      <w:bookmarkStart w:id="1855" w:name="_Toc343415734"/>
      <w:bookmarkStart w:id="1856" w:name="_Toc343452393"/>
      <w:bookmarkStart w:id="1857" w:name="_Toc343461183"/>
      <w:bookmarkStart w:id="1858" w:name="_Toc343494070"/>
      <w:bookmarkStart w:id="1859" w:name="_Toc343494282"/>
      <w:bookmarkStart w:id="1860" w:name="_Toc343495055"/>
      <w:bookmarkStart w:id="1861" w:name="_Toc343660282"/>
      <w:bookmarkStart w:id="1862" w:name="_Toc343660496"/>
      <w:bookmarkStart w:id="1863" w:name="_Toc343711124"/>
      <w:bookmarkStart w:id="1864" w:name="_Toc343829088"/>
      <w:bookmarkStart w:id="1865" w:name="_Toc343831892"/>
      <w:bookmarkStart w:id="1866" w:name="_Toc343832261"/>
      <w:bookmarkStart w:id="1867" w:name="_Toc343832478"/>
      <w:bookmarkStart w:id="1868" w:name="_Toc343832695"/>
      <w:bookmarkStart w:id="1869" w:name="_Toc343837288"/>
      <w:bookmarkStart w:id="1870" w:name="_Toc343841846"/>
      <w:bookmarkStart w:id="1871" w:name="_Toc343844744"/>
      <w:bookmarkStart w:id="1872" w:name="_Toc343083548"/>
      <w:bookmarkStart w:id="1873" w:name="_Toc343083762"/>
      <w:bookmarkStart w:id="1874" w:name="_Toc343083973"/>
      <w:bookmarkStart w:id="1875" w:name="_Toc343220732"/>
      <w:bookmarkStart w:id="1876" w:name="_Toc343232236"/>
      <w:bookmarkStart w:id="1877" w:name="_Toc343232649"/>
      <w:bookmarkStart w:id="1878" w:name="_Toc343232934"/>
      <w:bookmarkStart w:id="1879" w:name="_Toc343415439"/>
      <w:bookmarkStart w:id="1880" w:name="_Toc343415735"/>
      <w:bookmarkStart w:id="1881" w:name="_Toc343452394"/>
      <w:bookmarkStart w:id="1882" w:name="_Toc343461184"/>
      <w:bookmarkStart w:id="1883" w:name="_Toc343494071"/>
      <w:bookmarkStart w:id="1884" w:name="_Toc343494283"/>
      <w:bookmarkStart w:id="1885" w:name="_Toc343495056"/>
      <w:bookmarkStart w:id="1886" w:name="_Toc343660283"/>
      <w:bookmarkStart w:id="1887" w:name="_Toc343660497"/>
      <w:bookmarkStart w:id="1888" w:name="_Toc343711125"/>
      <w:bookmarkStart w:id="1889" w:name="_Toc343829089"/>
      <w:bookmarkStart w:id="1890" w:name="_Toc343831893"/>
      <w:bookmarkStart w:id="1891" w:name="_Toc343832262"/>
      <w:bookmarkStart w:id="1892" w:name="_Toc343832479"/>
      <w:bookmarkStart w:id="1893" w:name="_Toc343832696"/>
      <w:bookmarkStart w:id="1894" w:name="_Toc343837289"/>
      <w:bookmarkStart w:id="1895" w:name="_Toc343841847"/>
      <w:bookmarkStart w:id="1896" w:name="_Toc343844745"/>
      <w:bookmarkStart w:id="1897" w:name="_Toc343083549"/>
      <w:bookmarkStart w:id="1898" w:name="_Toc343083763"/>
      <w:bookmarkStart w:id="1899" w:name="_Toc343083974"/>
      <w:bookmarkStart w:id="1900" w:name="_Toc343220733"/>
      <w:bookmarkStart w:id="1901" w:name="_Toc343232237"/>
      <w:bookmarkStart w:id="1902" w:name="_Toc343232650"/>
      <w:bookmarkStart w:id="1903" w:name="_Toc343232935"/>
      <w:bookmarkStart w:id="1904" w:name="_Toc343415440"/>
      <w:bookmarkStart w:id="1905" w:name="_Toc343415736"/>
      <w:bookmarkStart w:id="1906" w:name="_Toc343452395"/>
      <w:bookmarkStart w:id="1907" w:name="_Toc343461185"/>
      <w:bookmarkStart w:id="1908" w:name="_Toc343494072"/>
      <w:bookmarkStart w:id="1909" w:name="_Toc343494284"/>
      <w:bookmarkStart w:id="1910" w:name="_Toc343495057"/>
      <w:bookmarkStart w:id="1911" w:name="_Toc343660284"/>
      <w:bookmarkStart w:id="1912" w:name="_Toc343660498"/>
      <w:bookmarkStart w:id="1913" w:name="_Toc343711126"/>
      <w:bookmarkStart w:id="1914" w:name="_Toc343829090"/>
      <w:bookmarkStart w:id="1915" w:name="_Toc343831894"/>
      <w:bookmarkStart w:id="1916" w:name="_Toc343832263"/>
      <w:bookmarkStart w:id="1917" w:name="_Toc343832480"/>
      <w:bookmarkStart w:id="1918" w:name="_Toc343832697"/>
      <w:bookmarkStart w:id="1919" w:name="_Toc343837290"/>
      <w:bookmarkStart w:id="1920" w:name="_Toc343841848"/>
      <w:bookmarkStart w:id="1921" w:name="_Toc343844746"/>
      <w:bookmarkStart w:id="1922" w:name="_Toc343083550"/>
      <w:bookmarkStart w:id="1923" w:name="_Toc343083764"/>
      <w:bookmarkStart w:id="1924" w:name="_Toc343083975"/>
      <w:bookmarkStart w:id="1925" w:name="_Toc343220734"/>
      <w:bookmarkStart w:id="1926" w:name="_Toc343232238"/>
      <w:bookmarkStart w:id="1927" w:name="_Toc343232651"/>
      <w:bookmarkStart w:id="1928" w:name="_Toc343232936"/>
      <w:bookmarkStart w:id="1929" w:name="_Toc343415441"/>
      <w:bookmarkStart w:id="1930" w:name="_Toc343415737"/>
      <w:bookmarkStart w:id="1931" w:name="_Toc343452396"/>
      <w:bookmarkStart w:id="1932" w:name="_Toc343461186"/>
      <w:bookmarkStart w:id="1933" w:name="_Toc343494073"/>
      <w:bookmarkStart w:id="1934" w:name="_Toc343494285"/>
      <w:bookmarkStart w:id="1935" w:name="_Toc343495058"/>
      <w:bookmarkStart w:id="1936" w:name="_Toc343660285"/>
      <w:bookmarkStart w:id="1937" w:name="_Toc343660499"/>
      <w:bookmarkStart w:id="1938" w:name="_Toc343711127"/>
      <w:bookmarkStart w:id="1939" w:name="_Toc343829091"/>
      <w:bookmarkStart w:id="1940" w:name="_Toc343831895"/>
      <w:bookmarkStart w:id="1941" w:name="_Toc343832264"/>
      <w:bookmarkStart w:id="1942" w:name="_Toc343832481"/>
      <w:bookmarkStart w:id="1943" w:name="_Toc343832698"/>
      <w:bookmarkStart w:id="1944" w:name="_Toc343837291"/>
      <w:bookmarkStart w:id="1945" w:name="_Toc343841849"/>
      <w:bookmarkStart w:id="1946" w:name="_Toc343844747"/>
      <w:bookmarkStart w:id="1947" w:name="_Toc343083551"/>
      <w:bookmarkStart w:id="1948" w:name="_Toc343083765"/>
      <w:bookmarkStart w:id="1949" w:name="_Toc343083976"/>
      <w:bookmarkStart w:id="1950" w:name="_Toc343220735"/>
      <w:bookmarkStart w:id="1951" w:name="_Toc343232239"/>
      <w:bookmarkStart w:id="1952" w:name="_Toc343232652"/>
      <w:bookmarkStart w:id="1953" w:name="_Toc343232937"/>
      <w:bookmarkStart w:id="1954" w:name="_Toc343415442"/>
      <w:bookmarkStart w:id="1955" w:name="_Toc343415738"/>
      <w:bookmarkStart w:id="1956" w:name="_Toc343452397"/>
      <w:bookmarkStart w:id="1957" w:name="_Toc343461187"/>
      <w:bookmarkStart w:id="1958" w:name="_Toc343494074"/>
      <w:bookmarkStart w:id="1959" w:name="_Toc343494286"/>
      <w:bookmarkStart w:id="1960" w:name="_Toc343495059"/>
      <w:bookmarkStart w:id="1961" w:name="_Toc343660286"/>
      <w:bookmarkStart w:id="1962" w:name="_Toc343660500"/>
      <w:bookmarkStart w:id="1963" w:name="_Toc343711128"/>
      <w:bookmarkStart w:id="1964" w:name="_Toc343829092"/>
      <w:bookmarkStart w:id="1965" w:name="_Toc343831896"/>
      <w:bookmarkStart w:id="1966" w:name="_Toc343832265"/>
      <w:bookmarkStart w:id="1967" w:name="_Toc343832482"/>
      <w:bookmarkStart w:id="1968" w:name="_Toc343832699"/>
      <w:bookmarkStart w:id="1969" w:name="_Toc343837292"/>
      <w:bookmarkStart w:id="1970" w:name="_Toc343841850"/>
      <w:bookmarkStart w:id="1971" w:name="_Toc343844748"/>
      <w:bookmarkStart w:id="1972" w:name="_Toc343083552"/>
      <w:bookmarkStart w:id="1973" w:name="_Toc343083766"/>
      <w:bookmarkStart w:id="1974" w:name="_Toc343083977"/>
      <w:bookmarkStart w:id="1975" w:name="_Toc343220736"/>
      <w:bookmarkStart w:id="1976" w:name="_Toc343232240"/>
      <w:bookmarkStart w:id="1977" w:name="_Toc343232653"/>
      <w:bookmarkStart w:id="1978" w:name="_Toc343232938"/>
      <w:bookmarkStart w:id="1979" w:name="_Toc343415443"/>
      <w:bookmarkStart w:id="1980" w:name="_Toc343415739"/>
      <w:bookmarkStart w:id="1981" w:name="_Toc343452398"/>
      <w:bookmarkStart w:id="1982" w:name="_Toc343461188"/>
      <w:bookmarkStart w:id="1983" w:name="_Toc343494075"/>
      <w:bookmarkStart w:id="1984" w:name="_Toc343494287"/>
      <w:bookmarkStart w:id="1985" w:name="_Toc343495060"/>
      <w:bookmarkStart w:id="1986" w:name="_Toc343660287"/>
      <w:bookmarkStart w:id="1987" w:name="_Toc343660501"/>
      <w:bookmarkStart w:id="1988" w:name="_Toc343711129"/>
      <w:bookmarkStart w:id="1989" w:name="_Toc343829093"/>
      <w:bookmarkStart w:id="1990" w:name="_Toc343831897"/>
      <w:bookmarkStart w:id="1991" w:name="_Toc343832266"/>
      <w:bookmarkStart w:id="1992" w:name="_Toc343832483"/>
      <w:bookmarkStart w:id="1993" w:name="_Toc343832700"/>
      <w:bookmarkStart w:id="1994" w:name="_Toc343837293"/>
      <w:bookmarkStart w:id="1995" w:name="_Toc343841851"/>
      <w:bookmarkStart w:id="1996" w:name="_Toc343844749"/>
      <w:bookmarkStart w:id="1997" w:name="_Toc343083553"/>
      <w:bookmarkStart w:id="1998" w:name="_Toc343083767"/>
      <w:bookmarkStart w:id="1999" w:name="_Toc343083978"/>
      <w:bookmarkStart w:id="2000" w:name="_Toc343220737"/>
      <w:bookmarkStart w:id="2001" w:name="_Toc343232241"/>
      <w:bookmarkStart w:id="2002" w:name="_Toc343232654"/>
      <w:bookmarkStart w:id="2003" w:name="_Toc343232939"/>
      <w:bookmarkStart w:id="2004" w:name="_Toc343415444"/>
      <w:bookmarkStart w:id="2005" w:name="_Toc343415740"/>
      <w:bookmarkStart w:id="2006" w:name="_Toc343452399"/>
      <w:bookmarkStart w:id="2007" w:name="_Toc343461189"/>
      <w:bookmarkStart w:id="2008" w:name="_Toc343494076"/>
      <w:bookmarkStart w:id="2009" w:name="_Toc343494288"/>
      <w:bookmarkStart w:id="2010" w:name="_Toc343495061"/>
      <w:bookmarkStart w:id="2011" w:name="_Toc343660288"/>
      <w:bookmarkStart w:id="2012" w:name="_Toc343660502"/>
      <w:bookmarkStart w:id="2013" w:name="_Toc343711130"/>
      <w:bookmarkStart w:id="2014" w:name="_Toc343829094"/>
      <w:bookmarkStart w:id="2015" w:name="_Toc343831898"/>
      <w:bookmarkStart w:id="2016" w:name="_Toc343832267"/>
      <w:bookmarkStart w:id="2017" w:name="_Toc343832484"/>
      <w:bookmarkStart w:id="2018" w:name="_Toc343832701"/>
      <w:bookmarkStart w:id="2019" w:name="_Toc343837294"/>
      <w:bookmarkStart w:id="2020" w:name="_Toc343841852"/>
      <w:bookmarkStart w:id="2021" w:name="_Toc343844750"/>
      <w:bookmarkStart w:id="2022" w:name="_Toc343083554"/>
      <w:bookmarkStart w:id="2023" w:name="_Toc343083768"/>
      <w:bookmarkStart w:id="2024" w:name="_Toc343083979"/>
      <w:bookmarkStart w:id="2025" w:name="_Toc343220738"/>
      <w:bookmarkStart w:id="2026" w:name="_Toc343232242"/>
      <w:bookmarkStart w:id="2027" w:name="_Toc343232655"/>
      <w:bookmarkStart w:id="2028" w:name="_Toc343232940"/>
      <w:bookmarkStart w:id="2029" w:name="_Toc343415445"/>
      <w:bookmarkStart w:id="2030" w:name="_Toc343415741"/>
      <w:bookmarkStart w:id="2031" w:name="_Toc343452400"/>
      <w:bookmarkStart w:id="2032" w:name="_Toc343461190"/>
      <w:bookmarkStart w:id="2033" w:name="_Toc343494077"/>
      <w:bookmarkStart w:id="2034" w:name="_Toc343494289"/>
      <w:bookmarkStart w:id="2035" w:name="_Toc343495062"/>
      <w:bookmarkStart w:id="2036" w:name="_Toc343660289"/>
      <w:bookmarkStart w:id="2037" w:name="_Toc343660503"/>
      <w:bookmarkStart w:id="2038" w:name="_Toc343711131"/>
      <w:bookmarkStart w:id="2039" w:name="_Toc343829095"/>
      <w:bookmarkStart w:id="2040" w:name="_Toc343831899"/>
      <w:bookmarkStart w:id="2041" w:name="_Toc343832268"/>
      <w:bookmarkStart w:id="2042" w:name="_Toc343832485"/>
      <w:bookmarkStart w:id="2043" w:name="_Toc343832702"/>
      <w:bookmarkStart w:id="2044" w:name="_Toc343837295"/>
      <w:bookmarkStart w:id="2045" w:name="_Toc343841853"/>
      <w:bookmarkStart w:id="2046" w:name="_Toc343844751"/>
      <w:bookmarkStart w:id="2047" w:name="_Toc343083555"/>
      <w:bookmarkStart w:id="2048" w:name="_Toc343083769"/>
      <w:bookmarkStart w:id="2049" w:name="_Toc343083980"/>
      <w:bookmarkStart w:id="2050" w:name="_Toc343220739"/>
      <w:bookmarkStart w:id="2051" w:name="_Toc343232243"/>
      <w:bookmarkStart w:id="2052" w:name="_Toc343232656"/>
      <w:bookmarkStart w:id="2053" w:name="_Toc343232941"/>
      <w:bookmarkStart w:id="2054" w:name="_Toc343415446"/>
      <w:bookmarkStart w:id="2055" w:name="_Toc343415742"/>
      <w:bookmarkStart w:id="2056" w:name="_Toc343452401"/>
      <w:bookmarkStart w:id="2057" w:name="_Toc343461191"/>
      <w:bookmarkStart w:id="2058" w:name="_Toc343494078"/>
      <w:bookmarkStart w:id="2059" w:name="_Toc343494290"/>
      <w:bookmarkStart w:id="2060" w:name="_Toc343495063"/>
      <w:bookmarkStart w:id="2061" w:name="_Toc343660290"/>
      <w:bookmarkStart w:id="2062" w:name="_Toc343660504"/>
      <w:bookmarkStart w:id="2063" w:name="_Toc343711132"/>
      <w:bookmarkStart w:id="2064" w:name="_Toc343829096"/>
      <w:bookmarkStart w:id="2065" w:name="_Toc343831900"/>
      <w:bookmarkStart w:id="2066" w:name="_Toc343832269"/>
      <w:bookmarkStart w:id="2067" w:name="_Toc343832486"/>
      <w:bookmarkStart w:id="2068" w:name="_Toc343832703"/>
      <w:bookmarkStart w:id="2069" w:name="_Toc343837296"/>
      <w:bookmarkStart w:id="2070" w:name="_Toc343841854"/>
      <w:bookmarkStart w:id="2071" w:name="_Toc343844752"/>
      <w:bookmarkStart w:id="2072" w:name="_Toc343083556"/>
      <w:bookmarkStart w:id="2073" w:name="_Toc343083770"/>
      <w:bookmarkStart w:id="2074" w:name="_Toc343083981"/>
      <w:bookmarkStart w:id="2075" w:name="_Toc343220740"/>
      <w:bookmarkStart w:id="2076" w:name="_Toc343232244"/>
      <w:bookmarkStart w:id="2077" w:name="_Toc343232657"/>
      <w:bookmarkStart w:id="2078" w:name="_Toc343232942"/>
      <w:bookmarkStart w:id="2079" w:name="_Toc343415447"/>
      <w:bookmarkStart w:id="2080" w:name="_Toc343415743"/>
      <w:bookmarkStart w:id="2081" w:name="_Toc343452402"/>
      <w:bookmarkStart w:id="2082" w:name="_Toc343461192"/>
      <w:bookmarkStart w:id="2083" w:name="_Toc343494079"/>
      <w:bookmarkStart w:id="2084" w:name="_Toc343494291"/>
      <w:bookmarkStart w:id="2085" w:name="_Toc343495064"/>
      <w:bookmarkStart w:id="2086" w:name="_Toc343660291"/>
      <w:bookmarkStart w:id="2087" w:name="_Toc343660505"/>
      <w:bookmarkStart w:id="2088" w:name="_Toc343711133"/>
      <w:bookmarkStart w:id="2089" w:name="_Toc343829097"/>
      <w:bookmarkStart w:id="2090" w:name="_Toc343831901"/>
      <w:bookmarkStart w:id="2091" w:name="_Toc343832270"/>
      <w:bookmarkStart w:id="2092" w:name="_Toc343832487"/>
      <w:bookmarkStart w:id="2093" w:name="_Toc343832704"/>
      <w:bookmarkStart w:id="2094" w:name="_Toc343837297"/>
      <w:bookmarkStart w:id="2095" w:name="_Toc343841855"/>
      <w:bookmarkStart w:id="2096" w:name="_Toc343844753"/>
      <w:bookmarkStart w:id="2097" w:name="_Toc343083557"/>
      <w:bookmarkStart w:id="2098" w:name="_Toc343083771"/>
      <w:bookmarkStart w:id="2099" w:name="_Toc343083982"/>
      <w:bookmarkStart w:id="2100" w:name="_Toc343220741"/>
      <w:bookmarkStart w:id="2101" w:name="_Toc343232245"/>
      <w:bookmarkStart w:id="2102" w:name="_Toc343232658"/>
      <w:bookmarkStart w:id="2103" w:name="_Toc343232943"/>
      <w:bookmarkStart w:id="2104" w:name="_Toc343415448"/>
      <w:bookmarkStart w:id="2105" w:name="_Toc343415744"/>
      <w:bookmarkStart w:id="2106" w:name="_Toc343452403"/>
      <w:bookmarkStart w:id="2107" w:name="_Toc343461193"/>
      <w:bookmarkStart w:id="2108" w:name="_Toc343494080"/>
      <w:bookmarkStart w:id="2109" w:name="_Toc343494292"/>
      <w:bookmarkStart w:id="2110" w:name="_Toc343495065"/>
      <w:bookmarkStart w:id="2111" w:name="_Toc343660292"/>
      <w:bookmarkStart w:id="2112" w:name="_Toc343660506"/>
      <w:bookmarkStart w:id="2113" w:name="_Toc343711134"/>
      <w:bookmarkStart w:id="2114" w:name="_Toc343829098"/>
      <w:bookmarkStart w:id="2115" w:name="_Toc343831902"/>
      <w:bookmarkStart w:id="2116" w:name="_Toc343832271"/>
      <w:bookmarkStart w:id="2117" w:name="_Toc343832488"/>
      <w:bookmarkStart w:id="2118" w:name="_Toc343832705"/>
      <w:bookmarkStart w:id="2119" w:name="_Toc343837298"/>
      <w:bookmarkStart w:id="2120" w:name="_Toc343841856"/>
      <w:bookmarkStart w:id="2121" w:name="_Toc343844754"/>
      <w:bookmarkStart w:id="2122" w:name="_Toc343083558"/>
      <w:bookmarkStart w:id="2123" w:name="_Toc343083772"/>
      <w:bookmarkStart w:id="2124" w:name="_Toc343083983"/>
      <w:bookmarkStart w:id="2125" w:name="_Toc343220742"/>
      <w:bookmarkStart w:id="2126" w:name="_Toc343232246"/>
      <w:bookmarkStart w:id="2127" w:name="_Toc343232659"/>
      <w:bookmarkStart w:id="2128" w:name="_Toc343232944"/>
      <w:bookmarkStart w:id="2129" w:name="_Toc343415449"/>
      <w:bookmarkStart w:id="2130" w:name="_Toc343415745"/>
      <w:bookmarkStart w:id="2131" w:name="_Toc343452404"/>
      <w:bookmarkStart w:id="2132" w:name="_Toc343461194"/>
      <w:bookmarkStart w:id="2133" w:name="_Toc343494081"/>
      <w:bookmarkStart w:id="2134" w:name="_Toc343494293"/>
      <w:bookmarkStart w:id="2135" w:name="_Toc343495066"/>
      <w:bookmarkStart w:id="2136" w:name="_Toc343660293"/>
      <w:bookmarkStart w:id="2137" w:name="_Toc343660507"/>
      <w:bookmarkStart w:id="2138" w:name="_Toc343711135"/>
      <w:bookmarkStart w:id="2139" w:name="_Toc343829099"/>
      <w:bookmarkStart w:id="2140" w:name="_Toc343831903"/>
      <w:bookmarkStart w:id="2141" w:name="_Toc343832272"/>
      <w:bookmarkStart w:id="2142" w:name="_Toc343832489"/>
      <w:bookmarkStart w:id="2143" w:name="_Toc343832706"/>
      <w:bookmarkStart w:id="2144" w:name="_Toc343837299"/>
      <w:bookmarkStart w:id="2145" w:name="_Toc343841857"/>
      <w:bookmarkStart w:id="2146" w:name="_Toc343844755"/>
      <w:bookmarkStart w:id="2147" w:name="_Toc343083559"/>
      <w:bookmarkStart w:id="2148" w:name="_Toc343083773"/>
      <w:bookmarkStart w:id="2149" w:name="_Toc343083984"/>
      <w:bookmarkStart w:id="2150" w:name="_Toc343220743"/>
      <w:bookmarkStart w:id="2151" w:name="_Toc343232247"/>
      <w:bookmarkStart w:id="2152" w:name="_Toc343232660"/>
      <w:bookmarkStart w:id="2153" w:name="_Toc343232945"/>
      <w:bookmarkStart w:id="2154" w:name="_Toc343415450"/>
      <w:bookmarkStart w:id="2155" w:name="_Toc343415746"/>
      <w:bookmarkStart w:id="2156" w:name="_Toc343452405"/>
      <w:bookmarkStart w:id="2157" w:name="_Toc343461195"/>
      <w:bookmarkStart w:id="2158" w:name="_Toc343494082"/>
      <w:bookmarkStart w:id="2159" w:name="_Toc343494294"/>
      <w:bookmarkStart w:id="2160" w:name="_Toc343495067"/>
      <w:bookmarkStart w:id="2161" w:name="_Toc343660294"/>
      <w:bookmarkStart w:id="2162" w:name="_Toc343660508"/>
      <w:bookmarkStart w:id="2163" w:name="_Toc343711136"/>
      <w:bookmarkStart w:id="2164" w:name="_Toc343829100"/>
      <w:bookmarkStart w:id="2165" w:name="_Toc343831904"/>
      <w:bookmarkStart w:id="2166" w:name="_Toc343832273"/>
      <w:bookmarkStart w:id="2167" w:name="_Toc343832490"/>
      <w:bookmarkStart w:id="2168" w:name="_Toc343832707"/>
      <w:bookmarkStart w:id="2169" w:name="_Toc343837300"/>
      <w:bookmarkStart w:id="2170" w:name="_Toc343841858"/>
      <w:bookmarkStart w:id="2171" w:name="_Toc343844756"/>
      <w:bookmarkStart w:id="2172" w:name="_Toc343083560"/>
      <w:bookmarkStart w:id="2173" w:name="_Toc343083774"/>
      <w:bookmarkStart w:id="2174" w:name="_Toc343083985"/>
      <w:bookmarkStart w:id="2175" w:name="_Toc343220744"/>
      <w:bookmarkStart w:id="2176" w:name="_Toc343232248"/>
      <w:bookmarkStart w:id="2177" w:name="_Toc343232661"/>
      <w:bookmarkStart w:id="2178" w:name="_Toc343232946"/>
      <w:bookmarkStart w:id="2179" w:name="_Toc343415451"/>
      <w:bookmarkStart w:id="2180" w:name="_Toc343415747"/>
      <w:bookmarkStart w:id="2181" w:name="_Toc343452406"/>
      <w:bookmarkStart w:id="2182" w:name="_Toc343461196"/>
      <w:bookmarkStart w:id="2183" w:name="_Toc343494083"/>
      <w:bookmarkStart w:id="2184" w:name="_Toc343494295"/>
      <w:bookmarkStart w:id="2185" w:name="_Toc343495068"/>
      <w:bookmarkStart w:id="2186" w:name="_Toc343660295"/>
      <w:bookmarkStart w:id="2187" w:name="_Toc343660509"/>
      <w:bookmarkStart w:id="2188" w:name="_Toc343711137"/>
      <w:bookmarkStart w:id="2189" w:name="_Toc343829101"/>
      <w:bookmarkStart w:id="2190" w:name="_Toc343831905"/>
      <w:bookmarkStart w:id="2191" w:name="_Toc343832274"/>
      <w:bookmarkStart w:id="2192" w:name="_Toc343832491"/>
      <w:bookmarkStart w:id="2193" w:name="_Toc343832708"/>
      <w:bookmarkStart w:id="2194" w:name="_Toc343837301"/>
      <w:bookmarkStart w:id="2195" w:name="_Toc343841859"/>
      <w:bookmarkStart w:id="2196" w:name="_Toc343844757"/>
      <w:bookmarkStart w:id="2197" w:name="_Toc343083561"/>
      <w:bookmarkStart w:id="2198" w:name="_Toc343083775"/>
      <w:bookmarkStart w:id="2199" w:name="_Toc343083986"/>
      <w:bookmarkStart w:id="2200" w:name="_Toc343220745"/>
      <w:bookmarkStart w:id="2201" w:name="_Toc343232249"/>
      <w:bookmarkStart w:id="2202" w:name="_Toc343232662"/>
      <w:bookmarkStart w:id="2203" w:name="_Toc343232947"/>
      <w:bookmarkStart w:id="2204" w:name="_Toc343415452"/>
      <w:bookmarkStart w:id="2205" w:name="_Toc343415748"/>
      <w:bookmarkStart w:id="2206" w:name="_Toc343452407"/>
      <w:bookmarkStart w:id="2207" w:name="_Toc343461197"/>
      <w:bookmarkStart w:id="2208" w:name="_Toc343494084"/>
      <w:bookmarkStart w:id="2209" w:name="_Toc343494296"/>
      <w:bookmarkStart w:id="2210" w:name="_Toc343495069"/>
      <w:bookmarkStart w:id="2211" w:name="_Toc343660296"/>
      <w:bookmarkStart w:id="2212" w:name="_Toc343660510"/>
      <w:bookmarkStart w:id="2213" w:name="_Toc343711138"/>
      <w:bookmarkStart w:id="2214" w:name="_Toc343829102"/>
      <w:bookmarkStart w:id="2215" w:name="_Toc343831906"/>
      <w:bookmarkStart w:id="2216" w:name="_Toc343832275"/>
      <w:bookmarkStart w:id="2217" w:name="_Toc343832492"/>
      <w:bookmarkStart w:id="2218" w:name="_Toc343832709"/>
      <w:bookmarkStart w:id="2219" w:name="_Toc343837302"/>
      <w:bookmarkStart w:id="2220" w:name="_Toc343841860"/>
      <w:bookmarkStart w:id="2221" w:name="_Toc343844758"/>
      <w:bookmarkStart w:id="2222" w:name="_Toc343083562"/>
      <w:bookmarkStart w:id="2223" w:name="_Toc343083776"/>
      <w:bookmarkStart w:id="2224" w:name="_Toc343083987"/>
      <w:bookmarkStart w:id="2225" w:name="_Toc343220746"/>
      <w:bookmarkStart w:id="2226" w:name="_Toc343232250"/>
      <w:bookmarkStart w:id="2227" w:name="_Toc343232663"/>
      <w:bookmarkStart w:id="2228" w:name="_Toc343232948"/>
      <w:bookmarkStart w:id="2229" w:name="_Toc343415453"/>
      <w:bookmarkStart w:id="2230" w:name="_Toc343415749"/>
      <w:bookmarkStart w:id="2231" w:name="_Toc343452408"/>
      <w:bookmarkStart w:id="2232" w:name="_Toc343461198"/>
      <w:bookmarkStart w:id="2233" w:name="_Toc343494085"/>
      <w:bookmarkStart w:id="2234" w:name="_Toc343494297"/>
      <w:bookmarkStart w:id="2235" w:name="_Toc343495070"/>
      <w:bookmarkStart w:id="2236" w:name="_Toc343660297"/>
      <w:bookmarkStart w:id="2237" w:name="_Toc343660511"/>
      <w:bookmarkStart w:id="2238" w:name="_Toc343711139"/>
      <w:bookmarkStart w:id="2239" w:name="_Toc343829103"/>
      <w:bookmarkStart w:id="2240" w:name="_Toc343831907"/>
      <w:bookmarkStart w:id="2241" w:name="_Toc343832276"/>
      <w:bookmarkStart w:id="2242" w:name="_Toc343832493"/>
      <w:bookmarkStart w:id="2243" w:name="_Toc343832710"/>
      <w:bookmarkStart w:id="2244" w:name="_Toc343837303"/>
      <w:bookmarkStart w:id="2245" w:name="_Toc343841861"/>
      <w:bookmarkStart w:id="2246" w:name="_Toc343844759"/>
      <w:bookmarkStart w:id="2247" w:name="_Toc343083563"/>
      <w:bookmarkStart w:id="2248" w:name="_Toc343083777"/>
      <w:bookmarkStart w:id="2249" w:name="_Toc343083988"/>
      <w:bookmarkStart w:id="2250" w:name="_Toc343220747"/>
      <w:bookmarkStart w:id="2251" w:name="_Toc343232251"/>
      <w:bookmarkStart w:id="2252" w:name="_Toc343232664"/>
      <w:bookmarkStart w:id="2253" w:name="_Toc343232949"/>
      <w:bookmarkStart w:id="2254" w:name="_Toc343415454"/>
      <w:bookmarkStart w:id="2255" w:name="_Toc343415750"/>
      <w:bookmarkStart w:id="2256" w:name="_Toc343452409"/>
      <w:bookmarkStart w:id="2257" w:name="_Toc343461199"/>
      <w:bookmarkStart w:id="2258" w:name="_Toc343494086"/>
      <w:bookmarkStart w:id="2259" w:name="_Toc343494298"/>
      <w:bookmarkStart w:id="2260" w:name="_Toc343495071"/>
      <w:bookmarkStart w:id="2261" w:name="_Toc343660298"/>
      <w:bookmarkStart w:id="2262" w:name="_Toc343660512"/>
      <w:bookmarkStart w:id="2263" w:name="_Toc343711140"/>
      <w:bookmarkStart w:id="2264" w:name="_Toc343829104"/>
      <w:bookmarkStart w:id="2265" w:name="_Toc343831908"/>
      <w:bookmarkStart w:id="2266" w:name="_Toc343832277"/>
      <w:bookmarkStart w:id="2267" w:name="_Toc343832494"/>
      <w:bookmarkStart w:id="2268" w:name="_Toc343832711"/>
      <w:bookmarkStart w:id="2269" w:name="_Toc343837304"/>
      <w:bookmarkStart w:id="2270" w:name="_Toc343841862"/>
      <w:bookmarkStart w:id="2271" w:name="_Toc343844760"/>
      <w:bookmarkStart w:id="2272" w:name="_Toc343083564"/>
      <w:bookmarkStart w:id="2273" w:name="_Toc343083778"/>
      <w:bookmarkStart w:id="2274" w:name="_Toc343083989"/>
      <w:bookmarkStart w:id="2275" w:name="_Toc343220748"/>
      <w:bookmarkStart w:id="2276" w:name="_Toc343232252"/>
      <w:bookmarkStart w:id="2277" w:name="_Toc343232665"/>
      <w:bookmarkStart w:id="2278" w:name="_Toc343232950"/>
      <w:bookmarkStart w:id="2279" w:name="_Toc343415455"/>
      <w:bookmarkStart w:id="2280" w:name="_Toc343415751"/>
      <w:bookmarkStart w:id="2281" w:name="_Toc343452410"/>
      <w:bookmarkStart w:id="2282" w:name="_Toc343461200"/>
      <w:bookmarkStart w:id="2283" w:name="_Toc343494087"/>
      <w:bookmarkStart w:id="2284" w:name="_Toc343494299"/>
      <w:bookmarkStart w:id="2285" w:name="_Toc343495072"/>
      <w:bookmarkStart w:id="2286" w:name="_Toc343660299"/>
      <w:bookmarkStart w:id="2287" w:name="_Toc343660513"/>
      <w:bookmarkStart w:id="2288" w:name="_Toc343711141"/>
      <w:bookmarkStart w:id="2289" w:name="_Toc343829105"/>
      <w:bookmarkStart w:id="2290" w:name="_Toc343831909"/>
      <w:bookmarkStart w:id="2291" w:name="_Toc343832278"/>
      <w:bookmarkStart w:id="2292" w:name="_Toc343832495"/>
      <w:bookmarkStart w:id="2293" w:name="_Toc343832712"/>
      <w:bookmarkStart w:id="2294" w:name="_Toc343837305"/>
      <w:bookmarkStart w:id="2295" w:name="_Toc343841863"/>
      <w:bookmarkStart w:id="2296" w:name="_Toc343844761"/>
      <w:bookmarkStart w:id="2297" w:name="_Toc343083565"/>
      <w:bookmarkStart w:id="2298" w:name="_Toc343083779"/>
      <w:bookmarkStart w:id="2299" w:name="_Toc343083990"/>
      <w:bookmarkStart w:id="2300" w:name="_Toc343220749"/>
      <w:bookmarkStart w:id="2301" w:name="_Toc343232253"/>
      <w:bookmarkStart w:id="2302" w:name="_Toc343232666"/>
      <w:bookmarkStart w:id="2303" w:name="_Toc343232951"/>
      <w:bookmarkStart w:id="2304" w:name="_Toc343415456"/>
      <w:bookmarkStart w:id="2305" w:name="_Toc343415752"/>
      <w:bookmarkStart w:id="2306" w:name="_Toc343452411"/>
      <w:bookmarkStart w:id="2307" w:name="_Toc343461201"/>
      <w:bookmarkStart w:id="2308" w:name="_Toc343494088"/>
      <w:bookmarkStart w:id="2309" w:name="_Toc343494300"/>
      <w:bookmarkStart w:id="2310" w:name="_Toc343495073"/>
      <w:bookmarkStart w:id="2311" w:name="_Toc343660300"/>
      <w:bookmarkStart w:id="2312" w:name="_Toc343660514"/>
      <w:bookmarkStart w:id="2313" w:name="_Toc343711142"/>
      <w:bookmarkStart w:id="2314" w:name="_Toc343829106"/>
      <w:bookmarkStart w:id="2315" w:name="_Toc343831910"/>
      <w:bookmarkStart w:id="2316" w:name="_Toc343832279"/>
      <w:bookmarkStart w:id="2317" w:name="_Toc343832496"/>
      <w:bookmarkStart w:id="2318" w:name="_Toc343832713"/>
      <w:bookmarkStart w:id="2319" w:name="_Toc343837306"/>
      <w:bookmarkStart w:id="2320" w:name="_Toc343841864"/>
      <w:bookmarkStart w:id="2321" w:name="_Toc343844762"/>
      <w:bookmarkStart w:id="2322" w:name="_Toc343083566"/>
      <w:bookmarkStart w:id="2323" w:name="_Toc343083780"/>
      <w:bookmarkStart w:id="2324" w:name="_Toc343083991"/>
      <w:bookmarkStart w:id="2325" w:name="_Toc343220750"/>
      <w:bookmarkStart w:id="2326" w:name="_Toc343232254"/>
      <w:bookmarkStart w:id="2327" w:name="_Toc343232667"/>
      <w:bookmarkStart w:id="2328" w:name="_Toc343232952"/>
      <w:bookmarkStart w:id="2329" w:name="_Toc343415457"/>
      <w:bookmarkStart w:id="2330" w:name="_Toc343415753"/>
      <w:bookmarkStart w:id="2331" w:name="_Toc343452412"/>
      <w:bookmarkStart w:id="2332" w:name="_Toc343461202"/>
      <w:bookmarkStart w:id="2333" w:name="_Toc343494089"/>
      <w:bookmarkStart w:id="2334" w:name="_Toc343494301"/>
      <w:bookmarkStart w:id="2335" w:name="_Toc343495074"/>
      <w:bookmarkStart w:id="2336" w:name="_Toc343660301"/>
      <w:bookmarkStart w:id="2337" w:name="_Toc343660515"/>
      <w:bookmarkStart w:id="2338" w:name="_Toc343711143"/>
      <w:bookmarkStart w:id="2339" w:name="_Toc343829107"/>
      <w:bookmarkStart w:id="2340" w:name="_Toc343831911"/>
      <w:bookmarkStart w:id="2341" w:name="_Toc343832280"/>
      <w:bookmarkStart w:id="2342" w:name="_Toc343832497"/>
      <w:bookmarkStart w:id="2343" w:name="_Toc343832714"/>
      <w:bookmarkStart w:id="2344" w:name="_Toc343837307"/>
      <w:bookmarkStart w:id="2345" w:name="_Toc343841865"/>
      <w:bookmarkStart w:id="2346" w:name="_Toc343844763"/>
      <w:bookmarkStart w:id="2347" w:name="_Toc343083567"/>
      <w:bookmarkStart w:id="2348" w:name="_Toc343083781"/>
      <w:bookmarkStart w:id="2349" w:name="_Toc343083992"/>
      <w:bookmarkStart w:id="2350" w:name="_Toc343220751"/>
      <w:bookmarkStart w:id="2351" w:name="_Toc343232255"/>
      <w:bookmarkStart w:id="2352" w:name="_Toc343232668"/>
      <w:bookmarkStart w:id="2353" w:name="_Toc343232953"/>
      <w:bookmarkStart w:id="2354" w:name="_Toc343415458"/>
      <w:bookmarkStart w:id="2355" w:name="_Toc343415754"/>
      <w:bookmarkStart w:id="2356" w:name="_Toc343452413"/>
      <w:bookmarkStart w:id="2357" w:name="_Toc343461203"/>
      <w:bookmarkStart w:id="2358" w:name="_Toc343494090"/>
      <w:bookmarkStart w:id="2359" w:name="_Toc343494302"/>
      <w:bookmarkStart w:id="2360" w:name="_Toc343495075"/>
      <w:bookmarkStart w:id="2361" w:name="_Toc343660302"/>
      <w:bookmarkStart w:id="2362" w:name="_Toc343660516"/>
      <w:bookmarkStart w:id="2363" w:name="_Toc343711144"/>
      <w:bookmarkStart w:id="2364" w:name="_Toc343829108"/>
      <w:bookmarkStart w:id="2365" w:name="_Toc343831912"/>
      <w:bookmarkStart w:id="2366" w:name="_Toc343832281"/>
      <w:bookmarkStart w:id="2367" w:name="_Toc343832498"/>
      <w:bookmarkStart w:id="2368" w:name="_Toc343832715"/>
      <w:bookmarkStart w:id="2369" w:name="_Toc343837308"/>
      <w:bookmarkStart w:id="2370" w:name="_Toc343841866"/>
      <w:bookmarkStart w:id="2371" w:name="_Toc343844764"/>
      <w:bookmarkStart w:id="2372" w:name="_Toc343083568"/>
      <w:bookmarkStart w:id="2373" w:name="_Toc343083782"/>
      <w:bookmarkStart w:id="2374" w:name="_Toc343083993"/>
      <w:bookmarkStart w:id="2375" w:name="_Toc343220752"/>
      <w:bookmarkStart w:id="2376" w:name="_Toc343232256"/>
      <w:bookmarkStart w:id="2377" w:name="_Toc343232669"/>
      <w:bookmarkStart w:id="2378" w:name="_Toc343232954"/>
      <w:bookmarkStart w:id="2379" w:name="_Toc343415459"/>
      <w:bookmarkStart w:id="2380" w:name="_Toc343415755"/>
      <w:bookmarkStart w:id="2381" w:name="_Toc343452414"/>
      <w:bookmarkStart w:id="2382" w:name="_Toc343461204"/>
      <w:bookmarkStart w:id="2383" w:name="_Toc343494091"/>
      <w:bookmarkStart w:id="2384" w:name="_Toc343494303"/>
      <w:bookmarkStart w:id="2385" w:name="_Toc343495076"/>
      <w:bookmarkStart w:id="2386" w:name="_Toc343660303"/>
      <w:bookmarkStart w:id="2387" w:name="_Toc343660517"/>
      <w:bookmarkStart w:id="2388" w:name="_Toc343711145"/>
      <w:bookmarkStart w:id="2389" w:name="_Toc343829109"/>
      <w:bookmarkStart w:id="2390" w:name="_Toc343831913"/>
      <w:bookmarkStart w:id="2391" w:name="_Toc343832282"/>
      <w:bookmarkStart w:id="2392" w:name="_Toc343832499"/>
      <w:bookmarkStart w:id="2393" w:name="_Toc343832716"/>
      <w:bookmarkStart w:id="2394" w:name="_Toc343837309"/>
      <w:bookmarkStart w:id="2395" w:name="_Toc343841867"/>
      <w:bookmarkStart w:id="2396" w:name="_Toc343844765"/>
      <w:bookmarkStart w:id="2397" w:name="_Toc343083569"/>
      <w:bookmarkStart w:id="2398" w:name="_Toc343083783"/>
      <w:bookmarkStart w:id="2399" w:name="_Toc343083994"/>
      <w:bookmarkStart w:id="2400" w:name="_Toc343220753"/>
      <w:bookmarkStart w:id="2401" w:name="_Toc343232257"/>
      <w:bookmarkStart w:id="2402" w:name="_Toc343232670"/>
      <w:bookmarkStart w:id="2403" w:name="_Toc343232955"/>
      <w:bookmarkStart w:id="2404" w:name="_Toc343415460"/>
      <w:bookmarkStart w:id="2405" w:name="_Toc343415756"/>
      <w:bookmarkStart w:id="2406" w:name="_Toc343452415"/>
      <w:bookmarkStart w:id="2407" w:name="_Toc343461205"/>
      <w:bookmarkStart w:id="2408" w:name="_Toc343494092"/>
      <w:bookmarkStart w:id="2409" w:name="_Toc343494304"/>
      <w:bookmarkStart w:id="2410" w:name="_Toc343495077"/>
      <w:bookmarkStart w:id="2411" w:name="_Toc343660304"/>
      <w:bookmarkStart w:id="2412" w:name="_Toc343660518"/>
      <w:bookmarkStart w:id="2413" w:name="_Toc343711146"/>
      <w:bookmarkStart w:id="2414" w:name="_Toc343829110"/>
      <w:bookmarkStart w:id="2415" w:name="_Toc343831914"/>
      <w:bookmarkStart w:id="2416" w:name="_Toc343832283"/>
      <w:bookmarkStart w:id="2417" w:name="_Toc343832500"/>
      <w:bookmarkStart w:id="2418" w:name="_Toc343832717"/>
      <w:bookmarkStart w:id="2419" w:name="_Toc343837310"/>
      <w:bookmarkStart w:id="2420" w:name="_Toc343841868"/>
      <w:bookmarkStart w:id="2421" w:name="_Toc34384476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2422" w:name="_Toc346461087"/>
      <w:r w:rsidRPr="00032D83">
        <w:t>Hình 2.</w:t>
      </w:r>
      <w:r w:rsidRPr="006D6C8D">
        <w:t>2</w:t>
      </w:r>
      <w:r w:rsidRPr="003A16E8">
        <w:t>: Mô hình bài toán dự báo chuỗi thời gian</w:t>
      </w:r>
      <w:bookmarkEnd w:id="2422"/>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chung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2423" w:name="_Toc346401554"/>
      <w:r w:rsidRPr="0049233F">
        <w:t>Khái niệm thống kê liên quan</w:t>
      </w:r>
      <w:bookmarkEnd w:id="2423"/>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2424" w:name="_Toc346401555"/>
      <w:r>
        <w:t>Hệ số tự tương quan</w:t>
      </w:r>
      <w:bookmarkEnd w:id="2424"/>
    </w:p>
    <w:p w14:paraId="7A47B214" w14:textId="5E122FB3" w:rsidR="00D36E92" w:rsidRDefault="00BC6984" w:rsidP="003A16E8">
      <w:r w:rsidRPr="00250D4D">
        <w:t>Trong quá trình nghiên cứu chuỗi thời gian, ta nhận thấy rằng khi một biến được ghi nhận giá trị theo thời gian, các giá trị ở những thời điểm khác nhau có mối tương quan với nhau. Để đo mức độ tương quan này, ta sử dụng hệ số tự tương quan (autocorrelation coefficient).</w:t>
      </w:r>
    </w:p>
    <w:p w14:paraId="363517AC" w14:textId="4248DA39"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p>
    <w:p w14:paraId="194D7B16" w14:textId="414C4928" w:rsidR="000E6941" w:rsidRPr="0049233F" w:rsidRDefault="002557BE" w:rsidP="003A16E8">
      <w:pPr>
        <w:rPr>
          <w:szCs w:val="26"/>
        </w:rPr>
      </w:pPr>
      <w:r>
        <w:rPr>
          <w:szCs w:val="26"/>
        </w:rPr>
        <w:t>Ta tính hệ</w:t>
      </w:r>
      <w:r w:rsidR="000E6941" w:rsidRPr="004D696B">
        <w:rPr>
          <w:szCs w:val="26"/>
        </w:rPr>
        <w:t xml:space="preserve">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000E6941" w:rsidRPr="0049233F">
        <w:rPr>
          <w:szCs w:val="26"/>
        </w:rPr>
        <w:t xml:space="preserve"> </w:t>
      </w:r>
      <w:r w:rsidR="000E6941" w:rsidRPr="004D696B">
        <w:rPr>
          <w:szCs w:val="26"/>
        </w:rPr>
        <w:t xml:space="preserve">với độ trễ </w:t>
      </w:r>
      <m:oMath>
        <m:r>
          <w:rPr>
            <w:rFonts w:ascii="Cambria Math" w:hAnsi="Cambria Math"/>
            <w:szCs w:val="26"/>
          </w:rPr>
          <m:t>k</m:t>
        </m:r>
      </m:oMath>
      <w:r w:rsidR="000E6941" w:rsidRPr="004D696B">
        <w:rPr>
          <w:szCs w:val="26"/>
        </w:rPr>
        <w:t xml:space="preserve"> theo công thức</w:t>
      </w:r>
    </w:p>
    <w:p w14:paraId="4C77C04D" w14:textId="77777777" w:rsidR="000E6941" w:rsidRPr="00EB1298" w:rsidRDefault="000B50CE"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625984"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63044B86" w:rsidR="0069524E" w:rsidRDefault="0069524E" w:rsidP="002562FE">
                            <w:pPr>
                              <w:pStyle w:val="EquationIndex"/>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63044B86" w:rsidR="0069524E" w:rsidRDefault="0069524E" w:rsidP="002562FE">
                      <w:pPr>
                        <w:pStyle w:val="EquationIndex"/>
                      </w:pPr>
                      <w:r>
                        <w:t>(2.1)</w:t>
                      </w:r>
                    </w:p>
                  </w:txbxContent>
                </v:textbox>
                <w10:wrap type="tight"/>
              </v:shape>
            </w:pict>
          </mc:Fallback>
        </mc:AlternateContent>
      </w:r>
      <w:r w:rsidR="000E6941" w:rsidRPr="004D696B">
        <w:t>Vớ</w:t>
      </w:r>
      <w:r w:rsidR="003044C9">
        <w:t>i:</w:t>
      </w:r>
    </w:p>
    <w:p w14:paraId="44999312" w14:textId="77777777" w:rsidR="000E6941" w:rsidRPr="00802E77" w:rsidRDefault="000B50CE"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theo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2425" w:name="_Toc343029951"/>
      <w:bookmarkStart w:id="2426" w:name="_Toc346461088"/>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2425"/>
      <w:bookmarkEnd w:id="2426"/>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B4C98B2" w:rsidR="000E6941" w:rsidRPr="00097101" w:rsidRDefault="000B50CE"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04832"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36D2371C" w:rsidR="0069524E" w:rsidRDefault="0069524E" w:rsidP="002562FE">
                            <w:pPr>
                              <w:pStyle w:val="EquationIndex"/>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8" type="#_x0000_t202" style="position:absolute;left:0;text-align:left;margin-left:408.5pt;margin-top:-36pt;width:44.8pt;height:30.1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36D2371C" w:rsidR="0069524E" w:rsidRDefault="0069524E" w:rsidP="002562FE">
                      <w:pPr>
                        <w:pStyle w:val="EquationIndex"/>
                      </w:pPr>
                      <w:r>
                        <w:t>(2.2)</w:t>
                      </w:r>
                    </w:p>
                  </w:txbxContent>
                </v:textbox>
                <w10:wrap type="tight"/>
              </v:shape>
            </w:pict>
          </mc:Fallback>
        </mc:AlternateContent>
      </w:r>
      <w:r w:rsidR="000E6941" w:rsidRPr="004D696B">
        <w:t xml:space="preserve">Với </w:t>
      </w:r>
    </w:p>
    <w:p w14:paraId="0925EDDA" w14:textId="77777777" w:rsidR="000E6941" w:rsidRPr="00802E77" w:rsidRDefault="000B50CE"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0B50CE"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630080"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3999086F" w:rsidR="0069524E" w:rsidRDefault="0069524E" w:rsidP="000E6941">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9" type="#_x0000_t202" style="position:absolute;left:0;text-align:left;margin-left:380.95pt;margin-top:41.8pt;width:87.75pt;height:47.2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3999086F" w:rsidR="0069524E" w:rsidRDefault="0069524E" w:rsidP="000E6941">
                      <w:r>
                        <w:t>(2.3)</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212A1700" w:rsidR="000E6941" w:rsidRPr="00802E77" w:rsidRDefault="000B50CE"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i</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2427" w:name="_Toc346401556"/>
      <w:r>
        <w:t>Hệ số tự tương quan riêng phần</w:t>
      </w:r>
      <w:bookmarkEnd w:id="2427"/>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0B50CE"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0B50CE"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C11B5F">
      <w:pPr>
        <w:pStyle w:val="Heading2"/>
        <w:jc w:val="left"/>
      </w:pPr>
      <w:bookmarkStart w:id="2428" w:name="_Toc346401557"/>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2428"/>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2562FE">
        <w:rPr>
          <w:b/>
          <w:lang w:val="fr-FR"/>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2429" w:name="_Toc312142077"/>
      <w:bookmarkStart w:id="2430" w:name="_Toc343029952"/>
      <w:bookmarkStart w:id="2431" w:name="_Toc346461089"/>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2429"/>
      <w:bookmarkEnd w:id="2430"/>
      <w:bookmarkEnd w:id="2431"/>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2562FE" w:rsidRDefault="005E5CD3" w:rsidP="002562FE">
      <w:pPr>
        <w:pStyle w:val="Hinh"/>
        <w:rPr>
          <w:lang w:val="fr-FR"/>
        </w:rPr>
      </w:pPr>
      <w:bookmarkStart w:id="2432" w:name="_Toc312142078"/>
      <w:bookmarkStart w:id="2433" w:name="_Toc343029953"/>
      <w:bookmarkStart w:id="2434" w:name="_Toc346461090"/>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2432"/>
      <w:bookmarkEnd w:id="2433"/>
      <w:bookmarkEnd w:id="2434"/>
    </w:p>
    <w:p w14:paraId="37486967" w14:textId="614295B1" w:rsidR="00444FC1" w:rsidRPr="003A16E8" w:rsidRDefault="000E05CE">
      <w:pPr>
        <w:rPr>
          <w:lang w:val="fr-FR"/>
        </w:rPr>
      </w:pPr>
      <w:r w:rsidRPr="002562FE">
        <w:rPr>
          <w:lang w:val="fr-FR"/>
        </w:rPr>
        <w:t>Chuỗi thời gian tĩnh (stationary time series) là chuỗi thời gian có trung bình và phương sai độc lập với thời gian</w:t>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2.5pt" o:ole="">
            <v:imagedata r:id="rId17" o:title=""/>
          </v:shape>
          <o:OLEObject Type="Embed" ProgID="Equation.DSMT4" ShapeID="_x0000_i1025" DrawAspect="Content" ObjectID="_1420211000" r:id="rId18"/>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w:t>
      </w:r>
      <w:del w:id="2435" w:author="superchickend" w:date="2013-01-19T22:57:00Z">
        <w:r w:rsidDel="00742A69">
          <w:rPr>
            <w:lang w:val="fr-FR"/>
          </w:rPr>
          <w:delText xml:space="preserve"> là</w:delText>
        </w:r>
      </w:del>
      <w:r>
        <w:rPr>
          <w:lang w:val="fr-FR"/>
        </w:rPr>
        <w:t xml:space="preserve">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2436" w:name="_Toc312142080"/>
      <w:bookmarkStart w:id="2437" w:name="_Toc343029954"/>
      <w:bookmarkStart w:id="2438" w:name="_Toc346461091"/>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2436"/>
      <w:bookmarkEnd w:id="2437"/>
      <w:bookmarkEnd w:id="2438"/>
    </w:p>
    <w:p w14:paraId="787DB4BD" w14:textId="77777777" w:rsidR="00AC34B6" w:rsidRPr="003A16E8" w:rsidRDefault="00AC34B6" w:rsidP="005E5CD3">
      <w:pPr>
        <w:rPr>
          <w:szCs w:val="26"/>
          <w:lang w:val="fr-FR"/>
        </w:rPr>
      </w:pPr>
      <w:r w:rsidRPr="003A16E8">
        <w:rPr>
          <w:szCs w:val="26"/>
          <w:lang w:val="fr-FR"/>
        </w:rPr>
        <w:tab/>
      </w:r>
    </w:p>
    <w:p w14:paraId="098BB42B" w14:textId="52758B7B"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2562FE" w:rsidRDefault="003219CB">
      <w:pPr>
        <w:rPr>
          <w:lang w:val="fr-FR"/>
        </w:rPr>
      </w:pPr>
      <w:r w:rsidRPr="003A16E8">
        <w:rPr>
          <w:lang w:val="fr-FR"/>
        </w:rPr>
        <w:t xml:space="preserve">Đối với một chuỗi thời gian không tĩnh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ra </w:t>
      </w:r>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chuỗi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2562FE" w:rsidRDefault="005E5CD3" w:rsidP="003A16E8">
      <w:pPr>
        <w:rPr>
          <w:b/>
          <w:lang w:val="fr-FR"/>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5F9B2F73" w:rsidR="005E5CD3" w:rsidRPr="003A16E8" w:rsidRDefault="005E5CD3" w:rsidP="003A16E8">
      <w:pPr>
        <w:rPr>
          <w:b/>
          <w:lang w:val="fr-FR"/>
        </w:rPr>
      </w:pPr>
      <w:r w:rsidRPr="003A16E8">
        <w:rPr>
          <w:b/>
          <w:lang w:val="fr-FR"/>
        </w:rPr>
        <w:t>Thành phầ</w:t>
      </w:r>
      <w:r w:rsidR="006F3207">
        <w:rPr>
          <w:b/>
          <w:lang w:val="fr-FR"/>
        </w:rPr>
        <w:t>n mùa (s</w:t>
      </w:r>
      <w:bookmarkStart w:id="2439" w:name="_GoBack"/>
      <w:bookmarkEnd w:id="2439"/>
      <w:r w:rsidRPr="003A16E8">
        <w:rPr>
          <w:b/>
          <w:lang w:val="fr-FR"/>
        </w:rPr>
        <w:t>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2440" w:name="_Toc346461092"/>
      <w:bookmarkStart w:id="2441" w:name="_Toc312142079"/>
      <w:bookmarkStart w:id="2442" w:name="_Toc343029955"/>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2440"/>
    </w:p>
    <w:bookmarkEnd w:id="2441"/>
    <w:bookmarkEnd w:id="2442"/>
    <w:p w14:paraId="463418B3" w14:textId="19A765B8" w:rsidR="00E84D39" w:rsidRDefault="00E84D39" w:rsidP="00E84D39">
      <w:pPr>
        <w:pStyle w:val="Hinh"/>
        <w:rPr>
          <w:lang w:val="fr-FR"/>
        </w:rPr>
      </w:pPr>
    </w:p>
    <w:p w14:paraId="6061EC0D" w14:textId="60BFEF16"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 xml:space="preserve">ng trong bài toán dự </w:t>
      </w:r>
      <w:del w:id="2443" w:author="superchickend" w:date="2013-01-19T22:59:00Z">
        <w:r w:rsidR="00CE67EE" w:rsidRPr="003A16E8" w:rsidDel="00D23DB0">
          <w:rPr>
            <w:lang w:val="fr-FR"/>
          </w:rPr>
          <w:delText xml:space="preserve">đoán </w:delText>
        </w:r>
      </w:del>
      <w:ins w:id="2444" w:author="superchickend" w:date="2013-01-19T22:59:00Z">
        <w:r w:rsidR="00D23DB0">
          <w:rPr>
            <w:lang w:val="fr-FR"/>
          </w:rPr>
          <w:t>báo</w:t>
        </w:r>
        <w:r w:rsidR="00D23DB0" w:rsidRPr="003A16E8">
          <w:rPr>
            <w:lang w:val="fr-FR"/>
          </w:rPr>
          <w:t xml:space="preserve"> </w:t>
        </w:r>
      </w:ins>
      <w:r w:rsidR="00CE67EE" w:rsidRPr="003A16E8">
        <w:rPr>
          <w:lang w:val="fr-FR"/>
        </w:rPr>
        <w:t xml:space="preserve">chuỗi thời gian. Nó giúp ta lựa chọn được mô hình dự </w:t>
      </w:r>
      <w:del w:id="2445" w:author="superchickend" w:date="2013-01-19T22:59:00Z">
        <w:r w:rsidR="00CE67EE" w:rsidRPr="003A16E8" w:rsidDel="00D23DB0">
          <w:rPr>
            <w:lang w:val="fr-FR"/>
          </w:rPr>
          <w:delText xml:space="preserve">đoán </w:delText>
        </w:r>
      </w:del>
      <w:ins w:id="2446" w:author="superchickend" w:date="2013-01-19T22:59:00Z">
        <w:r w:rsidR="00D23DB0">
          <w:rPr>
            <w:lang w:val="fr-FR"/>
          </w:rPr>
          <w:t>báo</w:t>
        </w:r>
        <w:r w:rsidR="00D23DB0" w:rsidRPr="003A16E8">
          <w:rPr>
            <w:lang w:val="fr-FR"/>
          </w:rPr>
          <w:t xml:space="preserve"> </w:t>
        </w:r>
      </w:ins>
      <w:r w:rsidR="00CE67EE" w:rsidRPr="003A16E8">
        <w:rPr>
          <w:lang w:val="fr-FR"/>
        </w:rPr>
        <w:t>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 xml:space="preserve">tóm tắt một số kĩ thuật dự </w:t>
      </w:r>
      <w:del w:id="2447" w:author="superchickend" w:date="2013-01-19T22:59:00Z">
        <w:r w:rsidR="00CE67EE" w:rsidRPr="003A16E8" w:rsidDel="00D23DB0">
          <w:rPr>
            <w:szCs w:val="26"/>
            <w:lang w:val="fr-FR"/>
          </w:rPr>
          <w:delText xml:space="preserve">đoán </w:delText>
        </w:r>
      </w:del>
      <w:ins w:id="2448" w:author="superchickend" w:date="2013-01-19T22:59:00Z">
        <w:r w:rsidR="00D23DB0">
          <w:rPr>
            <w:szCs w:val="26"/>
            <w:lang w:val="fr-FR"/>
          </w:rPr>
          <w:t>báo</w:t>
        </w:r>
        <w:r w:rsidR="00D23DB0" w:rsidRPr="003A16E8">
          <w:rPr>
            <w:szCs w:val="26"/>
            <w:lang w:val="fr-FR"/>
          </w:rPr>
          <w:t xml:space="preserve"> </w:t>
        </w:r>
      </w:ins>
      <w:r w:rsidR="00CE67EE" w:rsidRPr="003A16E8">
        <w:rPr>
          <w:szCs w:val="26"/>
          <w:lang w:val="fr-FR"/>
        </w:rPr>
        <w:t>cho từng thành phần của chuỗi thờ</w:t>
      </w:r>
      <w:r w:rsidR="005A4357">
        <w:rPr>
          <w:szCs w:val="26"/>
          <w:lang w:val="fr-FR"/>
        </w:rPr>
        <w:t>i gian</w:t>
      </w:r>
      <w:r w:rsidR="00CE67EE" w:rsidRPr="003A16E8">
        <w:rPr>
          <w:szCs w:val="26"/>
          <w:lang w:val="fr-FR"/>
        </w:rPr>
        <w:t>.</w:t>
      </w:r>
    </w:p>
    <w:p w14:paraId="75E90FC6" w14:textId="2770F2E5" w:rsidR="004F7219" w:rsidRDefault="004F7219" w:rsidP="004F7219">
      <w:pPr>
        <w:pStyle w:val="Bang"/>
        <w:rPr>
          <w:szCs w:val="26"/>
        </w:rPr>
      </w:pPr>
      <w:bookmarkStart w:id="2449" w:name="_Toc346401654"/>
      <w:r w:rsidRPr="003A16E8">
        <w:t>Bảng 2.1:</w:t>
      </w:r>
      <w:r w:rsidRPr="00EF4E32">
        <w:t xml:space="preserve"> Một số kĩ thuật dự </w:t>
      </w:r>
      <w:del w:id="2450" w:author="superchickend" w:date="2013-01-19T22:59:00Z">
        <w:r w:rsidRPr="00EF4E32" w:rsidDel="00D23DB0">
          <w:delText xml:space="preserve">đoán </w:delText>
        </w:r>
      </w:del>
      <w:ins w:id="2451" w:author="superchickend" w:date="2013-01-19T22:59:00Z">
        <w:r w:rsidR="00D23DB0">
          <w:t>báo</w:t>
        </w:r>
        <w:r w:rsidR="00D23DB0" w:rsidRPr="00EF4E32">
          <w:t xml:space="preserve"> </w:t>
        </w:r>
      </w:ins>
      <w:r w:rsidRPr="00EF4E32">
        <w:t>cho từng thành phần của chuỗi thời gian</w:t>
      </w:r>
      <w:bookmarkEnd w:id="2449"/>
    </w:p>
    <w:tbl>
      <w:tblPr>
        <w:tblStyle w:val="TableGrid"/>
        <w:tblW w:w="0" w:type="auto"/>
        <w:tblLook w:val="04A0" w:firstRow="1" w:lastRow="0" w:firstColumn="1" w:lastColumn="0" w:noHBand="0" w:noVBand="1"/>
      </w:tblPr>
      <w:tblGrid>
        <w:gridCol w:w="1308"/>
        <w:gridCol w:w="1470"/>
        <w:gridCol w:w="3460"/>
        <w:gridCol w:w="3050"/>
        <w:tblGridChange w:id="2452">
          <w:tblGrid>
            <w:gridCol w:w="1308"/>
            <w:gridCol w:w="1470"/>
            <w:gridCol w:w="3460"/>
            <w:gridCol w:w="3050"/>
          </w:tblGrid>
        </w:tblGridChange>
      </w:tblGrid>
      <w:tr w:rsidR="005B2D24" w:rsidRPr="001625BA" w14:paraId="428D3594" w14:textId="77777777" w:rsidTr="0069524E">
        <w:trPr>
          <w:trHeight w:val="437"/>
        </w:trPr>
        <w:tc>
          <w:tcPr>
            <w:tcW w:w="2778" w:type="dxa"/>
            <w:gridSpan w:val="2"/>
          </w:tcPr>
          <w:p w14:paraId="090F14F2" w14:textId="7EFBE9CA" w:rsidR="005B2D24" w:rsidRPr="001625BA" w:rsidRDefault="005B2D24" w:rsidP="007F604B">
            <w:pPr>
              <w:pStyle w:val="NoFormat"/>
              <w:jc w:val="center"/>
              <w:rPr>
                <w:b/>
              </w:rPr>
            </w:pPr>
            <w:r w:rsidRPr="001625BA">
              <w:rPr>
                <w:b/>
              </w:rPr>
              <w:t>Thành phần</w:t>
            </w:r>
          </w:p>
        </w:tc>
        <w:tc>
          <w:tcPr>
            <w:tcW w:w="3460" w:type="dxa"/>
          </w:tcPr>
          <w:p w14:paraId="22A33EB0" w14:textId="77777777" w:rsidR="005B2D24" w:rsidRPr="001625BA" w:rsidRDefault="005B2D24" w:rsidP="007F604B">
            <w:pPr>
              <w:pStyle w:val="NoFormat"/>
              <w:jc w:val="center"/>
              <w:rPr>
                <w:b/>
              </w:rPr>
            </w:pPr>
            <w:r w:rsidRPr="001625BA">
              <w:rPr>
                <w:b/>
              </w:rPr>
              <w:t>Kĩ thuật dự báo</w:t>
            </w:r>
          </w:p>
        </w:tc>
        <w:tc>
          <w:tcPr>
            <w:tcW w:w="3050" w:type="dxa"/>
          </w:tcPr>
          <w:p w14:paraId="6BA8B74F" w14:textId="77777777" w:rsidR="005B2D24" w:rsidRPr="001625BA" w:rsidRDefault="005B2D24" w:rsidP="007F604B">
            <w:pPr>
              <w:pStyle w:val="NoFormat"/>
              <w:jc w:val="center"/>
              <w:rPr>
                <w:b/>
              </w:rPr>
            </w:pPr>
            <w:r w:rsidRPr="001625BA">
              <w:rPr>
                <w:b/>
              </w:rPr>
              <w:t>Áp dụng</w:t>
            </w:r>
          </w:p>
        </w:tc>
      </w:tr>
      <w:tr w:rsidR="005B2D24" w:rsidRPr="004B1D5C" w14:paraId="2AF70012" w14:textId="77777777" w:rsidTr="005B2D24">
        <w:tblPrEx>
          <w:tblW w:w="0" w:type="auto"/>
          <w:tblPrExChange w:id="2453" w:author="superchickend" w:date="2013-01-19T23:00:00Z">
            <w:tblPrEx>
              <w:tblW w:w="0" w:type="auto"/>
            </w:tblPrEx>
          </w:tblPrExChange>
        </w:tblPrEx>
        <w:trPr>
          <w:trHeight w:val="3151"/>
          <w:trPrChange w:id="2454" w:author="superchickend" w:date="2013-01-19T23:00:00Z">
            <w:trPr>
              <w:trHeight w:val="3151"/>
            </w:trPr>
          </w:trPrChange>
        </w:trPr>
        <w:tc>
          <w:tcPr>
            <w:tcW w:w="1308" w:type="dxa"/>
            <w:vMerge w:val="restart"/>
            <w:vAlign w:val="center"/>
            <w:tcPrChange w:id="2455" w:author="superchickend" w:date="2013-01-19T23:00:00Z">
              <w:tcPr>
                <w:tcW w:w="1308" w:type="dxa"/>
                <w:vMerge w:val="restart"/>
              </w:tcPr>
            </w:tcPrChange>
          </w:tcPr>
          <w:p w14:paraId="366B007A" w14:textId="2DD882B1" w:rsidR="005B2D24" w:rsidRPr="00BE19A7" w:rsidRDefault="005B2D24">
            <w:pPr>
              <w:pStyle w:val="NoFormat"/>
              <w:jc w:val="center"/>
              <w:rPr>
                <w:ins w:id="2456" w:author="superchickend" w:date="2013-01-19T23:00:00Z"/>
                <w:b/>
              </w:rPr>
            </w:pPr>
            <w:ins w:id="2457" w:author="superchickend" w:date="2013-01-19T23:01:00Z">
              <w:r>
                <w:rPr>
                  <w:b/>
                </w:rPr>
                <w:t>Thành phần tuyến tính</w:t>
              </w:r>
            </w:ins>
          </w:p>
        </w:tc>
        <w:tc>
          <w:tcPr>
            <w:tcW w:w="1470" w:type="dxa"/>
            <w:vAlign w:val="center"/>
            <w:tcPrChange w:id="2458" w:author="superchickend" w:date="2013-01-19T23:00:00Z">
              <w:tcPr>
                <w:tcW w:w="1470" w:type="dxa"/>
                <w:vAlign w:val="center"/>
              </w:tcPr>
            </w:tcPrChange>
          </w:tcPr>
          <w:p w14:paraId="3E4D4D8D" w14:textId="6B83B2B0" w:rsidR="005B2D24" w:rsidRPr="00BE19A7" w:rsidRDefault="005B2D24" w:rsidP="007F604B">
            <w:pPr>
              <w:pStyle w:val="NoFormat"/>
              <w:jc w:val="center"/>
              <w:rPr>
                <w:b/>
              </w:rPr>
            </w:pPr>
            <w:r w:rsidRPr="00BE19A7">
              <w:rPr>
                <w:b/>
              </w:rPr>
              <w:t>Chuỗi tĩnh</w:t>
            </w:r>
          </w:p>
        </w:tc>
        <w:tc>
          <w:tcPr>
            <w:tcW w:w="3460" w:type="dxa"/>
            <w:tcPrChange w:id="2459" w:author="superchickend" w:date="2013-01-19T23:00:00Z">
              <w:tcPr>
                <w:tcW w:w="3460" w:type="dxa"/>
              </w:tcPr>
            </w:tcPrChange>
          </w:tcPr>
          <w:p w14:paraId="36A4EB72" w14:textId="77777777" w:rsidR="005B2D24" w:rsidRPr="004B1D5C" w:rsidRDefault="005B2D24" w:rsidP="007F604B">
            <w:pPr>
              <w:pStyle w:val="NoFormat"/>
            </w:pPr>
            <w:r w:rsidRPr="004B1D5C">
              <w:t xml:space="preserve">    Trung bình đơn giản (simple average method)</w:t>
            </w:r>
          </w:p>
          <w:p w14:paraId="6FE94A5B" w14:textId="77777777" w:rsidR="005B2D24" w:rsidRPr="004B1D5C" w:rsidRDefault="005B2D24" w:rsidP="007F604B">
            <w:pPr>
              <w:pStyle w:val="NoFormat"/>
            </w:pPr>
            <w:r w:rsidRPr="004B1D5C">
              <w:t xml:space="preserve">    Trung bình di động (moving average - MA)</w:t>
            </w:r>
          </w:p>
          <w:p w14:paraId="63D66C02" w14:textId="77777777" w:rsidR="005B2D24" w:rsidRPr="004B1D5C" w:rsidRDefault="005B2D24" w:rsidP="007F604B">
            <w:pPr>
              <w:pStyle w:val="NoFormat"/>
            </w:pPr>
            <w:r w:rsidRPr="004B1D5C">
              <w:t xml:space="preserve">    Tự hồi quy kết hợp trung bình di động (Autoregressive moving average - ARMA)</w:t>
            </w:r>
          </w:p>
        </w:tc>
        <w:tc>
          <w:tcPr>
            <w:tcW w:w="3050" w:type="dxa"/>
            <w:tcPrChange w:id="2460" w:author="superchickend" w:date="2013-01-19T23:00:00Z">
              <w:tcPr>
                <w:tcW w:w="3050" w:type="dxa"/>
              </w:tcPr>
            </w:tcPrChange>
          </w:tcPr>
          <w:p w14:paraId="33FA78BF" w14:textId="52591EC5" w:rsidR="005B2D24" w:rsidRPr="004B1D5C" w:rsidRDefault="005B2D24">
            <w:pPr>
              <w:pStyle w:val="NoFormat"/>
              <w:jc w:val="both"/>
              <w:pPrChange w:id="2461" w:author="superchickend" w:date="2013-01-19T23:02:00Z">
                <w:pPr>
                  <w:pStyle w:val="NoFormat"/>
                </w:pPr>
              </w:pPrChange>
            </w:pPr>
            <w:r w:rsidRPr="004B1D5C">
              <w:t xml:space="preserve">  Mô hình đơn giản có ít dữ liệu ban đầu như trường hợp mới thành lập của 1 công ty. Hoặc </w:t>
            </w:r>
            <w:del w:id="2462" w:author="superchickend" w:date="2013-01-19T23:02:00Z">
              <w:r w:rsidRPr="004B1D5C" w:rsidDel="005B2D24">
                <w:delText xml:space="preserve">là những </w:delText>
              </w:r>
            </w:del>
            <w:r w:rsidRPr="004B1D5C">
              <w:t>chuỗi thời gian được sinh ra trong những điều kiện, môi trường ổn định.</w:t>
            </w:r>
          </w:p>
        </w:tc>
      </w:tr>
      <w:tr w:rsidR="005B2D24" w:rsidRPr="004B1D5C" w14:paraId="40AFA620" w14:textId="77777777" w:rsidTr="0069524E">
        <w:trPr>
          <w:trHeight w:val="2699"/>
        </w:trPr>
        <w:tc>
          <w:tcPr>
            <w:tcW w:w="1308" w:type="dxa"/>
            <w:vMerge/>
          </w:tcPr>
          <w:p w14:paraId="49C27AFC" w14:textId="77777777" w:rsidR="005B2D24" w:rsidRPr="00BE19A7" w:rsidRDefault="005B2D24" w:rsidP="007F604B">
            <w:pPr>
              <w:pStyle w:val="NoFormat"/>
              <w:jc w:val="center"/>
              <w:rPr>
                <w:ins w:id="2463" w:author="superchickend" w:date="2013-01-19T23:00:00Z"/>
                <w:b/>
              </w:rPr>
            </w:pPr>
          </w:p>
        </w:tc>
        <w:tc>
          <w:tcPr>
            <w:tcW w:w="1470" w:type="dxa"/>
            <w:vAlign w:val="center"/>
          </w:tcPr>
          <w:p w14:paraId="60CA6D5B" w14:textId="41FE0995" w:rsidR="005B2D24" w:rsidRPr="00BE19A7" w:rsidRDefault="005B2D24" w:rsidP="007F604B">
            <w:pPr>
              <w:pStyle w:val="NoFormat"/>
              <w:jc w:val="center"/>
              <w:rPr>
                <w:b/>
              </w:rPr>
            </w:pPr>
            <w:r w:rsidRPr="00BE19A7">
              <w:rPr>
                <w:b/>
              </w:rPr>
              <w:t>Xu hướng</w:t>
            </w:r>
          </w:p>
        </w:tc>
        <w:tc>
          <w:tcPr>
            <w:tcW w:w="3460" w:type="dxa"/>
          </w:tcPr>
          <w:p w14:paraId="50D22C73" w14:textId="77777777" w:rsidR="005B2D24" w:rsidRPr="004B1D5C" w:rsidRDefault="005B2D24" w:rsidP="007F604B">
            <w:pPr>
              <w:pStyle w:val="NoFormat"/>
            </w:pPr>
            <w:r w:rsidRPr="004B1D5C">
              <w:t xml:space="preserve"> Trung bình di động (MA)</w:t>
            </w:r>
          </w:p>
          <w:p w14:paraId="2A00234D" w14:textId="77777777" w:rsidR="005B2D24" w:rsidRPr="004B1D5C" w:rsidRDefault="005B2D24" w:rsidP="007F604B">
            <w:pPr>
              <w:pStyle w:val="NoFormat"/>
            </w:pPr>
            <w:r w:rsidRPr="004B1D5C">
              <w:t xml:space="preserve"> Tự hồi qui tích hợp trung bình di động (autoregressive integrated moving average – ARIMA)</w:t>
            </w:r>
          </w:p>
        </w:tc>
        <w:tc>
          <w:tcPr>
            <w:tcW w:w="3050" w:type="dxa"/>
          </w:tcPr>
          <w:p w14:paraId="62570D8C" w14:textId="3E0E8867" w:rsidR="005B2D24" w:rsidRPr="004B1D5C" w:rsidRDefault="005B2D24">
            <w:pPr>
              <w:pStyle w:val="NoFormat"/>
              <w:jc w:val="both"/>
              <w:pPrChange w:id="2464" w:author="superchickend" w:date="2013-01-19T23:02:00Z">
                <w:pPr>
                  <w:pStyle w:val="NoFormat"/>
                </w:pPr>
              </w:pPrChange>
            </w:pPr>
            <w:r w:rsidRPr="004B1D5C">
              <w:t xml:space="preserve">  Xuất hiện trong thời đoạn phát triển của dòng đời 1 sản phẩm. Sự gia tăng dân số làm tăng lên nhu cầu về lương thực, thực phẩm, dịch vụ. </w:t>
            </w:r>
            <w:del w:id="2465" w:author="superchickend" w:date="2013-01-19T23:02:00Z">
              <w:r w:rsidRPr="004B1D5C" w:rsidDel="005B2D24">
                <w:delText>Tất cả những dữ liệu này đều có tính xu hướng.</w:delText>
              </w:r>
            </w:del>
          </w:p>
        </w:tc>
      </w:tr>
      <w:tr w:rsidR="005B2D24" w:rsidRPr="004B1D5C" w14:paraId="20D4CB39" w14:textId="77777777" w:rsidTr="0069524E">
        <w:trPr>
          <w:trHeight w:val="2261"/>
        </w:trPr>
        <w:tc>
          <w:tcPr>
            <w:tcW w:w="1308" w:type="dxa"/>
            <w:vMerge/>
          </w:tcPr>
          <w:p w14:paraId="04D82BE6" w14:textId="77777777" w:rsidR="005B2D24" w:rsidRPr="00BE19A7" w:rsidRDefault="005B2D24" w:rsidP="007F604B">
            <w:pPr>
              <w:pStyle w:val="NoFormat"/>
              <w:jc w:val="center"/>
              <w:rPr>
                <w:ins w:id="2466" w:author="superchickend" w:date="2013-01-19T23:00:00Z"/>
                <w:b/>
              </w:rPr>
            </w:pPr>
          </w:p>
        </w:tc>
        <w:tc>
          <w:tcPr>
            <w:tcW w:w="1470" w:type="dxa"/>
            <w:vAlign w:val="center"/>
          </w:tcPr>
          <w:p w14:paraId="2D84F38A" w14:textId="44F4F7EE" w:rsidR="005B2D24" w:rsidRPr="00BE19A7" w:rsidRDefault="005B2D24" w:rsidP="007F604B">
            <w:pPr>
              <w:pStyle w:val="NoFormat"/>
              <w:jc w:val="center"/>
              <w:rPr>
                <w:b/>
              </w:rPr>
            </w:pPr>
            <w:r w:rsidRPr="00BE19A7">
              <w:rPr>
                <w:b/>
              </w:rPr>
              <w:t>Mùa</w:t>
            </w:r>
          </w:p>
        </w:tc>
        <w:tc>
          <w:tcPr>
            <w:tcW w:w="3460" w:type="dxa"/>
          </w:tcPr>
          <w:p w14:paraId="607FCDC5" w14:textId="77777777" w:rsidR="005B2D24" w:rsidRPr="004B1D5C" w:rsidRDefault="005B2D24" w:rsidP="007F604B">
            <w:pPr>
              <w:pStyle w:val="NoFormat"/>
            </w:pPr>
            <w:r w:rsidRPr="004B1D5C">
              <w:t xml:space="preserve">  Mô hình làm trơn theo hàm mũ của Winter (Winter’s exponential smoothing)</w:t>
            </w:r>
          </w:p>
          <w:p w14:paraId="2205FA33" w14:textId="77777777" w:rsidR="005B2D24" w:rsidRPr="004B1D5C" w:rsidRDefault="005B2D24" w:rsidP="007F604B">
            <w:pPr>
              <w:pStyle w:val="NoFormat"/>
            </w:pPr>
            <w:r w:rsidRPr="004B1D5C">
              <w:t xml:space="preserve">  Tự hồi qui tích hợp trung bình di động (ARIMA)</w:t>
            </w:r>
          </w:p>
        </w:tc>
        <w:tc>
          <w:tcPr>
            <w:tcW w:w="3050" w:type="dxa"/>
          </w:tcPr>
          <w:p w14:paraId="5A5C4520" w14:textId="77777777" w:rsidR="005B2D24" w:rsidRPr="004B1D5C" w:rsidRDefault="005B2D24">
            <w:pPr>
              <w:pStyle w:val="NoFormat"/>
              <w:jc w:val="both"/>
              <w:pPrChange w:id="2467" w:author="superchickend" w:date="2013-01-19T23:02:00Z">
                <w:pPr>
                  <w:pStyle w:val="NoFormat"/>
                </w:pPr>
              </w:pPrChange>
            </w:pPr>
            <w:r w:rsidRPr="004B1D5C">
              <w:t xml:space="preserve">  Những dữ liệu này thường gắn liền với chu kì thời tiết, hoặc là các mốc thời gian đặc biệt của năm (khai giảng, giáng sinh, Tết…)</w:t>
            </w:r>
          </w:p>
        </w:tc>
      </w:tr>
      <w:tr w:rsidR="005B2D24" w:rsidRPr="004B1D5C" w14:paraId="2BFBDB1B" w14:textId="77777777" w:rsidTr="005B2D24">
        <w:tblPrEx>
          <w:tblW w:w="0" w:type="auto"/>
          <w:tblPrExChange w:id="2468" w:author="superchickend" w:date="2013-01-19T23:01:00Z">
            <w:tblPrEx>
              <w:tblW w:w="0" w:type="auto"/>
            </w:tblPrEx>
          </w:tblPrExChange>
        </w:tblPrEx>
        <w:trPr>
          <w:trHeight w:val="847"/>
          <w:ins w:id="2469" w:author="superchickend" w:date="2013-01-19T23:00:00Z"/>
          <w:trPrChange w:id="2470" w:author="superchickend" w:date="2013-01-19T23:01:00Z">
            <w:trPr>
              <w:trHeight w:val="2261"/>
            </w:trPr>
          </w:trPrChange>
        </w:trPr>
        <w:tc>
          <w:tcPr>
            <w:tcW w:w="2778" w:type="dxa"/>
            <w:gridSpan w:val="2"/>
            <w:vAlign w:val="center"/>
            <w:tcPrChange w:id="2471" w:author="superchickend" w:date="2013-01-19T23:01:00Z">
              <w:tcPr>
                <w:tcW w:w="2778" w:type="dxa"/>
                <w:gridSpan w:val="2"/>
                <w:vAlign w:val="center"/>
              </w:tcPr>
            </w:tcPrChange>
          </w:tcPr>
          <w:p w14:paraId="266465D5" w14:textId="7F3FF483" w:rsidR="005B2D24" w:rsidRPr="00BE19A7" w:rsidRDefault="005B2D24" w:rsidP="007F604B">
            <w:pPr>
              <w:pStyle w:val="NoFormat"/>
              <w:jc w:val="center"/>
              <w:rPr>
                <w:ins w:id="2472" w:author="superchickend" w:date="2013-01-19T23:00:00Z"/>
                <w:b/>
              </w:rPr>
            </w:pPr>
            <w:ins w:id="2473" w:author="superchickend" w:date="2013-01-19T23:01:00Z">
              <w:r>
                <w:rPr>
                  <w:b/>
                </w:rPr>
                <w:t>Thành phần phi tuyến</w:t>
              </w:r>
            </w:ins>
          </w:p>
        </w:tc>
        <w:tc>
          <w:tcPr>
            <w:tcW w:w="3460" w:type="dxa"/>
            <w:tcPrChange w:id="2474" w:author="superchickend" w:date="2013-01-19T23:01:00Z">
              <w:tcPr>
                <w:tcW w:w="3460" w:type="dxa"/>
              </w:tcPr>
            </w:tcPrChange>
          </w:tcPr>
          <w:p w14:paraId="74A353D3" w14:textId="088EBEE9" w:rsidR="005B2D24" w:rsidRPr="004B1D5C" w:rsidRDefault="005B2D24">
            <w:pPr>
              <w:pStyle w:val="NoFormat"/>
              <w:rPr>
                <w:ins w:id="2475" w:author="superchickend" w:date="2013-01-19T23:00:00Z"/>
              </w:rPr>
            </w:pPr>
            <w:ins w:id="2476" w:author="superchickend" w:date="2013-01-19T23:01:00Z">
              <w:r>
                <w:t>Mạng nơron nhân tạo</w:t>
              </w:r>
            </w:ins>
          </w:p>
        </w:tc>
        <w:tc>
          <w:tcPr>
            <w:tcW w:w="3050" w:type="dxa"/>
            <w:tcPrChange w:id="2477" w:author="superchickend" w:date="2013-01-19T23:01:00Z">
              <w:tcPr>
                <w:tcW w:w="3050" w:type="dxa"/>
              </w:tcPr>
            </w:tcPrChange>
          </w:tcPr>
          <w:p w14:paraId="38D3AF60" w14:textId="77777777" w:rsidR="005B2D24" w:rsidRPr="004B1D5C" w:rsidRDefault="005B2D24" w:rsidP="007F604B">
            <w:pPr>
              <w:pStyle w:val="NoFormat"/>
              <w:rPr>
                <w:ins w:id="2478" w:author="superchickend" w:date="2013-01-19T23:00:00Z"/>
              </w:rPr>
            </w:pP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lastRenderedPageBreak/>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t xml:space="preserve">Lỗi (residual, forecast error) là sự sai khác giữa giá trị thực và giá trị dự đoán được. </w:t>
      </w:r>
    </w:p>
    <w:p w14:paraId="1CEC9DDB" w14:textId="67FBA5EA" w:rsidR="00926939" w:rsidRPr="00082976" w:rsidRDefault="000B50CE"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0B50CE"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0B50CE"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0B50CE"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rsidP="002562FE">
      <w:pPr>
        <w:pStyle w:val="BuletL2"/>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rsidP="002562FE">
      <w:pPr>
        <w:pStyle w:val="Heading1"/>
      </w:pPr>
      <w:r>
        <w:lastRenderedPageBreak/>
        <w:t xml:space="preserve">    </w:t>
      </w:r>
      <w:bookmarkStart w:id="2479" w:name="_Toc343083575"/>
      <w:bookmarkStart w:id="2480" w:name="_Toc343083789"/>
      <w:bookmarkStart w:id="2481" w:name="_Toc343084000"/>
      <w:bookmarkStart w:id="2482" w:name="_Toc343220759"/>
      <w:bookmarkStart w:id="2483" w:name="_Toc343232263"/>
      <w:bookmarkStart w:id="2484" w:name="_Toc343232676"/>
      <w:bookmarkStart w:id="2485" w:name="_Toc343232961"/>
      <w:bookmarkStart w:id="2486" w:name="_Toc343415466"/>
      <w:bookmarkStart w:id="2487" w:name="_Toc343415762"/>
      <w:bookmarkStart w:id="2488" w:name="_Toc343452421"/>
      <w:bookmarkStart w:id="2489" w:name="_Toc343461211"/>
      <w:bookmarkStart w:id="2490" w:name="_Toc343494098"/>
      <w:bookmarkStart w:id="2491" w:name="_Toc343494310"/>
      <w:bookmarkStart w:id="2492" w:name="_Toc343495083"/>
      <w:bookmarkStart w:id="2493" w:name="_Toc343660310"/>
      <w:bookmarkStart w:id="2494" w:name="_Toc343660524"/>
      <w:bookmarkStart w:id="2495" w:name="_Toc343711152"/>
      <w:bookmarkStart w:id="2496" w:name="_Toc343829116"/>
      <w:bookmarkStart w:id="2497" w:name="_Toc343831920"/>
      <w:bookmarkStart w:id="2498" w:name="_Toc343832289"/>
      <w:bookmarkStart w:id="2499" w:name="_Toc343832506"/>
      <w:bookmarkStart w:id="2500" w:name="_Toc343832723"/>
      <w:bookmarkStart w:id="2501" w:name="_Toc343837316"/>
      <w:bookmarkStart w:id="2502" w:name="_Toc343841874"/>
      <w:bookmarkStart w:id="2503" w:name="_Toc343844772"/>
      <w:bookmarkStart w:id="2504" w:name="_Toc343083576"/>
      <w:bookmarkStart w:id="2505" w:name="_Toc343083790"/>
      <w:bookmarkStart w:id="2506" w:name="_Toc343084001"/>
      <w:bookmarkStart w:id="2507" w:name="_Toc343220760"/>
      <w:bookmarkStart w:id="2508" w:name="_Toc343232264"/>
      <w:bookmarkStart w:id="2509" w:name="_Toc343232677"/>
      <w:bookmarkStart w:id="2510" w:name="_Toc343232962"/>
      <w:bookmarkStart w:id="2511" w:name="_Toc343415467"/>
      <w:bookmarkStart w:id="2512" w:name="_Toc343415763"/>
      <w:bookmarkStart w:id="2513" w:name="_Toc343452422"/>
      <w:bookmarkStart w:id="2514" w:name="_Toc343461212"/>
      <w:bookmarkStart w:id="2515" w:name="_Toc343494099"/>
      <w:bookmarkStart w:id="2516" w:name="_Toc343494311"/>
      <w:bookmarkStart w:id="2517" w:name="_Toc343495084"/>
      <w:bookmarkStart w:id="2518" w:name="_Toc343660311"/>
      <w:bookmarkStart w:id="2519" w:name="_Toc343660525"/>
      <w:bookmarkStart w:id="2520" w:name="_Toc343711153"/>
      <w:bookmarkStart w:id="2521" w:name="_Toc343829117"/>
      <w:bookmarkStart w:id="2522" w:name="_Toc343831921"/>
      <w:bookmarkStart w:id="2523" w:name="_Toc343832290"/>
      <w:bookmarkStart w:id="2524" w:name="_Toc343832507"/>
      <w:bookmarkStart w:id="2525" w:name="_Toc343832724"/>
      <w:bookmarkStart w:id="2526" w:name="_Toc343837317"/>
      <w:bookmarkStart w:id="2527" w:name="_Toc343841875"/>
      <w:bookmarkStart w:id="2528" w:name="_Toc343844773"/>
      <w:bookmarkStart w:id="2529" w:name="_Toc343083577"/>
      <w:bookmarkStart w:id="2530" w:name="_Toc343083791"/>
      <w:bookmarkStart w:id="2531" w:name="_Toc343084002"/>
      <w:bookmarkStart w:id="2532" w:name="_Toc343220761"/>
      <w:bookmarkStart w:id="2533" w:name="_Toc343232265"/>
      <w:bookmarkStart w:id="2534" w:name="_Toc343232678"/>
      <w:bookmarkStart w:id="2535" w:name="_Toc343232963"/>
      <w:bookmarkStart w:id="2536" w:name="_Toc343415468"/>
      <w:bookmarkStart w:id="2537" w:name="_Toc343415764"/>
      <w:bookmarkStart w:id="2538" w:name="_Toc343452423"/>
      <w:bookmarkStart w:id="2539" w:name="_Toc343461213"/>
      <w:bookmarkStart w:id="2540" w:name="_Toc343494100"/>
      <w:bookmarkStart w:id="2541" w:name="_Toc343494312"/>
      <w:bookmarkStart w:id="2542" w:name="_Toc343495085"/>
      <w:bookmarkStart w:id="2543" w:name="_Toc343660312"/>
      <w:bookmarkStart w:id="2544" w:name="_Toc343660526"/>
      <w:bookmarkStart w:id="2545" w:name="_Toc343711154"/>
      <w:bookmarkStart w:id="2546" w:name="_Toc343829118"/>
      <w:bookmarkStart w:id="2547" w:name="_Toc343831922"/>
      <w:bookmarkStart w:id="2548" w:name="_Toc343832291"/>
      <w:bookmarkStart w:id="2549" w:name="_Toc343832508"/>
      <w:bookmarkStart w:id="2550" w:name="_Toc343832725"/>
      <w:bookmarkStart w:id="2551" w:name="_Toc343837318"/>
      <w:bookmarkStart w:id="2552" w:name="_Toc343841876"/>
      <w:bookmarkStart w:id="2553" w:name="_Toc343844774"/>
      <w:bookmarkStart w:id="2554" w:name="_Toc34640155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r w:rsidR="0095710D" w:rsidRPr="002562FE">
        <w:t>MÔ HÌNH ARIMA</w:t>
      </w:r>
      <w:bookmarkEnd w:id="2554"/>
    </w:p>
    <w:p w14:paraId="0BBDF11B" w14:textId="20079411" w:rsidR="006A21F7" w:rsidRPr="003A16E8" w:rsidRDefault="006A21F7" w:rsidP="006A21F7">
      <w:pPr>
        <w:ind w:firstLine="547"/>
        <w:rPr>
          <w:szCs w:val="26"/>
          <w:lang w:val="fr-FR"/>
        </w:rPr>
      </w:pPr>
      <w:r w:rsidRPr="003A16E8">
        <w:rPr>
          <w:szCs w:val="26"/>
          <w:lang w:val="fr-FR"/>
        </w:rPr>
        <w:t>Mô hình tự hồi quy tích hợp với trung bình di động</w:t>
      </w:r>
      <w:ins w:id="2555" w:author="superchickend" w:date="2013-01-19T23:03:00Z">
        <w:r w:rsidR="001C2DA0">
          <w:rPr>
            <w:szCs w:val="26"/>
            <w:lang w:val="fr-FR"/>
          </w:rPr>
          <w:t xml:space="preserve"> </w:t>
        </w:r>
      </w:ins>
      <w:r w:rsidRPr="003A16E8">
        <w:rPr>
          <w:szCs w:val="26"/>
          <w:lang w:val="fr-FR"/>
        </w:rPr>
        <w:t>(ARIMA)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2556" w:name="_Toc346401559"/>
      <w:r>
        <w:rPr>
          <w:lang w:val="fr-FR"/>
        </w:rPr>
        <w:t>Lớp mô hình ARIMA</w:t>
      </w:r>
      <w:bookmarkEnd w:id="2556"/>
    </w:p>
    <w:p w14:paraId="473FF8D5" w14:textId="7C39E096" w:rsidR="000830F1" w:rsidRPr="000830F1" w:rsidRDefault="000830F1" w:rsidP="00DF02E9">
      <w:pPr>
        <w:pStyle w:val="Heading3"/>
        <w:rPr>
          <w:lang w:val="fr-FR"/>
        </w:rPr>
      </w:pPr>
      <w:bookmarkStart w:id="2557" w:name="_Toc346401560"/>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2557"/>
    </w:p>
    <w:p w14:paraId="54659BC1" w14:textId="7D1B188D" w:rsidR="006A21F7" w:rsidRDefault="004F6C5F" w:rsidP="002562FE">
      <w:r w:rsidRPr="003A16E8">
        <w:rPr>
          <w:noProof/>
        </w:rPr>
        <mc:AlternateContent>
          <mc:Choice Requires="wps">
            <w:drawing>
              <wp:anchor distT="0" distB="0" distL="114300" distR="114300" simplePos="0" relativeHeight="251691520"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3EE56D4E" w:rsidR="0069524E" w:rsidRDefault="0069524E" w:rsidP="002562FE">
                            <w:pPr>
                              <w:pStyle w:val="EquationIndex"/>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3EE56D4E" w:rsidR="0069524E" w:rsidRDefault="0069524E" w:rsidP="002562FE">
                      <w:pPr>
                        <w:pStyle w:val="EquationIndex"/>
                      </w:pPr>
                      <w:r>
                        <w:t>(3.1)</w:t>
                      </w:r>
                    </w:p>
                  </w:txbxContent>
                </v:textbox>
                <w10:wrap type="square"/>
              </v:shape>
            </w:pict>
          </mc:Fallback>
        </mc:AlternateContent>
      </w:r>
      <w:r w:rsidR="006A21F7" w:rsidRPr="003A16E8">
        <w:t xml:space="preserve">Mô hình </w:t>
      </w:r>
      <w:del w:id="2558" w:author="superchickend" w:date="2013-01-19T23:03:00Z">
        <w:r w:rsidR="006A21F7" w:rsidRPr="003A16E8" w:rsidDel="001C2DA0">
          <w:delText>MA(</w:delText>
        </w:r>
      </w:del>
      <w:ins w:id="2559" w:author="superchickend" w:date="2013-01-19T23:03:00Z">
        <w:r w:rsidR="001C2DA0" w:rsidRPr="003A16E8">
          <w:t>MA(</w:t>
        </w:r>
      </w:ins>
      <w:r w:rsidR="006A21F7" w:rsidRPr="003A16E8">
        <w:rPr>
          <w:i/>
        </w:rPr>
        <w:t>q</w:t>
      </w:r>
      <w:r w:rsidR="006A21F7" w:rsidRPr="003A16E8">
        <w:t xml:space="preserve">) là mô hình có dạng </w:t>
      </w:r>
    </w:p>
    <w:p w14:paraId="18EE6506" w14:textId="2EAA2B65" w:rsidR="006A21F7" w:rsidRPr="003A16E8" w:rsidRDefault="000B50CE"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là trung bình của chuỗi thời gian tĩnh</w:t>
      </w:r>
      <w:r w:rsidR="00263465" w:rsidRPr="00032D83">
        <w:rPr>
          <w:lang w:val="fr-FR"/>
        </w:rPr>
        <w:t xml:space="preserve">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0B50CE"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0B50CE"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lên </w:t>
      </w: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0B50CE"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rsidP="002562FE">
      <w:pPr>
        <w:rPr>
          <w:lang w:val="fr-FR"/>
        </w:rPr>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rsidP="002562FE">
      <w:pPr>
        <w:rPr>
          <w:lang w:val="fr-FR"/>
        </w:rPr>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0B50CE" w:rsidP="002562FE">
      <w:pPr>
        <w:rPr>
          <w:lang w:val="fr-FR"/>
        </w:rPr>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2562FE" w:rsidRDefault="006A21F7" w:rsidP="002562FE">
      <w:pPr>
        <w:rPr>
          <w:lang w:val="fr-FR"/>
        </w:rPr>
      </w:pPr>
      <w:r w:rsidRPr="002562FE">
        <w:rPr>
          <w:lang w:val="fr-FR"/>
        </w:rPr>
        <w:t xml:space="preserve">Nên </w:t>
      </w:r>
    </w:p>
    <w:p w14:paraId="3F7BC6B6" w14:textId="77777777" w:rsidR="006A21F7" w:rsidRPr="003A16E8" w:rsidRDefault="002B24C1" w:rsidP="002562FE">
      <w:pPr>
        <w:pStyle w:val="EquationIndex"/>
        <w:rPr>
          <w:lang w:val="fr-FR"/>
        </w:rPr>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2560" w:name="_Toc312142081"/>
      <w:bookmarkStart w:id="2561" w:name="_Toc343029956"/>
      <w:bookmarkStart w:id="2562" w:name="_Toc346461093"/>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2560"/>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2561"/>
      <w:bookmarkEnd w:id="2562"/>
    </w:p>
    <w:p w14:paraId="1809AB89" w14:textId="57256020" w:rsidR="006A21F7" w:rsidRPr="0049233F" w:rsidRDefault="006A21F7" w:rsidP="00DF02E9">
      <w:pPr>
        <w:pStyle w:val="Heading3"/>
        <w:rPr>
          <w:lang w:val="pt-BR"/>
        </w:rPr>
      </w:pPr>
      <w:bookmarkStart w:id="2563" w:name="_Toc312142551"/>
      <w:bookmarkStart w:id="2564" w:name="_Toc346401561"/>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2563"/>
      <w:bookmarkEnd w:id="2564"/>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0B50CE"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636224"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029F2128" w:rsidR="0069524E" w:rsidRDefault="0069524E" w:rsidP="002562FE">
                            <w:pPr>
                              <w:pStyle w:val="EquationIndex"/>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029F2128" w:rsidR="0069524E" w:rsidRDefault="0069524E" w:rsidP="002562FE">
                      <w:pPr>
                        <w:pStyle w:val="EquationIndex"/>
                      </w:pPr>
                      <w:r>
                        <w:t>(3.2)</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0B50CE"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0B50CE"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7F8775F8"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45440"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2DC7AA83" w:rsidR="0069524E" w:rsidRDefault="0069524E" w:rsidP="002562FE">
                            <w:pPr>
                              <w:pStyle w:val="EquationIndex"/>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8" o:spid="_x0000_s1032" type="#_x0000_t202" style="position:absolute;left:0;text-align:left;margin-left:413.35pt;margin-top:7.45pt;width:40.1pt;height:29.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2DC7AA83" w:rsidR="0069524E" w:rsidRDefault="0069524E" w:rsidP="002562FE">
                      <w:pPr>
                        <w:pStyle w:val="EquationIndex"/>
                      </w:pPr>
                      <w:r>
                        <w:t>(3.3)</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w:ins w:id="2565" w:author="The Si Tran" w:date="2012-12-23T15:22:00Z">
                  <m:r>
                    <w:rPr>
                      <w:rFonts w:ascii="Cambria Math" w:eastAsia="Times New Roman" w:hAnsi="Cambria Math"/>
                      <w:szCs w:val="26"/>
                    </w:rPr>
                    <m:t>y</m:t>
                  </m:r>
                </w:ins>
                <w:del w:id="2566" w:author="The Si Tran" w:date="2012-12-23T15:22:00Z">
                  <m:r>
                    <w:rPr>
                      <w:rFonts w:ascii="Cambria Math" w:eastAsia="Times New Roman" w:hAnsi="Cambria Math"/>
                      <w:szCs w:val="26"/>
                    </w:rPr>
                    <m:t>X</m:t>
                  </m:r>
                </w:del>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w:ins w:id="2567" w:author="The Si Tran" w:date="2012-12-23T15:22:00Z">
                      <m:r>
                        <w:rPr>
                          <w:rFonts w:ascii="Cambria Math" w:eastAsia="Times New Roman" w:hAnsi="Cambria Math"/>
                          <w:szCs w:val="26"/>
                        </w:rPr>
                        <m:t>y</m:t>
                      </m:r>
                    </w:ins>
                    <w:del w:id="2568" w:author="The Si Tran" w:date="2012-12-23T15:22:00Z">
                      <m:r>
                        <w:rPr>
                          <w:rFonts w:ascii="Cambria Math" w:eastAsia="Times New Roman" w:hAnsi="Cambria Math"/>
                          <w:szCs w:val="26"/>
                        </w:rPr>
                        <m:t>X</m:t>
                      </m:r>
                    </w:del>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w:ins w:id="2569" w:author="The Si Tran" w:date="2012-12-23T15:22:00Z">
                      <m:r>
                        <w:rPr>
                          <w:rFonts w:ascii="Cambria Math" w:eastAsia="Times New Roman" w:hAnsi="Cambria Math"/>
                          <w:szCs w:val="26"/>
                        </w:rPr>
                        <m:t>y</m:t>
                      </m:r>
                    </w:ins>
                    <w:del w:id="2570" w:author="The Si Tran" w:date="2012-12-23T15:22:00Z">
                      <m:r>
                        <w:rPr>
                          <w:rFonts w:ascii="Cambria Math" w:eastAsia="Times New Roman" w:hAnsi="Cambria Math"/>
                          <w:szCs w:val="26"/>
                        </w:rPr>
                        <m:t>X</m:t>
                      </m:r>
                    </w:del>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w:ins w:id="2571" w:author="The Si Tran" w:date="2012-12-23T15:22:00Z">
                      <m:r>
                        <w:rPr>
                          <w:rFonts w:ascii="Cambria Math" w:eastAsia="Times New Roman" w:hAnsi="Cambria Math"/>
                          <w:szCs w:val="26"/>
                        </w:rPr>
                        <m:t>y</m:t>
                      </m:r>
                    </w:ins>
                    <w:del w:id="2572" w:author="The Si Tran" w:date="2012-12-23T15:22:00Z">
                      <m:r>
                        <w:rPr>
                          <w:rFonts w:ascii="Cambria Math" w:eastAsia="Times New Roman" w:hAnsi="Cambria Math"/>
                          <w:szCs w:val="26"/>
                        </w:rPr>
                        <m:t>X</m:t>
                      </m:r>
                    </w:del>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7AFE75CB" w:rsidR="004505B3" w:rsidRDefault="00307510" w:rsidP="003A16E8">
      <w:r w:rsidRPr="003A16E8">
        <w:rPr>
          <w:noProof/>
        </w:rPr>
        <mc:AlternateContent>
          <mc:Choice Requires="wps">
            <w:drawing>
              <wp:anchor distT="0" distB="0" distL="114300" distR="114300" simplePos="0" relativeHeight="25166387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5FE53929" w:rsidR="0069524E" w:rsidRPr="000C3A28" w:rsidRDefault="0069524E" w:rsidP="002562FE">
                            <w:pPr>
                              <w:pStyle w:val="EquationIndex"/>
                            </w:pPr>
                            <w:r w:rsidRPr="00E231FB">
                              <w:t>(</w:t>
                            </w:r>
                            <w:r w:rsidRPr="002562FE">
                              <w:rPr>
                                <w:rStyle w:val="EquationIndexChar"/>
                              </w:rPr>
                              <w:t>3</w:t>
                            </w:r>
                            <w:r w:rsidRPr="00E231FB">
                              <w:t>.</w:t>
                            </w:r>
                            <w:r w:rsidRPr="00EB1298">
                              <w:t>5</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0" o:spid="_x0000_s1033" type="#_x0000_t202" style="position:absolute;left:0;text-align:left;margin-left:412.4pt;margin-top:182.4pt;width:41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5FE53929" w:rsidR="0069524E" w:rsidRPr="000C3A28" w:rsidRDefault="0069524E" w:rsidP="002562FE">
                      <w:pPr>
                        <w:pStyle w:val="EquationIndex"/>
                      </w:pPr>
                      <w:r w:rsidRPr="00E231FB">
                        <w:t>(</w:t>
                      </w:r>
                      <w:r w:rsidRPr="002562FE">
                        <w:rPr>
                          <w:rStyle w:val="EquationIndexChar"/>
                        </w:rPr>
                        <w:t>3</w:t>
                      </w:r>
                      <w:r w:rsidRPr="00E231FB">
                        <w:t>.</w:t>
                      </w:r>
                      <w:r w:rsidRPr="00EB1298">
                        <w:t>5</w:t>
                      </w:r>
                      <w:r w:rsidRPr="006D6C8D">
                        <w:t>)</w:t>
                      </w:r>
                    </w:p>
                  </w:txbxContent>
                </v:textbox>
              </v:shape>
            </w:pict>
          </mc:Fallback>
        </mc:AlternateContent>
      </w:r>
      <w:r w:rsidR="0038419C" w:rsidRPr="003A16E8">
        <w:rPr>
          <w:noProof/>
        </w:rPr>
        <mc:AlternateContent>
          <mc:Choice Requires="wps">
            <w:drawing>
              <wp:anchor distT="0" distB="0" distL="114300" distR="114300" simplePos="0" relativeHeight="251657728"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CEB501" w:rsidR="0069524E" w:rsidRDefault="0069524E" w:rsidP="002562FE">
                            <w:pPr>
                              <w:pStyle w:val="EquationIndex"/>
                            </w:pPr>
                            <w:r w:rsidRPr="002562FE">
                              <w:rPr>
                                <w:rStyle w:val="EquationIndexChar"/>
                              </w:rPr>
                              <w:t>(</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9" o:spid="_x0000_s1034" type="#_x0000_t202" style="position:absolute;left:0;text-align:left;margin-left:411.35pt;margin-top:98.75pt;width:41.8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CEB501" w:rsidR="0069524E" w:rsidRDefault="0069524E" w:rsidP="002562FE">
                      <w:pPr>
                        <w:pStyle w:val="EquationIndex"/>
                      </w:pPr>
                      <w:r w:rsidRPr="002562FE">
                        <w:rPr>
                          <w:rStyle w:val="EquationIndexChar"/>
                        </w:rPr>
                        <w:t>(</w:t>
                      </w:r>
                      <w:r>
                        <w:t>3.4)</w:t>
                      </w:r>
                    </w:p>
                  </w:txbxContent>
                </v:textbox>
              </v:shape>
            </w:pict>
          </mc:Fallback>
        </mc:AlternateContent>
      </w:r>
      <w:r w:rsidR="00361F58" w:rsidRPr="007F6C43">
        <w:t xml:space="preserve">Lần lượt thay </w:t>
      </w:r>
      <w:r w:rsidR="00361F58" w:rsidRPr="007F6C43">
        <w:rPr>
          <w:i/>
        </w:rPr>
        <w:t xml:space="preserve">k </w:t>
      </w:r>
      <w:r w:rsidR="00361F58" w:rsidRPr="007F6C43">
        <w:t>= 0, 1</w:t>
      </w:r>
      <w:del w:id="2573" w:author="superchickend" w:date="2013-01-19T23:05:00Z">
        <w:r w:rsidR="00361F58" w:rsidRPr="007F6C43" w:rsidDel="00562D54">
          <w:delText>, …,</w:delText>
        </w:r>
      </w:del>
      <w:ins w:id="2574" w:author="superchickend" w:date="2013-01-19T23:05:00Z">
        <w:r w:rsidR="00562D54" w:rsidRPr="007F6C43">
          <w:t>…</w:t>
        </w:r>
      </w:ins>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0B50CE"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0B50CE"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66944"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5002E2C5" w:rsidR="0069524E" w:rsidRPr="000C3A28" w:rsidRDefault="0069524E" w:rsidP="002562FE">
                            <w:pPr>
                              <w:pStyle w:val="EquationIndex"/>
                            </w:pPr>
                            <w:r w:rsidRPr="00E231FB">
                              <w:t>(3.</w:t>
                            </w:r>
                            <w:r w:rsidRPr="00EB1298">
                              <w:t>6</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1" o:spid="_x0000_s1035" type="#_x0000_t202" style="position:absolute;left:0;text-align:left;margin-left:411.45pt;margin-top:102.6pt;width:41.8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5002E2C5" w:rsidR="0069524E" w:rsidRPr="000C3A28" w:rsidRDefault="0069524E" w:rsidP="002562FE">
                      <w:pPr>
                        <w:pStyle w:val="EquationIndex"/>
                      </w:pPr>
                      <w:r w:rsidRPr="00E231FB">
                        <w:t>(3.</w:t>
                      </w:r>
                      <w:r w:rsidRPr="00EB1298">
                        <w:t>6</w:t>
                      </w:r>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cho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0B50CE"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673088"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19C27FB4" w:rsidR="0069524E" w:rsidRDefault="0069524E" w:rsidP="002562FE">
                            <w:pPr>
                              <w:pStyle w:val="EquationIndex"/>
                            </w:pP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1" o:spid="_x0000_s1036" type="#_x0000_t202" style="position:absolute;left:0;text-align:left;margin-left:411.55pt;margin-top:-1.25pt;width:41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19C27FB4" w:rsidR="0069524E" w:rsidRDefault="0069524E" w:rsidP="002562FE">
                      <w:pPr>
                        <w:pStyle w:val="EquationIndex"/>
                      </w:pPr>
                      <w:r>
                        <w:t>(3.7)</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biết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mẫu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và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là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2575" w:name="_Toc312142082"/>
      <w:bookmarkStart w:id="2576" w:name="_Toc343029957"/>
      <w:bookmarkStart w:id="2577" w:name="_Toc346461094"/>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2575"/>
      <w:bookmarkEnd w:id="2576"/>
      <w:bookmarkEnd w:id="2577"/>
    </w:p>
    <w:p w14:paraId="0CEE5063" w14:textId="41373C7E" w:rsidR="006A21F7" w:rsidRPr="0049233F" w:rsidRDefault="006A21F7" w:rsidP="00DF02E9">
      <w:pPr>
        <w:pStyle w:val="Heading3"/>
        <w:rPr>
          <w:lang w:val="pt-BR"/>
        </w:rPr>
      </w:pPr>
      <w:bookmarkStart w:id="2578" w:name="_Toc312142552"/>
      <w:bookmarkStart w:id="2579" w:name="_Toc346401562"/>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2578"/>
      <w:bookmarkEnd w:id="2579"/>
    </w:p>
    <w:p w14:paraId="2D8EB10B" w14:textId="785634F6" w:rsidR="00E000DF" w:rsidRPr="00A50679" w:rsidRDefault="005B71D4" w:rsidP="003A16E8">
      <w:r w:rsidRPr="003A16E8">
        <w:rPr>
          <w:noProof/>
        </w:rPr>
        <mc:AlternateContent>
          <mc:Choice Requires="wps">
            <w:drawing>
              <wp:anchor distT="0" distB="0" distL="114300" distR="114300" simplePos="0" relativeHeight="251679232"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55A9D197" w:rsidR="0069524E" w:rsidRDefault="0069524E" w:rsidP="002562FE">
                            <w:pPr>
                              <w:pStyle w:val="EquationIndex"/>
                            </w:pPr>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3" o:spid="_x0000_s1037" type="#_x0000_t202" style="position:absolute;left:0;text-align:left;margin-left:412.7pt;margin-top:188.9pt;width:41pt;height:2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55A9D197" w:rsidR="0069524E" w:rsidRDefault="0069524E" w:rsidP="002562FE">
                      <w:pPr>
                        <w:pStyle w:val="EquationIndex"/>
                      </w:pPr>
                      <w:r>
                        <w:t>(3.8)</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0B50CE"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rsidP="002562FE">
      <w:pPr>
        <w:rPr>
          <w:lang w:val="pt-BR"/>
        </w:rPr>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rsidP="002562FE">
      <w:pPr>
        <w:rPr>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2580" w:name="_Toc346461095"/>
      <w:bookmarkStart w:id="2581" w:name="_Toc312142083"/>
      <w:bookmarkStart w:id="2582" w:name="_Toc343029958"/>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2580"/>
    </w:p>
    <w:p w14:paraId="4D9B950D" w14:textId="6BB4CCAE" w:rsidR="006A21F7" w:rsidRPr="003A16E8" w:rsidRDefault="006A21F7" w:rsidP="002F1D4B">
      <w:pPr>
        <w:pStyle w:val="Hinh"/>
      </w:pPr>
      <w:r w:rsidRPr="003A16E8">
        <w:t xml:space="preserve"> </w:t>
      </w:r>
      <w:bookmarkStart w:id="2583" w:name="_Toc346461096"/>
      <w:bookmarkEnd w:id="2581"/>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2582"/>
      <w:bookmarkEnd w:id="2583"/>
    </w:p>
    <w:p w14:paraId="64B1FBDF" w14:textId="5F057C88" w:rsidR="006A21F7" w:rsidRPr="0049233F" w:rsidRDefault="006A21F7" w:rsidP="00DF02E9">
      <w:pPr>
        <w:pStyle w:val="Heading3"/>
        <w:rPr>
          <w:lang w:val="pt-BR"/>
        </w:rPr>
      </w:pPr>
      <w:bookmarkStart w:id="2584" w:name="_Toc312142553"/>
      <w:bookmarkStart w:id="2585" w:name="_Toc346401563"/>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2584"/>
      <w:bookmarkEnd w:id="2585"/>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2586" w:name="_Toc312142554"/>
      <w:bookmarkStart w:id="2587" w:name="_Toc346401564"/>
      <w:r w:rsidRPr="003A16E8">
        <w:rPr>
          <w:lang w:val="pt-BR"/>
        </w:rPr>
        <w:t>Mô hình ARIMA có tính mùa</w:t>
      </w:r>
      <w:bookmarkEnd w:id="2586"/>
      <w:r w:rsidR="00002A08">
        <w:rPr>
          <w:lang w:val="pt-BR"/>
        </w:rPr>
        <w:t xml:space="preserve"> (SARIMA)</w:t>
      </w:r>
      <w:bookmarkEnd w:id="2587"/>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0B50CE"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0B50CE"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0B50CE"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2588" w:name="_Toc343083584"/>
      <w:bookmarkStart w:id="2589" w:name="_Toc343083798"/>
      <w:bookmarkStart w:id="2590" w:name="_Toc343084009"/>
      <w:bookmarkStart w:id="2591" w:name="_Toc343220768"/>
      <w:bookmarkStart w:id="2592" w:name="_Toc343232272"/>
      <w:bookmarkStart w:id="2593" w:name="_Toc343232685"/>
      <w:bookmarkStart w:id="2594" w:name="_Toc343232970"/>
      <w:bookmarkStart w:id="2595" w:name="_Toc343415475"/>
      <w:bookmarkStart w:id="2596" w:name="_Toc343415771"/>
      <w:bookmarkStart w:id="2597" w:name="_Toc343452430"/>
      <w:bookmarkStart w:id="2598" w:name="_Toc343461220"/>
      <w:bookmarkStart w:id="2599" w:name="_Toc343494107"/>
      <w:bookmarkStart w:id="2600" w:name="_Toc343494319"/>
      <w:bookmarkStart w:id="2601" w:name="_Toc343495092"/>
      <w:bookmarkStart w:id="2602" w:name="_Toc343660319"/>
      <w:bookmarkStart w:id="2603" w:name="_Toc343660533"/>
      <w:bookmarkStart w:id="2604" w:name="_Toc343711161"/>
      <w:bookmarkStart w:id="2605" w:name="_Toc343829125"/>
      <w:bookmarkStart w:id="2606" w:name="_Toc343831929"/>
      <w:bookmarkStart w:id="2607" w:name="_Toc343832299"/>
      <w:bookmarkStart w:id="2608" w:name="_Toc343832516"/>
      <w:bookmarkStart w:id="2609" w:name="_Toc343832733"/>
      <w:bookmarkStart w:id="2610" w:name="_Toc343837326"/>
      <w:bookmarkStart w:id="2611" w:name="_Toc343841884"/>
      <w:bookmarkStart w:id="2612" w:name="_Toc343844782"/>
      <w:bookmarkStart w:id="2613" w:name="_Toc343083585"/>
      <w:bookmarkStart w:id="2614" w:name="_Toc343083799"/>
      <w:bookmarkStart w:id="2615" w:name="_Toc343084010"/>
      <w:bookmarkStart w:id="2616" w:name="_Toc343220769"/>
      <w:bookmarkStart w:id="2617" w:name="_Toc343232273"/>
      <w:bookmarkStart w:id="2618" w:name="_Toc343232686"/>
      <w:bookmarkStart w:id="2619" w:name="_Toc343232971"/>
      <w:bookmarkStart w:id="2620" w:name="_Toc343415476"/>
      <w:bookmarkStart w:id="2621" w:name="_Toc343415772"/>
      <w:bookmarkStart w:id="2622" w:name="_Toc343452431"/>
      <w:bookmarkStart w:id="2623" w:name="_Toc343461221"/>
      <w:bookmarkStart w:id="2624" w:name="_Toc343494108"/>
      <w:bookmarkStart w:id="2625" w:name="_Toc343494320"/>
      <w:bookmarkStart w:id="2626" w:name="_Toc343495093"/>
      <w:bookmarkStart w:id="2627" w:name="_Toc343660320"/>
      <w:bookmarkStart w:id="2628" w:name="_Toc343660534"/>
      <w:bookmarkStart w:id="2629" w:name="_Toc343711162"/>
      <w:bookmarkStart w:id="2630" w:name="_Toc343829126"/>
      <w:bookmarkStart w:id="2631" w:name="_Toc343831930"/>
      <w:bookmarkStart w:id="2632" w:name="_Toc343832300"/>
      <w:bookmarkStart w:id="2633" w:name="_Toc343832517"/>
      <w:bookmarkStart w:id="2634" w:name="_Toc343832734"/>
      <w:bookmarkStart w:id="2635" w:name="_Toc343837327"/>
      <w:bookmarkStart w:id="2636" w:name="_Toc343841885"/>
      <w:bookmarkStart w:id="2637" w:name="_Toc343844783"/>
      <w:bookmarkStart w:id="2638" w:name="_Toc343083586"/>
      <w:bookmarkStart w:id="2639" w:name="_Toc343083800"/>
      <w:bookmarkStart w:id="2640" w:name="_Toc343084011"/>
      <w:bookmarkStart w:id="2641" w:name="_Toc343220770"/>
      <w:bookmarkStart w:id="2642" w:name="_Toc343232274"/>
      <w:bookmarkStart w:id="2643" w:name="_Toc343232687"/>
      <w:bookmarkStart w:id="2644" w:name="_Toc343232972"/>
      <w:bookmarkStart w:id="2645" w:name="_Toc343415477"/>
      <w:bookmarkStart w:id="2646" w:name="_Toc343415773"/>
      <w:bookmarkStart w:id="2647" w:name="_Toc343452432"/>
      <w:bookmarkStart w:id="2648" w:name="_Toc343461222"/>
      <w:bookmarkStart w:id="2649" w:name="_Toc343494109"/>
      <w:bookmarkStart w:id="2650" w:name="_Toc343494321"/>
      <w:bookmarkStart w:id="2651" w:name="_Toc343495094"/>
      <w:bookmarkStart w:id="2652" w:name="_Toc343660321"/>
      <w:bookmarkStart w:id="2653" w:name="_Toc343660535"/>
      <w:bookmarkStart w:id="2654" w:name="_Toc343711163"/>
      <w:bookmarkStart w:id="2655" w:name="_Toc343829127"/>
      <w:bookmarkStart w:id="2656" w:name="_Toc343831931"/>
      <w:bookmarkStart w:id="2657" w:name="_Toc343832301"/>
      <w:bookmarkStart w:id="2658" w:name="_Toc343832518"/>
      <w:bookmarkStart w:id="2659" w:name="_Toc343832735"/>
      <w:bookmarkStart w:id="2660" w:name="_Toc343837328"/>
      <w:bookmarkStart w:id="2661" w:name="_Toc343841886"/>
      <w:bookmarkStart w:id="2662" w:name="_Toc343844784"/>
      <w:bookmarkStart w:id="2663" w:name="_Toc343083587"/>
      <w:bookmarkStart w:id="2664" w:name="_Toc343083801"/>
      <w:bookmarkStart w:id="2665" w:name="_Toc343084012"/>
      <w:bookmarkStart w:id="2666" w:name="_Toc343220771"/>
      <w:bookmarkStart w:id="2667" w:name="_Toc343232275"/>
      <w:bookmarkStart w:id="2668" w:name="_Toc343232688"/>
      <w:bookmarkStart w:id="2669" w:name="_Toc343232973"/>
      <w:bookmarkStart w:id="2670" w:name="_Toc343415478"/>
      <w:bookmarkStart w:id="2671" w:name="_Toc343415774"/>
      <w:bookmarkStart w:id="2672" w:name="_Toc343452433"/>
      <w:bookmarkStart w:id="2673" w:name="_Toc343461223"/>
      <w:bookmarkStart w:id="2674" w:name="_Toc343494110"/>
      <w:bookmarkStart w:id="2675" w:name="_Toc343494322"/>
      <w:bookmarkStart w:id="2676" w:name="_Toc343495095"/>
      <w:bookmarkStart w:id="2677" w:name="_Toc343660322"/>
      <w:bookmarkStart w:id="2678" w:name="_Toc343660536"/>
      <w:bookmarkStart w:id="2679" w:name="_Toc343711164"/>
      <w:bookmarkStart w:id="2680" w:name="_Toc343829128"/>
      <w:bookmarkStart w:id="2681" w:name="_Toc343831932"/>
      <w:bookmarkStart w:id="2682" w:name="_Toc343832302"/>
      <w:bookmarkStart w:id="2683" w:name="_Toc343832519"/>
      <w:bookmarkStart w:id="2684" w:name="_Toc343832736"/>
      <w:bookmarkStart w:id="2685" w:name="_Toc343837329"/>
      <w:bookmarkStart w:id="2686" w:name="_Toc343841887"/>
      <w:bookmarkStart w:id="2687" w:name="_Toc343844785"/>
      <w:bookmarkStart w:id="2688" w:name="_Toc343083588"/>
      <w:bookmarkStart w:id="2689" w:name="_Toc343083802"/>
      <w:bookmarkStart w:id="2690" w:name="_Toc343084013"/>
      <w:bookmarkStart w:id="2691" w:name="_Toc343220772"/>
      <w:bookmarkStart w:id="2692" w:name="_Toc343232276"/>
      <w:bookmarkStart w:id="2693" w:name="_Toc343232689"/>
      <w:bookmarkStart w:id="2694" w:name="_Toc343232974"/>
      <w:bookmarkStart w:id="2695" w:name="_Toc343415479"/>
      <w:bookmarkStart w:id="2696" w:name="_Toc343415775"/>
      <w:bookmarkStart w:id="2697" w:name="_Toc343452434"/>
      <w:bookmarkStart w:id="2698" w:name="_Toc343461224"/>
      <w:bookmarkStart w:id="2699" w:name="_Toc343494111"/>
      <w:bookmarkStart w:id="2700" w:name="_Toc343494323"/>
      <w:bookmarkStart w:id="2701" w:name="_Toc343495096"/>
      <w:bookmarkStart w:id="2702" w:name="_Toc343660323"/>
      <w:bookmarkStart w:id="2703" w:name="_Toc343660537"/>
      <w:bookmarkStart w:id="2704" w:name="_Toc343711165"/>
      <w:bookmarkStart w:id="2705" w:name="_Toc343829129"/>
      <w:bookmarkStart w:id="2706" w:name="_Toc343831933"/>
      <w:bookmarkStart w:id="2707" w:name="_Toc343832303"/>
      <w:bookmarkStart w:id="2708" w:name="_Toc343832520"/>
      <w:bookmarkStart w:id="2709" w:name="_Toc343832737"/>
      <w:bookmarkStart w:id="2710" w:name="_Toc343837330"/>
      <w:bookmarkStart w:id="2711" w:name="_Toc343841888"/>
      <w:bookmarkStart w:id="2712" w:name="_Toc343844786"/>
      <w:bookmarkStart w:id="2713" w:name="_Toc343083589"/>
      <w:bookmarkStart w:id="2714" w:name="_Toc343083803"/>
      <w:bookmarkStart w:id="2715" w:name="_Toc343084014"/>
      <w:bookmarkStart w:id="2716" w:name="_Toc343220773"/>
      <w:bookmarkStart w:id="2717" w:name="_Toc343232277"/>
      <w:bookmarkStart w:id="2718" w:name="_Toc343232690"/>
      <w:bookmarkStart w:id="2719" w:name="_Toc343232975"/>
      <w:bookmarkStart w:id="2720" w:name="_Toc343415480"/>
      <w:bookmarkStart w:id="2721" w:name="_Toc343415776"/>
      <w:bookmarkStart w:id="2722" w:name="_Toc343452435"/>
      <w:bookmarkStart w:id="2723" w:name="_Toc343461225"/>
      <w:bookmarkStart w:id="2724" w:name="_Toc343494112"/>
      <w:bookmarkStart w:id="2725" w:name="_Toc343494324"/>
      <w:bookmarkStart w:id="2726" w:name="_Toc343495097"/>
      <w:bookmarkStart w:id="2727" w:name="_Toc343660324"/>
      <w:bookmarkStart w:id="2728" w:name="_Toc343660538"/>
      <w:bookmarkStart w:id="2729" w:name="_Toc343711166"/>
      <w:bookmarkStart w:id="2730" w:name="_Toc343829130"/>
      <w:bookmarkStart w:id="2731" w:name="_Toc343831934"/>
      <w:bookmarkStart w:id="2732" w:name="_Toc343832304"/>
      <w:bookmarkStart w:id="2733" w:name="_Toc343832521"/>
      <w:bookmarkStart w:id="2734" w:name="_Toc343832738"/>
      <w:bookmarkStart w:id="2735" w:name="_Toc343837331"/>
      <w:bookmarkStart w:id="2736" w:name="_Toc343841889"/>
      <w:bookmarkStart w:id="2737" w:name="_Toc343844787"/>
      <w:bookmarkStart w:id="2738" w:name="_Toc343083590"/>
      <w:bookmarkStart w:id="2739" w:name="_Toc343083804"/>
      <w:bookmarkStart w:id="2740" w:name="_Toc343084015"/>
      <w:bookmarkStart w:id="2741" w:name="_Toc343220774"/>
      <w:bookmarkStart w:id="2742" w:name="_Toc343232278"/>
      <w:bookmarkStart w:id="2743" w:name="_Toc343232691"/>
      <w:bookmarkStart w:id="2744" w:name="_Toc343232976"/>
      <w:bookmarkStart w:id="2745" w:name="_Toc343415481"/>
      <w:bookmarkStart w:id="2746" w:name="_Toc343415777"/>
      <w:bookmarkStart w:id="2747" w:name="_Toc343452436"/>
      <w:bookmarkStart w:id="2748" w:name="_Toc343461226"/>
      <w:bookmarkStart w:id="2749" w:name="_Toc343494113"/>
      <w:bookmarkStart w:id="2750" w:name="_Toc343494325"/>
      <w:bookmarkStart w:id="2751" w:name="_Toc343495098"/>
      <w:bookmarkStart w:id="2752" w:name="_Toc343660325"/>
      <w:bookmarkStart w:id="2753" w:name="_Toc343660539"/>
      <w:bookmarkStart w:id="2754" w:name="_Toc343711167"/>
      <w:bookmarkStart w:id="2755" w:name="_Toc343829131"/>
      <w:bookmarkStart w:id="2756" w:name="_Toc343831935"/>
      <w:bookmarkStart w:id="2757" w:name="_Toc343832305"/>
      <w:bookmarkStart w:id="2758" w:name="_Toc343832522"/>
      <w:bookmarkStart w:id="2759" w:name="_Toc343832739"/>
      <w:bookmarkStart w:id="2760" w:name="_Toc343837332"/>
      <w:bookmarkStart w:id="2761" w:name="_Toc343841890"/>
      <w:bookmarkStart w:id="2762" w:name="_Toc343844788"/>
      <w:bookmarkStart w:id="2763" w:name="_Toc343083591"/>
      <w:bookmarkStart w:id="2764" w:name="_Toc343083805"/>
      <w:bookmarkStart w:id="2765" w:name="_Toc343084016"/>
      <w:bookmarkStart w:id="2766" w:name="_Toc343220775"/>
      <w:bookmarkStart w:id="2767" w:name="_Toc343232279"/>
      <w:bookmarkStart w:id="2768" w:name="_Toc343232692"/>
      <w:bookmarkStart w:id="2769" w:name="_Toc343232977"/>
      <w:bookmarkStart w:id="2770" w:name="_Toc343415482"/>
      <w:bookmarkStart w:id="2771" w:name="_Toc343415778"/>
      <w:bookmarkStart w:id="2772" w:name="_Toc343452437"/>
      <w:bookmarkStart w:id="2773" w:name="_Toc343461227"/>
      <w:bookmarkStart w:id="2774" w:name="_Toc343494114"/>
      <w:bookmarkStart w:id="2775" w:name="_Toc343494326"/>
      <w:bookmarkStart w:id="2776" w:name="_Toc343495099"/>
      <w:bookmarkStart w:id="2777" w:name="_Toc343660326"/>
      <w:bookmarkStart w:id="2778" w:name="_Toc343660540"/>
      <w:bookmarkStart w:id="2779" w:name="_Toc343711168"/>
      <w:bookmarkStart w:id="2780" w:name="_Toc343829132"/>
      <w:bookmarkStart w:id="2781" w:name="_Toc343831936"/>
      <w:bookmarkStart w:id="2782" w:name="_Toc343832306"/>
      <w:bookmarkStart w:id="2783" w:name="_Toc343832523"/>
      <w:bookmarkStart w:id="2784" w:name="_Toc343832740"/>
      <w:bookmarkStart w:id="2785" w:name="_Toc343837333"/>
      <w:bookmarkStart w:id="2786" w:name="_Toc343841891"/>
      <w:bookmarkStart w:id="2787" w:name="_Toc343844789"/>
      <w:bookmarkStart w:id="2788" w:name="_Toc343083592"/>
      <w:bookmarkStart w:id="2789" w:name="_Toc343083806"/>
      <w:bookmarkStart w:id="2790" w:name="_Toc343084017"/>
      <w:bookmarkStart w:id="2791" w:name="_Toc343220776"/>
      <w:bookmarkStart w:id="2792" w:name="_Toc343232280"/>
      <w:bookmarkStart w:id="2793" w:name="_Toc343232693"/>
      <w:bookmarkStart w:id="2794" w:name="_Toc343232978"/>
      <w:bookmarkStart w:id="2795" w:name="_Toc343415483"/>
      <w:bookmarkStart w:id="2796" w:name="_Toc343415779"/>
      <w:bookmarkStart w:id="2797" w:name="_Toc343452438"/>
      <w:bookmarkStart w:id="2798" w:name="_Toc343461228"/>
      <w:bookmarkStart w:id="2799" w:name="_Toc343494115"/>
      <w:bookmarkStart w:id="2800" w:name="_Toc343494327"/>
      <w:bookmarkStart w:id="2801" w:name="_Toc343495100"/>
      <w:bookmarkStart w:id="2802" w:name="_Toc343660327"/>
      <w:bookmarkStart w:id="2803" w:name="_Toc343660541"/>
      <w:bookmarkStart w:id="2804" w:name="_Toc343711169"/>
      <w:bookmarkStart w:id="2805" w:name="_Toc343829133"/>
      <w:bookmarkStart w:id="2806" w:name="_Toc343831937"/>
      <w:bookmarkStart w:id="2807" w:name="_Toc343832307"/>
      <w:bookmarkStart w:id="2808" w:name="_Toc343832524"/>
      <w:bookmarkStart w:id="2809" w:name="_Toc343832741"/>
      <w:bookmarkStart w:id="2810" w:name="_Toc343837334"/>
      <w:bookmarkStart w:id="2811" w:name="_Toc343841892"/>
      <w:bookmarkStart w:id="2812" w:name="_Toc343844790"/>
      <w:bookmarkStart w:id="2813" w:name="_Toc343083593"/>
      <w:bookmarkStart w:id="2814" w:name="_Toc343083807"/>
      <w:bookmarkStart w:id="2815" w:name="_Toc343084018"/>
      <w:bookmarkStart w:id="2816" w:name="_Toc343220777"/>
      <w:bookmarkStart w:id="2817" w:name="_Toc343232281"/>
      <w:bookmarkStart w:id="2818" w:name="_Toc343232694"/>
      <w:bookmarkStart w:id="2819" w:name="_Toc343232979"/>
      <w:bookmarkStart w:id="2820" w:name="_Toc343415484"/>
      <w:bookmarkStart w:id="2821" w:name="_Toc343415780"/>
      <w:bookmarkStart w:id="2822" w:name="_Toc343452439"/>
      <w:bookmarkStart w:id="2823" w:name="_Toc343461229"/>
      <w:bookmarkStart w:id="2824" w:name="_Toc343494116"/>
      <w:bookmarkStart w:id="2825" w:name="_Toc343494328"/>
      <w:bookmarkStart w:id="2826" w:name="_Toc343495101"/>
      <w:bookmarkStart w:id="2827" w:name="_Toc343660328"/>
      <w:bookmarkStart w:id="2828" w:name="_Toc343660542"/>
      <w:bookmarkStart w:id="2829" w:name="_Toc343711170"/>
      <w:bookmarkStart w:id="2830" w:name="_Toc343829134"/>
      <w:bookmarkStart w:id="2831" w:name="_Toc343831938"/>
      <w:bookmarkStart w:id="2832" w:name="_Toc343832308"/>
      <w:bookmarkStart w:id="2833" w:name="_Toc343832525"/>
      <w:bookmarkStart w:id="2834" w:name="_Toc343832742"/>
      <w:bookmarkStart w:id="2835" w:name="_Toc343837335"/>
      <w:bookmarkStart w:id="2836" w:name="_Toc343841893"/>
      <w:bookmarkStart w:id="2837" w:name="_Toc343844791"/>
      <w:bookmarkStart w:id="2838" w:name="_Toc343083594"/>
      <w:bookmarkStart w:id="2839" w:name="_Toc343083808"/>
      <w:bookmarkStart w:id="2840" w:name="_Toc343084019"/>
      <w:bookmarkStart w:id="2841" w:name="_Toc343220778"/>
      <w:bookmarkStart w:id="2842" w:name="_Toc343232282"/>
      <w:bookmarkStart w:id="2843" w:name="_Toc343232695"/>
      <w:bookmarkStart w:id="2844" w:name="_Toc343232980"/>
      <w:bookmarkStart w:id="2845" w:name="_Toc343415485"/>
      <w:bookmarkStart w:id="2846" w:name="_Toc343415781"/>
      <w:bookmarkStart w:id="2847" w:name="_Toc343452440"/>
      <w:bookmarkStart w:id="2848" w:name="_Toc343461230"/>
      <w:bookmarkStart w:id="2849" w:name="_Toc343494117"/>
      <w:bookmarkStart w:id="2850" w:name="_Toc343494329"/>
      <w:bookmarkStart w:id="2851" w:name="_Toc343495102"/>
      <w:bookmarkStart w:id="2852" w:name="_Toc343660329"/>
      <w:bookmarkStart w:id="2853" w:name="_Toc343660543"/>
      <w:bookmarkStart w:id="2854" w:name="_Toc343711171"/>
      <w:bookmarkStart w:id="2855" w:name="_Toc343829135"/>
      <w:bookmarkStart w:id="2856" w:name="_Toc343831939"/>
      <w:bookmarkStart w:id="2857" w:name="_Toc343832309"/>
      <w:bookmarkStart w:id="2858" w:name="_Toc343832526"/>
      <w:bookmarkStart w:id="2859" w:name="_Toc343832743"/>
      <w:bookmarkStart w:id="2860" w:name="_Toc343837336"/>
      <w:bookmarkStart w:id="2861" w:name="_Toc343841894"/>
      <w:bookmarkStart w:id="2862" w:name="_Toc343844792"/>
      <w:bookmarkStart w:id="2863" w:name="_Toc343083595"/>
      <w:bookmarkStart w:id="2864" w:name="_Toc343083809"/>
      <w:bookmarkStart w:id="2865" w:name="_Toc343084020"/>
      <w:bookmarkStart w:id="2866" w:name="_Toc343220779"/>
      <w:bookmarkStart w:id="2867" w:name="_Toc343232283"/>
      <w:bookmarkStart w:id="2868" w:name="_Toc343232696"/>
      <w:bookmarkStart w:id="2869" w:name="_Toc343232981"/>
      <w:bookmarkStart w:id="2870" w:name="_Toc343415486"/>
      <w:bookmarkStart w:id="2871" w:name="_Toc343415782"/>
      <w:bookmarkStart w:id="2872" w:name="_Toc343452441"/>
      <w:bookmarkStart w:id="2873" w:name="_Toc343461231"/>
      <w:bookmarkStart w:id="2874" w:name="_Toc343494118"/>
      <w:bookmarkStart w:id="2875" w:name="_Toc343494330"/>
      <w:bookmarkStart w:id="2876" w:name="_Toc343495103"/>
      <w:bookmarkStart w:id="2877" w:name="_Toc343660330"/>
      <w:bookmarkStart w:id="2878" w:name="_Toc343660544"/>
      <w:bookmarkStart w:id="2879" w:name="_Toc343711172"/>
      <w:bookmarkStart w:id="2880" w:name="_Toc343829136"/>
      <w:bookmarkStart w:id="2881" w:name="_Toc343831940"/>
      <w:bookmarkStart w:id="2882" w:name="_Toc343832310"/>
      <w:bookmarkStart w:id="2883" w:name="_Toc343832527"/>
      <w:bookmarkStart w:id="2884" w:name="_Toc343832744"/>
      <w:bookmarkStart w:id="2885" w:name="_Toc343837337"/>
      <w:bookmarkStart w:id="2886" w:name="_Toc343841895"/>
      <w:bookmarkStart w:id="2887" w:name="_Toc343844793"/>
      <w:bookmarkStart w:id="2888" w:name="_Toc343083596"/>
      <w:bookmarkStart w:id="2889" w:name="_Toc343083810"/>
      <w:bookmarkStart w:id="2890" w:name="_Toc343084021"/>
      <w:bookmarkStart w:id="2891" w:name="_Toc343220780"/>
      <w:bookmarkStart w:id="2892" w:name="_Toc343232284"/>
      <w:bookmarkStart w:id="2893" w:name="_Toc343232697"/>
      <w:bookmarkStart w:id="2894" w:name="_Toc343232982"/>
      <w:bookmarkStart w:id="2895" w:name="_Toc343415487"/>
      <w:bookmarkStart w:id="2896" w:name="_Toc343415783"/>
      <w:bookmarkStart w:id="2897" w:name="_Toc343452442"/>
      <w:bookmarkStart w:id="2898" w:name="_Toc343461232"/>
      <w:bookmarkStart w:id="2899" w:name="_Toc343494119"/>
      <w:bookmarkStart w:id="2900" w:name="_Toc343494331"/>
      <w:bookmarkStart w:id="2901" w:name="_Toc343495104"/>
      <w:bookmarkStart w:id="2902" w:name="_Toc343660331"/>
      <w:bookmarkStart w:id="2903" w:name="_Toc343660545"/>
      <w:bookmarkStart w:id="2904" w:name="_Toc343711173"/>
      <w:bookmarkStart w:id="2905" w:name="_Toc343829137"/>
      <w:bookmarkStart w:id="2906" w:name="_Toc343831941"/>
      <w:bookmarkStart w:id="2907" w:name="_Toc343832311"/>
      <w:bookmarkStart w:id="2908" w:name="_Toc343832528"/>
      <w:bookmarkStart w:id="2909" w:name="_Toc343832745"/>
      <w:bookmarkStart w:id="2910" w:name="_Toc343837338"/>
      <w:bookmarkStart w:id="2911" w:name="_Toc343841896"/>
      <w:bookmarkStart w:id="2912" w:name="_Toc343844794"/>
      <w:bookmarkStart w:id="2913" w:name="_Toc343083597"/>
      <w:bookmarkStart w:id="2914" w:name="_Toc343083811"/>
      <w:bookmarkStart w:id="2915" w:name="_Toc343084022"/>
      <w:bookmarkStart w:id="2916" w:name="_Toc343220781"/>
      <w:bookmarkStart w:id="2917" w:name="_Toc343232285"/>
      <w:bookmarkStart w:id="2918" w:name="_Toc343232698"/>
      <w:bookmarkStart w:id="2919" w:name="_Toc343232983"/>
      <w:bookmarkStart w:id="2920" w:name="_Toc343415488"/>
      <w:bookmarkStart w:id="2921" w:name="_Toc343415784"/>
      <w:bookmarkStart w:id="2922" w:name="_Toc343452443"/>
      <w:bookmarkStart w:id="2923" w:name="_Toc343461233"/>
      <w:bookmarkStart w:id="2924" w:name="_Toc343494120"/>
      <w:bookmarkStart w:id="2925" w:name="_Toc343494332"/>
      <w:bookmarkStart w:id="2926" w:name="_Toc343495105"/>
      <w:bookmarkStart w:id="2927" w:name="_Toc343660332"/>
      <w:bookmarkStart w:id="2928" w:name="_Toc343660546"/>
      <w:bookmarkStart w:id="2929" w:name="_Toc343711174"/>
      <w:bookmarkStart w:id="2930" w:name="_Toc343829138"/>
      <w:bookmarkStart w:id="2931" w:name="_Toc343831942"/>
      <w:bookmarkStart w:id="2932" w:name="_Toc343832312"/>
      <w:bookmarkStart w:id="2933" w:name="_Toc343832529"/>
      <w:bookmarkStart w:id="2934" w:name="_Toc343832746"/>
      <w:bookmarkStart w:id="2935" w:name="_Toc343837339"/>
      <w:bookmarkStart w:id="2936" w:name="_Toc343841897"/>
      <w:bookmarkStart w:id="2937" w:name="_Toc343844795"/>
      <w:bookmarkStart w:id="2938" w:name="_Toc343083598"/>
      <w:bookmarkStart w:id="2939" w:name="_Toc343083812"/>
      <w:bookmarkStart w:id="2940" w:name="_Toc343084023"/>
      <w:bookmarkStart w:id="2941" w:name="_Toc343220782"/>
      <w:bookmarkStart w:id="2942" w:name="_Toc343232286"/>
      <w:bookmarkStart w:id="2943" w:name="_Toc343232699"/>
      <w:bookmarkStart w:id="2944" w:name="_Toc343232984"/>
      <w:bookmarkStart w:id="2945" w:name="_Toc343415489"/>
      <w:bookmarkStart w:id="2946" w:name="_Toc343415785"/>
      <w:bookmarkStart w:id="2947" w:name="_Toc343452444"/>
      <w:bookmarkStart w:id="2948" w:name="_Toc343461234"/>
      <w:bookmarkStart w:id="2949" w:name="_Toc343494121"/>
      <w:bookmarkStart w:id="2950" w:name="_Toc343494333"/>
      <w:bookmarkStart w:id="2951" w:name="_Toc343495106"/>
      <w:bookmarkStart w:id="2952" w:name="_Toc343660333"/>
      <w:bookmarkStart w:id="2953" w:name="_Toc343660547"/>
      <w:bookmarkStart w:id="2954" w:name="_Toc343711175"/>
      <w:bookmarkStart w:id="2955" w:name="_Toc343829139"/>
      <w:bookmarkStart w:id="2956" w:name="_Toc343831943"/>
      <w:bookmarkStart w:id="2957" w:name="_Toc343832313"/>
      <w:bookmarkStart w:id="2958" w:name="_Toc343832530"/>
      <w:bookmarkStart w:id="2959" w:name="_Toc343832747"/>
      <w:bookmarkStart w:id="2960" w:name="_Toc343837340"/>
      <w:bookmarkStart w:id="2961" w:name="_Toc343841898"/>
      <w:bookmarkStart w:id="2962" w:name="_Toc343844796"/>
      <w:bookmarkStart w:id="2963" w:name="_Toc343083599"/>
      <w:bookmarkStart w:id="2964" w:name="_Toc343083813"/>
      <w:bookmarkStart w:id="2965" w:name="_Toc343084024"/>
      <w:bookmarkStart w:id="2966" w:name="_Toc343220783"/>
      <w:bookmarkStart w:id="2967" w:name="_Toc343232287"/>
      <w:bookmarkStart w:id="2968" w:name="_Toc343232700"/>
      <w:bookmarkStart w:id="2969" w:name="_Toc343232985"/>
      <w:bookmarkStart w:id="2970" w:name="_Toc343415490"/>
      <w:bookmarkStart w:id="2971" w:name="_Toc343415786"/>
      <w:bookmarkStart w:id="2972" w:name="_Toc343452445"/>
      <w:bookmarkStart w:id="2973" w:name="_Toc343461235"/>
      <w:bookmarkStart w:id="2974" w:name="_Toc343494122"/>
      <w:bookmarkStart w:id="2975" w:name="_Toc343494334"/>
      <w:bookmarkStart w:id="2976" w:name="_Toc343495107"/>
      <w:bookmarkStart w:id="2977" w:name="_Toc343660334"/>
      <w:bookmarkStart w:id="2978" w:name="_Toc343660548"/>
      <w:bookmarkStart w:id="2979" w:name="_Toc343711176"/>
      <w:bookmarkStart w:id="2980" w:name="_Toc343829140"/>
      <w:bookmarkStart w:id="2981" w:name="_Toc343831944"/>
      <w:bookmarkStart w:id="2982" w:name="_Toc343832314"/>
      <w:bookmarkStart w:id="2983" w:name="_Toc343832531"/>
      <w:bookmarkStart w:id="2984" w:name="_Toc343832748"/>
      <w:bookmarkStart w:id="2985" w:name="_Toc343837341"/>
      <w:bookmarkStart w:id="2986" w:name="_Toc343841899"/>
      <w:bookmarkStart w:id="2987" w:name="_Toc343844797"/>
      <w:bookmarkStart w:id="2988" w:name="_Toc343083600"/>
      <w:bookmarkStart w:id="2989" w:name="_Toc343083814"/>
      <w:bookmarkStart w:id="2990" w:name="_Toc343084025"/>
      <w:bookmarkStart w:id="2991" w:name="_Toc343220784"/>
      <w:bookmarkStart w:id="2992" w:name="_Toc343232288"/>
      <w:bookmarkStart w:id="2993" w:name="_Toc343232701"/>
      <w:bookmarkStart w:id="2994" w:name="_Toc343232986"/>
      <w:bookmarkStart w:id="2995" w:name="_Toc343415491"/>
      <w:bookmarkStart w:id="2996" w:name="_Toc343415787"/>
      <w:bookmarkStart w:id="2997" w:name="_Toc343452446"/>
      <w:bookmarkStart w:id="2998" w:name="_Toc343461236"/>
      <w:bookmarkStart w:id="2999" w:name="_Toc343494123"/>
      <w:bookmarkStart w:id="3000" w:name="_Toc343494335"/>
      <w:bookmarkStart w:id="3001" w:name="_Toc343495108"/>
      <w:bookmarkStart w:id="3002" w:name="_Toc343660335"/>
      <w:bookmarkStart w:id="3003" w:name="_Toc343660549"/>
      <w:bookmarkStart w:id="3004" w:name="_Toc343711177"/>
      <w:bookmarkStart w:id="3005" w:name="_Toc343829141"/>
      <w:bookmarkStart w:id="3006" w:name="_Toc343831945"/>
      <w:bookmarkStart w:id="3007" w:name="_Toc343832315"/>
      <w:bookmarkStart w:id="3008" w:name="_Toc343832532"/>
      <w:bookmarkStart w:id="3009" w:name="_Toc343832749"/>
      <w:bookmarkStart w:id="3010" w:name="_Toc343837342"/>
      <w:bookmarkStart w:id="3011" w:name="_Toc343841900"/>
      <w:bookmarkStart w:id="3012" w:name="_Toc343844798"/>
      <w:bookmarkStart w:id="3013" w:name="_Toc343083601"/>
      <w:bookmarkStart w:id="3014" w:name="_Toc343083815"/>
      <w:bookmarkStart w:id="3015" w:name="_Toc343084026"/>
      <w:bookmarkStart w:id="3016" w:name="_Toc343220785"/>
      <w:bookmarkStart w:id="3017" w:name="_Toc343232289"/>
      <w:bookmarkStart w:id="3018" w:name="_Toc343232702"/>
      <w:bookmarkStart w:id="3019" w:name="_Toc343232987"/>
      <w:bookmarkStart w:id="3020" w:name="_Toc343415492"/>
      <w:bookmarkStart w:id="3021" w:name="_Toc343415788"/>
      <w:bookmarkStart w:id="3022" w:name="_Toc343452447"/>
      <w:bookmarkStart w:id="3023" w:name="_Toc343461237"/>
      <w:bookmarkStart w:id="3024" w:name="_Toc343494124"/>
      <w:bookmarkStart w:id="3025" w:name="_Toc343494336"/>
      <w:bookmarkStart w:id="3026" w:name="_Toc343495109"/>
      <w:bookmarkStart w:id="3027" w:name="_Toc343660336"/>
      <w:bookmarkStart w:id="3028" w:name="_Toc343660550"/>
      <w:bookmarkStart w:id="3029" w:name="_Toc343711178"/>
      <w:bookmarkStart w:id="3030" w:name="_Toc343829142"/>
      <w:bookmarkStart w:id="3031" w:name="_Toc343831946"/>
      <w:bookmarkStart w:id="3032" w:name="_Toc343832316"/>
      <w:bookmarkStart w:id="3033" w:name="_Toc343832533"/>
      <w:bookmarkStart w:id="3034" w:name="_Toc343832750"/>
      <w:bookmarkStart w:id="3035" w:name="_Toc343837343"/>
      <w:bookmarkStart w:id="3036" w:name="_Toc343841901"/>
      <w:bookmarkStart w:id="3037" w:name="_Toc343844799"/>
      <w:bookmarkStart w:id="3038" w:name="_Toc343083602"/>
      <w:bookmarkStart w:id="3039" w:name="_Toc343083816"/>
      <w:bookmarkStart w:id="3040" w:name="_Toc343084027"/>
      <w:bookmarkStart w:id="3041" w:name="_Toc343220786"/>
      <w:bookmarkStart w:id="3042" w:name="_Toc343232290"/>
      <w:bookmarkStart w:id="3043" w:name="_Toc343232703"/>
      <w:bookmarkStart w:id="3044" w:name="_Toc343232988"/>
      <w:bookmarkStart w:id="3045" w:name="_Toc343415493"/>
      <w:bookmarkStart w:id="3046" w:name="_Toc343415789"/>
      <w:bookmarkStart w:id="3047" w:name="_Toc343452448"/>
      <w:bookmarkStart w:id="3048" w:name="_Toc343461238"/>
      <w:bookmarkStart w:id="3049" w:name="_Toc343494125"/>
      <w:bookmarkStart w:id="3050" w:name="_Toc343494337"/>
      <w:bookmarkStart w:id="3051" w:name="_Toc343495110"/>
      <w:bookmarkStart w:id="3052" w:name="_Toc343660337"/>
      <w:bookmarkStart w:id="3053" w:name="_Toc343660551"/>
      <w:bookmarkStart w:id="3054" w:name="_Toc343711179"/>
      <w:bookmarkStart w:id="3055" w:name="_Toc343829143"/>
      <w:bookmarkStart w:id="3056" w:name="_Toc343831947"/>
      <w:bookmarkStart w:id="3057" w:name="_Toc343832317"/>
      <w:bookmarkStart w:id="3058" w:name="_Toc343832534"/>
      <w:bookmarkStart w:id="3059" w:name="_Toc343832751"/>
      <w:bookmarkStart w:id="3060" w:name="_Toc343837344"/>
      <w:bookmarkStart w:id="3061" w:name="_Toc343841902"/>
      <w:bookmarkStart w:id="3062" w:name="_Toc343844800"/>
      <w:bookmarkStart w:id="3063" w:name="_Toc343083603"/>
      <w:bookmarkStart w:id="3064" w:name="_Toc343083817"/>
      <w:bookmarkStart w:id="3065" w:name="_Toc343084028"/>
      <w:bookmarkStart w:id="3066" w:name="_Toc343220787"/>
      <w:bookmarkStart w:id="3067" w:name="_Toc343232291"/>
      <w:bookmarkStart w:id="3068" w:name="_Toc343232704"/>
      <w:bookmarkStart w:id="3069" w:name="_Toc343232989"/>
      <w:bookmarkStart w:id="3070" w:name="_Toc343415494"/>
      <w:bookmarkStart w:id="3071" w:name="_Toc343415790"/>
      <w:bookmarkStart w:id="3072" w:name="_Toc343452449"/>
      <w:bookmarkStart w:id="3073" w:name="_Toc343461239"/>
      <w:bookmarkStart w:id="3074" w:name="_Toc343494126"/>
      <w:bookmarkStart w:id="3075" w:name="_Toc343494338"/>
      <w:bookmarkStart w:id="3076" w:name="_Toc343495111"/>
      <w:bookmarkStart w:id="3077" w:name="_Toc343660338"/>
      <w:bookmarkStart w:id="3078" w:name="_Toc343660552"/>
      <w:bookmarkStart w:id="3079" w:name="_Toc343711180"/>
      <w:bookmarkStart w:id="3080" w:name="_Toc343829144"/>
      <w:bookmarkStart w:id="3081" w:name="_Toc343831948"/>
      <w:bookmarkStart w:id="3082" w:name="_Toc343832318"/>
      <w:bookmarkStart w:id="3083" w:name="_Toc343832535"/>
      <w:bookmarkStart w:id="3084" w:name="_Toc343832752"/>
      <w:bookmarkStart w:id="3085" w:name="_Toc343837345"/>
      <w:bookmarkStart w:id="3086" w:name="_Toc343841903"/>
      <w:bookmarkStart w:id="3087" w:name="_Toc343844801"/>
      <w:bookmarkStart w:id="3088" w:name="_Toc343083604"/>
      <w:bookmarkStart w:id="3089" w:name="_Toc343083818"/>
      <w:bookmarkStart w:id="3090" w:name="_Toc343084029"/>
      <w:bookmarkStart w:id="3091" w:name="_Toc343220788"/>
      <w:bookmarkStart w:id="3092" w:name="_Toc343232292"/>
      <w:bookmarkStart w:id="3093" w:name="_Toc343232705"/>
      <w:bookmarkStart w:id="3094" w:name="_Toc343232990"/>
      <w:bookmarkStart w:id="3095" w:name="_Toc343415495"/>
      <w:bookmarkStart w:id="3096" w:name="_Toc343415791"/>
      <w:bookmarkStart w:id="3097" w:name="_Toc343452450"/>
      <w:bookmarkStart w:id="3098" w:name="_Toc343461240"/>
      <w:bookmarkStart w:id="3099" w:name="_Toc343494127"/>
      <w:bookmarkStart w:id="3100" w:name="_Toc343494339"/>
      <w:bookmarkStart w:id="3101" w:name="_Toc343495112"/>
      <w:bookmarkStart w:id="3102" w:name="_Toc343660339"/>
      <w:bookmarkStart w:id="3103" w:name="_Toc343660553"/>
      <w:bookmarkStart w:id="3104" w:name="_Toc343711181"/>
      <w:bookmarkStart w:id="3105" w:name="_Toc343829145"/>
      <w:bookmarkStart w:id="3106" w:name="_Toc343831949"/>
      <w:bookmarkStart w:id="3107" w:name="_Toc343832319"/>
      <w:bookmarkStart w:id="3108" w:name="_Toc343832536"/>
      <w:bookmarkStart w:id="3109" w:name="_Toc343832753"/>
      <w:bookmarkStart w:id="3110" w:name="_Toc343837346"/>
      <w:bookmarkStart w:id="3111" w:name="_Toc343841904"/>
      <w:bookmarkStart w:id="3112" w:name="_Toc343844802"/>
      <w:bookmarkStart w:id="3113" w:name="_Toc343083605"/>
      <w:bookmarkStart w:id="3114" w:name="_Toc343083819"/>
      <w:bookmarkStart w:id="3115" w:name="_Toc343084030"/>
      <w:bookmarkStart w:id="3116" w:name="_Toc343220789"/>
      <w:bookmarkStart w:id="3117" w:name="_Toc343232293"/>
      <w:bookmarkStart w:id="3118" w:name="_Toc343232706"/>
      <w:bookmarkStart w:id="3119" w:name="_Toc343232991"/>
      <w:bookmarkStart w:id="3120" w:name="_Toc343415496"/>
      <w:bookmarkStart w:id="3121" w:name="_Toc343415792"/>
      <w:bookmarkStart w:id="3122" w:name="_Toc343452451"/>
      <w:bookmarkStart w:id="3123" w:name="_Toc343461241"/>
      <w:bookmarkStart w:id="3124" w:name="_Toc343494128"/>
      <w:bookmarkStart w:id="3125" w:name="_Toc343494340"/>
      <w:bookmarkStart w:id="3126" w:name="_Toc343495113"/>
      <w:bookmarkStart w:id="3127" w:name="_Toc343660340"/>
      <w:bookmarkStart w:id="3128" w:name="_Toc343660554"/>
      <w:bookmarkStart w:id="3129" w:name="_Toc343711182"/>
      <w:bookmarkStart w:id="3130" w:name="_Toc343829146"/>
      <w:bookmarkStart w:id="3131" w:name="_Toc343831950"/>
      <w:bookmarkStart w:id="3132" w:name="_Toc343832320"/>
      <w:bookmarkStart w:id="3133" w:name="_Toc343832537"/>
      <w:bookmarkStart w:id="3134" w:name="_Toc343832754"/>
      <w:bookmarkStart w:id="3135" w:name="_Toc343837347"/>
      <w:bookmarkStart w:id="3136" w:name="_Toc343841905"/>
      <w:bookmarkStart w:id="3137" w:name="_Toc343844803"/>
      <w:bookmarkStart w:id="3138" w:name="_Toc343083606"/>
      <w:bookmarkStart w:id="3139" w:name="_Toc343083820"/>
      <w:bookmarkStart w:id="3140" w:name="_Toc343084031"/>
      <w:bookmarkStart w:id="3141" w:name="_Toc343220790"/>
      <w:bookmarkStart w:id="3142" w:name="_Toc343232294"/>
      <w:bookmarkStart w:id="3143" w:name="_Toc343232707"/>
      <w:bookmarkStart w:id="3144" w:name="_Toc343232992"/>
      <w:bookmarkStart w:id="3145" w:name="_Toc343415497"/>
      <w:bookmarkStart w:id="3146" w:name="_Toc343415793"/>
      <w:bookmarkStart w:id="3147" w:name="_Toc343452452"/>
      <w:bookmarkStart w:id="3148" w:name="_Toc343461242"/>
      <w:bookmarkStart w:id="3149" w:name="_Toc343494129"/>
      <w:bookmarkStart w:id="3150" w:name="_Toc343494341"/>
      <w:bookmarkStart w:id="3151" w:name="_Toc343495114"/>
      <w:bookmarkStart w:id="3152" w:name="_Toc343660341"/>
      <w:bookmarkStart w:id="3153" w:name="_Toc343660555"/>
      <w:bookmarkStart w:id="3154" w:name="_Toc343711183"/>
      <w:bookmarkStart w:id="3155" w:name="_Toc343829147"/>
      <w:bookmarkStart w:id="3156" w:name="_Toc343831951"/>
      <w:bookmarkStart w:id="3157" w:name="_Toc343832321"/>
      <w:bookmarkStart w:id="3158" w:name="_Toc343832538"/>
      <w:bookmarkStart w:id="3159" w:name="_Toc343832755"/>
      <w:bookmarkStart w:id="3160" w:name="_Toc343837348"/>
      <w:bookmarkStart w:id="3161" w:name="_Toc343841906"/>
      <w:bookmarkStart w:id="3162" w:name="_Toc343844804"/>
      <w:bookmarkStart w:id="3163" w:name="_Toc343083607"/>
      <w:bookmarkStart w:id="3164" w:name="_Toc343083821"/>
      <w:bookmarkStart w:id="3165" w:name="_Toc343084032"/>
      <w:bookmarkStart w:id="3166" w:name="_Toc343220791"/>
      <w:bookmarkStart w:id="3167" w:name="_Toc343232295"/>
      <w:bookmarkStart w:id="3168" w:name="_Toc343232708"/>
      <w:bookmarkStart w:id="3169" w:name="_Toc343232993"/>
      <w:bookmarkStart w:id="3170" w:name="_Toc343415498"/>
      <w:bookmarkStart w:id="3171" w:name="_Toc343415794"/>
      <w:bookmarkStart w:id="3172" w:name="_Toc343452453"/>
      <w:bookmarkStart w:id="3173" w:name="_Toc343461243"/>
      <w:bookmarkStart w:id="3174" w:name="_Toc343494130"/>
      <w:bookmarkStart w:id="3175" w:name="_Toc343494342"/>
      <w:bookmarkStart w:id="3176" w:name="_Toc343495115"/>
      <w:bookmarkStart w:id="3177" w:name="_Toc343660342"/>
      <w:bookmarkStart w:id="3178" w:name="_Toc343660556"/>
      <w:bookmarkStart w:id="3179" w:name="_Toc343711184"/>
      <w:bookmarkStart w:id="3180" w:name="_Toc343829148"/>
      <w:bookmarkStart w:id="3181" w:name="_Toc343831952"/>
      <w:bookmarkStart w:id="3182" w:name="_Toc343832322"/>
      <w:bookmarkStart w:id="3183" w:name="_Toc343832539"/>
      <w:bookmarkStart w:id="3184" w:name="_Toc343832756"/>
      <w:bookmarkStart w:id="3185" w:name="_Toc343837349"/>
      <w:bookmarkStart w:id="3186" w:name="_Toc343841907"/>
      <w:bookmarkStart w:id="3187" w:name="_Toc343844805"/>
      <w:bookmarkStart w:id="3188" w:name="_Toc343083608"/>
      <w:bookmarkStart w:id="3189" w:name="_Toc343083822"/>
      <w:bookmarkStart w:id="3190" w:name="_Toc343084033"/>
      <w:bookmarkStart w:id="3191" w:name="_Toc343220792"/>
      <w:bookmarkStart w:id="3192" w:name="_Toc343232296"/>
      <w:bookmarkStart w:id="3193" w:name="_Toc343232709"/>
      <w:bookmarkStart w:id="3194" w:name="_Toc343232994"/>
      <w:bookmarkStart w:id="3195" w:name="_Toc343415499"/>
      <w:bookmarkStart w:id="3196" w:name="_Toc343415795"/>
      <w:bookmarkStart w:id="3197" w:name="_Toc343452454"/>
      <w:bookmarkStart w:id="3198" w:name="_Toc343461244"/>
      <w:bookmarkStart w:id="3199" w:name="_Toc343494131"/>
      <w:bookmarkStart w:id="3200" w:name="_Toc343494343"/>
      <w:bookmarkStart w:id="3201" w:name="_Toc343495116"/>
      <w:bookmarkStart w:id="3202" w:name="_Toc343660343"/>
      <w:bookmarkStart w:id="3203" w:name="_Toc343660557"/>
      <w:bookmarkStart w:id="3204" w:name="_Toc343711185"/>
      <w:bookmarkStart w:id="3205" w:name="_Toc343829149"/>
      <w:bookmarkStart w:id="3206" w:name="_Toc343831953"/>
      <w:bookmarkStart w:id="3207" w:name="_Toc343832323"/>
      <w:bookmarkStart w:id="3208" w:name="_Toc343832540"/>
      <w:bookmarkStart w:id="3209" w:name="_Toc343832757"/>
      <w:bookmarkStart w:id="3210" w:name="_Toc343837350"/>
      <w:bookmarkStart w:id="3211" w:name="_Toc343841908"/>
      <w:bookmarkStart w:id="3212" w:name="_Toc343844806"/>
      <w:bookmarkStart w:id="3213" w:name="_Toc343083609"/>
      <w:bookmarkStart w:id="3214" w:name="_Toc343083823"/>
      <w:bookmarkStart w:id="3215" w:name="_Toc343084034"/>
      <w:bookmarkStart w:id="3216" w:name="_Toc343220793"/>
      <w:bookmarkStart w:id="3217" w:name="_Toc343232297"/>
      <w:bookmarkStart w:id="3218" w:name="_Toc343232710"/>
      <w:bookmarkStart w:id="3219" w:name="_Toc343232995"/>
      <w:bookmarkStart w:id="3220" w:name="_Toc343415500"/>
      <w:bookmarkStart w:id="3221" w:name="_Toc343415796"/>
      <w:bookmarkStart w:id="3222" w:name="_Toc343452455"/>
      <w:bookmarkStart w:id="3223" w:name="_Toc343461245"/>
      <w:bookmarkStart w:id="3224" w:name="_Toc343494132"/>
      <w:bookmarkStart w:id="3225" w:name="_Toc343494344"/>
      <w:bookmarkStart w:id="3226" w:name="_Toc343495117"/>
      <w:bookmarkStart w:id="3227" w:name="_Toc343660344"/>
      <w:bookmarkStart w:id="3228" w:name="_Toc343660558"/>
      <w:bookmarkStart w:id="3229" w:name="_Toc343711186"/>
      <w:bookmarkStart w:id="3230" w:name="_Toc343829150"/>
      <w:bookmarkStart w:id="3231" w:name="_Toc343831954"/>
      <w:bookmarkStart w:id="3232" w:name="_Toc343832324"/>
      <w:bookmarkStart w:id="3233" w:name="_Toc343832541"/>
      <w:bookmarkStart w:id="3234" w:name="_Toc343832758"/>
      <w:bookmarkStart w:id="3235" w:name="_Toc343837351"/>
      <w:bookmarkStart w:id="3236" w:name="_Toc343841909"/>
      <w:bookmarkStart w:id="3237" w:name="_Toc343844807"/>
      <w:bookmarkStart w:id="3238" w:name="_Toc343083610"/>
      <w:bookmarkStart w:id="3239" w:name="_Toc343083824"/>
      <w:bookmarkStart w:id="3240" w:name="_Toc343084035"/>
      <w:bookmarkStart w:id="3241" w:name="_Toc343220794"/>
      <w:bookmarkStart w:id="3242" w:name="_Toc343232298"/>
      <w:bookmarkStart w:id="3243" w:name="_Toc343232711"/>
      <w:bookmarkStart w:id="3244" w:name="_Toc343232996"/>
      <w:bookmarkStart w:id="3245" w:name="_Toc343415501"/>
      <w:bookmarkStart w:id="3246" w:name="_Toc343415797"/>
      <w:bookmarkStart w:id="3247" w:name="_Toc343452456"/>
      <w:bookmarkStart w:id="3248" w:name="_Toc343461246"/>
      <w:bookmarkStart w:id="3249" w:name="_Toc343494133"/>
      <w:bookmarkStart w:id="3250" w:name="_Toc343494345"/>
      <w:bookmarkStart w:id="3251" w:name="_Toc343495118"/>
      <w:bookmarkStart w:id="3252" w:name="_Toc343660345"/>
      <w:bookmarkStart w:id="3253" w:name="_Toc343660559"/>
      <w:bookmarkStart w:id="3254" w:name="_Toc343711187"/>
      <w:bookmarkStart w:id="3255" w:name="_Toc343829151"/>
      <w:bookmarkStart w:id="3256" w:name="_Toc343831955"/>
      <w:bookmarkStart w:id="3257" w:name="_Toc343832325"/>
      <w:bookmarkStart w:id="3258" w:name="_Toc343832542"/>
      <w:bookmarkStart w:id="3259" w:name="_Toc343832759"/>
      <w:bookmarkStart w:id="3260" w:name="_Toc343837352"/>
      <w:bookmarkStart w:id="3261" w:name="_Toc343841910"/>
      <w:bookmarkStart w:id="3262" w:name="_Toc343844808"/>
      <w:bookmarkStart w:id="3263" w:name="_Toc343083611"/>
      <w:bookmarkStart w:id="3264" w:name="_Toc343083825"/>
      <w:bookmarkStart w:id="3265" w:name="_Toc343084036"/>
      <w:bookmarkStart w:id="3266" w:name="_Toc343220795"/>
      <w:bookmarkStart w:id="3267" w:name="_Toc343232299"/>
      <w:bookmarkStart w:id="3268" w:name="_Toc343232712"/>
      <w:bookmarkStart w:id="3269" w:name="_Toc343232997"/>
      <w:bookmarkStart w:id="3270" w:name="_Toc343415502"/>
      <w:bookmarkStart w:id="3271" w:name="_Toc343415798"/>
      <w:bookmarkStart w:id="3272" w:name="_Toc343452457"/>
      <w:bookmarkStart w:id="3273" w:name="_Toc343461247"/>
      <w:bookmarkStart w:id="3274" w:name="_Toc343494134"/>
      <w:bookmarkStart w:id="3275" w:name="_Toc343494346"/>
      <w:bookmarkStart w:id="3276" w:name="_Toc343495119"/>
      <w:bookmarkStart w:id="3277" w:name="_Toc343660346"/>
      <w:bookmarkStart w:id="3278" w:name="_Toc343660560"/>
      <w:bookmarkStart w:id="3279" w:name="_Toc343711188"/>
      <w:bookmarkStart w:id="3280" w:name="_Toc343829152"/>
      <w:bookmarkStart w:id="3281" w:name="_Toc343831956"/>
      <w:bookmarkStart w:id="3282" w:name="_Toc343832326"/>
      <w:bookmarkStart w:id="3283" w:name="_Toc343832543"/>
      <w:bookmarkStart w:id="3284" w:name="_Toc343832760"/>
      <w:bookmarkStart w:id="3285" w:name="_Toc343837353"/>
      <w:bookmarkStart w:id="3286" w:name="_Toc343841911"/>
      <w:bookmarkStart w:id="3287" w:name="_Toc343844809"/>
      <w:bookmarkStart w:id="3288" w:name="_Toc343083612"/>
      <w:bookmarkStart w:id="3289" w:name="_Toc343083826"/>
      <w:bookmarkStart w:id="3290" w:name="_Toc343084037"/>
      <w:bookmarkStart w:id="3291" w:name="_Toc343220796"/>
      <w:bookmarkStart w:id="3292" w:name="_Toc343232300"/>
      <w:bookmarkStart w:id="3293" w:name="_Toc343232713"/>
      <w:bookmarkStart w:id="3294" w:name="_Toc343232998"/>
      <w:bookmarkStart w:id="3295" w:name="_Toc343415503"/>
      <w:bookmarkStart w:id="3296" w:name="_Toc343415799"/>
      <w:bookmarkStart w:id="3297" w:name="_Toc343452458"/>
      <w:bookmarkStart w:id="3298" w:name="_Toc343461248"/>
      <w:bookmarkStart w:id="3299" w:name="_Toc343494135"/>
      <w:bookmarkStart w:id="3300" w:name="_Toc343494347"/>
      <w:bookmarkStart w:id="3301" w:name="_Toc343495120"/>
      <w:bookmarkStart w:id="3302" w:name="_Toc343660347"/>
      <w:bookmarkStart w:id="3303" w:name="_Toc343660561"/>
      <w:bookmarkStart w:id="3304" w:name="_Toc343711189"/>
      <w:bookmarkStart w:id="3305" w:name="_Toc343829153"/>
      <w:bookmarkStart w:id="3306" w:name="_Toc343831957"/>
      <w:bookmarkStart w:id="3307" w:name="_Toc343832327"/>
      <w:bookmarkStart w:id="3308" w:name="_Toc343832544"/>
      <w:bookmarkStart w:id="3309" w:name="_Toc343832761"/>
      <w:bookmarkStart w:id="3310" w:name="_Toc343837354"/>
      <w:bookmarkStart w:id="3311" w:name="_Toc343841912"/>
      <w:bookmarkStart w:id="3312" w:name="_Toc343844810"/>
      <w:bookmarkStart w:id="3313" w:name="_Toc343083613"/>
      <w:bookmarkStart w:id="3314" w:name="_Toc343083827"/>
      <w:bookmarkStart w:id="3315" w:name="_Toc343084038"/>
      <w:bookmarkStart w:id="3316" w:name="_Toc343220797"/>
      <w:bookmarkStart w:id="3317" w:name="_Toc343232301"/>
      <w:bookmarkStart w:id="3318" w:name="_Toc343232714"/>
      <w:bookmarkStart w:id="3319" w:name="_Toc343232999"/>
      <w:bookmarkStart w:id="3320" w:name="_Toc343415504"/>
      <w:bookmarkStart w:id="3321" w:name="_Toc343415800"/>
      <w:bookmarkStart w:id="3322" w:name="_Toc343452459"/>
      <w:bookmarkStart w:id="3323" w:name="_Toc343461249"/>
      <w:bookmarkStart w:id="3324" w:name="_Toc343494136"/>
      <w:bookmarkStart w:id="3325" w:name="_Toc343494348"/>
      <w:bookmarkStart w:id="3326" w:name="_Toc343495121"/>
      <w:bookmarkStart w:id="3327" w:name="_Toc343660348"/>
      <w:bookmarkStart w:id="3328" w:name="_Toc343660562"/>
      <w:bookmarkStart w:id="3329" w:name="_Toc343711190"/>
      <w:bookmarkStart w:id="3330" w:name="_Toc343829154"/>
      <w:bookmarkStart w:id="3331" w:name="_Toc343831958"/>
      <w:bookmarkStart w:id="3332" w:name="_Toc343832328"/>
      <w:bookmarkStart w:id="3333" w:name="_Toc343832545"/>
      <w:bookmarkStart w:id="3334" w:name="_Toc343832762"/>
      <w:bookmarkStart w:id="3335" w:name="_Toc343837355"/>
      <w:bookmarkStart w:id="3336" w:name="_Toc343841913"/>
      <w:bookmarkStart w:id="3337" w:name="_Toc343844811"/>
      <w:bookmarkStart w:id="3338" w:name="_Toc343083614"/>
      <w:bookmarkStart w:id="3339" w:name="_Toc343083828"/>
      <w:bookmarkStart w:id="3340" w:name="_Toc343084039"/>
      <w:bookmarkStart w:id="3341" w:name="_Toc343220798"/>
      <w:bookmarkStart w:id="3342" w:name="_Toc343232302"/>
      <w:bookmarkStart w:id="3343" w:name="_Toc343232715"/>
      <w:bookmarkStart w:id="3344" w:name="_Toc343233000"/>
      <w:bookmarkStart w:id="3345" w:name="_Toc343415505"/>
      <w:bookmarkStart w:id="3346" w:name="_Toc343415801"/>
      <w:bookmarkStart w:id="3347" w:name="_Toc343452460"/>
      <w:bookmarkStart w:id="3348" w:name="_Toc343461250"/>
      <w:bookmarkStart w:id="3349" w:name="_Toc343494137"/>
      <w:bookmarkStart w:id="3350" w:name="_Toc343494349"/>
      <w:bookmarkStart w:id="3351" w:name="_Toc343495122"/>
      <w:bookmarkStart w:id="3352" w:name="_Toc343660349"/>
      <w:bookmarkStart w:id="3353" w:name="_Toc343660563"/>
      <w:bookmarkStart w:id="3354" w:name="_Toc343711191"/>
      <w:bookmarkStart w:id="3355" w:name="_Toc343829155"/>
      <w:bookmarkStart w:id="3356" w:name="_Toc343831959"/>
      <w:bookmarkStart w:id="3357" w:name="_Toc343832329"/>
      <w:bookmarkStart w:id="3358" w:name="_Toc343832546"/>
      <w:bookmarkStart w:id="3359" w:name="_Toc343832763"/>
      <w:bookmarkStart w:id="3360" w:name="_Toc343837356"/>
      <w:bookmarkStart w:id="3361" w:name="_Toc343841914"/>
      <w:bookmarkStart w:id="3362" w:name="_Toc343844812"/>
      <w:bookmarkStart w:id="3363" w:name="_Toc343083615"/>
      <w:bookmarkStart w:id="3364" w:name="_Toc343083829"/>
      <w:bookmarkStart w:id="3365" w:name="_Toc343084040"/>
      <w:bookmarkStart w:id="3366" w:name="_Toc343220799"/>
      <w:bookmarkStart w:id="3367" w:name="_Toc343232303"/>
      <w:bookmarkStart w:id="3368" w:name="_Toc343232716"/>
      <w:bookmarkStart w:id="3369" w:name="_Toc343233001"/>
      <w:bookmarkStart w:id="3370" w:name="_Toc343415506"/>
      <w:bookmarkStart w:id="3371" w:name="_Toc343415802"/>
      <w:bookmarkStart w:id="3372" w:name="_Toc343452461"/>
      <w:bookmarkStart w:id="3373" w:name="_Toc343461251"/>
      <w:bookmarkStart w:id="3374" w:name="_Toc343494138"/>
      <w:bookmarkStart w:id="3375" w:name="_Toc343494350"/>
      <w:bookmarkStart w:id="3376" w:name="_Toc343495123"/>
      <w:bookmarkStart w:id="3377" w:name="_Toc343660350"/>
      <w:bookmarkStart w:id="3378" w:name="_Toc343660564"/>
      <w:bookmarkStart w:id="3379" w:name="_Toc343711192"/>
      <w:bookmarkStart w:id="3380" w:name="_Toc343829156"/>
      <w:bookmarkStart w:id="3381" w:name="_Toc343831960"/>
      <w:bookmarkStart w:id="3382" w:name="_Toc343832330"/>
      <w:bookmarkStart w:id="3383" w:name="_Toc343832547"/>
      <w:bookmarkStart w:id="3384" w:name="_Toc343832764"/>
      <w:bookmarkStart w:id="3385" w:name="_Toc343837357"/>
      <w:bookmarkStart w:id="3386" w:name="_Toc343841915"/>
      <w:bookmarkStart w:id="3387" w:name="_Toc343844813"/>
      <w:bookmarkStart w:id="3388" w:name="_Toc343083616"/>
      <w:bookmarkStart w:id="3389" w:name="_Toc343083830"/>
      <w:bookmarkStart w:id="3390" w:name="_Toc343084041"/>
      <w:bookmarkStart w:id="3391" w:name="_Toc343220800"/>
      <w:bookmarkStart w:id="3392" w:name="_Toc343232304"/>
      <w:bookmarkStart w:id="3393" w:name="_Toc343232717"/>
      <w:bookmarkStart w:id="3394" w:name="_Toc343233002"/>
      <w:bookmarkStart w:id="3395" w:name="_Toc343415507"/>
      <w:bookmarkStart w:id="3396" w:name="_Toc343415803"/>
      <w:bookmarkStart w:id="3397" w:name="_Toc343452462"/>
      <w:bookmarkStart w:id="3398" w:name="_Toc343461252"/>
      <w:bookmarkStart w:id="3399" w:name="_Toc343494139"/>
      <w:bookmarkStart w:id="3400" w:name="_Toc343494351"/>
      <w:bookmarkStart w:id="3401" w:name="_Toc343495124"/>
      <w:bookmarkStart w:id="3402" w:name="_Toc343660351"/>
      <w:bookmarkStart w:id="3403" w:name="_Toc343660565"/>
      <w:bookmarkStart w:id="3404" w:name="_Toc343711193"/>
      <w:bookmarkStart w:id="3405" w:name="_Toc343829157"/>
      <w:bookmarkStart w:id="3406" w:name="_Toc343831961"/>
      <w:bookmarkStart w:id="3407" w:name="_Toc343832331"/>
      <w:bookmarkStart w:id="3408" w:name="_Toc343832548"/>
      <w:bookmarkStart w:id="3409" w:name="_Toc343832765"/>
      <w:bookmarkStart w:id="3410" w:name="_Toc343837358"/>
      <w:bookmarkStart w:id="3411" w:name="_Toc343841916"/>
      <w:bookmarkStart w:id="3412" w:name="_Toc343844814"/>
      <w:bookmarkStart w:id="3413" w:name="_Toc343083617"/>
      <w:bookmarkStart w:id="3414" w:name="_Toc343083831"/>
      <w:bookmarkStart w:id="3415" w:name="_Toc343084042"/>
      <w:bookmarkStart w:id="3416" w:name="_Toc343220801"/>
      <w:bookmarkStart w:id="3417" w:name="_Toc343232305"/>
      <w:bookmarkStart w:id="3418" w:name="_Toc343232718"/>
      <w:bookmarkStart w:id="3419" w:name="_Toc343233003"/>
      <w:bookmarkStart w:id="3420" w:name="_Toc343415508"/>
      <w:bookmarkStart w:id="3421" w:name="_Toc343415804"/>
      <w:bookmarkStart w:id="3422" w:name="_Toc343452463"/>
      <w:bookmarkStart w:id="3423" w:name="_Toc343461253"/>
      <w:bookmarkStart w:id="3424" w:name="_Toc343494140"/>
      <w:bookmarkStart w:id="3425" w:name="_Toc343494352"/>
      <w:bookmarkStart w:id="3426" w:name="_Toc343495125"/>
      <w:bookmarkStart w:id="3427" w:name="_Toc343660352"/>
      <w:bookmarkStart w:id="3428" w:name="_Toc343660566"/>
      <w:bookmarkStart w:id="3429" w:name="_Toc343711194"/>
      <w:bookmarkStart w:id="3430" w:name="_Toc343829158"/>
      <w:bookmarkStart w:id="3431" w:name="_Toc343831962"/>
      <w:bookmarkStart w:id="3432" w:name="_Toc343832332"/>
      <w:bookmarkStart w:id="3433" w:name="_Toc343832549"/>
      <w:bookmarkStart w:id="3434" w:name="_Toc343832766"/>
      <w:bookmarkStart w:id="3435" w:name="_Toc343837359"/>
      <w:bookmarkStart w:id="3436" w:name="_Toc343841917"/>
      <w:bookmarkStart w:id="3437" w:name="_Toc343844815"/>
      <w:bookmarkStart w:id="3438" w:name="_Toc343083618"/>
      <w:bookmarkStart w:id="3439" w:name="_Toc343083832"/>
      <w:bookmarkStart w:id="3440" w:name="_Toc343084043"/>
      <w:bookmarkStart w:id="3441" w:name="_Toc343220802"/>
      <w:bookmarkStart w:id="3442" w:name="_Toc343232306"/>
      <w:bookmarkStart w:id="3443" w:name="_Toc343232719"/>
      <w:bookmarkStart w:id="3444" w:name="_Toc343233004"/>
      <w:bookmarkStart w:id="3445" w:name="_Toc343415509"/>
      <w:bookmarkStart w:id="3446" w:name="_Toc343415805"/>
      <w:bookmarkStart w:id="3447" w:name="_Toc343452464"/>
      <w:bookmarkStart w:id="3448" w:name="_Toc343461254"/>
      <w:bookmarkStart w:id="3449" w:name="_Toc343494141"/>
      <w:bookmarkStart w:id="3450" w:name="_Toc343494353"/>
      <w:bookmarkStart w:id="3451" w:name="_Toc343495126"/>
      <w:bookmarkStart w:id="3452" w:name="_Toc343660353"/>
      <w:bookmarkStart w:id="3453" w:name="_Toc343660567"/>
      <w:bookmarkStart w:id="3454" w:name="_Toc343711195"/>
      <w:bookmarkStart w:id="3455" w:name="_Toc343829159"/>
      <w:bookmarkStart w:id="3456" w:name="_Toc343831963"/>
      <w:bookmarkStart w:id="3457" w:name="_Toc343832333"/>
      <w:bookmarkStart w:id="3458" w:name="_Toc343832550"/>
      <w:bookmarkStart w:id="3459" w:name="_Toc343832767"/>
      <w:bookmarkStart w:id="3460" w:name="_Toc343837360"/>
      <w:bookmarkStart w:id="3461" w:name="_Toc343841918"/>
      <w:bookmarkStart w:id="3462" w:name="_Toc343844816"/>
      <w:bookmarkStart w:id="3463" w:name="_Toc343083619"/>
      <w:bookmarkStart w:id="3464" w:name="_Toc343083833"/>
      <w:bookmarkStart w:id="3465" w:name="_Toc343084044"/>
      <w:bookmarkStart w:id="3466" w:name="_Toc343220803"/>
      <w:bookmarkStart w:id="3467" w:name="_Toc343232307"/>
      <w:bookmarkStart w:id="3468" w:name="_Toc343232720"/>
      <w:bookmarkStart w:id="3469" w:name="_Toc343233005"/>
      <w:bookmarkStart w:id="3470" w:name="_Toc343415510"/>
      <w:bookmarkStart w:id="3471" w:name="_Toc343415806"/>
      <w:bookmarkStart w:id="3472" w:name="_Toc343452465"/>
      <w:bookmarkStart w:id="3473" w:name="_Toc343461255"/>
      <w:bookmarkStart w:id="3474" w:name="_Toc343494142"/>
      <w:bookmarkStart w:id="3475" w:name="_Toc343494354"/>
      <w:bookmarkStart w:id="3476" w:name="_Toc343495127"/>
      <w:bookmarkStart w:id="3477" w:name="_Toc343660354"/>
      <w:bookmarkStart w:id="3478" w:name="_Toc343660568"/>
      <w:bookmarkStart w:id="3479" w:name="_Toc343711196"/>
      <w:bookmarkStart w:id="3480" w:name="_Toc343829160"/>
      <w:bookmarkStart w:id="3481" w:name="_Toc343831964"/>
      <w:bookmarkStart w:id="3482" w:name="_Toc343832334"/>
      <w:bookmarkStart w:id="3483" w:name="_Toc343832551"/>
      <w:bookmarkStart w:id="3484" w:name="_Toc343832768"/>
      <w:bookmarkStart w:id="3485" w:name="_Toc343837361"/>
      <w:bookmarkStart w:id="3486" w:name="_Toc343841919"/>
      <w:bookmarkStart w:id="3487" w:name="_Toc343844817"/>
      <w:bookmarkStart w:id="3488" w:name="_Toc343083620"/>
      <w:bookmarkStart w:id="3489" w:name="_Toc343083834"/>
      <w:bookmarkStart w:id="3490" w:name="_Toc343084045"/>
      <w:bookmarkStart w:id="3491" w:name="_Toc343220804"/>
      <w:bookmarkStart w:id="3492" w:name="_Toc343232308"/>
      <w:bookmarkStart w:id="3493" w:name="_Toc343232721"/>
      <w:bookmarkStart w:id="3494" w:name="_Toc343233006"/>
      <w:bookmarkStart w:id="3495" w:name="_Toc343415511"/>
      <w:bookmarkStart w:id="3496" w:name="_Toc343415807"/>
      <w:bookmarkStart w:id="3497" w:name="_Toc343452466"/>
      <w:bookmarkStart w:id="3498" w:name="_Toc343461256"/>
      <w:bookmarkStart w:id="3499" w:name="_Toc343494143"/>
      <w:bookmarkStart w:id="3500" w:name="_Toc343494355"/>
      <w:bookmarkStart w:id="3501" w:name="_Toc343495128"/>
      <w:bookmarkStart w:id="3502" w:name="_Toc343660355"/>
      <w:bookmarkStart w:id="3503" w:name="_Toc343660569"/>
      <w:bookmarkStart w:id="3504" w:name="_Toc343711197"/>
      <w:bookmarkStart w:id="3505" w:name="_Toc343829161"/>
      <w:bookmarkStart w:id="3506" w:name="_Toc343831965"/>
      <w:bookmarkStart w:id="3507" w:name="_Toc343832335"/>
      <w:bookmarkStart w:id="3508" w:name="_Toc343832552"/>
      <w:bookmarkStart w:id="3509" w:name="_Toc343832769"/>
      <w:bookmarkStart w:id="3510" w:name="_Toc343837362"/>
      <w:bookmarkStart w:id="3511" w:name="_Toc343841920"/>
      <w:bookmarkStart w:id="3512" w:name="_Toc343844818"/>
      <w:bookmarkStart w:id="3513" w:name="_Toc343083621"/>
      <w:bookmarkStart w:id="3514" w:name="_Toc343083835"/>
      <w:bookmarkStart w:id="3515" w:name="_Toc343084046"/>
      <w:bookmarkStart w:id="3516" w:name="_Toc343220805"/>
      <w:bookmarkStart w:id="3517" w:name="_Toc343232309"/>
      <w:bookmarkStart w:id="3518" w:name="_Toc343232722"/>
      <w:bookmarkStart w:id="3519" w:name="_Toc343233007"/>
      <w:bookmarkStart w:id="3520" w:name="_Toc343415512"/>
      <w:bookmarkStart w:id="3521" w:name="_Toc343415808"/>
      <w:bookmarkStart w:id="3522" w:name="_Toc343452467"/>
      <w:bookmarkStart w:id="3523" w:name="_Toc343461257"/>
      <w:bookmarkStart w:id="3524" w:name="_Toc343494144"/>
      <w:bookmarkStart w:id="3525" w:name="_Toc343494356"/>
      <w:bookmarkStart w:id="3526" w:name="_Toc343495129"/>
      <w:bookmarkStart w:id="3527" w:name="_Toc343660356"/>
      <w:bookmarkStart w:id="3528" w:name="_Toc343660570"/>
      <w:bookmarkStart w:id="3529" w:name="_Toc343711198"/>
      <w:bookmarkStart w:id="3530" w:name="_Toc343829162"/>
      <w:bookmarkStart w:id="3531" w:name="_Toc343831966"/>
      <w:bookmarkStart w:id="3532" w:name="_Toc343832336"/>
      <w:bookmarkStart w:id="3533" w:name="_Toc343832553"/>
      <w:bookmarkStart w:id="3534" w:name="_Toc343832770"/>
      <w:bookmarkStart w:id="3535" w:name="_Toc343837363"/>
      <w:bookmarkStart w:id="3536" w:name="_Toc343841921"/>
      <w:bookmarkStart w:id="3537" w:name="_Toc343844819"/>
      <w:bookmarkStart w:id="3538" w:name="_Toc343083622"/>
      <w:bookmarkStart w:id="3539" w:name="_Toc343083836"/>
      <w:bookmarkStart w:id="3540" w:name="_Toc343084047"/>
      <w:bookmarkStart w:id="3541" w:name="_Toc343220806"/>
      <w:bookmarkStart w:id="3542" w:name="_Toc343232310"/>
      <w:bookmarkStart w:id="3543" w:name="_Toc343232723"/>
      <w:bookmarkStart w:id="3544" w:name="_Toc343233008"/>
      <w:bookmarkStart w:id="3545" w:name="_Toc343415513"/>
      <w:bookmarkStart w:id="3546" w:name="_Toc343415809"/>
      <w:bookmarkStart w:id="3547" w:name="_Toc343452468"/>
      <w:bookmarkStart w:id="3548" w:name="_Toc343461258"/>
      <w:bookmarkStart w:id="3549" w:name="_Toc343494145"/>
      <w:bookmarkStart w:id="3550" w:name="_Toc343494357"/>
      <w:bookmarkStart w:id="3551" w:name="_Toc343495130"/>
      <w:bookmarkStart w:id="3552" w:name="_Toc343660357"/>
      <w:bookmarkStart w:id="3553" w:name="_Toc343660571"/>
      <w:bookmarkStart w:id="3554" w:name="_Toc343711199"/>
      <w:bookmarkStart w:id="3555" w:name="_Toc343829163"/>
      <w:bookmarkStart w:id="3556" w:name="_Toc343831967"/>
      <w:bookmarkStart w:id="3557" w:name="_Toc343832337"/>
      <w:bookmarkStart w:id="3558" w:name="_Toc343832554"/>
      <w:bookmarkStart w:id="3559" w:name="_Toc343832771"/>
      <w:bookmarkStart w:id="3560" w:name="_Toc343837364"/>
      <w:bookmarkStart w:id="3561" w:name="_Toc343841922"/>
      <w:bookmarkStart w:id="3562" w:name="_Toc343844820"/>
      <w:bookmarkStart w:id="3563" w:name="_Toc346401565"/>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r w:rsidRPr="00286C29">
        <w:t>Xây</w:t>
      </w:r>
      <w:r>
        <w:t xml:space="preserve"> dựng mô hình SARIMA</w:t>
      </w:r>
      <w:bookmarkEnd w:id="3563"/>
    </w:p>
    <w:p w14:paraId="0F49B734" w14:textId="68DA7C3F" w:rsidR="00DA1F81" w:rsidRDefault="00DA1F81">
      <w:r>
        <w:t xml:space="preserve">Cấu trúc của mô hình dự đoán </w:t>
      </w:r>
      <w:r w:rsidR="001611FB">
        <w:t>S</w:t>
      </w:r>
      <w:r>
        <w:t xml:space="preserve">ARIMA gồm 4 </w:t>
      </w:r>
      <w:del w:id="3564" w:author="superchickend" w:date="2013-01-19T23:06:00Z">
        <w:r w:rsidDel="00562D54">
          <w:delText>thành phần</w:delText>
        </w:r>
      </w:del>
      <w:ins w:id="3565" w:author="superchickend" w:date="2013-01-19T23:06:00Z">
        <w:r w:rsidR="00562D54">
          <w:t>giai đoạn</w:t>
        </w:r>
      </w:ins>
      <w:r>
        <w:t xml:space="preserve"> chính:</w:t>
      </w:r>
    </w:p>
    <w:p w14:paraId="1A05EE34" w14:textId="0AE453E3" w:rsidR="00DA1F81" w:rsidRPr="00AC1C82" w:rsidRDefault="00DA1F81" w:rsidP="003A16E8">
      <w:pPr>
        <w:pStyle w:val="BuletL1"/>
      </w:pPr>
      <w:del w:id="3566" w:author="superchickend" w:date="2013-01-19T23:06:00Z">
        <w:r w:rsidRPr="00032D83" w:rsidDel="00270E01">
          <w:lastRenderedPageBreak/>
          <w:delText>Thành ph</w:delText>
        </w:r>
        <w:r w:rsidRPr="006D6C8D" w:rsidDel="00270E01">
          <w:delText>ầ</w:delText>
        </w:r>
        <w:r w:rsidRPr="000C3A28" w:rsidDel="00270E01">
          <w:delText>n</w:delText>
        </w:r>
      </w:del>
      <w:ins w:id="3567" w:author="superchickend" w:date="2013-01-19T23:06:00Z">
        <w:r w:rsidR="00270E01">
          <w:t>Giai đoạn</w:t>
        </w:r>
      </w:ins>
      <w:r w:rsidRPr="000C3A28">
        <w:t xml:space="preserve">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 xml:space="preserve">ữ liệu đã thu thập được. </w:t>
      </w:r>
      <w:del w:id="3568" w:author="superchickend" w:date="2013-01-19T23:06:00Z">
        <w:r w:rsidRPr="003A16E8" w:rsidDel="00270E01">
          <w:delText>Thành phần</w:delText>
        </w:r>
      </w:del>
      <w:ins w:id="3569" w:author="superchickend" w:date="2013-01-19T23:06:00Z">
        <w:r w:rsidR="00270E01">
          <w:t>Giai đoạn</w:t>
        </w:r>
      </w:ins>
      <w:r w:rsidRPr="003A16E8">
        <w:t xml:space="preserve">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85E670B" w:rsidR="00DA1F81" w:rsidRPr="00AC1C82" w:rsidRDefault="00DA1F81" w:rsidP="003A16E8">
      <w:pPr>
        <w:pStyle w:val="BuletL1"/>
      </w:pPr>
      <w:del w:id="3570" w:author="superchickend" w:date="2013-01-19T23:07:00Z">
        <w:r w:rsidRPr="00032D83" w:rsidDel="00270E01">
          <w:delText>Thành ph</w:delText>
        </w:r>
        <w:r w:rsidRPr="006D6C8D" w:rsidDel="00270E01">
          <w:delText>ầ</w:delText>
        </w:r>
        <w:r w:rsidRPr="000C3A28" w:rsidDel="00270E01">
          <w:delText>n</w:delText>
        </w:r>
      </w:del>
      <w:ins w:id="3571" w:author="superchickend" w:date="2013-01-19T23:07:00Z">
        <w:r w:rsidR="00270E01">
          <w:t>Giai đoạn</w:t>
        </w:r>
      </w:ins>
      <w:r w:rsidRPr="000C3A28">
        <w:t xml:space="preserve">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4654BFC1" w:rsidR="00DA1F81" w:rsidRPr="00AC1C82" w:rsidRDefault="00DA1F81" w:rsidP="003A16E8">
      <w:pPr>
        <w:pStyle w:val="BuletL1"/>
      </w:pPr>
      <w:del w:id="3572" w:author="superchickend" w:date="2013-01-19T23:07:00Z">
        <w:r w:rsidRPr="00032D83" w:rsidDel="00270E01">
          <w:delText>Thành ph</w:delText>
        </w:r>
        <w:r w:rsidRPr="006D6C8D" w:rsidDel="00270E01">
          <w:delText>ầ</w:delText>
        </w:r>
        <w:r w:rsidRPr="000C3A28" w:rsidDel="00270E01">
          <w:delText>n</w:delText>
        </w:r>
      </w:del>
      <w:ins w:id="3573" w:author="superchickend" w:date="2013-01-19T23:07:00Z">
        <w:r w:rsidR="00270E01">
          <w:t>Giai đoạn</w:t>
        </w:r>
      </w:ins>
      <w:r w:rsidRPr="000C3A28">
        <w:t xml:space="preserve">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05E3287B" w:rsidR="00DA1F81" w:rsidRDefault="00DA1F81" w:rsidP="003A16E8">
      <w:pPr>
        <w:pStyle w:val="BuletL1"/>
      </w:pPr>
      <w:del w:id="3574" w:author="superchickend" w:date="2013-01-19T23:07:00Z">
        <w:r w:rsidRPr="00032D83" w:rsidDel="00270E01">
          <w:delText>Thành ph</w:delText>
        </w:r>
        <w:r w:rsidRPr="006D6C8D" w:rsidDel="00270E01">
          <w:delText>ầ</w:delText>
        </w:r>
        <w:r w:rsidRPr="000C3A28" w:rsidDel="00270E01">
          <w:delText>n</w:delText>
        </w:r>
      </w:del>
      <w:ins w:id="3575" w:author="superchickend" w:date="2013-01-19T23:07:00Z">
        <w:r w:rsidR="00270E01">
          <w:t>Giai đoạn</w:t>
        </w:r>
      </w:ins>
      <w:r w:rsidRPr="000C3A28">
        <w:t xml:space="preserve">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0AC653B7" w:rsidR="00155591" w:rsidRDefault="00155591" w:rsidP="00155591">
      <w:pPr>
        <w:pStyle w:val="Heading3"/>
      </w:pPr>
      <w:del w:id="3576" w:author="superchickend" w:date="2013-01-19T23:08:00Z">
        <w:r w:rsidDel="00DD6F36">
          <w:delText>T</w:delText>
        </w:r>
        <w:r w:rsidRPr="00155591" w:rsidDel="00DD6F36">
          <w:delText>hành phần</w:delText>
        </w:r>
      </w:del>
      <w:bookmarkStart w:id="3577" w:name="_Toc346401566"/>
      <w:ins w:id="3578" w:author="superchickend" w:date="2013-01-19T23:08:00Z">
        <w:r w:rsidR="00DD6F36">
          <w:t>Giai đoạn</w:t>
        </w:r>
      </w:ins>
      <w:r w:rsidRPr="00155591">
        <w:t xml:space="preserve"> nhận dạng mô hình</w:t>
      </w:r>
      <w:bookmarkEnd w:id="3577"/>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ng ARMA(</w:t>
      </w:r>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Mô hình tự hồi quy AR(</w:t>
      </w:r>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Mô hình trung bình di động MA(</w:t>
      </w:r>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Mô hình kết hợp tự hồi quy và trung bình di động ARMA(</w:t>
      </w:r>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3579" w:name="_Toc346401655"/>
      <w:r w:rsidRPr="00032D83">
        <w:t>B</w:t>
      </w:r>
      <w:r w:rsidRPr="006D6C8D">
        <w:t>ả</w:t>
      </w:r>
      <w:r w:rsidRPr="000C3A28">
        <w:t>ng 3.1: Tính ch</w:t>
      </w:r>
      <w:r w:rsidRPr="00EF4E32">
        <w:t>ấ</w:t>
      </w:r>
      <w:r w:rsidRPr="0015771C">
        <w:t>t c</w:t>
      </w:r>
      <w:r w:rsidRPr="00941798">
        <w:t>ủ</w:t>
      </w:r>
      <w:r w:rsidRPr="002E47E8">
        <w:t>a ACF và PACF</w:t>
      </w:r>
      <w:bookmarkEnd w:id="3579"/>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pPr>
        <w:pStyle w:val="ListParagraph"/>
        <w:numPr>
          <w:ilvl w:val="0"/>
          <w:numId w:val="24"/>
        </w:numPr>
        <w:spacing w:line="360" w:lineRule="auto"/>
        <w:jc w:val="both"/>
        <w:rPr>
          <w:rFonts w:ascii="Times New Roman" w:hAnsi="Times New Roman"/>
          <w:sz w:val="26"/>
          <w:szCs w:val="26"/>
        </w:rPr>
        <w:pPrChange w:id="3580" w:author="superchickend" w:date="2013-01-19T23:08:00Z">
          <w:pPr>
            <w:pStyle w:val="ListParagraph"/>
            <w:numPr>
              <w:numId w:val="24"/>
            </w:numPr>
            <w:spacing w:line="360" w:lineRule="auto"/>
            <w:ind w:hanging="360"/>
          </w:pPr>
        </w:pPrChange>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pPr>
        <w:pStyle w:val="ListParagraph"/>
        <w:numPr>
          <w:ilvl w:val="0"/>
          <w:numId w:val="24"/>
        </w:numPr>
        <w:spacing w:line="360" w:lineRule="auto"/>
        <w:jc w:val="both"/>
        <w:rPr>
          <w:rFonts w:ascii="Times New Roman" w:hAnsi="Times New Roman"/>
          <w:sz w:val="26"/>
          <w:szCs w:val="26"/>
        </w:rPr>
        <w:pPrChange w:id="3581" w:author="superchickend" w:date="2013-01-19T23:09:00Z">
          <w:pPr>
            <w:pStyle w:val="ListParagraph"/>
            <w:numPr>
              <w:numId w:val="24"/>
            </w:numPr>
            <w:spacing w:line="360" w:lineRule="auto"/>
            <w:ind w:hanging="360"/>
          </w:pPr>
        </w:pPrChange>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pPr>
        <w:pStyle w:val="ListParagraph"/>
        <w:spacing w:line="360" w:lineRule="auto"/>
        <w:jc w:val="both"/>
        <w:rPr>
          <w:rFonts w:ascii="Times New Roman" w:hAnsi="Times New Roman"/>
          <w:sz w:val="26"/>
          <w:szCs w:val="26"/>
        </w:rPr>
        <w:pPrChange w:id="3582" w:author="superchickend" w:date="2013-01-19T23:09:00Z">
          <w:pPr>
            <w:pStyle w:val="ListParagraph"/>
            <w:spacing w:line="360" w:lineRule="auto"/>
          </w:pPr>
        </w:pPrChange>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p>
    <w:p w14:paraId="69D54F07" w14:textId="77777777" w:rsidR="00677EB9" w:rsidRDefault="00677EB9">
      <w:pPr>
        <w:pStyle w:val="ListParagraph"/>
        <w:numPr>
          <w:ilvl w:val="0"/>
          <w:numId w:val="25"/>
        </w:numPr>
        <w:spacing w:line="360" w:lineRule="auto"/>
        <w:ind w:left="1440"/>
        <w:jc w:val="both"/>
        <w:rPr>
          <w:rFonts w:ascii="Times New Roman" w:hAnsi="Times New Roman"/>
          <w:sz w:val="26"/>
          <w:szCs w:val="26"/>
        </w:rPr>
        <w:pPrChange w:id="3583" w:author="superchickend" w:date="2013-01-19T23:09:00Z">
          <w:pPr>
            <w:pStyle w:val="ListParagraph"/>
            <w:numPr>
              <w:numId w:val="25"/>
            </w:numPr>
            <w:spacing w:line="360" w:lineRule="auto"/>
            <w:ind w:left="1440" w:hanging="360"/>
          </w:pPr>
        </w:pPrChange>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pPr>
        <w:pStyle w:val="ListParagraph"/>
        <w:numPr>
          <w:ilvl w:val="0"/>
          <w:numId w:val="25"/>
        </w:numPr>
        <w:spacing w:line="360" w:lineRule="auto"/>
        <w:ind w:left="1440"/>
        <w:jc w:val="both"/>
        <w:rPr>
          <w:rFonts w:ascii="Times New Roman" w:hAnsi="Times New Roman"/>
          <w:sz w:val="26"/>
          <w:szCs w:val="26"/>
        </w:rPr>
        <w:pPrChange w:id="3584" w:author="superchickend" w:date="2013-01-19T23:09:00Z">
          <w:pPr>
            <w:pStyle w:val="ListParagraph"/>
            <w:numPr>
              <w:numId w:val="25"/>
            </w:numPr>
            <w:spacing w:line="360" w:lineRule="auto"/>
            <w:ind w:left="1440" w:hanging="360"/>
          </w:pPr>
        </w:pPrChange>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pPr>
        <w:pStyle w:val="ListParagraph"/>
        <w:numPr>
          <w:ilvl w:val="0"/>
          <w:numId w:val="25"/>
        </w:numPr>
        <w:spacing w:line="360" w:lineRule="auto"/>
        <w:ind w:left="1440"/>
        <w:jc w:val="both"/>
        <w:rPr>
          <w:rFonts w:ascii="Times New Roman" w:hAnsi="Times New Roman"/>
          <w:sz w:val="26"/>
          <w:szCs w:val="26"/>
        </w:rPr>
        <w:pPrChange w:id="3585" w:author="superchickend" w:date="2013-01-19T23:09:00Z">
          <w:pPr>
            <w:pStyle w:val="ListParagraph"/>
            <w:numPr>
              <w:numId w:val="25"/>
            </w:numPr>
            <w:spacing w:line="360" w:lineRule="auto"/>
            <w:ind w:left="1440" w:hanging="360"/>
          </w:pPr>
        </w:pPrChange>
      </w:pPr>
      <w:r>
        <w:rPr>
          <w:rFonts w:ascii="Times New Roman" w:hAnsi="Times New Roman"/>
          <w:sz w:val="26"/>
          <w:szCs w:val="26"/>
        </w:rPr>
        <w:t>Nhận dạng khoảng cách được lặp lại nhiều nhất, nếu tần suất của khoảng cách này lớn thì đó chính là chu kì mùa.</w:t>
      </w:r>
    </w:p>
    <w:p w14:paraId="7F138DC0" w14:textId="51C9B4A8" w:rsidR="00FC6FFD" w:rsidRDefault="00677EB9">
      <w:pPr>
        <w:pStyle w:val="ListParagraph"/>
        <w:numPr>
          <w:ilvl w:val="0"/>
          <w:numId w:val="24"/>
        </w:numPr>
        <w:spacing w:line="360" w:lineRule="auto"/>
        <w:jc w:val="both"/>
        <w:rPr>
          <w:rFonts w:ascii="Times New Roman" w:hAnsi="Times New Roman"/>
          <w:sz w:val="26"/>
          <w:szCs w:val="26"/>
        </w:rPr>
        <w:pPrChange w:id="3586" w:author="superchickend" w:date="2013-01-19T23:09:00Z">
          <w:pPr>
            <w:pStyle w:val="ListParagraph"/>
            <w:numPr>
              <w:numId w:val="24"/>
            </w:numPr>
            <w:spacing w:line="360" w:lineRule="auto"/>
            <w:ind w:hanging="360"/>
          </w:pPr>
        </w:pPrChange>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pPr>
        <w:pStyle w:val="ListParagraph"/>
        <w:spacing w:line="360" w:lineRule="auto"/>
        <w:jc w:val="both"/>
        <w:rPr>
          <w:rFonts w:ascii="Times New Roman" w:hAnsi="Times New Roman"/>
          <w:sz w:val="26"/>
          <w:szCs w:val="26"/>
        </w:rPr>
        <w:pPrChange w:id="3587" w:author="superchickend" w:date="2013-01-19T23:09:00Z">
          <w:pPr>
            <w:pStyle w:val="ListParagraph"/>
            <w:spacing w:line="360" w:lineRule="auto"/>
          </w:pPr>
        </w:pPrChange>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pPr>
        <w:pStyle w:val="ListParagraph"/>
        <w:spacing w:line="360" w:lineRule="auto"/>
        <w:jc w:val="both"/>
        <w:rPr>
          <w:rFonts w:ascii="Times New Roman" w:hAnsi="Times New Roman"/>
          <w:sz w:val="26"/>
          <w:szCs w:val="26"/>
        </w:rPr>
        <w:pPrChange w:id="3588" w:author="superchickend" w:date="2013-01-19T23:09:00Z">
          <w:pPr>
            <w:pStyle w:val="ListParagraph"/>
            <w:spacing w:line="360" w:lineRule="auto"/>
          </w:pPr>
        </w:pPrChange>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pPr>
        <w:pStyle w:val="ListParagraph"/>
        <w:spacing w:line="360" w:lineRule="auto"/>
        <w:ind w:left="1620" w:firstLine="0"/>
        <w:jc w:val="both"/>
        <w:rPr>
          <w:rFonts w:ascii="Times New Roman" w:hAnsi="Times New Roman"/>
          <w:sz w:val="26"/>
          <w:szCs w:val="26"/>
        </w:rPr>
        <w:pPrChange w:id="3589" w:author="superchickend" w:date="2013-01-19T23:09:00Z">
          <w:pPr>
            <w:pStyle w:val="ListParagraph"/>
            <w:spacing w:line="360" w:lineRule="auto"/>
            <w:ind w:left="1620" w:firstLine="0"/>
          </w:pPr>
        </w:pPrChange>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pPr>
        <w:pStyle w:val="ListParagraph"/>
        <w:spacing w:line="360" w:lineRule="auto"/>
        <w:jc w:val="both"/>
        <w:rPr>
          <w:rFonts w:ascii="Times New Roman" w:hAnsi="Times New Roman"/>
          <w:sz w:val="26"/>
          <w:szCs w:val="26"/>
        </w:rPr>
        <w:pPrChange w:id="3590" w:author="superchickend" w:date="2013-01-19T23:09:00Z">
          <w:pPr>
            <w:pStyle w:val="ListParagraph"/>
            <w:spacing w:line="360" w:lineRule="auto"/>
          </w:pPr>
        </w:pPrChange>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pPr>
        <w:pStyle w:val="ListParagraph"/>
        <w:spacing w:line="360" w:lineRule="auto"/>
        <w:jc w:val="both"/>
        <w:rPr>
          <w:rFonts w:ascii="Times New Roman" w:hAnsi="Times New Roman"/>
          <w:sz w:val="26"/>
          <w:szCs w:val="26"/>
        </w:rPr>
        <w:pPrChange w:id="3591" w:author="superchickend" w:date="2013-01-19T23:09:00Z">
          <w:pPr>
            <w:pStyle w:val="ListParagraph"/>
            <w:spacing w:line="360" w:lineRule="auto"/>
          </w:pPr>
        </w:pPrChange>
      </w:pPr>
      <w:r>
        <w:rPr>
          <w:rFonts w:ascii="Times New Roman" w:hAnsi="Times New Roman"/>
          <w:sz w:val="26"/>
          <w:szCs w:val="26"/>
        </w:rPr>
        <w:t>Phương pháp xác định mô hình trong hệ số tương quan:</w:t>
      </w:r>
    </w:p>
    <w:p w14:paraId="43F13FFE" w14:textId="0FFB5D81" w:rsidR="00FC6FFD" w:rsidRDefault="00DC1307">
      <w:pPr>
        <w:pStyle w:val="ListParagraph"/>
        <w:ind w:left="1440" w:firstLine="0"/>
        <w:jc w:val="both"/>
        <w:rPr>
          <w:rFonts w:ascii="Times New Roman" w:hAnsi="Times New Roman"/>
          <w:sz w:val="26"/>
          <w:szCs w:val="26"/>
        </w:rPr>
        <w:pPrChange w:id="3592" w:author="superchickend" w:date="2013-01-19T23:09:00Z">
          <w:pPr>
            <w:pStyle w:val="ListParagraph"/>
            <w:ind w:left="1440" w:firstLine="0"/>
          </w:pPr>
        </w:pPrChange>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34B8EF9A" w:rsidR="0069524E" w:rsidRDefault="0069524E" w:rsidP="00DC1307">
                              <w:pPr>
                                <w:spacing w:line="240" w:lineRule="auto"/>
                                <w:rPr>
                                  <w:szCs w:val="26"/>
                                </w:rPr>
                              </w:pPr>
                              <w:r>
                                <w:rPr>
                                  <w:szCs w:val="26"/>
                                </w:rPr>
                                <w:t>if(</w:t>
                              </w:r>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69524E" w:rsidRDefault="0069524E" w:rsidP="00DC1307">
                              <w:pPr>
                                <w:spacing w:line="240" w:lineRule="auto"/>
                                <w:rPr>
                                  <w:szCs w:val="26"/>
                                </w:rPr>
                              </w:pPr>
                              <w:r>
                                <w:rPr>
                                  <w:szCs w:val="26"/>
                                </w:rPr>
                                <w:t>else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69524E" w:rsidRPr="00B108D6" w:rsidRDefault="0069524E" w:rsidP="002562FE">
                              <w:pPr>
                                <w:spacing w:line="240" w:lineRule="auto"/>
                                <w:rPr>
                                  <w:szCs w:val="26"/>
                                </w:rPr>
                              </w:pPr>
                              <w:r>
                                <w:rPr>
                                  <w:szCs w:val="26"/>
                                </w:rPr>
                                <w:t>else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34B8EF9A" w:rsidR="0069524E" w:rsidRDefault="0069524E" w:rsidP="00DC1307">
                        <w:pPr>
                          <w:spacing w:line="240" w:lineRule="auto"/>
                          <w:rPr>
                            <w:szCs w:val="26"/>
                          </w:rPr>
                        </w:pPr>
                        <w:r>
                          <w:rPr>
                            <w:szCs w:val="26"/>
                          </w:rPr>
                          <w:t>if(</w:t>
                        </w:r>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69524E" w:rsidRDefault="0069524E" w:rsidP="00DC1307">
                        <w:pPr>
                          <w:spacing w:line="240" w:lineRule="auto"/>
                          <w:rPr>
                            <w:szCs w:val="26"/>
                          </w:rPr>
                        </w:pPr>
                        <w:r>
                          <w:rPr>
                            <w:szCs w:val="26"/>
                          </w:rPr>
                          <w:t>else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69524E" w:rsidRPr="00B108D6" w:rsidRDefault="0069524E" w:rsidP="002562FE">
                        <w:pPr>
                          <w:spacing w:line="240" w:lineRule="auto"/>
                          <w:rPr>
                            <w:szCs w:val="26"/>
                          </w:rPr>
                        </w:pPr>
                        <w:r>
                          <w:rPr>
                            <w:szCs w:val="26"/>
                          </w:rPr>
                          <w:t>else</w:t>
                        </w:r>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pPr>
        <w:pStyle w:val="ListParagraph"/>
        <w:jc w:val="both"/>
        <w:rPr>
          <w:rFonts w:ascii="Times New Roman" w:hAnsi="Times New Roman"/>
          <w:sz w:val="26"/>
          <w:szCs w:val="26"/>
        </w:rPr>
        <w:pPrChange w:id="3593" w:author="superchickend" w:date="2013-01-19T23:09:00Z">
          <w:pPr>
            <w:pStyle w:val="ListParagraph"/>
          </w:pPr>
        </w:pPrChange>
      </w:pPr>
      <w:r>
        <w:rPr>
          <w:rFonts w:ascii="Times New Roman" w:hAnsi="Times New Roman"/>
          <w:sz w:val="26"/>
          <w:szCs w:val="26"/>
        </w:rPr>
        <w:t>Sau khi xác định tính chất của hệ số tương quan ACF và PACF, ta xác định mô hình ARIMA phù hợp theo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CA6A7" w14:textId="414CB013" w:rsidR="0069524E" w:rsidRDefault="0069524E" w:rsidP="00E231FB">
                              <w:pPr>
                                <w:spacing w:line="240" w:lineRule="auto"/>
                                <w:jc w:val="left"/>
                                <w:rPr>
                                  <w:szCs w:val="26"/>
                                </w:rPr>
                              </w:pPr>
                              <w:r>
                                <w:rPr>
                                  <w:szCs w:val="26"/>
                                </w:rPr>
                                <w:t>if (high frequencies exist in ACF or PACF) {</w:t>
                              </w:r>
                            </w:p>
                            <w:p w14:paraId="41D22285" w14:textId="360B96AE" w:rsidR="0069524E" w:rsidRDefault="0069524E" w:rsidP="002562FE">
                              <w:pPr>
                                <w:spacing w:line="240" w:lineRule="auto"/>
                                <w:jc w:val="left"/>
                                <w:rPr>
                                  <w:szCs w:val="26"/>
                                </w:rPr>
                              </w:pPr>
                              <w:r>
                                <w:rPr>
                                  <w:szCs w:val="26"/>
                                </w:rPr>
                                <w:tab/>
                                <w:t>if</w:t>
                              </w:r>
                              <w:r>
                                <w:rPr>
                                  <w:szCs w:val="26"/>
                                </w:rPr>
                                <w:tab/>
                                <w:t>(ACF pattern = abrupt cut-off at lag q)</w:t>
                              </w:r>
                              <w:r>
                                <w:rPr>
                                  <w:szCs w:val="26"/>
                                </w:rPr>
                                <w:tab/>
                              </w:r>
                              <w:r>
                                <w:rPr>
                                  <w:szCs w:val="26"/>
                                </w:rPr>
                                <w:tab/>
                              </w:r>
                              <w:r>
                                <w:rPr>
                                  <w:szCs w:val="26"/>
                                </w:rPr>
                                <w:tab/>
                                <w:t>then</w:t>
                              </w:r>
                            </w:p>
                            <w:p w14:paraId="35831797" w14:textId="77777777" w:rsidR="0069524E" w:rsidRDefault="0069524E" w:rsidP="002562FE">
                              <w:pPr>
                                <w:spacing w:line="240" w:lineRule="auto"/>
                                <w:jc w:val="left"/>
                                <w:rPr>
                                  <w:szCs w:val="26"/>
                                </w:rPr>
                              </w:pPr>
                              <w:r>
                                <w:rPr>
                                  <w:szCs w:val="26"/>
                                </w:rPr>
                                <w:tab/>
                              </w:r>
                              <w:r>
                                <w:rPr>
                                  <w:szCs w:val="26"/>
                                </w:rPr>
                                <w:tab/>
                                <w:t>Model = pure MA(q)</w:t>
                              </w:r>
                              <w:r>
                                <w:rPr>
                                  <w:szCs w:val="26"/>
                                </w:rPr>
                                <w:tab/>
                              </w:r>
                            </w:p>
                            <w:p w14:paraId="012CDC71" w14:textId="75A05984" w:rsidR="0069524E" w:rsidRDefault="0069524E" w:rsidP="002562FE">
                              <w:pPr>
                                <w:spacing w:line="240" w:lineRule="auto"/>
                                <w:jc w:val="left"/>
                                <w:rPr>
                                  <w:szCs w:val="26"/>
                                </w:rPr>
                              </w:pPr>
                              <w:r>
                                <w:rPr>
                                  <w:szCs w:val="26"/>
                                </w:rPr>
                                <w:tab/>
                                <w:t>else if (PACF pattern = abrupt cut-off at lag p)</w:t>
                              </w:r>
                              <w:r>
                                <w:rPr>
                                  <w:szCs w:val="26"/>
                                </w:rPr>
                                <w:tab/>
                              </w:r>
                              <w:r>
                                <w:rPr>
                                  <w:szCs w:val="26"/>
                                </w:rPr>
                                <w:tab/>
                              </w:r>
                              <w:r>
                                <w:rPr>
                                  <w:szCs w:val="26"/>
                                </w:rPr>
                                <w:tab/>
                                <w:t>then</w:t>
                              </w:r>
                            </w:p>
                            <w:p w14:paraId="311193B3" w14:textId="77777777" w:rsidR="0069524E" w:rsidRDefault="0069524E" w:rsidP="002562FE">
                              <w:pPr>
                                <w:spacing w:line="240" w:lineRule="auto"/>
                                <w:jc w:val="left"/>
                                <w:rPr>
                                  <w:szCs w:val="26"/>
                                </w:rPr>
                              </w:pPr>
                              <w:r>
                                <w:rPr>
                                  <w:szCs w:val="26"/>
                                </w:rPr>
                                <w:tab/>
                              </w:r>
                              <w:r>
                                <w:rPr>
                                  <w:szCs w:val="26"/>
                                </w:rPr>
                                <w:tab/>
                                <w:t>Model = pure AR(p)</w:t>
                              </w:r>
                            </w:p>
                            <w:p w14:paraId="0A5BF9CC" w14:textId="239701A9" w:rsidR="0069524E" w:rsidRDefault="0069524E" w:rsidP="002562FE">
                              <w:pPr>
                                <w:spacing w:line="240" w:lineRule="auto"/>
                                <w:jc w:val="left"/>
                                <w:rPr>
                                  <w:szCs w:val="26"/>
                                </w:rPr>
                              </w:pPr>
                              <w:r>
                                <w:rPr>
                                  <w:szCs w:val="26"/>
                                </w:rPr>
                                <w:tab/>
                                <w:t xml:space="preserve">else if (both ACF and PACF pattern = exponentila decay) </w:t>
                              </w:r>
                              <w:r>
                                <w:rPr>
                                  <w:szCs w:val="26"/>
                                </w:rPr>
                                <w:tab/>
                                <w:t>then</w:t>
                              </w:r>
                            </w:p>
                            <w:p w14:paraId="356E5661" w14:textId="732768AA" w:rsidR="0069524E" w:rsidRDefault="0069524E" w:rsidP="002562FE">
                              <w:pPr>
                                <w:spacing w:line="240" w:lineRule="auto"/>
                                <w:jc w:val="left"/>
                                <w:rPr>
                                  <w:szCs w:val="26"/>
                                </w:rPr>
                              </w:pPr>
                              <w:r>
                                <w:rPr>
                                  <w:szCs w:val="26"/>
                                </w:rPr>
                                <w:tab/>
                              </w:r>
                              <w:r>
                                <w:rPr>
                                  <w:szCs w:val="26"/>
                                </w:rPr>
                                <w:tab/>
                                <w:t>Model = ARMA(p,q)</w:t>
                              </w:r>
                            </w:p>
                            <w:p w14:paraId="64F48697" w14:textId="49E72B68" w:rsidR="0069524E" w:rsidRDefault="0069524E" w:rsidP="002562FE">
                              <w:pPr>
                                <w:spacing w:line="240" w:lineRule="auto"/>
                                <w:jc w:val="left"/>
                                <w:rPr>
                                  <w:szCs w:val="26"/>
                                </w:rPr>
                              </w:pPr>
                              <w:r>
                                <w:rPr>
                                  <w:szCs w:val="26"/>
                                </w:rPr>
                                <w:t>}</w:t>
                              </w:r>
                            </w:p>
                            <w:p w14:paraId="0082214C" w14:textId="73DF33AC" w:rsidR="0069524E" w:rsidRDefault="0069524E" w:rsidP="002562FE">
                              <w:pPr>
                                <w:spacing w:before="0" w:line="240" w:lineRule="auto"/>
                                <w:jc w:val="left"/>
                                <w:rPr>
                                  <w:szCs w:val="26"/>
                                </w:rPr>
                              </w:pPr>
                              <w:r>
                                <w:rPr>
                                  <w:szCs w:val="26"/>
                                </w:rPr>
                                <w:t>else {</w:t>
                              </w:r>
                            </w:p>
                            <w:p w14:paraId="1B440C5F" w14:textId="77777777" w:rsidR="0069524E" w:rsidRDefault="0069524E" w:rsidP="002562FE">
                              <w:pPr>
                                <w:spacing w:before="0" w:line="240" w:lineRule="auto"/>
                                <w:ind w:firstLine="720"/>
                                <w:jc w:val="left"/>
                                <w:rPr>
                                  <w:szCs w:val="26"/>
                                </w:rPr>
                              </w:pPr>
                              <w:r>
                                <w:rPr>
                                  <w:szCs w:val="26"/>
                                </w:rPr>
                                <w:t>p = q =0;</w:t>
                              </w:r>
                            </w:p>
                            <w:p w14:paraId="1C9B4EFD" w14:textId="77777777" w:rsidR="0069524E" w:rsidRPr="00E15D38" w:rsidRDefault="0069524E" w:rsidP="002562FE">
                              <w:pPr>
                                <w:spacing w:before="0" w:line="240" w:lineRule="auto"/>
                                <w:ind w:firstLine="720"/>
                                <w:jc w:val="left"/>
                                <w:rPr>
                                  <w:szCs w:val="26"/>
                                </w:rPr>
                              </w:pPr>
                              <w:r>
                                <w:rPr>
                                  <w:szCs w:val="26"/>
                                </w:rPr>
                                <w:t>Model = ARMA(0,0)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503CA6A7" w14:textId="414CB013" w:rsidR="0069524E" w:rsidRDefault="0069524E" w:rsidP="00E231FB">
                        <w:pPr>
                          <w:spacing w:line="240" w:lineRule="auto"/>
                          <w:jc w:val="left"/>
                          <w:rPr>
                            <w:szCs w:val="26"/>
                          </w:rPr>
                        </w:pPr>
                        <w:r>
                          <w:rPr>
                            <w:szCs w:val="26"/>
                          </w:rPr>
                          <w:t>if (high frequencies exist in ACF or PACF) {</w:t>
                        </w:r>
                      </w:p>
                      <w:p w14:paraId="41D22285" w14:textId="360B96AE" w:rsidR="0069524E" w:rsidRDefault="0069524E" w:rsidP="002562FE">
                        <w:pPr>
                          <w:spacing w:line="240" w:lineRule="auto"/>
                          <w:jc w:val="left"/>
                          <w:rPr>
                            <w:szCs w:val="26"/>
                          </w:rPr>
                        </w:pPr>
                        <w:r>
                          <w:rPr>
                            <w:szCs w:val="26"/>
                          </w:rPr>
                          <w:tab/>
                          <w:t>if</w:t>
                        </w:r>
                        <w:r>
                          <w:rPr>
                            <w:szCs w:val="26"/>
                          </w:rPr>
                          <w:tab/>
                          <w:t>(ACF pattern = abrupt cut-off at lag q)</w:t>
                        </w:r>
                        <w:r>
                          <w:rPr>
                            <w:szCs w:val="26"/>
                          </w:rPr>
                          <w:tab/>
                        </w:r>
                        <w:r>
                          <w:rPr>
                            <w:szCs w:val="26"/>
                          </w:rPr>
                          <w:tab/>
                        </w:r>
                        <w:r>
                          <w:rPr>
                            <w:szCs w:val="26"/>
                          </w:rPr>
                          <w:tab/>
                          <w:t>then</w:t>
                        </w:r>
                      </w:p>
                      <w:p w14:paraId="35831797" w14:textId="77777777" w:rsidR="0069524E" w:rsidRDefault="0069524E" w:rsidP="002562FE">
                        <w:pPr>
                          <w:spacing w:line="240" w:lineRule="auto"/>
                          <w:jc w:val="left"/>
                          <w:rPr>
                            <w:szCs w:val="26"/>
                          </w:rPr>
                        </w:pPr>
                        <w:r>
                          <w:rPr>
                            <w:szCs w:val="26"/>
                          </w:rPr>
                          <w:tab/>
                        </w:r>
                        <w:r>
                          <w:rPr>
                            <w:szCs w:val="26"/>
                          </w:rPr>
                          <w:tab/>
                          <w:t>Model = pure MA(q)</w:t>
                        </w:r>
                        <w:r>
                          <w:rPr>
                            <w:szCs w:val="26"/>
                          </w:rPr>
                          <w:tab/>
                        </w:r>
                      </w:p>
                      <w:p w14:paraId="012CDC71" w14:textId="75A05984" w:rsidR="0069524E" w:rsidRDefault="0069524E" w:rsidP="002562FE">
                        <w:pPr>
                          <w:spacing w:line="240" w:lineRule="auto"/>
                          <w:jc w:val="left"/>
                          <w:rPr>
                            <w:szCs w:val="26"/>
                          </w:rPr>
                        </w:pPr>
                        <w:r>
                          <w:rPr>
                            <w:szCs w:val="26"/>
                          </w:rPr>
                          <w:tab/>
                          <w:t>else if (PACF pattern = abrupt cut-off at lag p)</w:t>
                        </w:r>
                        <w:r>
                          <w:rPr>
                            <w:szCs w:val="26"/>
                          </w:rPr>
                          <w:tab/>
                        </w:r>
                        <w:r>
                          <w:rPr>
                            <w:szCs w:val="26"/>
                          </w:rPr>
                          <w:tab/>
                        </w:r>
                        <w:r>
                          <w:rPr>
                            <w:szCs w:val="26"/>
                          </w:rPr>
                          <w:tab/>
                          <w:t>then</w:t>
                        </w:r>
                      </w:p>
                      <w:p w14:paraId="311193B3" w14:textId="77777777" w:rsidR="0069524E" w:rsidRDefault="0069524E" w:rsidP="002562FE">
                        <w:pPr>
                          <w:spacing w:line="240" w:lineRule="auto"/>
                          <w:jc w:val="left"/>
                          <w:rPr>
                            <w:szCs w:val="26"/>
                          </w:rPr>
                        </w:pPr>
                        <w:r>
                          <w:rPr>
                            <w:szCs w:val="26"/>
                          </w:rPr>
                          <w:tab/>
                        </w:r>
                        <w:r>
                          <w:rPr>
                            <w:szCs w:val="26"/>
                          </w:rPr>
                          <w:tab/>
                          <w:t>Model = pure AR(p)</w:t>
                        </w:r>
                      </w:p>
                      <w:p w14:paraId="0A5BF9CC" w14:textId="239701A9" w:rsidR="0069524E" w:rsidRDefault="0069524E" w:rsidP="002562FE">
                        <w:pPr>
                          <w:spacing w:line="240" w:lineRule="auto"/>
                          <w:jc w:val="left"/>
                          <w:rPr>
                            <w:szCs w:val="26"/>
                          </w:rPr>
                        </w:pPr>
                        <w:r>
                          <w:rPr>
                            <w:szCs w:val="26"/>
                          </w:rPr>
                          <w:tab/>
                          <w:t xml:space="preserve">else if (both ACF and PACF pattern = exponentila decay) </w:t>
                        </w:r>
                        <w:r>
                          <w:rPr>
                            <w:szCs w:val="26"/>
                          </w:rPr>
                          <w:tab/>
                          <w:t>then</w:t>
                        </w:r>
                      </w:p>
                      <w:p w14:paraId="356E5661" w14:textId="732768AA" w:rsidR="0069524E" w:rsidRDefault="0069524E" w:rsidP="002562FE">
                        <w:pPr>
                          <w:spacing w:line="240" w:lineRule="auto"/>
                          <w:jc w:val="left"/>
                          <w:rPr>
                            <w:szCs w:val="26"/>
                          </w:rPr>
                        </w:pPr>
                        <w:r>
                          <w:rPr>
                            <w:szCs w:val="26"/>
                          </w:rPr>
                          <w:tab/>
                        </w:r>
                        <w:r>
                          <w:rPr>
                            <w:szCs w:val="26"/>
                          </w:rPr>
                          <w:tab/>
                          <w:t>Model = ARMA(p,q)</w:t>
                        </w:r>
                      </w:p>
                      <w:p w14:paraId="64F48697" w14:textId="49E72B68" w:rsidR="0069524E" w:rsidRDefault="0069524E" w:rsidP="002562FE">
                        <w:pPr>
                          <w:spacing w:line="240" w:lineRule="auto"/>
                          <w:jc w:val="left"/>
                          <w:rPr>
                            <w:szCs w:val="26"/>
                          </w:rPr>
                        </w:pPr>
                        <w:r>
                          <w:rPr>
                            <w:szCs w:val="26"/>
                          </w:rPr>
                          <w:t>}</w:t>
                        </w:r>
                      </w:p>
                      <w:p w14:paraId="0082214C" w14:textId="73DF33AC" w:rsidR="0069524E" w:rsidRDefault="0069524E" w:rsidP="002562FE">
                        <w:pPr>
                          <w:spacing w:before="0" w:line="240" w:lineRule="auto"/>
                          <w:jc w:val="left"/>
                          <w:rPr>
                            <w:szCs w:val="26"/>
                          </w:rPr>
                        </w:pPr>
                        <w:r>
                          <w:rPr>
                            <w:szCs w:val="26"/>
                          </w:rPr>
                          <w:t>else {</w:t>
                        </w:r>
                      </w:p>
                      <w:p w14:paraId="1B440C5F" w14:textId="77777777" w:rsidR="0069524E" w:rsidRDefault="0069524E" w:rsidP="002562FE">
                        <w:pPr>
                          <w:spacing w:before="0" w:line="240" w:lineRule="auto"/>
                          <w:ind w:firstLine="720"/>
                          <w:jc w:val="left"/>
                          <w:rPr>
                            <w:szCs w:val="26"/>
                          </w:rPr>
                        </w:pPr>
                        <w:r>
                          <w:rPr>
                            <w:szCs w:val="26"/>
                          </w:rPr>
                          <w:t>p = q =0;</w:t>
                        </w:r>
                      </w:p>
                      <w:p w14:paraId="1C9B4EFD" w14:textId="77777777" w:rsidR="0069524E" w:rsidRPr="00E15D38" w:rsidRDefault="0069524E" w:rsidP="002562FE">
                        <w:pPr>
                          <w:spacing w:before="0" w:line="240" w:lineRule="auto"/>
                          <w:ind w:firstLine="720"/>
                          <w:jc w:val="left"/>
                          <w:rPr>
                            <w:szCs w:val="26"/>
                          </w:rPr>
                        </w:pPr>
                        <w:r>
                          <w:rPr>
                            <w:szCs w:val="26"/>
                          </w:rPr>
                          <w:t>Model = ARMA(0,0)</w:t>
                        </w:r>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43AC05ED">
            <wp:extent cx="5355989" cy="415962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57578" cy="4160857"/>
                    </a:xfrm>
                    <a:prstGeom prst="rect">
                      <a:avLst/>
                    </a:prstGeom>
                  </pic:spPr>
                </pic:pic>
              </a:graphicData>
            </a:graphic>
          </wp:inline>
        </w:drawing>
      </w:r>
    </w:p>
    <w:p w14:paraId="0DC9C2C2" w14:textId="1B8A993B" w:rsidR="00A77BA3" w:rsidRPr="00032D83" w:rsidRDefault="00A77BA3" w:rsidP="003A16E8">
      <w:pPr>
        <w:pStyle w:val="Hinh"/>
        <w:ind w:left="720"/>
      </w:pPr>
      <w:bookmarkStart w:id="3594" w:name="_Toc346461097"/>
      <w:r w:rsidRPr="003A16E8">
        <w:t>Hình 3.4</w:t>
      </w:r>
      <w:r w:rsidRPr="00032D83">
        <w:t>:</w:t>
      </w:r>
      <w:r w:rsidRPr="003A16E8">
        <w:t xml:space="preserve"> Các </w:t>
      </w:r>
      <w:del w:id="3595" w:author="superchickend" w:date="2013-01-19T23:16:00Z">
        <w:r w:rsidRPr="003A16E8" w:rsidDel="00E52C4E">
          <w:delText>thành phần</w:delText>
        </w:r>
      </w:del>
      <w:ins w:id="3596" w:author="superchickend" w:date="2013-01-19T23:16:00Z">
        <w:r w:rsidR="00E52C4E">
          <w:t>giai đoạn</w:t>
        </w:r>
        <w:r w:rsidR="00892E61">
          <w:t xml:space="preserve"> xây dựng</w:t>
        </w:r>
      </w:ins>
      <w:del w:id="3597" w:author="superchickend" w:date="2013-01-19T23:16:00Z">
        <w:r w:rsidRPr="003A16E8" w:rsidDel="004850A6">
          <w:delText xml:space="preserve"> của</w:delText>
        </w:r>
      </w:del>
      <w:r w:rsidRPr="003A16E8">
        <w:t xml:space="preserve"> mô hình SARIMA</w:t>
      </w:r>
      <w:bookmarkEnd w:id="3594"/>
    </w:p>
    <w:p w14:paraId="6303FD36" w14:textId="77777777" w:rsidR="00A77BA3" w:rsidRDefault="00A77BA3" w:rsidP="00A77BA3">
      <w:pPr>
        <w:pStyle w:val="ListParagraph"/>
        <w:ind w:firstLine="0"/>
      </w:pPr>
    </w:p>
    <w:p w14:paraId="40F7DB82" w14:textId="4F784A2E" w:rsidR="00155591" w:rsidRDefault="00290F01" w:rsidP="00155591">
      <w:pPr>
        <w:pStyle w:val="Heading3"/>
      </w:pPr>
      <w:del w:id="3598" w:author="superchickend" w:date="2013-01-19T23:16:00Z">
        <w:r w:rsidRPr="00EB0E04" w:rsidDel="005353D5">
          <w:rPr>
            <w:rFonts w:eastAsia="Calibri"/>
          </w:rPr>
          <w:lastRenderedPageBreak/>
          <w:delText>Thành phần</w:delText>
        </w:r>
      </w:del>
      <w:bookmarkStart w:id="3599" w:name="_Toc346401567"/>
      <w:ins w:id="3600" w:author="superchickend" w:date="2013-01-19T23:16:00Z">
        <w:r w:rsidR="005353D5">
          <w:rPr>
            <w:rFonts w:eastAsia="Calibri"/>
          </w:rPr>
          <w:t>Giai đoạn</w:t>
        </w:r>
      </w:ins>
      <w:r w:rsidRPr="00EB0E04">
        <w:rPr>
          <w:rFonts w:eastAsia="Calibri"/>
        </w:rPr>
        <w:t xml:space="preserve"> </w:t>
      </w:r>
      <w:r>
        <w:t>khử mùa và xu hướng</w:t>
      </w:r>
      <w:bookmarkEnd w:id="3599"/>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175" cy="2314575"/>
                    </a:xfrm>
                    <a:prstGeom prst="rect">
                      <a:avLst/>
                    </a:prstGeom>
                  </pic:spPr>
                </pic:pic>
              </a:graphicData>
            </a:graphic>
          </wp:inline>
        </w:drawing>
      </w:r>
    </w:p>
    <w:p w14:paraId="21703EB8" w14:textId="7D54F569" w:rsidR="00AB5A1A" w:rsidRPr="003A16E8" w:rsidRDefault="00AB5A1A">
      <w:pPr>
        <w:pStyle w:val="Hinh"/>
      </w:pPr>
      <w:bookmarkStart w:id="3601" w:name="_Toc346461098"/>
      <w:r w:rsidRPr="003A16E8">
        <w:t>Hình 3</w:t>
      </w:r>
      <w:r w:rsidR="00187200" w:rsidRPr="00747DD6">
        <w:t>.5</w:t>
      </w:r>
      <w:r w:rsidR="00E10512" w:rsidRPr="00747DD6">
        <w:t xml:space="preserve">: </w:t>
      </w:r>
      <w:r w:rsidRPr="003A16E8">
        <w:t xml:space="preserve"> </w:t>
      </w:r>
      <w:del w:id="3602" w:author="superchickend" w:date="2013-01-19T23:17:00Z">
        <w:r w:rsidRPr="003A16E8" w:rsidDel="005353D5">
          <w:delText>Thành phần</w:delText>
        </w:r>
      </w:del>
      <w:ins w:id="3603" w:author="superchickend" w:date="2013-01-19T23:17:00Z">
        <w:r w:rsidR="005353D5">
          <w:t>Giai đoạn</w:t>
        </w:r>
      </w:ins>
      <w:r w:rsidRPr="003A16E8">
        <w:t xml:space="preserve"> khử mùa và xu hướng trong mô hình SARIMA</w:t>
      </w:r>
      <w:bookmarkEnd w:id="3601"/>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458AC2D7" w:rsidR="00155591" w:rsidRDefault="00155591" w:rsidP="00155591">
      <w:pPr>
        <w:pStyle w:val="Heading3"/>
      </w:pPr>
      <w:del w:id="3604" w:author="superchickend" w:date="2013-01-19T23:17:00Z">
        <w:r w:rsidRPr="00155591" w:rsidDel="005353D5">
          <w:delText>Thành phần</w:delText>
        </w:r>
      </w:del>
      <w:bookmarkStart w:id="3605" w:name="_Toc346401568"/>
      <w:ins w:id="3606" w:author="superchickend" w:date="2013-01-19T23:17:00Z">
        <w:r w:rsidR="005353D5">
          <w:t>Giai đoạn</w:t>
        </w:r>
      </w:ins>
      <w:r w:rsidRPr="00155591">
        <w:t xml:space="preserve"> ước lượng tham số</w:t>
      </w:r>
      <w:bookmarkEnd w:id="3605"/>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 Nghịch đảo của ma trận ph</w:t>
      </w:r>
      <w:r w:rsidR="00EF15BB">
        <w:rPr>
          <w:rFonts w:eastAsiaTheme="minorEastAsia"/>
        </w:rPr>
        <w:t>ươ</w:t>
      </w:r>
      <w:r>
        <w:rPr>
          <w:rFonts w:eastAsiaTheme="minorEastAsia"/>
        </w:rPr>
        <w:t xml:space="preserve">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3607" w:name="_Toc346461099"/>
      <w:r w:rsidRPr="003A16E8">
        <w:t>Hình 3.6: Quá trình ước lượng tham số mô hình SARIMA</w:t>
      </w:r>
      <w:bookmarkEnd w:id="3607"/>
    </w:p>
    <w:p w14:paraId="28C44A36" w14:textId="1EDF98A8" w:rsidR="00155591" w:rsidRDefault="00155591" w:rsidP="002562FE">
      <w:pPr>
        <w:pStyle w:val="Heading3"/>
      </w:pPr>
      <w:del w:id="3608" w:author="superchickend" w:date="2013-01-19T23:17:00Z">
        <w:r w:rsidRPr="00155591" w:rsidDel="005353D5">
          <w:lastRenderedPageBreak/>
          <w:delText>Thành phần</w:delText>
        </w:r>
      </w:del>
      <w:bookmarkStart w:id="3609" w:name="_Toc346401569"/>
      <w:ins w:id="3610" w:author="superchickend" w:date="2013-01-19T23:17:00Z">
        <w:r w:rsidR="005353D5">
          <w:t>Giai đoạn</w:t>
        </w:r>
      </w:ins>
      <w:r w:rsidRPr="00155591">
        <w:t xml:space="preserve"> dự </w:t>
      </w:r>
      <w:r w:rsidR="00286C29">
        <w:t>báo</w:t>
      </w:r>
      <w:bookmarkEnd w:id="3609"/>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theo.</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0B50CE"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trừ </w:t>
      </w:r>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0B50CE"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0B50CE"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0B50CE"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0B50CE"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0B50CE"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3611" w:name="_Toc346401570"/>
      <w:r w:rsidRPr="003A16E8">
        <w:rPr>
          <w:sz w:val="26"/>
          <w:szCs w:val="26"/>
        </w:rPr>
        <w:t>Kết luận về mô hình ARIMA</w:t>
      </w:r>
      <w:bookmarkEnd w:id="3611"/>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3612" w:name="_Toc343083629"/>
      <w:bookmarkStart w:id="3613" w:name="_Toc343083843"/>
      <w:bookmarkStart w:id="3614" w:name="_Toc343084054"/>
      <w:bookmarkStart w:id="3615" w:name="_Toc343220813"/>
      <w:bookmarkStart w:id="3616" w:name="_Toc343232317"/>
      <w:bookmarkStart w:id="3617" w:name="_Toc343232730"/>
      <w:bookmarkStart w:id="3618" w:name="_Toc343233015"/>
      <w:bookmarkStart w:id="3619" w:name="_Toc343415520"/>
      <w:bookmarkStart w:id="3620" w:name="_Toc343415816"/>
      <w:bookmarkEnd w:id="3612"/>
      <w:bookmarkEnd w:id="3613"/>
      <w:bookmarkEnd w:id="3614"/>
      <w:bookmarkEnd w:id="3615"/>
      <w:bookmarkEnd w:id="3616"/>
      <w:bookmarkEnd w:id="3617"/>
      <w:bookmarkEnd w:id="3618"/>
      <w:bookmarkEnd w:id="3619"/>
      <w:bookmarkEnd w:id="3620"/>
      <w:r>
        <w:lastRenderedPageBreak/>
        <w:t xml:space="preserve">    </w:t>
      </w:r>
      <w:bookmarkStart w:id="3621" w:name="_Toc343452475"/>
      <w:bookmarkStart w:id="3622" w:name="_Toc343461265"/>
      <w:bookmarkStart w:id="3623" w:name="_Toc343494152"/>
      <w:bookmarkStart w:id="3624" w:name="_Toc343494364"/>
      <w:bookmarkStart w:id="3625" w:name="_Toc343495137"/>
      <w:bookmarkStart w:id="3626" w:name="_Toc343660364"/>
      <w:bookmarkStart w:id="3627" w:name="_Toc343660578"/>
      <w:bookmarkStart w:id="3628" w:name="_Toc343711206"/>
      <w:bookmarkStart w:id="3629" w:name="_Toc343829170"/>
      <w:bookmarkStart w:id="3630" w:name="_Toc343831974"/>
      <w:bookmarkStart w:id="3631" w:name="_Toc343832344"/>
      <w:bookmarkStart w:id="3632" w:name="_Toc343832561"/>
      <w:bookmarkStart w:id="3633" w:name="_Toc343832778"/>
      <w:bookmarkStart w:id="3634" w:name="_Toc343837371"/>
      <w:bookmarkStart w:id="3635" w:name="_Toc343841929"/>
      <w:bookmarkStart w:id="3636" w:name="_Toc343844827"/>
      <w:bookmarkStart w:id="3637" w:name="_Toc346401571"/>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r w:rsidR="0050316D" w:rsidRPr="00E078AF">
        <w:t xml:space="preserve">MÔ </w:t>
      </w:r>
      <w:r w:rsidR="0050316D" w:rsidRPr="003E4DFC">
        <w:t>HÌNH</w:t>
      </w:r>
      <w:r w:rsidR="0050316D" w:rsidRPr="00E078AF">
        <w:t xml:space="preserve"> ANN</w:t>
      </w:r>
      <w:bookmarkEnd w:id="3637"/>
    </w:p>
    <w:p w14:paraId="2EBA1707" w14:textId="0941550E" w:rsidR="00E231FB" w:rsidRPr="00032D83" w:rsidRDefault="00E231FB" w:rsidP="003A16E8">
      <w:r>
        <w:t xml:space="preserve">Qua chương 3, chúng ta đã tìm hiểu về </w:t>
      </w:r>
      <w:ins w:id="3638" w:author="superchickend" w:date="2013-01-19T23:18:00Z">
        <w:r w:rsidR="00445BA5">
          <w:t xml:space="preserve">lớp </w:t>
        </w:r>
      </w:ins>
      <w:r>
        <w:t xml:space="preserve">mô hình ARIMA, </w:t>
      </w:r>
      <w:del w:id="3639" w:author="superchickend" w:date="2013-01-19T23:18:00Z">
        <w:r w:rsidDel="00445BA5">
          <w:delText xml:space="preserve">một mô hình </w:delText>
        </w:r>
      </w:del>
      <w:r>
        <w:t>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3640" w:name="_Toc327348170"/>
      <w:bookmarkStart w:id="3641" w:name="_Toc346401572"/>
      <w:r>
        <w:t>Sơ lược về mạng nơron nhân tạo</w:t>
      </w:r>
      <w:bookmarkEnd w:id="3640"/>
      <w:bookmarkEnd w:id="3641"/>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3642" w:name="_Toc346401573"/>
      <w:r>
        <w:t>Cấu trúc</w:t>
      </w:r>
      <w:r w:rsidRPr="007038D9">
        <w:rPr>
          <w:sz w:val="26"/>
          <w:szCs w:val="26"/>
        </w:rPr>
        <w:t xml:space="preserve"> về mạng nơron nhân tạo</w:t>
      </w:r>
      <w:bookmarkEnd w:id="3642"/>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3643" w:name="_Toc326299570"/>
      <w:bookmarkStart w:id="3644" w:name="_Toc346461100"/>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3643"/>
      <w:bookmarkEnd w:id="3644"/>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8D29E46" w14:textId="52E284C7" w:rsidR="0088753F" w:rsidRPr="0049233F" w:rsidRDefault="0088753F" w:rsidP="002562FE">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730EE427" w14:textId="77777777" w:rsidR="0088753F" w:rsidRDefault="0088753F">
      <w:pPr>
        <w:pStyle w:val="ListParagraph"/>
        <w:numPr>
          <w:ilvl w:val="0"/>
          <w:numId w:val="7"/>
        </w:numPr>
        <w:spacing w:after="0" w:line="360" w:lineRule="auto"/>
        <w:ind w:left="360"/>
        <w:jc w:val="both"/>
        <w:rPr>
          <w:rFonts w:ascii="Times New Roman" w:hAnsi="Times New Roman"/>
          <w:sz w:val="26"/>
          <w:szCs w:val="26"/>
        </w:rPr>
        <w:pPrChange w:id="3645" w:author="The Si Tran" w:date="2012-12-23T17:19: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3646" w:name="_Toc346461101"/>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3646"/>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3647" w:name="_Toc346461102"/>
      <w:bookmarkStart w:id="3648" w:name="_Toc326299572"/>
      <w:bookmarkStart w:id="3649" w:name="_Toc327348211"/>
      <w:bookmarkStart w:id="3650" w:name="_Toc343029961"/>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3647"/>
      <w:r w:rsidRPr="0049233F">
        <w:t xml:space="preserve"> </w:t>
      </w:r>
      <w:bookmarkEnd w:id="3648"/>
      <w:bookmarkEnd w:id="3649"/>
      <w:bookmarkEnd w:id="3650"/>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0817B543"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w:t>
      </w:r>
      <w:ins w:id="3651" w:author="The Si Tran" w:date="2012-12-23T17:24:00Z">
        <w:r w:rsidR="00020D64">
          <w:t>i</w:t>
        </w:r>
      </w:ins>
      <w:r w:rsidRPr="0049233F">
        <w:t xml:space="preserve">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3652" w:name="_Toc326299573"/>
      <w:bookmarkStart w:id="3653" w:name="_Toc327348212"/>
      <w:bookmarkStart w:id="3654" w:name="_Toc343029962"/>
      <w:bookmarkStart w:id="3655" w:name="_Toc346461103"/>
      <w:r>
        <w:t>Hình 4.</w:t>
      </w:r>
      <w:r w:rsidR="001E2676">
        <w:t>4</w:t>
      </w:r>
      <w:r w:rsidR="00976130">
        <w:t>:</w:t>
      </w:r>
      <w:r w:rsidR="002B62AC" w:rsidRPr="006C1895">
        <w:t xml:space="preserve"> </w:t>
      </w:r>
      <w:r w:rsidR="002B62AC">
        <w:t xml:space="preserve"> </w:t>
      </w:r>
      <w:r w:rsidR="0088753F" w:rsidRPr="008E2AA9">
        <w:t>Mô hình học có giám sát</w:t>
      </w:r>
      <w:bookmarkEnd w:id="3652"/>
      <w:bookmarkEnd w:id="3653"/>
      <w:bookmarkEnd w:id="3654"/>
      <w:bookmarkEnd w:id="3655"/>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3656" w:name="_Toc346401574"/>
      <w:bookmarkStart w:id="3657" w:name="_Toc327348172"/>
      <w:r>
        <w:t>Nguyên tắc hoạt động và các giải thuật huấn luyện của mạng nơron nhân tạo</w:t>
      </w:r>
      <w:bookmarkEnd w:id="3656"/>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nguyên tắc hoạt động của mạng</w:t>
      </w:r>
      <w:bookmarkStart w:id="3658" w:name="_Toc327348173"/>
      <w:bookmarkEnd w:id="3657"/>
      <w:del w:id="3659" w:author="The Si Tran" w:date="2012-12-23T17:24:00Z">
        <w:r w:rsidDel="00020D64">
          <w:delText xml:space="preserve"> </w:delText>
        </w:r>
      </w:del>
      <w:r>
        <w:t xml:space="preserve"> </w:t>
      </w:r>
      <w:r w:rsidR="00976130">
        <w:t xml:space="preserve">nơron </w:t>
      </w:r>
      <w:r>
        <w:t xml:space="preserve">nhân tạo và trình bày hai giải thuật huấn luyện được sử dụng phổ biến trong mạng </w:t>
      </w:r>
      <w:r w:rsidR="007D2146">
        <w:t xml:space="preserve">nơron </w:t>
      </w:r>
      <w:r>
        <w:t>truyền thẳng</w:t>
      </w:r>
      <w:r w:rsidR="00CD76C3">
        <w:t xml:space="preserve"> là: giải thuật lan truyền ngược (Back Propagation) và giải thuật lan truyền đàn hồi (RPROP).</w:t>
      </w:r>
    </w:p>
    <w:p w14:paraId="6CDC7090" w14:textId="3089F174" w:rsidR="0088753F" w:rsidRPr="0049233F" w:rsidRDefault="0088753F" w:rsidP="0088753F">
      <w:pPr>
        <w:pStyle w:val="Heading3"/>
        <w:rPr>
          <w:b w:val="0"/>
        </w:rPr>
      </w:pPr>
      <w:bookmarkStart w:id="3660" w:name="_Toc346401575"/>
      <w:r w:rsidRPr="0049233F">
        <w:lastRenderedPageBreak/>
        <w:t>Perceptron</w:t>
      </w:r>
      <w:bookmarkEnd w:id="3658"/>
      <w:bookmarkEnd w:id="3660"/>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w:t>
      </w:r>
      <w:del w:id="3661" w:author="The Si Tran" w:date="2012-12-23T17:26:00Z">
        <w:r w:rsidR="00500B67" w:rsidDel="00020D64">
          <w:delText>t</w:delText>
        </w:r>
      </w:del>
      <w:r w:rsidR="00500B67">
        <w:t xml:space="preserve">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3662" w:name="_Toc327348213"/>
      <w:bookmarkStart w:id="3663" w:name="_Toc343029963"/>
      <w:bookmarkStart w:id="3664" w:name="_Toc346461104"/>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3662"/>
      <w:bookmarkEnd w:id="3663"/>
      <w:bookmarkEnd w:id="3664"/>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r w:rsidR="00F101CE">
        <w:t>Đặt</w:t>
      </w:r>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3665" w:name="_Toc327348214"/>
      <w:bookmarkStart w:id="3666" w:name="_Toc343029964"/>
      <w:bookmarkStart w:id="3667" w:name="_Toc346461105"/>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3665"/>
      <w:bookmarkEnd w:id="3666"/>
      <w:bookmarkEnd w:id="3667"/>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0B50CE"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0B50CE"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6" type="#_x0000_t75" style="width:7.85pt;height:12.5pt" o:ole="">
            <v:imagedata r:id="rId35" o:title=""/>
          </v:shape>
          <o:OLEObject Type="Embed" ProgID="Equation.DSMT4" ShapeID="_x0000_i1026" DrawAspect="Content" ObjectID="_1420211001" r:id="rId36"/>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3668" w:name="_Toc327348215"/>
      <w:bookmarkStart w:id="3669" w:name="_Toc343029965"/>
      <w:bookmarkStart w:id="3670" w:name="_Toc346461106"/>
      <w:r w:rsidRPr="006D6C8D">
        <w:t>Hình</w:t>
      </w:r>
      <w:r w:rsidRPr="000C3A28">
        <w:t xml:space="preserve"> 4.</w:t>
      </w:r>
      <w:r>
        <w:t>7</w:t>
      </w:r>
      <w:r w:rsidRPr="003A16E8">
        <w:t>: Hàm lỗi của một đơn vị tuyến tính</w:t>
      </w:r>
      <w:bookmarkEnd w:id="3668"/>
      <w:bookmarkEnd w:id="3669"/>
      <w:bookmarkEnd w:id="3670"/>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hàm </w:t>
      </w:r>
      <m:oMath>
        <m:r>
          <w:rPr>
            <w:rFonts w:ascii="Cambria Math" w:hAnsi="Cambria Math"/>
          </w:rPr>
          <m:t>E</m:t>
        </m:r>
      </m:oMath>
      <w:r w:rsidR="00F37689">
        <w:t>. Trong hình 4.6</w:t>
      </w:r>
      <w:r w:rsidRPr="0049233F">
        <w:t xml:space="preserve"> nó được biểu diễn bằng dấu mũi tên. Các trọng số sẽ được cập nhập theo quy luật sau:</w:t>
      </w:r>
    </w:p>
    <w:p w14:paraId="501AD038" w14:textId="304CCB6E" w:rsidR="009F1B0B" w:rsidRDefault="000B50CE"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76160"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69524E" w:rsidRDefault="0069524E" w:rsidP="002562FE">
                            <w:pPr>
                              <w:pStyle w:val="EquationIndex"/>
                            </w:pPr>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 o:spid="_x0000_s1044" type="#_x0000_t202" style="position:absolute;left:0;text-align:left;margin-left:411.55pt;margin-top:57.9pt;width:41.85pt;height:28.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69524E" w:rsidRDefault="0069524E" w:rsidP="002562FE">
                      <w:pPr>
                        <w:pStyle w:val="EquationIndex"/>
                      </w:pPr>
                      <w:r>
                        <w:t>(4.1)</w:t>
                      </w:r>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0B50CE" w:rsidP="002562FE">
      <w:pPr>
        <w:pStyle w:val="Canhgiua"/>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0B50CE"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lastRenderedPageBreak/>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3A16E8" w:rsidRDefault="000B50CE"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612672"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69524E" w:rsidRDefault="0069524E" w:rsidP="002562FE">
                            <w:pPr>
                              <w:pStyle w:val="EquationIndex"/>
                            </w:pP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45" type="#_x0000_t202" style="position:absolute;left:0;text-align:left;margin-left:409.85pt;margin-top:.8pt;width:41.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69524E" w:rsidRDefault="0069524E" w:rsidP="002562FE">
                      <w:pPr>
                        <w:pStyle w:val="EquationIndex"/>
                      </w:pPr>
                      <w:r>
                        <w:t>(4.2)</w:t>
                      </w:r>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615744"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69524E" w:rsidRDefault="0069524E" w:rsidP="002562FE">
                            <w:pPr>
                              <w:pStyle w:val="EquationIndex"/>
                            </w:pP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46" type="#_x0000_t202" style="position:absolute;left:0;text-align:left;margin-left:410.8pt;margin-top:21.95pt;width:42.6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69524E" w:rsidRDefault="0069524E" w:rsidP="002562FE">
                      <w:pPr>
                        <w:pStyle w:val="EquationIndex"/>
                      </w:pPr>
                      <w:r>
                        <w:t>(4.3)</w:t>
                      </w:r>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0B50CE"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618816"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69524E" w:rsidRDefault="0069524E" w:rsidP="002562FE">
                            <w:pPr>
                              <w:pStyle w:val="EquationIndex"/>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47" type="#_x0000_t202" style="position:absolute;left:0;text-align:left;margin-left:411.55pt;margin-top:182.2pt;width:41.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69524E" w:rsidRDefault="0069524E" w:rsidP="002562FE">
                      <w:pPr>
                        <w:pStyle w:val="EquationIndex"/>
                      </w:pPr>
                      <w:r>
                        <w:t>(4.4)</w:t>
                      </w:r>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0B50CE"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lastRenderedPageBreak/>
        <w:t xml:space="preserve">Ở đây giá trị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3671" w:name="_Toc327348174"/>
      <w:bookmarkStart w:id="3672" w:name="_Toc346401576"/>
      <w:r w:rsidRPr="0049233F">
        <w:t>Mạng nhiều lớp và giải thuật lan truyền ngược</w:t>
      </w:r>
      <w:bookmarkEnd w:id="3671"/>
      <w:bookmarkEnd w:id="3672"/>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3673" w:name="_Toc327348216"/>
      <w:bookmarkStart w:id="3674" w:name="_Toc343029966"/>
      <w:bookmarkStart w:id="3675" w:name="_Toc346461107"/>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3673"/>
      <w:bookmarkEnd w:id="3674"/>
      <w:bookmarkEnd w:id="3675"/>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Hàm lỗi của giải thuật lan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rsidP="002562FE">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rPr>
                <w:rFonts w:ascii="Cambria Math" w:hAnsi="Cambria Math"/>
              </w:rPr>
            </m:ctrlPr>
          </m:sSubPr>
          <m:e>
            <m:r>
              <w:rPr>
                <w:rFonts w:ascii="Cambria Math" w:hAnsi="Cambria Math"/>
              </w:rPr>
              <m:t>t</m:t>
            </m:r>
          </m:e>
          <m:sub>
            <m:r>
              <w:rPr>
                <w:rFonts w:ascii="Cambria Math" w:hAnsi="Cambria Math"/>
              </w:rPr>
              <m:t>kd</m:t>
            </m:r>
          </m:sub>
        </m:sSub>
      </m:oMath>
      <w:r w:rsidRPr="0049233F">
        <w:t xml:space="preserve"> và </w:t>
      </w:r>
      <m:oMath>
        <m:sSub>
          <m:sSubPr>
            <m:ctrlPr>
              <w:rPr>
                <w:rFonts w:ascii="Cambria Math" w:hAnsi="Cambria Math"/>
              </w:rPr>
            </m:ctrlPr>
          </m:sSubPr>
          <m:e>
            <m:r>
              <w:rPr>
                <w:rFonts w:ascii="Cambria Math" w:hAnsi="Cambria Math"/>
              </w:rPr>
              <m:t>o</m:t>
            </m:r>
          </m:e>
          <m:sub>
            <m:r>
              <w:rPr>
                <w:rFonts w:ascii="Cambria Math" w:hAnsi="Cambria Math"/>
              </w:rPr>
              <m:t>kd</m:t>
            </m:r>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rsidP="002562FE">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621888"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69524E" w:rsidRDefault="0069524E" w:rsidP="002562FE">
                            <w:pPr>
                              <w:pStyle w:val="EquationIndex"/>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48" type="#_x0000_t202" style="position:absolute;left:0;text-align:left;margin-left:411.55pt;margin-top:20.85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69524E" w:rsidRDefault="0069524E" w:rsidP="002562FE">
                      <w:pPr>
                        <w:pStyle w:val="EquationIndex"/>
                      </w:pPr>
                      <w:r>
                        <w:t>(4.5)</w:t>
                      </w:r>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0B50CE"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48512"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69524E" w:rsidRDefault="0069524E" w:rsidP="002562FE">
                            <w:pPr>
                              <w:pStyle w:val="EquationIndex"/>
                            </w:pP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049" type="#_x0000_t202" style="position:absolute;left:0;text-align:left;margin-left:411.55pt;margin-top:34.9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69524E" w:rsidRDefault="0069524E" w:rsidP="002562FE">
                      <w:pPr>
                        <w:pStyle w:val="EquationIndex"/>
                      </w:pPr>
                      <w:r>
                        <w:t>(4.6)</w:t>
                      </w:r>
                    </w:p>
                  </w:txbxContent>
                </v:textbox>
                <w10:wrap type="tight"/>
              </v:shape>
            </w:pict>
          </mc:Fallback>
        </mc:AlternateContent>
      </w:r>
      <w:r w:rsidRPr="00013CF6">
        <w:rPr>
          <w:noProof/>
        </w:rPr>
        <mc:AlternateContent>
          <mc:Choice Requires="wps">
            <w:drawing>
              <wp:anchor distT="0" distB="0" distL="114300" distR="114300" simplePos="0" relativeHeight="251651584"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69524E" w:rsidRDefault="0069524E" w:rsidP="002562FE">
                            <w:pPr>
                              <w:pStyle w:val="EquationIndex"/>
                            </w:pP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050" type="#_x0000_t202" style="position:absolute;left:0;text-align:left;margin-left:411.55pt;margin-top:82.95pt;width:41.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69524E" w:rsidRDefault="0069524E" w:rsidP="002562FE">
                      <w:pPr>
                        <w:pStyle w:val="EquationIndex"/>
                      </w:pPr>
                      <w:r>
                        <w:t>(4.7)</w:t>
                      </w:r>
                    </w:p>
                  </w:txbxContent>
                </v:textbox>
                <w10:wrap type="tight"/>
              </v:shape>
            </w:pict>
          </mc:Fallback>
        </mc:AlternateContent>
      </w:r>
      <w:r w:rsidR="00FA0144">
        <w:t>Với</w:t>
      </w:r>
    </w:p>
    <w:p w14:paraId="3738E7AD" w14:textId="229B1307" w:rsidR="00FA0144" w:rsidRPr="00032D83" w:rsidRDefault="000B50CE"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0B50CE"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0B50CE"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0B50CE"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0B50CE"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3152"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69524E" w:rsidRDefault="0069524E" w:rsidP="002562FE">
                            <w:pPr>
                              <w:pStyle w:val="EquationIndex"/>
                            </w:pPr>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9" o:spid="_x0000_s1051" type="#_x0000_t202" style="position:absolute;left:0;text-align:left;margin-left:411.55pt;margin-top:36.5pt;width:41.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69524E" w:rsidRDefault="0069524E" w:rsidP="002562FE">
                      <w:pPr>
                        <w:pStyle w:val="EquationIndex"/>
                      </w:pPr>
                      <w:r>
                        <w:t>(4.8)</w:t>
                      </w:r>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0B50CE"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mc:AlternateContent>
          <mc:Choice Requires="wps">
            <w:drawing>
              <wp:anchor distT="0" distB="0" distL="114300" distR="114300" simplePos="0" relativeHeight="251654656"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69524E" w:rsidRDefault="0069524E" w:rsidP="002562FE">
                            <w:pPr>
                              <w:pStyle w:val="EquationIndex"/>
                            </w:pP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52" type="#_x0000_t202" style="position:absolute;left:0;text-align:left;margin-left:411.55pt;margin-top:69.65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69524E" w:rsidRDefault="0069524E" w:rsidP="002562FE">
                      <w:pPr>
                        <w:pStyle w:val="EquationIndex"/>
                      </w:pPr>
                      <w:r>
                        <w:t>(4.9)</w:t>
                      </w:r>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  và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0B50CE"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0B50CE"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642368"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69524E" w:rsidRDefault="0069524E" w:rsidP="002562FE">
                            <w:pPr>
                              <w:pStyle w:val="EquationIndex"/>
                            </w:pPr>
                            <w: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053" type="#_x0000_t202" style="position:absolute;left:0;text-align:left;margin-left:402.2pt;margin-top:-83.65pt;width:51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69524E" w:rsidRDefault="0069524E" w:rsidP="002562FE">
                      <w:pPr>
                        <w:pStyle w:val="EquationIndex"/>
                      </w:pPr>
                      <w:r>
                        <w:t>(4.10)</w:t>
                      </w:r>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9296"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69524E" w:rsidRDefault="0069524E" w:rsidP="002562FE">
                            <w:pPr>
                              <w:pStyle w:val="EquationIndex"/>
                            </w:pPr>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054" type="#_x0000_t202" style="position:absolute;left:0;text-align:left;margin-left:405.65pt;margin-top:46.05pt;width:46.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69524E" w:rsidRDefault="0069524E" w:rsidP="002562FE">
                      <w:pPr>
                        <w:pStyle w:val="EquationIndex"/>
                      </w:pPr>
                      <w:r>
                        <w:t>(4.11)</w:t>
                      </w:r>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0B50CE"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rsidP="002562FE">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rsidP="00013CF6">
      <w:r w:rsidRPr="003A16E8">
        <w:rPr>
          <w:noProof/>
        </w:rPr>
        <mc:AlternateContent>
          <mc:Choice Requires="wps">
            <w:drawing>
              <wp:anchor distT="0" distB="0" distL="114300" distR="114300" simplePos="0" relativeHeight="251660800"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69524E" w:rsidRDefault="0069524E" w:rsidP="002562FE">
                            <w:pPr>
                              <w:pStyle w:val="EquationIndex"/>
                            </w:pPr>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4" o:spid="_x0000_s1055" type="#_x0000_t202" style="position:absolute;left:0;text-align:left;margin-left:407.9pt;margin-top:50.45pt;width:46.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69524E" w:rsidRDefault="0069524E" w:rsidP="002562FE">
                      <w:pPr>
                        <w:pStyle w:val="EquationIndex"/>
                      </w:pPr>
                      <w:r>
                        <w:t>(4.12)</w:t>
                      </w:r>
                    </w:p>
                  </w:txbxContent>
                </v:textbox>
              </v:shape>
            </w:pict>
          </mc:Fallback>
        </mc:AlternateContent>
      </w:r>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682304"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69524E" w:rsidRDefault="0069524E" w:rsidP="002562FE">
                            <w:pPr>
                              <w:pStyle w:val="EquationIndex"/>
                            </w:pPr>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056" type="#_x0000_t202" style="position:absolute;left:0;text-align:left;margin-left:406.4pt;margin-top:25.5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69524E" w:rsidRDefault="0069524E" w:rsidP="002562FE">
                      <w:pPr>
                        <w:pStyle w:val="EquationIndex"/>
                      </w:pPr>
                      <w:r>
                        <w:t>(4.13)</w:t>
                      </w:r>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7" type="#_x0000_t75" style="width:7.85pt;height:12.5pt" o:ole="">
            <v:imagedata r:id="rId39" o:title=""/>
          </v:shape>
          <o:OLEObject Type="Embed" ProgID="Equation.DSMT4" ShapeID="_x0000_i1027" DrawAspect="Content" ObjectID="_1420211002" r:id="rId40"/>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rsidP="00013CF6">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676" w:name="OLE_LINK1"/>
      <w:r w:rsidRPr="0049233F">
        <w:t>oscillation</w:t>
      </w:r>
      <w:bookmarkEnd w:id="3676"/>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685376"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69524E" w:rsidRDefault="0069524E" w:rsidP="002562FE">
                            <w:pPr>
                              <w:pStyle w:val="EquationIndex"/>
                            </w:pPr>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6" o:spid="_x0000_s1057" type="#_x0000_t202" style="position:absolute;left:0;text-align:left;margin-left:406.4pt;margin-top:51.7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69524E" w:rsidRDefault="0069524E" w:rsidP="002562FE">
                      <w:pPr>
                        <w:pStyle w:val="EquationIndex"/>
                      </w:pPr>
                      <w:r>
                        <w:t>(4.14)</w:t>
                      </w:r>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t xml:space="preserve">Hệ số quán tính </w:t>
      </w:r>
      <w:r w:rsidRPr="00AF1345">
        <w:rPr>
          <w:position w:val="-10"/>
        </w:rPr>
        <w:object w:dxaOrig="240" w:dyaOrig="260" w14:anchorId="51BB5FC1">
          <v:shape id="_x0000_i1028" type="#_x0000_t75" style="width:14.85pt;height:12.5pt" o:ole="">
            <v:imagedata r:id="rId41" o:title=""/>
          </v:shape>
          <o:OLEObject Type="Embed" ProgID="Equation.DSMT4" ShapeID="_x0000_i1028" DrawAspect="Content" ObjectID="_1420211003" r:id="rId42"/>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ở bước lặp trước lên giá trị</w:t>
      </w:r>
      <w:r w:rsidR="002261D4">
        <w:t xml:space="preserve">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lan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9" type="#_x0000_t75" style="width:22.7pt;height:37.55pt" o:ole="">
                  <v:imagedata r:id="rId43" o:title=""/>
                </v:shape>
                <o:OLEObject Type="Embed" ProgID="Equation.DSMT4" ShapeID="_x0000_i1029" DrawAspect="Content" ObjectID="_1420211004" r:id="rId44"/>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30" type="#_x0000_t75" style="width:22.7pt;height:37.55pt" o:ole="">
                  <v:imagedata r:id="rId45" o:title=""/>
                </v:shape>
                <o:OLEObject Type="Embed" ProgID="Equation.DSMT4" ShapeID="_x0000_i1030" DrawAspect="Content" ObjectID="_1420211005" r:id="rId46"/>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1" type="#_x0000_t75" style="width:166.7pt;height:37.55pt" o:ole="">
                  <v:imagedata r:id="rId47" o:title=""/>
                </v:shape>
                <o:OLEObject Type="Embed" ProgID="Equation.DSMT4" ShapeID="_x0000_i1031" DrawAspect="Content" ObjectID="_1420211006" r:id="rId48"/>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2" type="#_x0000_t75" style="width:123.65pt;height:14.85pt" o:ole="">
                  <v:imagedata r:id="rId49" o:title=""/>
                </v:shape>
                <o:OLEObject Type="Embed" ProgID="Equation.DSMT4" ShapeID="_x0000_i1032" DrawAspect="Content" ObjectID="_1420211007" r:id="rId50"/>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677" w:name="_Toc327348217"/>
      <w:bookmarkStart w:id="3678" w:name="_Toc343029967"/>
    </w:p>
    <w:p w14:paraId="0030D0D0" w14:textId="09D30135" w:rsidR="0088753F" w:rsidRDefault="0088753F" w:rsidP="00013CF6">
      <w:pPr>
        <w:pStyle w:val="Hinh"/>
      </w:pPr>
      <w:bookmarkStart w:id="3679" w:name="_Toc346461108"/>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t lan truy</w:t>
      </w:r>
      <w:r w:rsidRPr="003A16E8">
        <w:t>ền ngược</w:t>
      </w:r>
      <w:bookmarkEnd w:id="3677"/>
      <w:bookmarkEnd w:id="3678"/>
      <w:bookmarkEnd w:id="3679"/>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680" w:name="_Toc327348175"/>
      <w:bookmarkStart w:id="3681" w:name="_Toc346401577"/>
      <w:r w:rsidRPr="0049233F">
        <w:t>Giải thuật RPROP</w:t>
      </w:r>
      <w:bookmarkEnd w:id="3680"/>
      <w:bookmarkEnd w:id="3681"/>
    </w:p>
    <w:p w14:paraId="1E82DD5F" w14:textId="5AD4C077" w:rsidR="0088753F" w:rsidRPr="0049233F" w:rsidRDefault="0088753F" w:rsidP="00013CF6">
      <w:r w:rsidRPr="0049233F">
        <w:t>Giải thuật lan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2562FE">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r w:rsidRPr="00032D83">
        <w:rPr>
          <w:noProof/>
        </w:rPr>
        <mc:AlternateContent>
          <mc:Choice Requires="wps">
            <w:drawing>
              <wp:anchor distT="0" distB="0" distL="114300" distR="114300" simplePos="0" relativeHeight="251688448"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69524E" w:rsidRDefault="0069524E" w:rsidP="002562FE">
                            <w:pPr>
                              <w:pStyle w:val="EquationIndex"/>
                            </w:pPr>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7" o:spid="_x0000_s1058" type="#_x0000_t202" style="position:absolute;left:0;text-align:left;margin-left:406.4pt;margin-top:188.6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69524E" w:rsidRDefault="0069524E" w:rsidP="002562FE">
                      <w:pPr>
                        <w:pStyle w:val="EquationIndex"/>
                      </w:pPr>
                      <w:r>
                        <w:t>(4.15)</w:t>
                      </w:r>
                    </w:p>
                  </w:txbxContent>
                </v:textbox>
              </v:shape>
            </w:pict>
          </mc:Fallback>
        </mc:AlternateContent>
      </w:r>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Giá trị này được cập nhập trong quá trình học theo quy luật sau:</w:t>
      </w:r>
    </w:p>
    <w:p w14:paraId="35928650" w14:textId="454CD41E" w:rsidR="0088753F" w:rsidRPr="0049233F" w:rsidRDefault="000B50CE"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694592"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69524E" w:rsidRDefault="0069524E" w:rsidP="002562FE">
                            <w:pPr>
                              <w:pStyle w:val="EquationIndex"/>
                            </w:pPr>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8" o:spid="_x0000_s1059" type="#_x0000_t202" style="position:absolute;left:0;text-align:left;margin-left:406.4pt;margin-top:214.7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69524E" w:rsidRDefault="0069524E" w:rsidP="002562FE">
                      <w:pPr>
                        <w:pStyle w:val="EquationIndex"/>
                      </w:pPr>
                      <w:r>
                        <w:t>(4.16)</w:t>
                      </w:r>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0B50CE"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697664"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69524E" w:rsidRDefault="0069524E" w:rsidP="002562FE">
                            <w:pPr>
                              <w:pStyle w:val="EquationIndex"/>
                            </w:pPr>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060" type="#_x0000_t202" style="position:absolute;left:0;text-align:left;margin-left:406.4pt;margin-top:1.5pt;width:46.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69524E" w:rsidRDefault="0069524E" w:rsidP="002562FE">
                      <w:pPr>
                        <w:pStyle w:val="EquationIndex"/>
                      </w:pPr>
                      <w:r>
                        <w:t>(4.17)</w:t>
                      </w:r>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0B50CE"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3" type="#_x0000_t75" style="width:79.85pt;height:37.55pt" o:ole="">
                  <v:imagedata r:id="rId51" o:title=""/>
                </v:shape>
                <o:OLEObject Type="Embed" ProgID="Equation.DSMT4" ShapeID="_x0000_i1033" DrawAspect="Content" ObjectID="_1420211008" r:id="rId52"/>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4" type="#_x0000_t75" style="width:21.9pt;height:21.9pt" o:ole="">
                  <v:imagedata r:id="rId53" o:title=""/>
                </v:shape>
                <o:OLEObject Type="Embed" ProgID="Equation.DSMT4" ShapeID="_x0000_i1034" DrawAspect="Content" ObjectID="_1420211009" r:id="rId54"/>
              </w:object>
            </w:r>
            <w:r w:rsidRPr="0049233F">
              <w:rPr>
                <w:i/>
                <w:szCs w:val="26"/>
              </w:rPr>
              <w:t xml:space="preserve"> = minimum (</w:t>
            </w:r>
            <w:r w:rsidRPr="00AF1345">
              <w:rPr>
                <w:i/>
                <w:position w:val="-14"/>
                <w:szCs w:val="26"/>
              </w:rPr>
              <w:object w:dxaOrig="1460" w:dyaOrig="400" w14:anchorId="5338F7B6">
                <v:shape id="_x0000_i1035" type="#_x0000_t75" style="width:1in;height:21.9pt" o:ole="">
                  <v:imagedata r:id="rId55" o:title=""/>
                </v:shape>
                <o:OLEObject Type="Embed" ProgID="Equation.DSMT4" ShapeID="_x0000_i1035" DrawAspect="Content" ObjectID="_1420211010" r:id="rId56"/>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6" type="#_x0000_t75" style="width:27.4pt;height:21.9pt" o:ole="">
                  <v:imagedata r:id="rId57" o:title=""/>
                </v:shape>
                <o:OLEObject Type="Embed" ProgID="Equation.DSMT4" ShapeID="_x0000_i1036" DrawAspect="Content" ObjectID="_1420211011" r:id="rId58"/>
              </w:object>
            </w:r>
            <w:r w:rsidRPr="0049233F">
              <w:rPr>
                <w:i/>
                <w:szCs w:val="26"/>
              </w:rPr>
              <w:t xml:space="preserve"> = - sign (</w:t>
            </w:r>
            <w:r w:rsidRPr="00AF1345">
              <w:rPr>
                <w:i/>
                <w:position w:val="-32"/>
                <w:szCs w:val="26"/>
              </w:rPr>
              <w:object w:dxaOrig="580" w:dyaOrig="740" w14:anchorId="1C11FF13">
                <v:shape id="_x0000_i1037" type="#_x0000_t75" style="width:27.4pt;height:37.55pt" o:ole="">
                  <v:imagedata r:id="rId59" o:title=""/>
                </v:shape>
                <o:OLEObject Type="Embed" ProgID="Equation.DSMT4" ShapeID="_x0000_i1037" DrawAspect="Content" ObjectID="_1420211012" r:id="rId60"/>
              </w:object>
            </w:r>
            <w:r w:rsidRPr="0049233F">
              <w:rPr>
                <w:i/>
                <w:szCs w:val="26"/>
              </w:rPr>
              <w:t>)*</w:t>
            </w:r>
            <w:r w:rsidRPr="00AF1345">
              <w:rPr>
                <w:i/>
                <w:position w:val="-14"/>
                <w:szCs w:val="26"/>
              </w:rPr>
              <w:object w:dxaOrig="400" w:dyaOrig="400" w14:anchorId="797347F4">
                <v:shape id="_x0000_i1038" type="#_x0000_t75" style="width:21.9pt;height:21.9pt" o:ole="">
                  <v:imagedata r:id="rId53" o:title=""/>
                </v:shape>
                <o:OLEObject Type="Embed" ProgID="Equation.DSMT4" ShapeID="_x0000_i1038" DrawAspect="Content" ObjectID="_1420211013" r:id="rId61"/>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9" type="#_x0000_t75" style="width:27.4pt;height:21.9pt" o:ole="">
                  <v:imagedata r:id="rId62" o:title=""/>
                </v:shape>
                <o:OLEObject Type="Embed" ProgID="Equation.DSMT4" ShapeID="_x0000_i1039" DrawAspect="Content" ObjectID="_1420211014" r:id="rId63"/>
              </w:object>
            </w:r>
            <w:r w:rsidRPr="0049233F">
              <w:rPr>
                <w:i/>
                <w:szCs w:val="26"/>
              </w:rPr>
              <w:t xml:space="preserve">  = </w:t>
            </w:r>
            <w:r w:rsidRPr="00AF1345">
              <w:rPr>
                <w:i/>
                <w:position w:val="-14"/>
                <w:szCs w:val="26"/>
              </w:rPr>
              <w:object w:dxaOrig="400" w:dyaOrig="400" w14:anchorId="43D60952">
                <v:shape id="_x0000_i1040" type="#_x0000_t75" style="width:21.9pt;height:21.9pt" o:ole="">
                  <v:imagedata r:id="rId64" o:title=""/>
                </v:shape>
                <o:OLEObject Type="Embed" ProgID="Equation.DSMT4" ShapeID="_x0000_i1040" DrawAspect="Content" ObjectID="_1420211015" r:id="rId65"/>
              </w:object>
            </w:r>
            <w:r w:rsidRPr="0049233F">
              <w:rPr>
                <w:i/>
                <w:szCs w:val="26"/>
              </w:rPr>
              <w:t xml:space="preserve">+  </w:t>
            </w:r>
            <w:r w:rsidRPr="00AF1345">
              <w:rPr>
                <w:i/>
                <w:position w:val="-14"/>
                <w:szCs w:val="26"/>
              </w:rPr>
              <w:object w:dxaOrig="540" w:dyaOrig="400" w14:anchorId="053072BF">
                <v:shape id="_x0000_i1041" type="#_x0000_t75" style="width:27.4pt;height:21.9pt" o:ole="">
                  <v:imagedata r:id="rId57" o:title=""/>
                </v:shape>
                <o:OLEObject Type="Embed" ProgID="Equation.DSMT4" ShapeID="_x0000_i1041" DrawAspect="Content" ObjectID="_1420211016" r:id="rId66"/>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2" type="#_x0000_t75" style="width:79.85pt;height:37.55pt" o:ole="">
                  <v:imagedata r:id="rId67" o:title=""/>
                </v:shape>
                <o:OLEObject Type="Embed" ProgID="Equation.DSMT4" ShapeID="_x0000_i1042" DrawAspect="Content" ObjectID="_1420211017" r:id="rId68"/>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3" type="#_x0000_t75" style="width:21.9pt;height:21.9pt" o:ole="">
                  <v:imagedata r:id="rId53" o:title=""/>
                </v:shape>
                <o:OLEObject Type="Embed" ProgID="Equation.DSMT4" ShapeID="_x0000_i1043" DrawAspect="Content" ObjectID="_1420211018" r:id="rId69"/>
              </w:object>
            </w:r>
            <w:r w:rsidRPr="0049233F">
              <w:rPr>
                <w:i/>
                <w:szCs w:val="26"/>
              </w:rPr>
              <w:t xml:space="preserve"> = maximum (</w:t>
            </w:r>
            <w:r w:rsidRPr="00AF1345">
              <w:rPr>
                <w:i/>
                <w:position w:val="-14"/>
                <w:szCs w:val="26"/>
              </w:rPr>
              <w:object w:dxaOrig="1440" w:dyaOrig="400" w14:anchorId="47CE5A1E">
                <v:shape id="_x0000_i1044" type="#_x0000_t75" style="width:1in;height:21.9pt" o:ole="">
                  <v:imagedata r:id="rId70" o:title=""/>
                </v:shape>
                <o:OLEObject Type="Embed" ProgID="Equation.DSMT4" ShapeID="_x0000_i1044" DrawAspect="Content" ObjectID="_1420211019" r:id="rId71"/>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5" type="#_x0000_t75" style="width:27.4pt;height:21.9pt" o:ole="">
                  <v:imagedata r:id="rId62" o:title=""/>
                </v:shape>
                <o:OLEObject Type="Embed" ProgID="Equation.DSMT4" ShapeID="_x0000_i1045" DrawAspect="Content" ObjectID="_1420211020" r:id="rId72"/>
              </w:object>
            </w:r>
            <w:r w:rsidRPr="0049233F">
              <w:rPr>
                <w:i/>
                <w:szCs w:val="26"/>
              </w:rPr>
              <w:t xml:space="preserve">  = </w:t>
            </w:r>
            <w:r w:rsidRPr="00AF1345">
              <w:rPr>
                <w:i/>
                <w:position w:val="-14"/>
                <w:szCs w:val="26"/>
              </w:rPr>
              <w:object w:dxaOrig="400" w:dyaOrig="400" w14:anchorId="645E6D6D">
                <v:shape id="_x0000_i1046" type="#_x0000_t75" style="width:21.9pt;height:21.9pt" o:ole="">
                  <v:imagedata r:id="rId64" o:title=""/>
                </v:shape>
                <o:OLEObject Type="Embed" ProgID="Equation.DSMT4" ShapeID="_x0000_i1046" DrawAspect="Content" ObjectID="_1420211021" r:id="rId73"/>
              </w:object>
            </w:r>
            <w:r w:rsidRPr="0049233F">
              <w:rPr>
                <w:i/>
                <w:szCs w:val="26"/>
              </w:rPr>
              <w:t xml:space="preserve">- </w:t>
            </w:r>
            <w:r w:rsidRPr="00AF1345">
              <w:rPr>
                <w:i/>
                <w:position w:val="-14"/>
                <w:szCs w:val="26"/>
              </w:rPr>
              <w:object w:dxaOrig="680" w:dyaOrig="400" w14:anchorId="1598DD1F">
                <v:shape id="_x0000_i1047" type="#_x0000_t75" style="width:37.55pt;height:21.9pt" o:ole="">
                  <v:imagedata r:id="rId74" o:title=""/>
                </v:shape>
                <o:OLEObject Type="Embed" ProgID="Equation.DSMT4" ShapeID="_x0000_i1047" DrawAspect="Content" ObjectID="_1420211022" r:id="rId75"/>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8" type="#_x0000_t75" style="width:50.1pt;height:37.55pt" o:ole="">
                  <v:imagedata r:id="rId76" o:title=""/>
                </v:shape>
                <o:OLEObject Type="Embed" ProgID="Equation.DSMT4" ShapeID="_x0000_i1048" DrawAspect="Content" ObjectID="_1420211023" r:id="rId77"/>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9" type="#_x0000_t75" style="width:79.85pt;height:37.55pt" o:ole="">
                  <v:imagedata r:id="rId78" o:title=""/>
                </v:shape>
                <o:OLEObject Type="Embed" ProgID="Equation.DSMT4" ShapeID="_x0000_i1049" DrawAspect="Content" ObjectID="_1420211024" r:id="rId7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50" type="#_x0000_t75" style="width:27.4pt;height:21.9pt" o:ole="">
                  <v:imagedata r:id="rId57" o:title=""/>
                </v:shape>
                <o:OLEObject Type="Embed" ProgID="Equation.DSMT4" ShapeID="_x0000_i1050" DrawAspect="Content" ObjectID="_1420211025" r:id="rId80"/>
              </w:object>
            </w:r>
            <w:r w:rsidRPr="0049233F">
              <w:rPr>
                <w:i/>
                <w:szCs w:val="26"/>
              </w:rPr>
              <w:t xml:space="preserve"> = - sign (</w:t>
            </w:r>
            <w:r w:rsidRPr="00AF1345">
              <w:rPr>
                <w:i/>
                <w:position w:val="-32"/>
                <w:szCs w:val="26"/>
              </w:rPr>
              <w:object w:dxaOrig="580" w:dyaOrig="740" w14:anchorId="261D33FB">
                <v:shape id="_x0000_i1051" type="#_x0000_t75" style="width:27.4pt;height:37.55pt" o:ole="">
                  <v:imagedata r:id="rId59" o:title=""/>
                </v:shape>
                <o:OLEObject Type="Embed" ProgID="Equation.DSMT4" ShapeID="_x0000_i1051" DrawAspect="Content" ObjectID="_1420211026" r:id="rId81"/>
              </w:object>
            </w:r>
            <w:r w:rsidRPr="0049233F">
              <w:rPr>
                <w:i/>
                <w:szCs w:val="26"/>
              </w:rPr>
              <w:t>)*</w:t>
            </w:r>
            <w:r w:rsidRPr="00AF1345">
              <w:rPr>
                <w:i/>
                <w:position w:val="-14"/>
                <w:szCs w:val="26"/>
              </w:rPr>
              <w:object w:dxaOrig="400" w:dyaOrig="400" w14:anchorId="495FE6DF">
                <v:shape id="_x0000_i1052" type="#_x0000_t75" style="width:21.9pt;height:21.9pt" o:ole="">
                  <v:imagedata r:id="rId53" o:title=""/>
                </v:shape>
                <o:OLEObject Type="Embed" ProgID="Equation.DSMT4" ShapeID="_x0000_i1052" DrawAspect="Content" ObjectID="_1420211027" r:id="rId82"/>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3" type="#_x0000_t75" style="width:27.4pt;height:21.9pt" o:ole="">
                  <v:imagedata r:id="rId62" o:title=""/>
                </v:shape>
                <o:OLEObject Type="Embed" ProgID="Equation.DSMT4" ShapeID="_x0000_i1053" DrawAspect="Content" ObjectID="_1420211028" r:id="rId83"/>
              </w:object>
            </w:r>
            <w:r w:rsidRPr="0049233F">
              <w:rPr>
                <w:i/>
                <w:szCs w:val="26"/>
              </w:rPr>
              <w:t xml:space="preserve">  = </w:t>
            </w:r>
            <w:r w:rsidRPr="00AF1345">
              <w:rPr>
                <w:i/>
                <w:position w:val="-14"/>
                <w:szCs w:val="26"/>
              </w:rPr>
              <w:object w:dxaOrig="400" w:dyaOrig="400" w14:anchorId="5A399D5E">
                <v:shape id="_x0000_i1054" type="#_x0000_t75" style="width:21.9pt;height:21.9pt" o:ole="">
                  <v:imagedata r:id="rId64" o:title=""/>
                </v:shape>
                <o:OLEObject Type="Embed" ProgID="Equation.DSMT4" ShapeID="_x0000_i1054" DrawAspect="Content" ObjectID="_1420211029" r:id="rId84"/>
              </w:object>
            </w:r>
            <w:r w:rsidRPr="0049233F">
              <w:rPr>
                <w:i/>
                <w:szCs w:val="26"/>
              </w:rPr>
              <w:t xml:space="preserve">+  </w:t>
            </w:r>
            <w:r w:rsidRPr="00AF1345">
              <w:rPr>
                <w:i/>
                <w:position w:val="-14"/>
                <w:szCs w:val="26"/>
              </w:rPr>
              <w:object w:dxaOrig="540" w:dyaOrig="400" w14:anchorId="6F57130F">
                <v:shape id="_x0000_i1055" type="#_x0000_t75" style="width:27.4pt;height:21.9pt" o:ole="">
                  <v:imagedata r:id="rId57" o:title=""/>
                </v:shape>
                <o:OLEObject Type="Embed" ProgID="Equation.DSMT4" ShapeID="_x0000_i1055" DrawAspect="Content" ObjectID="_1420211030" r:id="rId85"/>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682" w:name="_Toc327348218"/>
      <w:bookmarkStart w:id="3683" w:name="_Toc343029968"/>
    </w:p>
    <w:p w14:paraId="7DECB775" w14:textId="11AF9EF3" w:rsidR="0015202E" w:rsidRDefault="0088753F" w:rsidP="00013CF6">
      <w:pPr>
        <w:pStyle w:val="Hinh"/>
      </w:pPr>
      <w:bookmarkStart w:id="3684" w:name="_Toc346461109"/>
      <w:r w:rsidRPr="00032D83">
        <w:t>Hình</w:t>
      </w:r>
      <w:r w:rsidR="0015202E" w:rsidRPr="000C3A28">
        <w:t xml:space="preserve"> 4.9</w:t>
      </w:r>
      <w:r w:rsidRPr="00013CF6">
        <w:t>: Giải thuật RPROP</w:t>
      </w:r>
      <w:bookmarkEnd w:id="3682"/>
      <w:bookmarkEnd w:id="3683"/>
      <w:bookmarkEnd w:id="3684"/>
    </w:p>
    <w:p w14:paraId="74FAFEBA" w14:textId="77777777" w:rsidR="003549D0" w:rsidRPr="001A48D1" w:rsidRDefault="003549D0" w:rsidP="003549D0">
      <w:pPr>
        <w:pStyle w:val="Hinh"/>
      </w:pPr>
    </w:p>
    <w:p w14:paraId="1C59B8C6" w14:textId="77777777" w:rsidR="0088753F" w:rsidRPr="0049233F" w:rsidRDefault="0088753F" w:rsidP="00013CF6">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685" w:name="_Toc327348176"/>
      <w:bookmarkStart w:id="3686" w:name="_Toc346401578"/>
      <w:r w:rsidRPr="0049233F">
        <w:t>Hiện tượng quá khớp</w:t>
      </w:r>
      <w:bookmarkEnd w:id="3685"/>
      <w:bookmarkEnd w:id="3686"/>
    </w:p>
    <w:p w14:paraId="1FAA90D6" w14:textId="03E46DAC" w:rsidR="0088753F" w:rsidRPr="0049233F" w:rsidRDefault="0088753F" w:rsidP="002562FE">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00E85171" w14:textId="341F571A" w:rsidR="00A02652" w:rsidRPr="0049233F" w:rsidRDefault="00A02652" w:rsidP="00286C29">
      <w:pPr>
        <w:pStyle w:val="Heading2"/>
      </w:pPr>
      <w:bookmarkStart w:id="3687" w:name="_Toc343232326"/>
      <w:bookmarkStart w:id="3688" w:name="_Toc343232739"/>
      <w:bookmarkStart w:id="3689" w:name="_Toc343233024"/>
      <w:bookmarkStart w:id="3690" w:name="_Toc343415529"/>
      <w:bookmarkStart w:id="3691" w:name="_Toc343415825"/>
      <w:bookmarkStart w:id="3692" w:name="_Toc343452484"/>
      <w:bookmarkStart w:id="3693" w:name="_Toc343461274"/>
      <w:bookmarkStart w:id="3694" w:name="_Toc343494161"/>
      <w:bookmarkStart w:id="3695" w:name="_Toc343494373"/>
      <w:bookmarkStart w:id="3696" w:name="_Toc343495146"/>
      <w:bookmarkStart w:id="3697" w:name="_Toc343660373"/>
      <w:bookmarkStart w:id="3698" w:name="_Toc343660587"/>
      <w:bookmarkStart w:id="3699" w:name="_Toc343711215"/>
      <w:bookmarkStart w:id="3700" w:name="_Toc343829179"/>
      <w:bookmarkStart w:id="3701" w:name="_Toc343831983"/>
      <w:bookmarkStart w:id="3702" w:name="_Toc343832353"/>
      <w:bookmarkStart w:id="3703" w:name="_Toc343832570"/>
      <w:bookmarkStart w:id="3704" w:name="_Toc343832787"/>
      <w:bookmarkStart w:id="3705" w:name="_Toc343837380"/>
      <w:bookmarkStart w:id="3706" w:name="_Toc343841938"/>
      <w:bookmarkStart w:id="3707" w:name="_Toc343844836"/>
      <w:bookmarkStart w:id="3708" w:name="_Toc326315155"/>
      <w:bookmarkStart w:id="3709" w:name="_Toc327348181"/>
      <w:bookmarkStart w:id="3710" w:name="_Toc346401579"/>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r w:rsidRPr="00013CF6">
        <w:t xml:space="preserve">Áp dụng mạng </w:t>
      </w:r>
      <w:r w:rsidR="00976130">
        <w:t>Nơron</w:t>
      </w:r>
      <w:r w:rsidRPr="00013CF6">
        <w:t xml:space="preserve"> vào dự báo dữ liệu chuỗi thời gian</w:t>
      </w:r>
      <w:bookmarkEnd w:id="3708"/>
      <w:bookmarkEnd w:id="3709"/>
      <w:bookmarkEnd w:id="3710"/>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711" w:name="_Toc326299578"/>
      <w:bookmarkStart w:id="3712" w:name="_Toc327348223"/>
      <w:bookmarkStart w:id="3713" w:name="_Toc343029969"/>
      <w:bookmarkStart w:id="3714" w:name="_Toc346461110"/>
      <w:r w:rsidRPr="0049233F">
        <w:t>Hình</w:t>
      </w:r>
      <w:r>
        <w:t xml:space="preserve"> 4.10</w:t>
      </w:r>
      <w:r w:rsidRPr="0049233F">
        <w:t xml:space="preserve">: </w:t>
      </w:r>
      <w:r w:rsidRPr="00032D83">
        <w:t>Mô hình h</w:t>
      </w:r>
      <w:r w:rsidRPr="000C3A28">
        <w:t>ọ</w:t>
      </w:r>
      <w:r w:rsidRPr="0015202E">
        <w:t>c với chuỗi thời gian</w:t>
      </w:r>
      <w:bookmarkEnd w:id="3711"/>
      <w:bookmarkEnd w:id="3712"/>
      <w:bookmarkEnd w:id="3713"/>
      <w:bookmarkEnd w:id="3714"/>
    </w:p>
    <w:p w14:paraId="146B3BF3" w14:textId="093E72F6" w:rsidR="00A02652" w:rsidRPr="0049233F" w:rsidRDefault="00A02652" w:rsidP="00286C29">
      <w:pPr>
        <w:pStyle w:val="Heading2"/>
      </w:pPr>
      <w:bookmarkStart w:id="3715" w:name="_Toc327348182"/>
      <w:bookmarkStart w:id="3716" w:name="_Toc346401580"/>
      <w:r w:rsidRPr="00013CF6">
        <w:t xml:space="preserve">Các bước xây dựng mô hình mạng </w:t>
      </w:r>
      <w:r w:rsidR="00976130">
        <w:t>nơron</w:t>
      </w:r>
      <w:bookmarkEnd w:id="3715"/>
      <w:bookmarkEnd w:id="3716"/>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717" w:name="_Toc327348183"/>
      <w:bookmarkStart w:id="3718" w:name="_Toc346401581"/>
      <w:r w:rsidRPr="0049233F">
        <w:t>Lựa chọn các biến</w:t>
      </w:r>
      <w:bookmarkEnd w:id="3717"/>
      <w:bookmarkEnd w:id="3718"/>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719" w:name="_Toc327348184"/>
      <w:bookmarkStart w:id="3720" w:name="_Toc346401582"/>
      <w:r w:rsidRPr="0049233F">
        <w:rPr>
          <w:lang w:val="fr-FR"/>
        </w:rPr>
        <w:t>Thu thập dữ liệu</w:t>
      </w:r>
      <w:bookmarkEnd w:id="3719"/>
      <w:bookmarkEnd w:id="3720"/>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721" w:name="_Toc327348185"/>
      <w:bookmarkStart w:id="3722" w:name="_Toc346401583"/>
      <w:r w:rsidRPr="0049233F">
        <w:t>Tiền xử lý dữ liệu</w:t>
      </w:r>
      <w:bookmarkEnd w:id="3721"/>
      <w:bookmarkEnd w:id="3722"/>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723" w:name="OLE_LINK5"/>
      <w:bookmarkStart w:id="3724" w:name="OLE_LINK6"/>
      <w:r w:rsidRPr="0049233F">
        <w:t xml:space="preserve">Việc lấy logarit tự nhiên </w:t>
      </w:r>
      <w:bookmarkEnd w:id="3723"/>
      <w:bookmarkEnd w:id="3724"/>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3725" w:name="_Toc327348186"/>
      <w:bookmarkStart w:id="3726" w:name="_Toc346401584"/>
      <w:r w:rsidRPr="0049233F">
        <w:t>Phân chia tập dữ liệu</w:t>
      </w:r>
      <w:bookmarkEnd w:id="3725"/>
      <w:bookmarkEnd w:id="3726"/>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 xml:space="preserve">ờng chia tập dữ liệu thành các tập: huấn luyện, kiểm tra và kiểm định (ngoài các mẫu). Tập huấn luyện thường là tập lớn nhất được sử dụng để huấn luyện cho mạng. Tập kiểm tra thường chứa khoảng </w:t>
      </w:r>
      <w:r w:rsidRPr="00013CF6">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3727" w:name="_Toc327348187"/>
      <w:bookmarkStart w:id="3728" w:name="_Toc346401585"/>
      <w:r w:rsidRPr="0049233F">
        <w:t>Xây dựng cấu trúc mạng</w:t>
      </w:r>
      <w:bookmarkEnd w:id="3727"/>
      <w:bookmarkEnd w:id="3728"/>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trong quá trình huấn luyện. Cách này không cần phải tạo </w:t>
      </w:r>
      <w:r w:rsidRPr="00013CF6">
        <w:lastRenderedPageBreak/>
        <w:t xml:space="preserve">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3729" w:name="_Toc327348224"/>
      <w:bookmarkStart w:id="3730"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3729"/>
      <w:bookmarkEnd w:id="3730"/>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3731" w:name="_Toc327348188"/>
      <w:bookmarkStart w:id="3732" w:name="_Toc346401586"/>
      <w:r w:rsidRPr="0049233F">
        <w:t>Xác định tiêu chuẩn đánh giá</w:t>
      </w:r>
      <w:bookmarkEnd w:id="3731"/>
      <w:bookmarkEnd w:id="3732"/>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00736"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69524E" w:rsidRDefault="0069524E" w:rsidP="002562FE">
                            <w:pPr>
                              <w:pStyle w:val="EquationIndex"/>
                            </w:pPr>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061" type="#_x0000_t202" style="position:absolute;left:0;text-align:left;margin-left:406.9pt;margin-top:11.1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69524E" w:rsidRDefault="0069524E" w:rsidP="002562FE">
                      <w:pPr>
                        <w:pStyle w:val="EquationIndex"/>
                      </w:pPr>
                      <w:r>
                        <w:t>(4.18)</w:t>
                      </w:r>
                    </w:p>
                  </w:txbxContent>
                </v:textbox>
              </v:shape>
            </w:pict>
          </mc:Fallback>
        </mc:AlternateContent>
      </w:r>
      <w:r w:rsidRPr="00013CF6">
        <w:object w:dxaOrig="1900" w:dyaOrig="680" w14:anchorId="41722C5E">
          <v:shape id="_x0000_i1056" type="#_x0000_t75" style="width:129.9pt;height:50.1pt" o:ole="">
            <v:imagedata r:id="rId88" o:title=""/>
          </v:shape>
          <o:OLEObject Type="Embed" ProgID="Equation.DSMT4" ShapeID="_x0000_i1056" DrawAspect="Content" ObjectID="_1420211031" r:id="rId89"/>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3733" w:name="_Toc327348189"/>
      <w:bookmarkStart w:id="3734" w:name="_Toc346401587"/>
      <w:r w:rsidRPr="0049233F">
        <w:rPr>
          <w:lang w:val="fr-FR"/>
        </w:rPr>
        <w:lastRenderedPageBreak/>
        <w:t>Huấn luyện mạng</w:t>
      </w:r>
      <w:bookmarkEnd w:id="3733"/>
      <w:bookmarkEnd w:id="3734"/>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rsidP="002562FE">
      <w:pPr>
        <w:pStyle w:val="BuletL1"/>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3735" w:name="_Toc327348190"/>
      <w:bookmarkStart w:id="3736" w:name="_Toc346401588"/>
      <w:r w:rsidRPr="0049233F">
        <w:rPr>
          <w:lang w:val="fr-FR"/>
        </w:rPr>
        <w:t xml:space="preserve">Dự </w:t>
      </w:r>
      <w:r w:rsidR="00DE2BD3">
        <w:rPr>
          <w:lang w:val="fr-FR"/>
        </w:rPr>
        <w:t>báo</w:t>
      </w:r>
      <w:r w:rsidRPr="0049233F">
        <w:rPr>
          <w:lang w:val="fr-FR"/>
        </w:rPr>
        <w:t xml:space="preserve"> và cải tiến</w:t>
      </w:r>
      <w:bookmarkEnd w:id="3735"/>
      <w:bookmarkEnd w:id="3736"/>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3737" w:name="_Toc343083648"/>
      <w:bookmarkStart w:id="3738" w:name="_Toc343083862"/>
      <w:bookmarkStart w:id="3739" w:name="_Toc343084073"/>
      <w:bookmarkStart w:id="3740" w:name="_Toc343220832"/>
      <w:bookmarkStart w:id="3741" w:name="_Toc343232337"/>
      <w:bookmarkStart w:id="3742" w:name="_Toc343232750"/>
      <w:bookmarkStart w:id="3743" w:name="_Toc343233035"/>
      <w:bookmarkStart w:id="3744" w:name="_Toc343415540"/>
      <w:bookmarkStart w:id="3745" w:name="_Toc343415836"/>
      <w:bookmarkStart w:id="3746" w:name="_Toc343452495"/>
      <w:bookmarkStart w:id="3747" w:name="_Toc343461285"/>
      <w:bookmarkStart w:id="3748" w:name="_Toc343494172"/>
      <w:bookmarkStart w:id="3749" w:name="_Toc343494384"/>
      <w:bookmarkStart w:id="3750" w:name="_Toc343495157"/>
      <w:bookmarkStart w:id="3751" w:name="_Toc343660384"/>
      <w:bookmarkStart w:id="3752" w:name="_Toc343660598"/>
      <w:bookmarkStart w:id="3753" w:name="_Toc343711226"/>
      <w:bookmarkStart w:id="3754" w:name="_Toc343829190"/>
      <w:bookmarkStart w:id="3755" w:name="_Toc343831994"/>
      <w:bookmarkStart w:id="3756" w:name="_Toc343832364"/>
      <w:bookmarkStart w:id="3757" w:name="_Toc343832581"/>
      <w:bookmarkStart w:id="3758" w:name="_Toc343832798"/>
      <w:bookmarkStart w:id="3759" w:name="_Toc343837391"/>
      <w:bookmarkStart w:id="3760" w:name="_Toc343841949"/>
      <w:bookmarkStart w:id="3761" w:name="_Toc343844847"/>
      <w:bookmarkStart w:id="3762" w:name="_Toc343083649"/>
      <w:bookmarkStart w:id="3763" w:name="_Toc343083863"/>
      <w:bookmarkStart w:id="3764" w:name="_Toc343084074"/>
      <w:bookmarkStart w:id="3765" w:name="_Toc343220833"/>
      <w:bookmarkStart w:id="3766" w:name="_Toc343232338"/>
      <w:bookmarkStart w:id="3767" w:name="_Toc343232751"/>
      <w:bookmarkStart w:id="3768" w:name="_Toc343233036"/>
      <w:bookmarkStart w:id="3769" w:name="_Toc343415541"/>
      <w:bookmarkStart w:id="3770" w:name="_Toc343415837"/>
      <w:bookmarkStart w:id="3771" w:name="_Toc343452496"/>
      <w:bookmarkStart w:id="3772" w:name="_Toc343461286"/>
      <w:bookmarkStart w:id="3773" w:name="_Toc343494173"/>
      <w:bookmarkStart w:id="3774" w:name="_Toc343494385"/>
      <w:bookmarkStart w:id="3775" w:name="_Toc343495158"/>
      <w:bookmarkStart w:id="3776" w:name="_Toc343660385"/>
      <w:bookmarkStart w:id="3777" w:name="_Toc343660599"/>
      <w:bookmarkStart w:id="3778" w:name="_Toc343711227"/>
      <w:bookmarkStart w:id="3779" w:name="_Toc343829191"/>
      <w:bookmarkStart w:id="3780" w:name="_Toc343831995"/>
      <w:bookmarkStart w:id="3781" w:name="_Toc343832365"/>
      <w:bookmarkStart w:id="3782" w:name="_Toc343832582"/>
      <w:bookmarkStart w:id="3783" w:name="_Toc343832799"/>
      <w:bookmarkStart w:id="3784" w:name="_Toc343837392"/>
      <w:bookmarkStart w:id="3785" w:name="_Toc343841950"/>
      <w:bookmarkStart w:id="3786" w:name="_Toc343844848"/>
      <w:bookmarkStart w:id="3787" w:name="_Toc346401589"/>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r w:rsidRPr="00013CF6">
        <w:t>Kết luận</w:t>
      </w:r>
      <w:bookmarkEnd w:id="3787"/>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3788" w:name="_Toc343083651"/>
      <w:bookmarkStart w:id="3789" w:name="_Toc343083865"/>
      <w:bookmarkStart w:id="3790" w:name="_Toc343084076"/>
      <w:bookmarkStart w:id="3791" w:name="_Toc343220835"/>
      <w:bookmarkStart w:id="3792" w:name="_Toc343232340"/>
      <w:bookmarkStart w:id="3793" w:name="_Toc343232753"/>
      <w:bookmarkStart w:id="3794" w:name="_Toc343233038"/>
      <w:bookmarkStart w:id="3795" w:name="_Toc343415543"/>
      <w:bookmarkStart w:id="3796" w:name="_Toc343415839"/>
      <w:bookmarkStart w:id="3797" w:name="_Toc343452498"/>
      <w:bookmarkStart w:id="3798" w:name="_Toc343461288"/>
      <w:bookmarkStart w:id="3799" w:name="_Toc343494175"/>
      <w:bookmarkStart w:id="3800" w:name="_Toc343494387"/>
      <w:bookmarkStart w:id="3801" w:name="_Toc343495160"/>
      <w:bookmarkStart w:id="3802" w:name="_Toc343660387"/>
      <w:bookmarkStart w:id="3803" w:name="_Toc343660601"/>
      <w:bookmarkStart w:id="3804" w:name="_Toc343711229"/>
      <w:bookmarkStart w:id="3805" w:name="_Toc343829193"/>
      <w:bookmarkStart w:id="3806" w:name="_Toc343831997"/>
      <w:bookmarkStart w:id="3807" w:name="_Toc343832367"/>
      <w:bookmarkStart w:id="3808" w:name="_Toc343832584"/>
      <w:bookmarkStart w:id="3809" w:name="_Toc343832801"/>
      <w:bookmarkStart w:id="3810" w:name="_Toc343837394"/>
      <w:bookmarkStart w:id="3811" w:name="_Toc343841952"/>
      <w:bookmarkStart w:id="3812" w:name="_Toc343844850"/>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r>
        <w:rPr>
          <w:sz w:val="26"/>
          <w:szCs w:val="26"/>
        </w:rPr>
        <w:lastRenderedPageBreak/>
        <w:t xml:space="preserve">    </w:t>
      </w:r>
      <w:bookmarkStart w:id="3813" w:name="_Toc346401590"/>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3813"/>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3814" w:name="_Toc343083655"/>
      <w:bookmarkStart w:id="3815" w:name="_Toc343083869"/>
      <w:bookmarkStart w:id="3816" w:name="_Toc343084080"/>
      <w:bookmarkStart w:id="3817" w:name="_Toc343220839"/>
      <w:bookmarkStart w:id="3818" w:name="_Toc343232344"/>
      <w:bookmarkStart w:id="3819" w:name="_Toc343232757"/>
      <w:bookmarkStart w:id="3820" w:name="_Toc343233042"/>
      <w:bookmarkStart w:id="3821" w:name="_Toc343415547"/>
      <w:bookmarkStart w:id="3822" w:name="_Toc343415843"/>
      <w:bookmarkStart w:id="3823" w:name="_Toc343452502"/>
      <w:bookmarkStart w:id="3824" w:name="_Toc343461292"/>
      <w:bookmarkStart w:id="3825" w:name="_Toc343494179"/>
      <w:bookmarkStart w:id="3826" w:name="_Toc343494391"/>
      <w:bookmarkStart w:id="3827" w:name="_Toc343495164"/>
      <w:bookmarkStart w:id="3828" w:name="_Toc343660391"/>
      <w:bookmarkStart w:id="3829" w:name="_Toc343660605"/>
      <w:bookmarkStart w:id="3830" w:name="_Toc343711233"/>
      <w:bookmarkStart w:id="3831" w:name="_Toc343829197"/>
      <w:bookmarkStart w:id="3832" w:name="_Toc343832001"/>
      <w:bookmarkStart w:id="3833" w:name="_Toc343832371"/>
      <w:bookmarkStart w:id="3834" w:name="_Toc343832588"/>
      <w:bookmarkStart w:id="3835" w:name="_Toc343832805"/>
      <w:bookmarkStart w:id="3836" w:name="_Toc343837398"/>
      <w:bookmarkStart w:id="3837" w:name="_Toc343841956"/>
      <w:bookmarkStart w:id="3838" w:name="_Toc343844854"/>
      <w:bookmarkStart w:id="3839" w:name="_Toc346401591"/>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r w:rsidRPr="00286C29">
        <w:t>Nguyên</w:t>
      </w:r>
      <w:r>
        <w:t xml:space="preserve"> nhân</w:t>
      </w:r>
      <w:bookmarkEnd w:id="3839"/>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3D566260" w:rsidR="00AC3890" w:rsidRPr="0049233F" w:rsidRDefault="00AC3890">
      <w:r w:rsidRPr="0049233F">
        <w:lastRenderedPageBreak/>
        <w:t xml:space="preserve">Mô hình </w:t>
      </w:r>
      <w:r w:rsidR="008E6B3F">
        <w:t>kết hợp</w:t>
      </w:r>
      <w:r w:rsidRPr="0049233F">
        <w:t xml:space="preserve">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217E0D5F" w:rsidR="00EB028F" w:rsidRPr="000C119A" w:rsidRDefault="006C50E8" w:rsidP="00013CF6">
      <w:pPr>
        <w:pStyle w:val="Heading2"/>
      </w:pPr>
      <w:bookmarkStart w:id="3840" w:name="_Toc346401592"/>
      <w:r w:rsidRPr="00911BBF">
        <w:t xml:space="preserve">Mô hình kết hợp </w:t>
      </w:r>
      <w:ins w:id="3841" w:author="superchickend" w:date="2013-01-19T23:21:00Z">
        <w:r w:rsidR="00EB6713">
          <w:t>S</w:t>
        </w:r>
      </w:ins>
      <w:r w:rsidRPr="00911BBF">
        <w:t xml:space="preserve">ARIMA và </w:t>
      </w:r>
      <w:r w:rsidR="00004494">
        <w:t>m</w:t>
      </w:r>
      <w:r w:rsidR="001A0F8C">
        <w:t>ạng n</w:t>
      </w:r>
      <w:r w:rsidR="00385B37">
        <w:t>ơron</w:t>
      </w:r>
      <w:bookmarkEnd w:id="3840"/>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0B50CE"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501CFC2F" w:rsidR="00EB028F" w:rsidRPr="0049233F" w:rsidRDefault="00EB028F">
      <w:pPr>
        <w:rPr>
          <w:rFonts w:eastAsiaTheme="minorEastAsia"/>
        </w:rPr>
      </w:pPr>
      <w:r w:rsidRPr="0049233F">
        <w:t xml:space="preserve">Hai thành phần đó sẽ được ước lượng từ dữ liệu. Đầu tiên, ta dùng mô hình </w:t>
      </w:r>
      <w:ins w:id="3842" w:author="superchickend" w:date="2013-01-19T23:21:00Z">
        <w:r w:rsidR="00091137">
          <w:t>S</w:t>
        </w:r>
      </w:ins>
      <w:r w:rsidRPr="0049233F">
        <w:t xml:space="preserve">ARIMA để dự đoán thành phần tuyến tính của chuỗi thời gian, lúc đó phần lỗi của mô hình </w:t>
      </w:r>
      <w:ins w:id="3843" w:author="superchickend" w:date="2013-01-19T23:21:00Z">
        <w:r w:rsidR="00091137">
          <w:t>S</w:t>
        </w:r>
      </w:ins>
      <w:r w:rsidRPr="0049233F">
        <w:t xml:space="preserve">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w:t>
      </w:r>
      <w:r w:rsidRPr="0049233F">
        <w:rPr>
          <w:rFonts w:eastAsiaTheme="minorEastAsia"/>
        </w:rPr>
        <w:lastRenderedPageBreak/>
        <w:t>của</w:t>
      </w:r>
      <w:r w:rsidR="00937DFB">
        <w:rPr>
          <w:rFonts w:eastAsiaTheme="minorEastAsia"/>
        </w:rPr>
        <w:t xml:space="preserve"> </w:t>
      </w:r>
      <w:r w:rsidRPr="0049233F">
        <w:rPr>
          <w:rFonts w:eastAsiaTheme="minorEastAsia"/>
        </w:rPr>
        <w:t xml:space="preserve">mô hình tuyến tính </w:t>
      </w:r>
      <w:ins w:id="3844" w:author="superchickend" w:date="2013-01-19T23:21:00Z">
        <w:r w:rsidR="00091137">
          <w:rPr>
            <w:rFonts w:eastAsiaTheme="minorEastAsia"/>
          </w:rPr>
          <w:t>S</w:t>
        </w:r>
      </w:ins>
      <w:r w:rsidRPr="0049233F">
        <w:rPr>
          <w:rFonts w:eastAsiaTheme="minorEastAsia"/>
        </w:rPr>
        <w:t xml:space="preserve">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w:t>
      </w:r>
      <w:ins w:id="3845" w:author="superchickend" w:date="2013-01-19T23:21:00Z">
        <w:r w:rsidR="00091137">
          <w:rPr>
            <w:rFonts w:eastAsiaTheme="minorEastAsia"/>
          </w:rPr>
          <w:t>S</w:t>
        </w:r>
      </w:ins>
      <w:r w:rsidRPr="0049233F">
        <w:rPr>
          <w:rFonts w:eastAsiaTheme="minorEastAsia"/>
        </w:rPr>
        <w:t xml:space="preserve">ARIMA tại thời điểm </w:t>
      </w:r>
      <w:r w:rsidRPr="001A0F8C">
        <w:rPr>
          <w:rFonts w:eastAsiaTheme="minorEastAsia"/>
          <w:i/>
        </w:rPr>
        <w:t>t</w:t>
      </w:r>
      <w:r w:rsidRPr="0049233F">
        <w:rPr>
          <w:rFonts w:eastAsiaTheme="minorEastAsia"/>
        </w:rPr>
        <w:t>.</w:t>
      </w:r>
    </w:p>
    <w:p w14:paraId="332A5015" w14:textId="0303878C" w:rsidR="00EB028F" w:rsidRPr="0049233F" w:rsidRDefault="00EB028F">
      <w:r w:rsidRPr="0049233F">
        <w:t xml:space="preserve">Sau khi mô hình hóa dữ liệu bằng </w:t>
      </w:r>
      <w:ins w:id="3846" w:author="superchickend" w:date="2013-01-19T23:21:00Z">
        <w:r w:rsidR="00091137">
          <w:t>S</w:t>
        </w:r>
      </w:ins>
      <w:r w:rsidRPr="0049233F">
        <w:t xml:space="preserve">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0B50CE"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0B50CE"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1F5DA611"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w:t>
      </w:r>
      <w:ins w:id="3847" w:author="superchickend" w:date="2013-01-19T23:22:00Z">
        <w:r w:rsidR="00091137">
          <w:rPr>
            <w:rFonts w:eastAsiaTheme="minorEastAsia"/>
            <w:szCs w:val="26"/>
          </w:rPr>
          <w:t>S</w:t>
        </w:r>
      </w:ins>
      <w:r w:rsidRPr="0049233F">
        <w:rPr>
          <w:rFonts w:eastAsiaTheme="minorEastAsia"/>
          <w:szCs w:val="26"/>
        </w:rPr>
        <w:t xml:space="preserve">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2081671E" w:rsidR="00EF42A9" w:rsidRDefault="00EF42A9" w:rsidP="00EB028F">
      <w:pPr>
        <w:rPr>
          <w:ins w:id="3848" w:author="superchickend" w:date="2013-01-19T23:22:00Z"/>
          <w:rFonts w:eastAsiaTheme="minorEastAsia"/>
          <w:szCs w:val="26"/>
        </w:rPr>
      </w:pPr>
      <w:r>
        <w:rPr>
          <w:rFonts w:eastAsiaTheme="minorEastAsia"/>
          <w:szCs w:val="26"/>
        </w:rPr>
        <w:t xml:space="preserve">Hình 5.1 sẽ mô tả cách kết hợp mô hình </w:t>
      </w:r>
      <w:ins w:id="3849" w:author="superchickend" w:date="2013-01-19T23:22:00Z">
        <w:r w:rsidR="00091137">
          <w:rPr>
            <w:rFonts w:eastAsiaTheme="minorEastAsia"/>
            <w:szCs w:val="26"/>
          </w:rPr>
          <w:t>S</w:t>
        </w:r>
      </w:ins>
      <w:r>
        <w:rPr>
          <w:rFonts w:eastAsiaTheme="minorEastAsia"/>
          <w:szCs w:val="26"/>
        </w:rPr>
        <w:t>ARIMA và mô hình mạng nơron.</w:t>
      </w:r>
    </w:p>
    <w:p w14:paraId="3973ABA0" w14:textId="0259F46A" w:rsidR="00091137" w:rsidRPr="0049233F" w:rsidRDefault="00091137">
      <w:pPr>
        <w:jc w:val="center"/>
        <w:rPr>
          <w:rFonts w:eastAsiaTheme="minorEastAsia"/>
          <w:szCs w:val="26"/>
        </w:rPr>
        <w:pPrChange w:id="3850" w:author="superchickend" w:date="2013-01-19T23:22:00Z">
          <w:pPr/>
        </w:pPrChange>
      </w:pPr>
      <w:ins w:id="3851" w:author="superchickend" w:date="2013-01-19T23:22:00Z">
        <w:r>
          <w:rPr>
            <w:rFonts w:eastAsiaTheme="minorEastAsia"/>
            <w:noProof/>
            <w:szCs w:val="26"/>
            <w:rPrChange w:id="3852">
              <w:rPr>
                <w:noProof/>
              </w:rPr>
            </w:rPrChange>
          </w:rPr>
          <w:drawing>
            <wp:inline distT="0" distB="0" distL="0" distR="0" wp14:anchorId="50022D78" wp14:editId="7E973FD1">
              <wp:extent cx="3982006" cy="3296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90">
                        <a:extLst>
                          <a:ext uri="{28A0092B-C50C-407E-A947-70E740481C1C}">
                            <a14:useLocalDpi xmlns:a14="http://schemas.microsoft.com/office/drawing/2010/main" val="0"/>
                          </a:ext>
                        </a:extLst>
                      </a:blip>
                      <a:stretch>
                        <a:fillRect/>
                      </a:stretch>
                    </pic:blipFill>
                    <pic:spPr>
                      <a:xfrm>
                        <a:off x="0" y="0"/>
                        <a:ext cx="3982006" cy="3296110"/>
                      </a:xfrm>
                      <a:prstGeom prst="rect">
                        <a:avLst/>
                      </a:prstGeom>
                    </pic:spPr>
                  </pic:pic>
                </a:graphicData>
              </a:graphic>
            </wp:inline>
          </w:drawing>
        </w:r>
      </w:ins>
    </w:p>
    <w:p w14:paraId="7FF85272" w14:textId="0B782300" w:rsidR="00EB028F" w:rsidRPr="0049233F" w:rsidRDefault="002608FA" w:rsidP="00EB028F">
      <w:pPr>
        <w:rPr>
          <w:rFonts w:eastAsiaTheme="minorEastAsia"/>
          <w:szCs w:val="26"/>
        </w:rPr>
      </w:pPr>
      <w:del w:id="3853" w:author="superchickend" w:date="2013-01-19T23:22:00Z">
        <w:r w:rsidRPr="00013CF6" w:rsidDel="00091137">
          <w:rPr>
            <w:rFonts w:eastAsiaTheme="minorEastAsia"/>
            <w:noProof/>
            <w:szCs w:val="26"/>
            <w:rPrChange w:id="3854">
              <w:rPr>
                <w:noProof/>
              </w:rPr>
            </w:rPrChange>
          </w:rPr>
          <mc:AlternateContent>
            <mc:Choice Requires="wpc">
              <w:drawing>
                <wp:inline distT="0" distB="0" distL="0" distR="0" wp14:anchorId="450F2969" wp14:editId="1AE36409">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69524E" w:rsidRPr="000C3A28" w:rsidRDefault="0069524E" w:rsidP="002562FE">
                                <w:pPr>
                                  <w:pStyle w:val="BangBody"/>
                                  <w:jc w:val="center"/>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69524E" w:rsidRDefault="0069524E"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69524E" w:rsidRDefault="0069524E"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69524E" w:rsidRDefault="0069524E"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69524E" w:rsidRDefault="0069524E"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69524E" w:rsidRPr="00993A8B" w:rsidRDefault="0069524E"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69524E" w:rsidRPr="000C3A28" w:rsidRDefault="0069524E" w:rsidP="002562FE">
                          <w:pPr>
                            <w:pStyle w:val="BangBody"/>
                            <w:jc w:val="center"/>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69524E" w:rsidRDefault="0069524E"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69524E" w:rsidRDefault="0069524E"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69524E" w:rsidRDefault="0069524E"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69524E" w:rsidRDefault="0069524E"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69524E" w:rsidRPr="00993A8B" w:rsidRDefault="0069524E"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del>
    </w:p>
    <w:p w14:paraId="747FE9F4" w14:textId="0EEE2C53" w:rsidR="00EB028F" w:rsidRPr="002E47E8" w:rsidRDefault="001C2225" w:rsidP="00013CF6">
      <w:pPr>
        <w:pStyle w:val="Hinh"/>
      </w:pPr>
      <w:bookmarkStart w:id="3855" w:name="_Toc346461111"/>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3855"/>
    </w:p>
    <w:p w14:paraId="6A3F304C" w14:textId="77777777" w:rsidR="001C2225" w:rsidRPr="00013CF6" w:rsidRDefault="001C2225" w:rsidP="00013CF6">
      <w:pPr>
        <w:pStyle w:val="Hinh"/>
      </w:pPr>
    </w:p>
    <w:p w14:paraId="70068F6D" w14:textId="42F500E0" w:rsidR="00937DFB" w:rsidRDefault="00EB028F">
      <w:r w:rsidRPr="0049233F">
        <w:lastRenderedPageBreak/>
        <w:t xml:space="preserve">Tóm lại, mô hình </w:t>
      </w:r>
      <w:r w:rsidR="00EF42A9">
        <w:t>kết hợp</w:t>
      </w:r>
      <w:r w:rsidRPr="0049233F">
        <w:t xml:space="preserve"> gồm hai bước chính để xây dựng. Ở bước đầu tiên, mô hình </w:t>
      </w:r>
      <w:ins w:id="3856" w:author="superchickend" w:date="2013-01-19T23:22:00Z">
        <w:r w:rsidR="00091137">
          <w:t>S</w:t>
        </w:r>
      </w:ins>
      <w:r w:rsidRPr="0049233F">
        <w:t xml:space="preserve">ARIMA dùng để phân tích thành phần tuyến tính của chuỗi dữ liệu. Ở bước thứ hai, mô hình ANN dùng để phân tích thành phần lỗi từ mô hình </w:t>
      </w:r>
      <w:ins w:id="3857" w:author="superchickend" w:date="2013-01-19T23:22:00Z">
        <w:r w:rsidR="00091137">
          <w:t>S</w:t>
        </w:r>
      </w:ins>
      <w:r w:rsidRPr="0049233F">
        <w:t xml:space="preserve">ARIMA. Bởi vì </w:t>
      </w:r>
      <w:ins w:id="3858" w:author="superchickend" w:date="2013-01-19T23:22:00Z">
        <w:r w:rsidR="00091137">
          <w:t>S</w:t>
        </w:r>
      </w:ins>
      <w:r w:rsidRPr="0049233F">
        <w:t xml:space="preserve">ARIMA không thể nhận biết được cấu trúc phi tuyến của dữ liệu nên lỗi từ mô hình sẽ chứa thành phần phi tuyến. Kết quả từ mô hình mạng nơron được xem là giá trị dự đoán cho lỗi từ mô hình </w:t>
      </w:r>
      <w:ins w:id="3859" w:author="superchickend" w:date="2013-01-19T23:22:00Z">
        <w:r w:rsidR="00091137">
          <w:t>S</w:t>
        </w:r>
      </w:ins>
      <w:r w:rsidRPr="0049233F">
        <w:t xml:space="preserve">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3860" w:name="_Toc343083660"/>
      <w:bookmarkStart w:id="3861" w:name="_Toc343083874"/>
      <w:bookmarkStart w:id="3862" w:name="_Toc343084085"/>
      <w:bookmarkStart w:id="3863" w:name="_Toc343220844"/>
      <w:bookmarkStart w:id="3864" w:name="_Toc343232349"/>
      <w:bookmarkStart w:id="3865" w:name="_Toc343232762"/>
      <w:bookmarkStart w:id="3866" w:name="_Toc343233047"/>
      <w:bookmarkStart w:id="3867" w:name="_Toc343415552"/>
      <w:bookmarkStart w:id="3868" w:name="_Toc343415848"/>
      <w:bookmarkStart w:id="3869" w:name="_Toc343452507"/>
      <w:bookmarkStart w:id="3870" w:name="_Toc343461297"/>
      <w:bookmarkStart w:id="3871" w:name="_Toc343494184"/>
      <w:bookmarkStart w:id="3872" w:name="_Toc343494396"/>
      <w:bookmarkStart w:id="3873" w:name="_Toc343495169"/>
      <w:bookmarkStart w:id="3874" w:name="_Toc343660396"/>
      <w:bookmarkStart w:id="3875" w:name="_Toc343660610"/>
      <w:bookmarkStart w:id="3876" w:name="_Toc343711238"/>
      <w:bookmarkStart w:id="3877" w:name="_Toc343829202"/>
      <w:bookmarkStart w:id="3878" w:name="_Toc343832006"/>
      <w:bookmarkStart w:id="3879" w:name="_Toc343832376"/>
      <w:bookmarkStart w:id="3880" w:name="_Toc343832593"/>
      <w:bookmarkStart w:id="3881" w:name="_Toc343832810"/>
      <w:bookmarkStart w:id="3882" w:name="_Toc343837403"/>
      <w:bookmarkStart w:id="3883" w:name="_Toc343841961"/>
      <w:bookmarkStart w:id="3884" w:name="_Toc343844859"/>
      <w:bookmarkStart w:id="3885" w:name="_Toc343083661"/>
      <w:bookmarkStart w:id="3886" w:name="_Toc343083875"/>
      <w:bookmarkStart w:id="3887" w:name="_Toc343084086"/>
      <w:bookmarkStart w:id="3888" w:name="_Toc343220845"/>
      <w:bookmarkStart w:id="3889" w:name="_Toc343232350"/>
      <w:bookmarkStart w:id="3890" w:name="_Toc343232763"/>
      <w:bookmarkStart w:id="3891" w:name="_Toc343233048"/>
      <w:bookmarkStart w:id="3892" w:name="_Toc343415553"/>
      <w:bookmarkStart w:id="3893" w:name="_Toc343415849"/>
      <w:bookmarkStart w:id="3894" w:name="_Toc343452508"/>
      <w:bookmarkStart w:id="3895" w:name="_Toc343461298"/>
      <w:bookmarkStart w:id="3896" w:name="_Toc343494185"/>
      <w:bookmarkStart w:id="3897" w:name="_Toc343494397"/>
      <w:bookmarkStart w:id="3898" w:name="_Toc343495170"/>
      <w:bookmarkStart w:id="3899" w:name="_Toc343660397"/>
      <w:bookmarkStart w:id="3900" w:name="_Toc343660611"/>
      <w:bookmarkStart w:id="3901" w:name="_Toc343711239"/>
      <w:bookmarkStart w:id="3902" w:name="_Toc343829203"/>
      <w:bookmarkStart w:id="3903" w:name="_Toc343832007"/>
      <w:bookmarkStart w:id="3904" w:name="_Toc343832377"/>
      <w:bookmarkStart w:id="3905" w:name="_Toc343832594"/>
      <w:bookmarkStart w:id="3906" w:name="_Toc343832811"/>
      <w:bookmarkStart w:id="3907" w:name="_Toc343837404"/>
      <w:bookmarkStart w:id="3908" w:name="_Toc343841962"/>
      <w:bookmarkStart w:id="3909" w:name="_Toc343844860"/>
      <w:bookmarkStart w:id="3910" w:name="_Toc343083662"/>
      <w:bookmarkStart w:id="3911" w:name="_Toc343083876"/>
      <w:bookmarkStart w:id="3912" w:name="_Toc343084087"/>
      <w:bookmarkStart w:id="3913" w:name="_Toc343220846"/>
      <w:bookmarkStart w:id="3914" w:name="_Toc343232351"/>
      <w:bookmarkStart w:id="3915" w:name="_Toc343232764"/>
      <w:bookmarkStart w:id="3916" w:name="_Toc343233049"/>
      <w:bookmarkStart w:id="3917" w:name="_Toc343415554"/>
      <w:bookmarkStart w:id="3918" w:name="_Toc343415850"/>
      <w:bookmarkStart w:id="3919" w:name="_Toc343452509"/>
      <w:bookmarkStart w:id="3920" w:name="_Toc343461299"/>
      <w:bookmarkStart w:id="3921" w:name="_Toc343494186"/>
      <w:bookmarkStart w:id="3922" w:name="_Toc343494398"/>
      <w:bookmarkStart w:id="3923" w:name="_Toc343495171"/>
      <w:bookmarkStart w:id="3924" w:name="_Toc343660398"/>
      <w:bookmarkStart w:id="3925" w:name="_Toc343660612"/>
      <w:bookmarkStart w:id="3926" w:name="_Toc343711240"/>
      <w:bookmarkStart w:id="3927" w:name="_Toc343829204"/>
      <w:bookmarkStart w:id="3928" w:name="_Toc343832008"/>
      <w:bookmarkStart w:id="3929" w:name="_Toc343832378"/>
      <w:bookmarkStart w:id="3930" w:name="_Toc343832595"/>
      <w:bookmarkStart w:id="3931" w:name="_Toc343832812"/>
      <w:bookmarkStart w:id="3932" w:name="_Toc343837405"/>
      <w:bookmarkStart w:id="3933" w:name="_Toc343841963"/>
      <w:bookmarkStart w:id="3934" w:name="_Toc343844861"/>
      <w:bookmarkStart w:id="3935" w:name="_Toc343083663"/>
      <w:bookmarkStart w:id="3936" w:name="_Toc343083877"/>
      <w:bookmarkStart w:id="3937" w:name="_Toc343084088"/>
      <w:bookmarkStart w:id="3938" w:name="_Toc343220847"/>
      <w:bookmarkStart w:id="3939" w:name="_Toc343232352"/>
      <w:bookmarkStart w:id="3940" w:name="_Toc343232765"/>
      <w:bookmarkStart w:id="3941" w:name="_Toc343233050"/>
      <w:bookmarkStart w:id="3942" w:name="_Toc343415555"/>
      <w:bookmarkStart w:id="3943" w:name="_Toc343415851"/>
      <w:bookmarkStart w:id="3944" w:name="_Toc343452510"/>
      <w:bookmarkStart w:id="3945" w:name="_Toc343461300"/>
      <w:bookmarkStart w:id="3946" w:name="_Toc343494187"/>
      <w:bookmarkStart w:id="3947" w:name="_Toc343494399"/>
      <w:bookmarkStart w:id="3948" w:name="_Toc343495172"/>
      <w:bookmarkStart w:id="3949" w:name="_Toc343660399"/>
      <w:bookmarkStart w:id="3950" w:name="_Toc343660613"/>
      <w:bookmarkStart w:id="3951" w:name="_Toc343711241"/>
      <w:bookmarkStart w:id="3952" w:name="_Toc343829205"/>
      <w:bookmarkStart w:id="3953" w:name="_Toc343832009"/>
      <w:bookmarkStart w:id="3954" w:name="_Toc343832379"/>
      <w:bookmarkStart w:id="3955" w:name="_Toc343832596"/>
      <w:bookmarkStart w:id="3956" w:name="_Toc343832813"/>
      <w:bookmarkStart w:id="3957" w:name="_Toc343837406"/>
      <w:bookmarkStart w:id="3958" w:name="_Toc343841964"/>
      <w:bookmarkStart w:id="3959" w:name="_Toc343844862"/>
      <w:bookmarkStart w:id="3960" w:name="_Toc343083664"/>
      <w:bookmarkStart w:id="3961" w:name="_Toc343083878"/>
      <w:bookmarkStart w:id="3962" w:name="_Toc343084089"/>
      <w:bookmarkStart w:id="3963" w:name="_Toc343220848"/>
      <w:bookmarkStart w:id="3964" w:name="_Toc343232353"/>
      <w:bookmarkStart w:id="3965" w:name="_Toc343232766"/>
      <w:bookmarkStart w:id="3966" w:name="_Toc343233051"/>
      <w:bookmarkStart w:id="3967" w:name="_Toc343415556"/>
      <w:bookmarkStart w:id="3968" w:name="_Toc343415852"/>
      <w:bookmarkStart w:id="3969" w:name="_Toc343452511"/>
      <w:bookmarkStart w:id="3970" w:name="_Toc343461301"/>
      <w:bookmarkStart w:id="3971" w:name="_Toc343494188"/>
      <w:bookmarkStart w:id="3972" w:name="_Toc343494400"/>
      <w:bookmarkStart w:id="3973" w:name="_Toc343495173"/>
      <w:bookmarkStart w:id="3974" w:name="_Toc343660400"/>
      <w:bookmarkStart w:id="3975" w:name="_Toc343660614"/>
      <w:bookmarkStart w:id="3976" w:name="_Toc343711242"/>
      <w:bookmarkStart w:id="3977" w:name="_Toc343829206"/>
      <w:bookmarkStart w:id="3978" w:name="_Toc343832010"/>
      <w:bookmarkStart w:id="3979" w:name="_Toc343832380"/>
      <w:bookmarkStart w:id="3980" w:name="_Toc343832597"/>
      <w:bookmarkStart w:id="3981" w:name="_Toc343832814"/>
      <w:bookmarkStart w:id="3982" w:name="_Toc343837407"/>
      <w:bookmarkStart w:id="3983" w:name="_Toc343841965"/>
      <w:bookmarkStart w:id="3984" w:name="_Toc343844863"/>
      <w:bookmarkStart w:id="3985" w:name="_Toc343083665"/>
      <w:bookmarkStart w:id="3986" w:name="_Toc343083879"/>
      <w:bookmarkStart w:id="3987" w:name="_Toc343084090"/>
      <w:bookmarkStart w:id="3988" w:name="_Toc343220849"/>
      <w:bookmarkStart w:id="3989" w:name="_Toc343232354"/>
      <w:bookmarkStart w:id="3990" w:name="_Toc343232767"/>
      <w:bookmarkStart w:id="3991" w:name="_Toc343233052"/>
      <w:bookmarkStart w:id="3992" w:name="_Toc343415557"/>
      <w:bookmarkStart w:id="3993" w:name="_Toc343415853"/>
      <w:bookmarkStart w:id="3994" w:name="_Toc343452512"/>
      <w:bookmarkStart w:id="3995" w:name="_Toc343461302"/>
      <w:bookmarkStart w:id="3996" w:name="_Toc343494189"/>
      <w:bookmarkStart w:id="3997" w:name="_Toc343494401"/>
      <w:bookmarkStart w:id="3998" w:name="_Toc343495174"/>
      <w:bookmarkStart w:id="3999" w:name="_Toc343660401"/>
      <w:bookmarkStart w:id="4000" w:name="_Toc343660615"/>
      <w:bookmarkStart w:id="4001" w:name="_Toc343711243"/>
      <w:bookmarkStart w:id="4002" w:name="_Toc343829207"/>
      <w:bookmarkStart w:id="4003" w:name="_Toc343832011"/>
      <w:bookmarkStart w:id="4004" w:name="_Toc343832381"/>
      <w:bookmarkStart w:id="4005" w:name="_Toc343832598"/>
      <w:bookmarkStart w:id="4006" w:name="_Toc343832815"/>
      <w:bookmarkStart w:id="4007" w:name="_Toc343837408"/>
      <w:bookmarkStart w:id="4008" w:name="_Toc343841966"/>
      <w:bookmarkStart w:id="4009" w:name="_Toc343844864"/>
      <w:bookmarkStart w:id="4010" w:name="_Toc343083666"/>
      <w:bookmarkStart w:id="4011" w:name="_Toc343083880"/>
      <w:bookmarkStart w:id="4012" w:name="_Toc343084091"/>
      <w:bookmarkStart w:id="4013" w:name="_Toc343220850"/>
      <w:bookmarkStart w:id="4014" w:name="_Toc343232355"/>
      <w:bookmarkStart w:id="4015" w:name="_Toc343232768"/>
      <w:bookmarkStart w:id="4016" w:name="_Toc343233053"/>
      <w:bookmarkStart w:id="4017" w:name="_Toc343415558"/>
      <w:bookmarkStart w:id="4018" w:name="_Toc343415854"/>
      <w:bookmarkStart w:id="4019" w:name="_Toc343452513"/>
      <w:bookmarkStart w:id="4020" w:name="_Toc343461303"/>
      <w:bookmarkStart w:id="4021" w:name="_Toc343494190"/>
      <w:bookmarkStart w:id="4022" w:name="_Toc343494402"/>
      <w:bookmarkStart w:id="4023" w:name="_Toc343495175"/>
      <w:bookmarkStart w:id="4024" w:name="_Toc343660402"/>
      <w:bookmarkStart w:id="4025" w:name="_Toc343660616"/>
      <w:bookmarkStart w:id="4026" w:name="_Toc343711244"/>
      <w:bookmarkStart w:id="4027" w:name="_Toc343829208"/>
      <w:bookmarkStart w:id="4028" w:name="_Toc343832012"/>
      <w:bookmarkStart w:id="4029" w:name="_Toc343832382"/>
      <w:bookmarkStart w:id="4030" w:name="_Toc343832599"/>
      <w:bookmarkStart w:id="4031" w:name="_Toc343832816"/>
      <w:bookmarkStart w:id="4032" w:name="_Toc343837409"/>
      <w:bookmarkStart w:id="4033" w:name="_Toc343841967"/>
      <w:bookmarkStart w:id="4034" w:name="_Toc343844865"/>
      <w:bookmarkStart w:id="4035" w:name="_Toc343083667"/>
      <w:bookmarkStart w:id="4036" w:name="_Toc343083881"/>
      <w:bookmarkStart w:id="4037" w:name="_Toc343084092"/>
      <w:bookmarkStart w:id="4038" w:name="_Toc343220851"/>
      <w:bookmarkStart w:id="4039" w:name="_Toc343232356"/>
      <w:bookmarkStart w:id="4040" w:name="_Toc343232769"/>
      <w:bookmarkStart w:id="4041" w:name="_Toc343233054"/>
      <w:bookmarkStart w:id="4042" w:name="_Toc343415559"/>
      <w:bookmarkStart w:id="4043" w:name="_Toc343415855"/>
      <w:bookmarkStart w:id="4044" w:name="_Toc343452514"/>
      <w:bookmarkStart w:id="4045" w:name="_Toc343461304"/>
      <w:bookmarkStart w:id="4046" w:name="_Toc343494191"/>
      <w:bookmarkStart w:id="4047" w:name="_Toc343494403"/>
      <w:bookmarkStart w:id="4048" w:name="_Toc343495176"/>
      <w:bookmarkStart w:id="4049" w:name="_Toc343660403"/>
      <w:bookmarkStart w:id="4050" w:name="_Toc343660617"/>
      <w:bookmarkStart w:id="4051" w:name="_Toc343711245"/>
      <w:bookmarkStart w:id="4052" w:name="_Toc343829209"/>
      <w:bookmarkStart w:id="4053" w:name="_Toc343832013"/>
      <w:bookmarkStart w:id="4054" w:name="_Toc343832383"/>
      <w:bookmarkStart w:id="4055" w:name="_Toc343832600"/>
      <w:bookmarkStart w:id="4056" w:name="_Toc343832817"/>
      <w:bookmarkStart w:id="4057" w:name="_Toc343837410"/>
      <w:bookmarkStart w:id="4058" w:name="_Toc343841968"/>
      <w:bookmarkStart w:id="4059" w:name="_Toc343844866"/>
      <w:bookmarkStart w:id="4060" w:name="_Toc343083668"/>
      <w:bookmarkStart w:id="4061" w:name="_Toc343083882"/>
      <w:bookmarkStart w:id="4062" w:name="_Toc343084093"/>
      <w:bookmarkStart w:id="4063" w:name="_Toc343220852"/>
      <w:bookmarkStart w:id="4064" w:name="_Toc343232357"/>
      <w:bookmarkStart w:id="4065" w:name="_Toc343232770"/>
      <w:bookmarkStart w:id="4066" w:name="_Toc343233055"/>
      <w:bookmarkStart w:id="4067" w:name="_Toc343415560"/>
      <w:bookmarkStart w:id="4068" w:name="_Toc343415856"/>
      <w:bookmarkStart w:id="4069" w:name="_Toc343452515"/>
      <w:bookmarkStart w:id="4070" w:name="_Toc343461305"/>
      <w:bookmarkStart w:id="4071" w:name="_Toc343494192"/>
      <w:bookmarkStart w:id="4072" w:name="_Toc343494404"/>
      <w:bookmarkStart w:id="4073" w:name="_Toc343495177"/>
      <w:bookmarkStart w:id="4074" w:name="_Toc343660404"/>
      <w:bookmarkStart w:id="4075" w:name="_Toc343660618"/>
      <w:bookmarkStart w:id="4076" w:name="_Toc343711246"/>
      <w:bookmarkStart w:id="4077" w:name="_Toc343829210"/>
      <w:bookmarkStart w:id="4078" w:name="_Toc343832014"/>
      <w:bookmarkStart w:id="4079" w:name="_Toc343832384"/>
      <w:bookmarkStart w:id="4080" w:name="_Toc343832601"/>
      <w:bookmarkStart w:id="4081" w:name="_Toc343832818"/>
      <w:bookmarkStart w:id="4082" w:name="_Toc343837411"/>
      <w:bookmarkStart w:id="4083" w:name="_Toc343841969"/>
      <w:bookmarkStart w:id="4084" w:name="_Toc343844867"/>
      <w:bookmarkStart w:id="4085" w:name="_Toc343083669"/>
      <w:bookmarkStart w:id="4086" w:name="_Toc343083883"/>
      <w:bookmarkStart w:id="4087" w:name="_Toc343084094"/>
      <w:bookmarkStart w:id="4088" w:name="_Toc343220853"/>
      <w:bookmarkStart w:id="4089" w:name="_Toc343232358"/>
      <w:bookmarkStart w:id="4090" w:name="_Toc343232771"/>
      <w:bookmarkStart w:id="4091" w:name="_Toc343233056"/>
      <w:bookmarkStart w:id="4092" w:name="_Toc343415561"/>
      <w:bookmarkStart w:id="4093" w:name="_Toc343415857"/>
      <w:bookmarkStart w:id="4094" w:name="_Toc343452516"/>
      <w:bookmarkStart w:id="4095" w:name="_Toc343461306"/>
      <w:bookmarkStart w:id="4096" w:name="_Toc343494193"/>
      <w:bookmarkStart w:id="4097" w:name="_Toc343494405"/>
      <w:bookmarkStart w:id="4098" w:name="_Toc343495178"/>
      <w:bookmarkStart w:id="4099" w:name="_Toc343660405"/>
      <w:bookmarkStart w:id="4100" w:name="_Toc343660619"/>
      <w:bookmarkStart w:id="4101" w:name="_Toc343711247"/>
      <w:bookmarkStart w:id="4102" w:name="_Toc343829211"/>
      <w:bookmarkStart w:id="4103" w:name="_Toc343832015"/>
      <w:bookmarkStart w:id="4104" w:name="_Toc343832385"/>
      <w:bookmarkStart w:id="4105" w:name="_Toc343832602"/>
      <w:bookmarkStart w:id="4106" w:name="_Toc343832819"/>
      <w:bookmarkStart w:id="4107" w:name="_Toc343837412"/>
      <w:bookmarkStart w:id="4108" w:name="_Toc343841970"/>
      <w:bookmarkStart w:id="4109" w:name="_Toc343844868"/>
      <w:bookmarkStart w:id="4110" w:name="_Toc343083670"/>
      <w:bookmarkStart w:id="4111" w:name="_Toc343083884"/>
      <w:bookmarkStart w:id="4112" w:name="_Toc343084095"/>
      <w:bookmarkStart w:id="4113" w:name="_Toc343220854"/>
      <w:bookmarkStart w:id="4114" w:name="_Toc343232359"/>
      <w:bookmarkStart w:id="4115" w:name="_Toc343232772"/>
      <w:bookmarkStart w:id="4116" w:name="_Toc343233057"/>
      <w:bookmarkStart w:id="4117" w:name="_Toc343415562"/>
      <w:bookmarkStart w:id="4118" w:name="_Toc343415858"/>
      <w:bookmarkStart w:id="4119" w:name="_Toc343452517"/>
      <w:bookmarkStart w:id="4120" w:name="_Toc343461307"/>
      <w:bookmarkStart w:id="4121" w:name="_Toc343494194"/>
      <w:bookmarkStart w:id="4122" w:name="_Toc343494406"/>
      <w:bookmarkStart w:id="4123" w:name="_Toc343495179"/>
      <w:bookmarkStart w:id="4124" w:name="_Toc343660406"/>
      <w:bookmarkStart w:id="4125" w:name="_Toc343660620"/>
      <w:bookmarkStart w:id="4126" w:name="_Toc343711248"/>
      <w:bookmarkStart w:id="4127" w:name="_Toc343829212"/>
      <w:bookmarkStart w:id="4128" w:name="_Toc343832016"/>
      <w:bookmarkStart w:id="4129" w:name="_Toc343832386"/>
      <w:bookmarkStart w:id="4130" w:name="_Toc343832603"/>
      <w:bookmarkStart w:id="4131" w:name="_Toc343832820"/>
      <w:bookmarkStart w:id="4132" w:name="_Toc343837413"/>
      <w:bookmarkStart w:id="4133" w:name="_Toc343841971"/>
      <w:bookmarkStart w:id="4134" w:name="_Toc343844869"/>
      <w:bookmarkStart w:id="4135" w:name="_Toc343083671"/>
      <w:bookmarkStart w:id="4136" w:name="_Toc343083885"/>
      <w:bookmarkStart w:id="4137" w:name="_Toc343084096"/>
      <w:bookmarkStart w:id="4138" w:name="_Toc343220855"/>
      <w:bookmarkStart w:id="4139" w:name="_Toc343232360"/>
      <w:bookmarkStart w:id="4140" w:name="_Toc343232773"/>
      <w:bookmarkStart w:id="4141" w:name="_Toc343233058"/>
      <w:bookmarkStart w:id="4142" w:name="_Toc343415563"/>
      <w:bookmarkStart w:id="4143" w:name="_Toc343415859"/>
      <w:bookmarkStart w:id="4144" w:name="_Toc343452518"/>
      <w:bookmarkStart w:id="4145" w:name="_Toc343461308"/>
      <w:bookmarkStart w:id="4146" w:name="_Toc343494195"/>
      <w:bookmarkStart w:id="4147" w:name="_Toc343494407"/>
      <w:bookmarkStart w:id="4148" w:name="_Toc343495180"/>
      <w:bookmarkStart w:id="4149" w:name="_Toc343660407"/>
      <w:bookmarkStart w:id="4150" w:name="_Toc343660621"/>
      <w:bookmarkStart w:id="4151" w:name="_Toc343711249"/>
      <w:bookmarkStart w:id="4152" w:name="_Toc343829213"/>
      <w:bookmarkStart w:id="4153" w:name="_Toc343832017"/>
      <w:bookmarkStart w:id="4154" w:name="_Toc343832387"/>
      <w:bookmarkStart w:id="4155" w:name="_Toc343832604"/>
      <w:bookmarkStart w:id="4156" w:name="_Toc343832821"/>
      <w:bookmarkStart w:id="4157" w:name="_Toc343837414"/>
      <w:bookmarkStart w:id="4158" w:name="_Toc343841972"/>
      <w:bookmarkStart w:id="4159" w:name="_Toc343844870"/>
      <w:bookmarkStart w:id="4160" w:name="_Toc343083672"/>
      <w:bookmarkStart w:id="4161" w:name="_Toc343083886"/>
      <w:bookmarkStart w:id="4162" w:name="_Toc343084097"/>
      <w:bookmarkStart w:id="4163" w:name="_Toc343220856"/>
      <w:bookmarkStart w:id="4164" w:name="_Toc343232361"/>
      <w:bookmarkStart w:id="4165" w:name="_Toc343232774"/>
      <w:bookmarkStart w:id="4166" w:name="_Toc343233059"/>
      <w:bookmarkStart w:id="4167" w:name="_Toc343415564"/>
      <w:bookmarkStart w:id="4168" w:name="_Toc343415860"/>
      <w:bookmarkStart w:id="4169" w:name="_Toc343452519"/>
      <w:bookmarkStart w:id="4170" w:name="_Toc343461309"/>
      <w:bookmarkStart w:id="4171" w:name="_Toc343494196"/>
      <w:bookmarkStart w:id="4172" w:name="_Toc343494408"/>
      <w:bookmarkStart w:id="4173" w:name="_Toc343495181"/>
      <w:bookmarkStart w:id="4174" w:name="_Toc343660408"/>
      <w:bookmarkStart w:id="4175" w:name="_Toc343660622"/>
      <w:bookmarkStart w:id="4176" w:name="_Toc343711250"/>
      <w:bookmarkStart w:id="4177" w:name="_Toc343829214"/>
      <w:bookmarkStart w:id="4178" w:name="_Toc343832018"/>
      <w:bookmarkStart w:id="4179" w:name="_Toc343832388"/>
      <w:bookmarkStart w:id="4180" w:name="_Toc343832605"/>
      <w:bookmarkStart w:id="4181" w:name="_Toc343832822"/>
      <w:bookmarkStart w:id="4182" w:name="_Toc343837415"/>
      <w:bookmarkStart w:id="4183" w:name="_Toc343841973"/>
      <w:bookmarkStart w:id="4184" w:name="_Toc343844871"/>
      <w:bookmarkStart w:id="4185" w:name="_Toc343083673"/>
      <w:bookmarkStart w:id="4186" w:name="_Toc343083887"/>
      <w:bookmarkStart w:id="4187" w:name="_Toc343084098"/>
      <w:bookmarkStart w:id="4188" w:name="_Toc343220857"/>
      <w:bookmarkStart w:id="4189" w:name="_Toc343232362"/>
      <w:bookmarkStart w:id="4190" w:name="_Toc343232775"/>
      <w:bookmarkStart w:id="4191" w:name="_Toc343233060"/>
      <w:bookmarkStart w:id="4192" w:name="_Toc343415565"/>
      <w:bookmarkStart w:id="4193" w:name="_Toc343415861"/>
      <w:bookmarkStart w:id="4194" w:name="_Toc343452520"/>
      <w:bookmarkStart w:id="4195" w:name="_Toc343461310"/>
      <w:bookmarkStart w:id="4196" w:name="_Toc343494197"/>
      <w:bookmarkStart w:id="4197" w:name="_Toc343494409"/>
      <w:bookmarkStart w:id="4198" w:name="_Toc343495182"/>
      <w:bookmarkStart w:id="4199" w:name="_Toc343660409"/>
      <w:bookmarkStart w:id="4200" w:name="_Toc343660623"/>
      <w:bookmarkStart w:id="4201" w:name="_Toc343711251"/>
      <w:bookmarkStart w:id="4202" w:name="_Toc343829215"/>
      <w:bookmarkStart w:id="4203" w:name="_Toc343832019"/>
      <w:bookmarkStart w:id="4204" w:name="_Toc343832389"/>
      <w:bookmarkStart w:id="4205" w:name="_Toc343832606"/>
      <w:bookmarkStart w:id="4206" w:name="_Toc343832823"/>
      <w:bookmarkStart w:id="4207" w:name="_Toc343837416"/>
      <w:bookmarkStart w:id="4208" w:name="_Toc343841974"/>
      <w:bookmarkStart w:id="4209" w:name="_Toc343844872"/>
      <w:bookmarkStart w:id="4210" w:name="_Toc343083674"/>
      <w:bookmarkStart w:id="4211" w:name="_Toc343083888"/>
      <w:bookmarkStart w:id="4212" w:name="_Toc343084099"/>
      <w:bookmarkStart w:id="4213" w:name="_Toc343220858"/>
      <w:bookmarkStart w:id="4214" w:name="_Toc343232363"/>
      <w:bookmarkStart w:id="4215" w:name="_Toc343232776"/>
      <w:bookmarkStart w:id="4216" w:name="_Toc343233061"/>
      <w:bookmarkStart w:id="4217" w:name="_Toc343415566"/>
      <w:bookmarkStart w:id="4218" w:name="_Toc343415862"/>
      <w:bookmarkStart w:id="4219" w:name="_Toc343452521"/>
      <w:bookmarkStart w:id="4220" w:name="_Toc343461311"/>
      <w:bookmarkStart w:id="4221" w:name="_Toc343494198"/>
      <w:bookmarkStart w:id="4222" w:name="_Toc343494410"/>
      <w:bookmarkStart w:id="4223" w:name="_Toc343495183"/>
      <w:bookmarkStart w:id="4224" w:name="_Toc343660410"/>
      <w:bookmarkStart w:id="4225" w:name="_Toc343660624"/>
      <w:bookmarkStart w:id="4226" w:name="_Toc343711252"/>
      <w:bookmarkStart w:id="4227" w:name="_Toc343829216"/>
      <w:bookmarkStart w:id="4228" w:name="_Toc343832020"/>
      <w:bookmarkStart w:id="4229" w:name="_Toc343832390"/>
      <w:bookmarkStart w:id="4230" w:name="_Toc343832607"/>
      <w:bookmarkStart w:id="4231" w:name="_Toc343832824"/>
      <w:bookmarkStart w:id="4232" w:name="_Toc343837417"/>
      <w:bookmarkStart w:id="4233" w:name="_Toc343841975"/>
      <w:bookmarkStart w:id="4234" w:name="_Toc343844873"/>
      <w:bookmarkStart w:id="4235" w:name="_Toc343083675"/>
      <w:bookmarkStart w:id="4236" w:name="_Toc343083889"/>
      <w:bookmarkStart w:id="4237" w:name="_Toc343084100"/>
      <w:bookmarkStart w:id="4238" w:name="_Toc343220859"/>
      <w:bookmarkStart w:id="4239" w:name="_Toc343232364"/>
      <w:bookmarkStart w:id="4240" w:name="_Toc343232777"/>
      <w:bookmarkStart w:id="4241" w:name="_Toc343233062"/>
      <w:bookmarkStart w:id="4242" w:name="_Toc343415567"/>
      <w:bookmarkStart w:id="4243" w:name="_Toc343415863"/>
      <w:bookmarkStart w:id="4244" w:name="_Toc343452522"/>
      <w:bookmarkStart w:id="4245" w:name="_Toc343461312"/>
      <w:bookmarkStart w:id="4246" w:name="_Toc343494199"/>
      <w:bookmarkStart w:id="4247" w:name="_Toc343494411"/>
      <w:bookmarkStart w:id="4248" w:name="_Toc343495184"/>
      <w:bookmarkStart w:id="4249" w:name="_Toc343660411"/>
      <w:bookmarkStart w:id="4250" w:name="_Toc343660625"/>
      <w:bookmarkStart w:id="4251" w:name="_Toc343711253"/>
      <w:bookmarkStart w:id="4252" w:name="_Toc343829217"/>
      <w:bookmarkStart w:id="4253" w:name="_Toc343832021"/>
      <w:bookmarkStart w:id="4254" w:name="_Toc343832391"/>
      <w:bookmarkStart w:id="4255" w:name="_Toc343832608"/>
      <w:bookmarkStart w:id="4256" w:name="_Toc343832825"/>
      <w:bookmarkStart w:id="4257" w:name="_Toc343837418"/>
      <w:bookmarkStart w:id="4258" w:name="_Toc343841976"/>
      <w:bookmarkStart w:id="4259" w:name="_Toc343844874"/>
      <w:bookmarkStart w:id="4260" w:name="_Toc343083676"/>
      <w:bookmarkStart w:id="4261" w:name="_Toc343083890"/>
      <w:bookmarkStart w:id="4262" w:name="_Toc343084101"/>
      <w:bookmarkStart w:id="4263" w:name="_Toc343220860"/>
      <w:bookmarkStart w:id="4264" w:name="_Toc343232365"/>
      <w:bookmarkStart w:id="4265" w:name="_Toc343232778"/>
      <w:bookmarkStart w:id="4266" w:name="_Toc343233063"/>
      <w:bookmarkStart w:id="4267" w:name="_Toc343415568"/>
      <w:bookmarkStart w:id="4268" w:name="_Toc343415864"/>
      <w:bookmarkStart w:id="4269" w:name="_Toc343452523"/>
      <w:bookmarkStart w:id="4270" w:name="_Toc343461313"/>
      <w:bookmarkStart w:id="4271" w:name="_Toc343494200"/>
      <w:bookmarkStart w:id="4272" w:name="_Toc343494412"/>
      <w:bookmarkStart w:id="4273" w:name="_Toc343495185"/>
      <w:bookmarkStart w:id="4274" w:name="_Toc343660412"/>
      <w:bookmarkStart w:id="4275" w:name="_Toc343660626"/>
      <w:bookmarkStart w:id="4276" w:name="_Toc343711254"/>
      <w:bookmarkStart w:id="4277" w:name="_Toc343829218"/>
      <w:bookmarkStart w:id="4278" w:name="_Toc343832022"/>
      <w:bookmarkStart w:id="4279" w:name="_Toc343832392"/>
      <w:bookmarkStart w:id="4280" w:name="_Toc343832609"/>
      <w:bookmarkStart w:id="4281" w:name="_Toc343832826"/>
      <w:bookmarkStart w:id="4282" w:name="_Toc343837419"/>
      <w:bookmarkStart w:id="4283" w:name="_Toc343841977"/>
      <w:bookmarkStart w:id="4284" w:name="_Toc343844875"/>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r>
        <w:lastRenderedPageBreak/>
        <w:t xml:space="preserve">    </w:t>
      </w:r>
      <w:bookmarkStart w:id="4285" w:name="_Toc346401593"/>
      <w:r w:rsidR="00EF77AD" w:rsidRPr="00013CF6">
        <w:t>KẾT QUẢ</w:t>
      </w:r>
      <w:r w:rsidR="00EA14F5" w:rsidRPr="00013CF6">
        <w:t xml:space="preserve"> THỰC NGHIỆM</w:t>
      </w:r>
      <w:bookmarkEnd w:id="4285"/>
    </w:p>
    <w:p w14:paraId="0D41A884" w14:textId="77BFEC60" w:rsidR="00C83C77" w:rsidRDefault="00256858" w:rsidP="00013CF6">
      <w:r w:rsidRPr="00074777">
        <w:t>Trong đề</w:t>
      </w:r>
      <w:r w:rsidR="00C83C77">
        <w:t xml:space="preserve"> tài này chúng tôi</w:t>
      </w:r>
      <w:r w:rsidRPr="00074777">
        <w:t xml:space="preserve"> thực hiện chạy các </w:t>
      </w:r>
      <w:r w:rsidR="00154AF6">
        <w:t>mô hình</w:t>
      </w:r>
      <w:r w:rsidRPr="00074777">
        <w:t xml:space="preserve"> trên các bộ dữ liệu khác nhau để so sánh </w:t>
      </w:r>
      <w:r w:rsidR="00154AF6">
        <w:t xml:space="preserve">các mô hình </w:t>
      </w:r>
      <w:r w:rsidRPr="00074777">
        <w:t xml:space="preserve">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C2F7807" w:rsidR="00256858" w:rsidRPr="00945B99" w:rsidRDefault="00560907" w:rsidP="00013CF6">
      <w:r>
        <w:t xml:space="preserve">Mô hình kết hợp </w:t>
      </w:r>
      <w:ins w:id="4286" w:author="superchickend" w:date="2013-01-19T23:23:00Z">
        <w:r w:rsidR="00091137">
          <w:t>S</w:t>
        </w:r>
      </w:ins>
      <w:r>
        <w:t>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4287" w:name="_Toc346401594"/>
      <w:r w:rsidRPr="00691EA7">
        <w:t>Cấu trúc chương trình</w:t>
      </w:r>
      <w:bookmarkEnd w:id="4287"/>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rPr>
          <w:ins w:id="4288" w:author="Admin" w:date="2013-01-20T15:42:00Z"/>
        </w:rPr>
      </w:pPr>
      <w:bookmarkStart w:id="4289" w:name="_Toc346401595"/>
      <w:r>
        <w:t>Giao diện chương trình</w:t>
      </w:r>
      <w:bookmarkEnd w:id="4289"/>
    </w:p>
    <w:p w14:paraId="189D7EAE" w14:textId="7E4DAF7D" w:rsidR="005E4610" w:rsidRPr="005E4610" w:rsidRDefault="005E4610">
      <w:pPr>
        <w:pStyle w:val="Canhgiua"/>
        <w:pPrChange w:id="4290" w:author="Admin" w:date="2013-01-20T15:42:00Z">
          <w:pPr>
            <w:pStyle w:val="Heading3"/>
          </w:pPr>
        </w:pPrChange>
      </w:pPr>
      <w:r>
        <w:rPr>
          <w:noProof/>
        </w:rPr>
        <w:drawing>
          <wp:inline distT="0" distB="0" distL="0" distR="0" wp14:anchorId="05523D3C" wp14:editId="542261FF">
            <wp:extent cx="5342963" cy="3379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339640" cy="3377592"/>
                    </a:xfrm>
                    <a:prstGeom prst="rect">
                      <a:avLst/>
                    </a:prstGeom>
                  </pic:spPr>
                </pic:pic>
              </a:graphicData>
            </a:graphic>
          </wp:inline>
        </w:drawing>
      </w:r>
    </w:p>
    <w:p w14:paraId="699019BE" w14:textId="139FF57E" w:rsidR="00AA7614" w:rsidRPr="00AA7614" w:rsidRDefault="00AA7614" w:rsidP="00AA7614">
      <w:pPr>
        <w:pStyle w:val="Hinh"/>
        <w:spacing w:after="240"/>
      </w:pPr>
      <w:bookmarkStart w:id="4291" w:name="_Toc346461112"/>
      <w:r>
        <w:t>Hình 6.1: Giao diện quá trình xây dựng mô hình SARIMA</w:t>
      </w:r>
      <w:bookmarkEnd w:id="4291"/>
      <w:r>
        <w:t xml:space="preserve"> </w:t>
      </w:r>
    </w:p>
    <w:p w14:paraId="4616515F" w14:textId="01DC4E7E" w:rsidR="005E4610" w:rsidRDefault="005E4610" w:rsidP="005E4610">
      <w:pPr>
        <w:pStyle w:val="Canhgiua"/>
      </w:pPr>
      <w:r>
        <w:rPr>
          <w:noProof/>
        </w:rPr>
        <w:lastRenderedPageBreak/>
        <w:drawing>
          <wp:inline distT="0" distB="0" distL="0" distR="0" wp14:anchorId="7BBBFB81" wp14:editId="25308967">
            <wp:extent cx="5760720" cy="3698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60720" cy="3698308"/>
                    </a:xfrm>
                    <a:prstGeom prst="rect">
                      <a:avLst/>
                    </a:prstGeom>
                  </pic:spPr>
                </pic:pic>
              </a:graphicData>
            </a:graphic>
          </wp:inline>
        </w:drawing>
      </w:r>
    </w:p>
    <w:p w14:paraId="5ACC31D1" w14:textId="43B88A1F" w:rsidR="005E4610" w:rsidRDefault="005E4610" w:rsidP="005E4610">
      <w:pPr>
        <w:pStyle w:val="Hinh"/>
        <w:spacing w:after="240"/>
      </w:pPr>
      <w:bookmarkStart w:id="4292" w:name="_Toc346461113"/>
      <w:r>
        <w:t>Hình 6.2: Giao diện quá trình xây dựng mô hình SARIMA</w:t>
      </w:r>
      <w:bookmarkEnd w:id="4292"/>
      <w:r>
        <w:t xml:space="preserve"> </w:t>
      </w:r>
    </w:p>
    <w:p w14:paraId="0D56096F" w14:textId="1CA8CB80" w:rsidR="005E4610" w:rsidRDefault="005E4610" w:rsidP="00E429A2">
      <w:r>
        <w:t>Hình 6.1 thể hiện giao diện của quá trình chọn dữ liệu để huấn luyện mô hình và kiểm tra độ chính xác của mô hình.</w:t>
      </w:r>
    </w:p>
    <w:p w14:paraId="70449CA5" w14:textId="673A8911" w:rsidR="00E429A2" w:rsidRDefault="00E429A2" w:rsidP="00E429A2">
      <w:r>
        <w:t>Hình 6.</w:t>
      </w:r>
      <w:r w:rsidR="005E4610">
        <w:t>2</w:t>
      </w:r>
      <w:r>
        <w:t xml:space="preserve">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3622F043" w:rsidR="00D358EC" w:rsidRDefault="00D358EC" w:rsidP="00E429A2">
      <w:r>
        <w:t>Hình 6.</w:t>
      </w:r>
      <w:r w:rsidR="005E4610">
        <w:t>3</w:t>
      </w:r>
      <w:r>
        <w:t xml:space="preserve"> thể hiện giao diện chính của quá trình tạo mô hình mạng nơron. Qua giao diện này, ta chọn cấu hình mạng</w:t>
      </w:r>
      <w:r w:rsidR="00154AF6">
        <w:t xml:space="preserve"> (s</w:t>
      </w:r>
      <w:r w:rsidR="003D4D11">
        <w:t>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60464487" w:rsidR="009C34E7" w:rsidRDefault="0069524E" w:rsidP="00E429A2">
      <w:pPr>
        <w:pStyle w:val="Canhgiua"/>
      </w:pPr>
      <w:r>
        <w:rPr>
          <w:noProof/>
        </w:rPr>
        <w:lastRenderedPageBreak/>
        <w:drawing>
          <wp:inline distT="0" distB="0" distL="0" distR="0" wp14:anchorId="02BFE8A8" wp14:editId="57DA9332">
            <wp:extent cx="5468470" cy="3164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67936" cy="3164232"/>
                    </a:xfrm>
                    <a:prstGeom prst="rect">
                      <a:avLst/>
                    </a:prstGeom>
                  </pic:spPr>
                </pic:pic>
              </a:graphicData>
            </a:graphic>
          </wp:inline>
        </w:drawing>
      </w:r>
    </w:p>
    <w:p w14:paraId="24544FAA" w14:textId="3200DB3C" w:rsidR="00350FC5" w:rsidRDefault="00BF5619" w:rsidP="00350FC5">
      <w:pPr>
        <w:pStyle w:val="Hinh"/>
      </w:pPr>
      <w:bookmarkStart w:id="4293" w:name="_Toc346461114"/>
      <w:r>
        <w:t>Hình 6.</w:t>
      </w:r>
      <w:r w:rsidR="005E4610">
        <w:t>3</w:t>
      </w:r>
      <w:r>
        <w:t xml:space="preserve">: </w:t>
      </w:r>
      <w:r w:rsidR="00350FC5">
        <w:t>Giao diện quá trình xây dựng mô hình mạng nơron</w:t>
      </w:r>
      <w:bookmarkEnd w:id="4293"/>
    </w:p>
    <w:p w14:paraId="0766F13C" w14:textId="77777777" w:rsidR="000F1BDB" w:rsidRDefault="000F1BDB" w:rsidP="00350FC5">
      <w:pPr>
        <w:pStyle w:val="Hinh"/>
      </w:pPr>
    </w:p>
    <w:p w14:paraId="637F43AE" w14:textId="752BFCFE" w:rsidR="00350FC5" w:rsidRDefault="00AA7614" w:rsidP="009C34E7">
      <w:r>
        <w:t>Hình 6.</w:t>
      </w:r>
      <w:r w:rsidR="005E4610">
        <w:t>4</w:t>
      </w:r>
      <w:r>
        <w:t xml:space="preserve">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28587017" w:rsidR="009C34E7" w:rsidRDefault="0069524E" w:rsidP="00E429A2">
      <w:pPr>
        <w:pStyle w:val="Canhgiua"/>
      </w:pPr>
      <w:r>
        <w:rPr>
          <w:noProof/>
        </w:rPr>
        <w:drawing>
          <wp:inline distT="0" distB="0" distL="0" distR="0" wp14:anchorId="63D0D920" wp14:editId="0E7EEFD2">
            <wp:extent cx="5531224" cy="338679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536394" cy="3389963"/>
                    </a:xfrm>
                    <a:prstGeom prst="rect">
                      <a:avLst/>
                    </a:prstGeom>
                  </pic:spPr>
                </pic:pic>
              </a:graphicData>
            </a:graphic>
          </wp:inline>
        </w:drawing>
      </w:r>
    </w:p>
    <w:p w14:paraId="4122FC94" w14:textId="74323A0F" w:rsidR="0066047E" w:rsidRDefault="00BF5619" w:rsidP="0066047E">
      <w:pPr>
        <w:pStyle w:val="Hinh"/>
      </w:pPr>
      <w:bookmarkStart w:id="4294" w:name="_Toc346461115"/>
      <w:r>
        <w:t>Hình 6.</w:t>
      </w:r>
      <w:r w:rsidR="0069524E">
        <w:t>4</w:t>
      </w:r>
      <w:r>
        <w:t xml:space="preserve">: </w:t>
      </w:r>
      <w:r w:rsidR="0066047E">
        <w:t>Giao diện quá trình dự đoán sử dụng mô hình kết hợp</w:t>
      </w:r>
      <w:bookmarkEnd w:id="4294"/>
      <w:r w:rsidR="0066047E">
        <w:t xml:space="preserve"> </w:t>
      </w:r>
    </w:p>
    <w:p w14:paraId="30CA154D" w14:textId="11F4A922" w:rsidR="009C34E7" w:rsidRDefault="009C34E7" w:rsidP="009C34E7">
      <w:pPr>
        <w:pStyle w:val="Heading3"/>
      </w:pPr>
      <w:bookmarkStart w:id="4295" w:name="_Toc346401596"/>
      <w:r>
        <w:lastRenderedPageBreak/>
        <w:t>Các module chính</w:t>
      </w:r>
      <w:bookmarkEnd w:id="4295"/>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73224E3"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w:t>
      </w:r>
      <w:r w:rsidR="004C7F89">
        <w:t>5</w:t>
      </w:r>
      <w:r>
        <w:t xml:space="preserve"> thể hiện giá trị</w:t>
      </w:r>
      <w:r w:rsidR="001D2A39">
        <w:t xml:space="preserve"> của chuỗi dữ liệu theo thời gian. Hình </w:t>
      </w:r>
      <w:r w:rsidR="00A158E1">
        <w:t>6.</w:t>
      </w:r>
      <w:r w:rsidR="004C7F89">
        <w:t>6</w:t>
      </w:r>
      <w:r w:rsidR="001D2A39">
        <w:t xml:space="preserve"> thể hiện các hệ số tự tương quan theo các độ trễ. Hình </w:t>
      </w:r>
      <w:r w:rsidR="00A158E1">
        <w:t>6.</w:t>
      </w:r>
      <w:r w:rsidR="004C7F89">
        <w:t>7</w:t>
      </w:r>
      <w:r w:rsidR="001D2A39">
        <w:t xml:space="preserve"> thể hiện các hệ số tương quan riêng phần theo các độ trễ.</w:t>
      </w:r>
    </w:p>
    <w:p w14:paraId="6494636C" w14:textId="27F29A7D" w:rsidR="00A158E1" w:rsidRDefault="00A158E1" w:rsidP="00A158E1">
      <w:pPr>
        <w:pStyle w:val="Canhgiua"/>
      </w:pPr>
      <w:r>
        <w:rPr>
          <w:noProof/>
        </w:rPr>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6716" cy="3304702"/>
                    </a:xfrm>
                    <a:prstGeom prst="rect">
                      <a:avLst/>
                    </a:prstGeom>
                  </pic:spPr>
                </pic:pic>
              </a:graphicData>
            </a:graphic>
          </wp:inline>
        </w:drawing>
      </w:r>
    </w:p>
    <w:p w14:paraId="0A5B2A18" w14:textId="692D5340" w:rsidR="00A158E1" w:rsidRDefault="00A158E1" w:rsidP="00A158E1">
      <w:pPr>
        <w:pStyle w:val="Hinh"/>
      </w:pPr>
      <w:bookmarkStart w:id="4296" w:name="_Toc346461116"/>
      <w:r>
        <w:t>Hình 6.</w:t>
      </w:r>
      <w:r w:rsidR="004C7F89">
        <w:t>5</w:t>
      </w:r>
      <w:r>
        <w:t>: Đồ thị của chuỗi thời gian</w:t>
      </w:r>
      <w:bookmarkEnd w:id="4296"/>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lastRenderedPageBreak/>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71118" cy="3344062"/>
                    </a:xfrm>
                    <a:prstGeom prst="rect">
                      <a:avLst/>
                    </a:prstGeom>
                  </pic:spPr>
                </pic:pic>
              </a:graphicData>
            </a:graphic>
          </wp:inline>
        </w:drawing>
      </w:r>
    </w:p>
    <w:p w14:paraId="16325370" w14:textId="41FC77F2" w:rsidR="00A158E1" w:rsidRDefault="00A158E1" w:rsidP="00A158E1">
      <w:pPr>
        <w:pStyle w:val="Hinh"/>
      </w:pPr>
      <w:bookmarkStart w:id="4297" w:name="_Toc346461117"/>
      <w:r>
        <w:t>Hình 6.</w:t>
      </w:r>
      <w:r w:rsidR="004C7F89">
        <w:t>6</w:t>
      </w:r>
      <w:r>
        <w:t>: Hàm tự tương quan của chuỗi thời gian</w:t>
      </w:r>
      <w:bookmarkEnd w:id="4297"/>
    </w:p>
    <w:p w14:paraId="51630FC3" w14:textId="77777777" w:rsidR="00A158E1" w:rsidRDefault="00A158E1" w:rsidP="00A158E1">
      <w:pPr>
        <w:pStyle w:val="Hinh"/>
      </w:pPr>
    </w:p>
    <w:p w14:paraId="35A51D11" w14:textId="70EFECF5" w:rsidR="00A158E1" w:rsidRDefault="00941798" w:rsidP="00941798">
      <w:pPr>
        <w:pStyle w:val="Canhgiua"/>
      </w:pPr>
      <w:r>
        <w:rPr>
          <w:noProof/>
        </w:rPr>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91109" cy="3350835"/>
                    </a:xfrm>
                    <a:prstGeom prst="rect">
                      <a:avLst/>
                    </a:prstGeom>
                  </pic:spPr>
                </pic:pic>
              </a:graphicData>
            </a:graphic>
          </wp:inline>
        </w:drawing>
      </w:r>
    </w:p>
    <w:p w14:paraId="1E2B5564" w14:textId="427D949F" w:rsidR="00A158E1" w:rsidRPr="00A158E1" w:rsidRDefault="00A158E1" w:rsidP="00A158E1">
      <w:pPr>
        <w:pStyle w:val="Hinh"/>
      </w:pPr>
      <w:bookmarkStart w:id="4298" w:name="_Toc346461118"/>
      <w:r>
        <w:t>Hình 6.</w:t>
      </w:r>
      <w:r w:rsidR="004C7F89">
        <w:t>7</w:t>
      </w:r>
      <w:r>
        <w:t>: Hàm tự tương quan riêng phần của chuỗi thời gian</w:t>
      </w:r>
      <w:bookmarkEnd w:id="4298"/>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3952A012" w:rsidR="006F058D" w:rsidRPr="00512097" w:rsidRDefault="001D2A39" w:rsidP="001D2A39">
      <w:pPr>
        <w:pStyle w:val="BuletL1"/>
        <w:numPr>
          <w:ilvl w:val="0"/>
          <w:numId w:val="0"/>
        </w:numPr>
        <w:ind w:left="360"/>
      </w:pPr>
      <w:r>
        <w:t xml:space="preserve">Chương trình này cho phép người dùng chọn chế độ xây dựng mô hình SARIMA là tự chọn hay tự động. Nếu người dùng có nhiều hiểu biết về tính chất của chuỗi </w:t>
      </w:r>
      <w:r>
        <w:lastRenderedPageBreak/>
        <w:t>dữ liệu đang phân tích : có tính xu hướng hay không, có tính mùa hay không và chiề</w:t>
      </w:r>
      <w:r w:rsidR="00154AF6">
        <w:t>u dài mùa là</w:t>
      </w:r>
      <w:r>
        <w:t xml:space="preserve"> bao nhiêu</w:t>
      </w:r>
      <w:r w:rsidR="00512097">
        <w:t>. Kết hợp với các đồ thị hệ số tự tương quan và tự tương quan riêng phần, người dùng sẽ chọn được các thông số phù hợp cho mô hình 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4299" w:name="_Toc346401597"/>
      <w:r w:rsidRPr="00691EA7">
        <w:lastRenderedPageBreak/>
        <w:t>Dữ liệu thực nghiệm</w:t>
      </w:r>
      <w:bookmarkEnd w:id="4299"/>
    </w:p>
    <w:p w14:paraId="07088743" w14:textId="268986CC" w:rsidR="00286C29" w:rsidRDefault="00314F23">
      <w:r>
        <w:t xml:space="preserve">Để đánh giá kết quả, dữ liệu mà chúng tôi sử dụng trong đề tài này được lấy từ Time-Series Data Library (nguồn: </w:t>
      </w:r>
      <w:hyperlink r:id="rId98"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4300" w:name="_Toc343033793"/>
      <w:bookmarkStart w:id="4301" w:name="_Toc346401656"/>
      <w:r w:rsidRPr="00B1472C">
        <w:t>Bảng 6.1:</w:t>
      </w:r>
      <w:r w:rsidRPr="006068E1">
        <w:t xml:space="preserve"> </w:t>
      </w:r>
      <w:r>
        <w:t>Phân loại dữ liệu thực nghiệm</w:t>
      </w:r>
      <w:bookmarkEnd w:id="4300"/>
      <w:bookmarkEnd w:id="4301"/>
    </w:p>
    <w:p w14:paraId="56C19162" w14:textId="6422A0BF" w:rsidR="0015771C" w:rsidRPr="00097101" w:rsidRDefault="00643A1D" w:rsidP="00567862">
      <w:pPr>
        <w:pStyle w:val="Canhgiua"/>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3085465"/>
                    </a:xfrm>
                    <a:prstGeom prst="rect">
                      <a:avLst/>
                    </a:prstGeom>
                  </pic:spPr>
                </pic:pic>
              </a:graphicData>
            </a:graphic>
          </wp:inline>
        </w:drawing>
      </w:r>
    </w:p>
    <w:p w14:paraId="69935C0C" w14:textId="5E4FEB00" w:rsidR="00BB4B46" w:rsidRPr="003E5C02" w:rsidRDefault="00B203D9" w:rsidP="003E5C02">
      <w:r>
        <w:t>Các dữ liệu này trải rộng từ dữ liệu thị trường tài chính cho đến các quá trình tự nhiên và được phân thành bốn loạ</w:t>
      </w:r>
      <w:r w:rsidR="00087868">
        <w:t xml:space="preserve">i: </w:t>
      </w:r>
      <w:r w:rsidR="00087868">
        <w:rPr>
          <w:i/>
        </w:rPr>
        <w:t>t</w:t>
      </w:r>
      <w:r w:rsidR="001A0F8C">
        <w:rPr>
          <w:i/>
        </w:rPr>
        <w: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lastRenderedPageBreak/>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0"/>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40219132" w:rsidR="00945B99" w:rsidRPr="00013CF6" w:rsidRDefault="006234D7" w:rsidP="00013CF6">
      <w:pPr>
        <w:pStyle w:val="Hinh"/>
      </w:pPr>
      <w:bookmarkStart w:id="4302" w:name="_Toc346461119"/>
      <w:r w:rsidRPr="00636179">
        <w:rPr>
          <w:rStyle w:val="Heading6Char"/>
          <w:rFonts w:eastAsiaTheme="minorHAnsi"/>
          <w:b w:val="0"/>
          <w:bCs/>
        </w:rPr>
        <w:t xml:space="preserve">Hình </w:t>
      </w:r>
      <w:r w:rsidR="00D742D5" w:rsidRPr="00636179">
        <w:rPr>
          <w:rStyle w:val="Heading6Char"/>
          <w:rFonts w:eastAsiaTheme="minorHAnsi"/>
          <w:b w:val="0"/>
          <w:bCs/>
        </w:rPr>
        <w:t>6</w:t>
      </w:r>
      <w:r w:rsidR="00D742D5" w:rsidRPr="00013CF6">
        <w:rPr>
          <w:rStyle w:val="Heading6Char"/>
          <w:rFonts w:eastAsiaTheme="minorHAnsi"/>
          <w:bCs/>
        </w:rPr>
        <w:t>.</w:t>
      </w:r>
      <w:r w:rsidR="004C7F89">
        <w:rPr>
          <w:rStyle w:val="Heading6Char"/>
          <w:rFonts w:eastAsiaTheme="minorHAnsi"/>
          <w:b w:val="0"/>
          <w:bCs/>
        </w:rPr>
        <w:t>8</w:t>
      </w:r>
      <w:r w:rsidRPr="00446309">
        <w:t>:</w:t>
      </w:r>
      <w:r w:rsidR="004D6F02" w:rsidRPr="00446309">
        <w:t xml:space="preserve"> </w:t>
      </w:r>
      <w:r w:rsidR="00945B99" w:rsidRPr="00941798">
        <w:t>Đ</w:t>
      </w:r>
      <w:r w:rsidR="00945B99" w:rsidRPr="002E47E8">
        <w:t>ồ</w:t>
      </w:r>
      <w:r w:rsidR="00945B99" w:rsidRPr="003A16E8">
        <w:t xml:space="preserve"> thị chuỗi d</w:t>
      </w:r>
      <w:r w:rsidR="00945B99" w:rsidRPr="00013CF6">
        <w:t>ữ liệu Passengers</w:t>
      </w:r>
      <w:bookmarkEnd w:id="4302"/>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1"/>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46CC35D7" w:rsidR="006234D7" w:rsidRPr="00013CF6" w:rsidRDefault="006234D7" w:rsidP="00013CF6">
      <w:pPr>
        <w:pStyle w:val="Hinh"/>
      </w:pPr>
      <w:bookmarkStart w:id="4303" w:name="_Toc346461120"/>
      <w:r w:rsidRPr="00032D83">
        <w:t xml:space="preserve">Hình </w:t>
      </w:r>
      <w:r w:rsidR="004D6F02" w:rsidRPr="000C3A28">
        <w:t>6.</w:t>
      </w:r>
      <w:r w:rsidR="004C7F89">
        <w:t>9</w:t>
      </w:r>
      <w:r w:rsidRPr="00941798">
        <w:t>:</w:t>
      </w:r>
      <w:r w:rsidR="004D6F02" w:rsidRPr="002E47E8">
        <w:t xml:space="preserve"> </w:t>
      </w:r>
      <w:r w:rsidRPr="003A16E8">
        <w:t>Đồ thị chu</w:t>
      </w:r>
      <w:r w:rsidRPr="00013CF6">
        <w:t>ỗi dữ liệu Paper</w:t>
      </w:r>
      <w:bookmarkEnd w:id="4303"/>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2"/>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0D62188D" w:rsidR="006234D7" w:rsidRPr="00013CF6" w:rsidRDefault="006234D7" w:rsidP="00013CF6">
      <w:pPr>
        <w:pStyle w:val="Hinh"/>
      </w:pPr>
      <w:bookmarkStart w:id="4304" w:name="_Toc346461121"/>
      <w:r w:rsidRPr="00032D83">
        <w:t xml:space="preserve">Hình </w:t>
      </w:r>
      <w:r w:rsidR="004D6F02" w:rsidRPr="000C3A28">
        <w:t>6.</w:t>
      </w:r>
      <w:r w:rsidR="004C7F89">
        <w:t>10</w:t>
      </w:r>
      <w:r w:rsidRPr="00941798">
        <w:t>:</w:t>
      </w:r>
      <w:r w:rsidR="004D6F02" w:rsidRPr="002E47E8">
        <w:t xml:space="preserve"> </w:t>
      </w:r>
      <w:r w:rsidRPr="003A16E8">
        <w:t>Đồ thị chu</w:t>
      </w:r>
      <w:r w:rsidRPr="00013CF6">
        <w:t>ỗi dữ liệu Deaths</w:t>
      </w:r>
      <w:bookmarkEnd w:id="4304"/>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3"/>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500B7331" w:rsidR="006234D7" w:rsidRPr="00013CF6" w:rsidRDefault="006234D7" w:rsidP="00013CF6">
      <w:pPr>
        <w:pStyle w:val="Hinh"/>
      </w:pPr>
      <w:bookmarkStart w:id="4305" w:name="_Toc346461122"/>
      <w:r w:rsidRPr="00032D83">
        <w:t xml:space="preserve">Hình </w:t>
      </w:r>
      <w:r w:rsidR="004D6F02" w:rsidRPr="000C3A28">
        <w:t>6.</w:t>
      </w:r>
      <w:r w:rsidR="00941798">
        <w:t>1</w:t>
      </w:r>
      <w:r w:rsidR="004C7F89">
        <w:t>1</w:t>
      </w:r>
      <w:r w:rsidRPr="00941798">
        <w:t>:</w:t>
      </w:r>
      <w:r w:rsidR="004D6F02" w:rsidRPr="002E47E8">
        <w:t xml:space="preserve"> </w:t>
      </w:r>
      <w:r w:rsidRPr="003A16E8">
        <w:t>Đồ thị chu</w:t>
      </w:r>
      <w:r w:rsidRPr="00013CF6">
        <w:t>ỗi dữ liệu Maxtemp</w:t>
      </w:r>
      <w:bookmarkEnd w:id="4305"/>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4"/>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0CA8061B" w:rsidR="006234D7" w:rsidRPr="00013CF6" w:rsidRDefault="006234D7" w:rsidP="00013CF6">
      <w:pPr>
        <w:pStyle w:val="Hinh"/>
      </w:pPr>
      <w:bookmarkStart w:id="4306" w:name="_Toc346461123"/>
      <w:r w:rsidRPr="00032D83">
        <w:t xml:space="preserve">Hình </w:t>
      </w:r>
      <w:r w:rsidR="004D6F02" w:rsidRPr="000C3A28">
        <w:t>6.</w:t>
      </w:r>
      <w:r w:rsidR="00941798">
        <w:t>1</w:t>
      </w:r>
      <w:r w:rsidR="004C7F89">
        <w:t>2</w:t>
      </w:r>
      <w:r w:rsidRPr="00941798">
        <w:t>:</w:t>
      </w:r>
      <w:r w:rsidR="004D6F02" w:rsidRPr="002E47E8">
        <w:t xml:space="preserve"> </w:t>
      </w:r>
      <w:r w:rsidRPr="003A16E8">
        <w:t>Đồ thị chu</w:t>
      </w:r>
      <w:r w:rsidRPr="00013CF6">
        <w:t>ỗi dữ liệu Chemical</w:t>
      </w:r>
      <w:bookmarkEnd w:id="4306"/>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5"/>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61804B19" w:rsidR="006234D7" w:rsidRPr="00013CF6" w:rsidRDefault="006234D7" w:rsidP="00013CF6">
      <w:pPr>
        <w:pStyle w:val="Hinh"/>
      </w:pPr>
      <w:bookmarkStart w:id="4307" w:name="_Toc346461124"/>
      <w:r w:rsidRPr="00032D83">
        <w:t xml:space="preserve">Hình </w:t>
      </w:r>
      <w:r w:rsidR="004D6F02" w:rsidRPr="000C3A28">
        <w:t>6.</w:t>
      </w:r>
      <w:r w:rsidR="00941798">
        <w:t>1</w:t>
      </w:r>
      <w:r w:rsidR="004C7F89">
        <w:t>3</w:t>
      </w:r>
      <w:r w:rsidRPr="00941798">
        <w:t>:</w:t>
      </w:r>
      <w:r w:rsidR="004D6F02" w:rsidRPr="002E47E8">
        <w:t xml:space="preserve"> </w:t>
      </w:r>
      <w:r w:rsidRPr="003A16E8">
        <w:t>Đồ thị chu</w:t>
      </w:r>
      <w:r w:rsidRPr="00013CF6">
        <w:t>ỗi dữ liệu Prices</w:t>
      </w:r>
      <w:bookmarkEnd w:id="4307"/>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6"/>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22095D16" w:rsidR="006234D7" w:rsidRDefault="006234D7" w:rsidP="00013CF6">
      <w:pPr>
        <w:pStyle w:val="Hinh"/>
      </w:pPr>
      <w:bookmarkStart w:id="4308" w:name="_Toc346461125"/>
      <w:r w:rsidRPr="00013CF6">
        <w:rPr>
          <w:rStyle w:val="HinhChar"/>
        </w:rPr>
        <w:t xml:space="preserve">Hình </w:t>
      </w:r>
      <w:r w:rsidR="00BA41C5" w:rsidRPr="00013CF6">
        <w:rPr>
          <w:rStyle w:val="HinhChar"/>
        </w:rPr>
        <w:t>6.</w:t>
      </w:r>
      <w:r w:rsidR="00941798">
        <w:rPr>
          <w:rStyle w:val="HinhChar"/>
        </w:rPr>
        <w:t>1</w:t>
      </w:r>
      <w:r w:rsidR="004C7F89">
        <w:rPr>
          <w:rStyle w:val="HinhChar"/>
        </w:rPr>
        <w:t>4</w:t>
      </w:r>
      <w:r w:rsidRPr="00013CF6">
        <w:rPr>
          <w:rStyle w:val="HinhChar"/>
        </w:rPr>
        <w:t>:</w:t>
      </w:r>
      <w:r w:rsidR="00BA41C5" w:rsidRPr="00013CF6">
        <w:rPr>
          <w:rStyle w:val="HinhChar"/>
        </w:rPr>
        <w:t xml:space="preserve"> </w:t>
      </w:r>
      <w:r w:rsidRPr="00013CF6">
        <w:rPr>
          <w:rStyle w:val="HinhChar"/>
        </w:rPr>
        <w:t>Đồ thị chuỗi dữ liệu Sunspots</w:t>
      </w:r>
      <w:bookmarkEnd w:id="4308"/>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7"/>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5B1B1818" w:rsidR="006234D7" w:rsidRPr="00013CF6" w:rsidRDefault="006234D7" w:rsidP="00013CF6">
      <w:pPr>
        <w:pStyle w:val="Hinh"/>
      </w:pPr>
      <w:bookmarkStart w:id="4309" w:name="_Toc346461126"/>
      <w:r w:rsidRPr="00032D83">
        <w:t xml:space="preserve">Hình </w:t>
      </w:r>
      <w:r w:rsidR="00BA41C5" w:rsidRPr="000C3A28">
        <w:t>6.</w:t>
      </w:r>
      <w:r w:rsidR="00941798">
        <w:t>1</w:t>
      </w:r>
      <w:r w:rsidR="004C7F89">
        <w:t>5</w:t>
      </w:r>
      <w:r w:rsidRPr="00941798">
        <w:t>:</w:t>
      </w:r>
      <w:r w:rsidR="00BA41C5" w:rsidRPr="002E47E8">
        <w:t xml:space="preserve"> </w:t>
      </w:r>
      <w:r w:rsidRPr="003A16E8">
        <w:t>Đồ thị chu</w:t>
      </w:r>
      <w:r w:rsidRPr="00013CF6">
        <w:t>ỗi dữ liệu Kobe</w:t>
      </w:r>
      <w:bookmarkEnd w:id="4309"/>
    </w:p>
    <w:p w14:paraId="348758B0" w14:textId="762C11F9" w:rsidR="00EF77AD" w:rsidRDefault="00EF77AD" w:rsidP="00013CF6">
      <w:pPr>
        <w:pStyle w:val="Heading2"/>
      </w:pPr>
      <w:bookmarkStart w:id="4310" w:name="_Toc346401598"/>
      <w:r>
        <w:lastRenderedPageBreak/>
        <w:t>Kết quả thực nghiệ</w:t>
      </w:r>
      <w:r w:rsidR="00835F6C">
        <w:t>m</w:t>
      </w:r>
      <w:bookmarkEnd w:id="4310"/>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4311" w:name="_Toc346401599"/>
      <w:r>
        <w:t>Bộ dữ liệ</w:t>
      </w:r>
      <w:r w:rsidR="00810267">
        <w:t>u có tính mùa và xu hướng</w:t>
      </w:r>
      <w:bookmarkEnd w:id="4311"/>
    </w:p>
    <w:p w14:paraId="39777A9B" w14:textId="074F5D0F"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w:t>
      </w:r>
      <w:r w:rsidR="00087868">
        <w:t>kết</w:t>
      </w:r>
      <w:r>
        <w:t xml:space="preserve"> hợp cho kết quả tốt hơn các mô hình thành phầ</w:t>
      </w:r>
      <w:r w:rsidR="00937DFB">
        <w:t>n.</w:t>
      </w:r>
    </w:p>
    <w:p w14:paraId="472957A1" w14:textId="07076E86" w:rsidR="00722731" w:rsidRPr="00EF4E32" w:rsidRDefault="00722731" w:rsidP="00013CF6">
      <w:pPr>
        <w:pStyle w:val="Bang"/>
      </w:pPr>
      <w:bookmarkStart w:id="4312" w:name="_Toc343033794"/>
      <w:bookmarkStart w:id="4313" w:name="_Toc346401657"/>
      <w:r w:rsidRPr="00EF4E32">
        <w:t>Bảng 6.2: Kết quả thực nghiệm chuỗi dữ liệu Passengers</w:t>
      </w:r>
      <w:bookmarkEnd w:id="4312"/>
      <w:bookmarkEnd w:id="4313"/>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4314" w:name="_Toc343033795"/>
    </w:p>
    <w:p w14:paraId="34B0E26D" w14:textId="1C1C8649" w:rsidR="00722731" w:rsidRPr="00EF4E32" w:rsidRDefault="00722731" w:rsidP="00013CF6">
      <w:pPr>
        <w:pStyle w:val="Bang"/>
      </w:pPr>
      <w:bookmarkStart w:id="4315" w:name="_Toc346401658"/>
      <w:r w:rsidRPr="00EF4E32">
        <w:lastRenderedPageBreak/>
        <w:t>Bảng 6.3: Kết quả thực nghiệm chuỗi dữ liệu Paper</w:t>
      </w:r>
      <w:bookmarkEnd w:id="4314"/>
      <w:bookmarkEnd w:id="4315"/>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0AB1C7B1" w14:textId="77777777" w:rsidR="00087868" w:rsidRDefault="00087868" w:rsidP="00087868"/>
    <w:p w14:paraId="7AFD012E" w14:textId="21B80111" w:rsidR="00EF77AD" w:rsidRDefault="00EF77AD" w:rsidP="00013CF6">
      <w:pPr>
        <w:pStyle w:val="Heading3"/>
      </w:pPr>
      <w:bookmarkStart w:id="4316" w:name="_Toc346401600"/>
      <w:r>
        <w:t>Bộ dữ liệ</w:t>
      </w:r>
      <w:r w:rsidR="00810267">
        <w:t>u có tính mùa</w:t>
      </w:r>
      <w:bookmarkEnd w:id="4316"/>
    </w:p>
    <w:p w14:paraId="400D4954" w14:textId="31AD8F0A" w:rsidR="00722731" w:rsidRPr="00EF4E32" w:rsidRDefault="00722731" w:rsidP="00013CF6">
      <w:pPr>
        <w:pStyle w:val="Bang"/>
      </w:pPr>
      <w:bookmarkStart w:id="4317" w:name="_Toc343033796"/>
      <w:bookmarkStart w:id="4318" w:name="_Toc346401659"/>
      <w:r w:rsidRPr="00EF4E32">
        <w:t>Bảng 6.4: Kết quả thực nghiệm chuỗi dữ liệu Deaths</w:t>
      </w:r>
      <w:bookmarkEnd w:id="4317"/>
      <w:bookmarkEnd w:id="4318"/>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7988D120" w14:textId="2AC0C7E9" w:rsidR="00E30631" w:rsidRPr="00EF4E32" w:rsidRDefault="00E30631" w:rsidP="00013CF6">
      <w:pPr>
        <w:pStyle w:val="Bang"/>
      </w:pPr>
      <w:bookmarkStart w:id="4319" w:name="_Toc343033797"/>
      <w:bookmarkStart w:id="4320" w:name="_Toc346401660"/>
      <w:r w:rsidRPr="00EF4E32">
        <w:lastRenderedPageBreak/>
        <w:t>Bảng 6.5: Kết quả thực nghiệm chuỗi dữ liệu Maxtemp</w:t>
      </w:r>
      <w:bookmarkEnd w:id="4319"/>
      <w:bookmarkEnd w:id="4320"/>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4321" w:name="_Toc346401601"/>
      <w:r>
        <w:t>Bộ dữ liệ</w:t>
      </w:r>
      <w:r w:rsidR="00810267">
        <w:t>u có tính xu hướng</w:t>
      </w:r>
      <w:bookmarkEnd w:id="4321"/>
    </w:p>
    <w:p w14:paraId="383B2A7F" w14:textId="20B652C2" w:rsidR="000F226B" w:rsidRDefault="000F226B" w:rsidP="00013CF6">
      <w:r>
        <w:t>Với dữ liệu có tính xu hướng như chuỗi dữ liệu Prices (giá cổ phiếu phổ thông IBM) thì mô hình kết hợp và mô hình SARIMA cho kết quả tin cậ</w:t>
      </w:r>
      <w:r w:rsidR="00636179">
        <w:t>y hơn</w:t>
      </w:r>
      <w:r>
        <w:t xml:space="preserve">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87868">
      <w:pPr>
        <w:pStyle w:val="NoFormat"/>
      </w:pPr>
    </w:p>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4322" w:name="_Toc343033798"/>
            <w:r w:rsidRPr="00013CF6">
              <w:rPr>
                <w:sz w:val="26"/>
                <w:szCs w:val="26"/>
              </w:rPr>
              <w:lastRenderedPageBreak/>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4323" w:name="_Toc346401661"/>
      <w:bookmarkEnd w:id="4322"/>
      <w:r w:rsidRPr="00EF4E32">
        <w:t>Bảng 6.6:</w:t>
      </w:r>
      <w:r w:rsidRPr="004D696B">
        <w:t xml:space="preserve"> Kết quả thực nghiệm chuỗi dữ liệu</w:t>
      </w:r>
      <w:r>
        <w:t xml:space="preserve"> </w:t>
      </w:r>
      <w:r w:rsidRPr="004D696B">
        <w:t>Chemical</w:t>
      </w:r>
      <w:bookmarkEnd w:id="4323"/>
    </w:p>
    <w:p w14:paraId="3B3F1BEB" w14:textId="77777777" w:rsidR="000F226B" w:rsidRDefault="000F226B" w:rsidP="000F226B">
      <w:pPr>
        <w:pStyle w:val="Bang"/>
      </w:pPr>
      <w:bookmarkStart w:id="4324" w:name="_Toc343033799"/>
    </w:p>
    <w:p w14:paraId="77927C11" w14:textId="77777777" w:rsidR="00087868" w:rsidRDefault="00087868" w:rsidP="00013CF6">
      <w:pPr>
        <w:pStyle w:val="Bang"/>
      </w:pPr>
    </w:p>
    <w:p w14:paraId="7792E666" w14:textId="064C8B36" w:rsidR="00726875" w:rsidRPr="00EF4E32" w:rsidRDefault="00E30631" w:rsidP="00013CF6">
      <w:pPr>
        <w:pStyle w:val="Bang"/>
      </w:pPr>
      <w:bookmarkStart w:id="4325" w:name="_Toc346401662"/>
      <w:r w:rsidRPr="00EF4E32">
        <w:t>Bảng 6.7: Kết quả thực nghiệm chuỗi dữ liệu Prices</w:t>
      </w:r>
      <w:bookmarkEnd w:id="4324"/>
      <w:bookmarkEnd w:id="4325"/>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4A1F2BFC" w14:textId="77777777" w:rsidR="00087868" w:rsidRDefault="00087868" w:rsidP="00087868"/>
    <w:p w14:paraId="5377D661" w14:textId="76919DE6" w:rsidR="00A21340" w:rsidRDefault="00810267" w:rsidP="00A21340">
      <w:pPr>
        <w:pStyle w:val="Heading3"/>
      </w:pPr>
      <w:bookmarkStart w:id="4326" w:name="_Toc346401602"/>
      <w:r>
        <w:lastRenderedPageBreak/>
        <w:t>Bộ dữ liệu</w:t>
      </w:r>
      <w:r w:rsidR="00DC7B41">
        <w:t xml:space="preserve"> có tính phi tuyến</w:t>
      </w:r>
      <w:bookmarkStart w:id="4327" w:name="_Toc343033800"/>
      <w:bookmarkEnd w:id="4326"/>
    </w:p>
    <w:p w14:paraId="016E457A" w14:textId="41C29140" w:rsidR="00B228F5" w:rsidRPr="00EF4E32" w:rsidRDefault="00B228F5" w:rsidP="00013CF6">
      <w:pPr>
        <w:pStyle w:val="Bang"/>
      </w:pPr>
      <w:bookmarkStart w:id="4328" w:name="_Toc346401663"/>
      <w:r w:rsidRPr="00EF4E32">
        <w:t>Bảng 6.8: Kết quả thực nghiệm chuỗi dữ liệu Sunspots</w:t>
      </w:r>
      <w:bookmarkEnd w:id="4327"/>
      <w:bookmarkEnd w:id="4328"/>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4329" w:name="_Toc343033801"/>
    </w:p>
    <w:p w14:paraId="46F9B62C" w14:textId="03B53E8B" w:rsidR="00B228F5" w:rsidRPr="00EF4E32" w:rsidRDefault="00B228F5" w:rsidP="00013CF6">
      <w:pPr>
        <w:pStyle w:val="Bang"/>
      </w:pPr>
      <w:bookmarkStart w:id="4330" w:name="_Toc346401664"/>
      <w:r w:rsidRPr="00EF4E32">
        <w:t xml:space="preserve">Bảng 6.9: </w:t>
      </w:r>
      <w:r w:rsidRPr="00EF4E32">
        <w:rPr>
          <w:rStyle w:val="BangChar"/>
        </w:rPr>
        <w:t>Kết quả thực nghiệm chuỗi dữ liệu Kobe</w:t>
      </w:r>
      <w:bookmarkEnd w:id="4329"/>
      <w:bookmarkEnd w:id="4330"/>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4331" w:name="_Toc346401603"/>
      <w:r>
        <w:t>Đánh giá kết quả thực nghiệm</w:t>
      </w:r>
      <w:bookmarkEnd w:id="4331"/>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4332" w:name="_Toc346401604"/>
      <w:r w:rsidR="00783FDB" w:rsidRPr="00013CF6">
        <w:rPr>
          <w:rFonts w:cs="Times New Roman"/>
        </w:rPr>
        <w:t>KẾT LUẬN</w:t>
      </w:r>
      <w:bookmarkEnd w:id="4332"/>
    </w:p>
    <w:p w14:paraId="3A33AA28" w14:textId="2C8A95E5" w:rsidR="00662C01" w:rsidRDefault="00662C01" w:rsidP="00286C29">
      <w:pPr>
        <w:pStyle w:val="Heading2"/>
      </w:pPr>
      <w:bookmarkStart w:id="4333" w:name="_Toc346401605"/>
      <w:r>
        <w:t>Đánh giá kết quả</w:t>
      </w:r>
      <w:bookmarkEnd w:id="4333"/>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4334" w:name="_Toc346401606"/>
      <w:r>
        <w:t xml:space="preserve">Những </w:t>
      </w:r>
      <w:r w:rsidRPr="00286C29">
        <w:t>công</w:t>
      </w:r>
      <w:r>
        <w:t xml:space="preserve"> việc làm được</w:t>
      </w:r>
      <w:bookmarkEnd w:id="4334"/>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52BDE5A" w14:textId="77777777" w:rsidR="00091137" w:rsidRDefault="007700CE" w:rsidP="00013CF6">
      <w:pPr>
        <w:pStyle w:val="BuletL1"/>
        <w:rPr>
          <w:ins w:id="4335" w:author="superchickend" w:date="2013-01-19T23:25:00Z"/>
        </w:rPr>
      </w:pPr>
      <w:r w:rsidRPr="00941798">
        <w:t>Tìm hi</w:t>
      </w:r>
      <w:r w:rsidRPr="002E47E8">
        <w:t>ể</w:t>
      </w:r>
      <w:r w:rsidRPr="003A16E8">
        <w:t>u về cấu trúc và nguyên lý ho</w:t>
      </w:r>
      <w:r w:rsidRPr="00013CF6">
        <w:t xml:space="preserve">ạt động của </w:t>
      </w:r>
      <w:ins w:id="4336" w:author="superchickend" w:date="2013-01-19T23:24:00Z">
        <w:r w:rsidR="00091137">
          <w:t xml:space="preserve">lớp </w:t>
        </w:r>
      </w:ins>
      <w:r w:rsidRPr="00013CF6">
        <w:t xml:space="preserve">mô hình </w:t>
      </w:r>
      <w:del w:id="4337" w:author="superchickend" w:date="2013-01-19T23:24:00Z">
        <w:r w:rsidRPr="00013CF6" w:rsidDel="00091137">
          <w:delText>S</w:delText>
        </w:r>
      </w:del>
      <w:r w:rsidRPr="00013CF6">
        <w:t>ARIMA</w:t>
      </w:r>
    </w:p>
    <w:p w14:paraId="065C75CD" w14:textId="49E553A3" w:rsidR="007700CE" w:rsidRPr="00013CF6" w:rsidRDefault="007700CE" w:rsidP="00013CF6">
      <w:pPr>
        <w:pStyle w:val="BuletL1"/>
      </w:pPr>
      <w:del w:id="4338" w:author="superchickend" w:date="2013-01-19T23:24:00Z">
        <w:r w:rsidRPr="00013CF6" w:rsidDel="00091137">
          <w:delText>,</w:delText>
        </w:r>
      </w:del>
      <w:del w:id="4339" w:author="superchickend" w:date="2013-01-19T23:25:00Z">
        <w:r w:rsidRPr="00013CF6" w:rsidDel="00091137">
          <w:delText xml:space="preserve"> h</w:delText>
        </w:r>
      </w:del>
      <w:ins w:id="4340" w:author="superchickend" w:date="2013-01-19T23:25:00Z">
        <w:r w:rsidR="00091137">
          <w:t>H</w:t>
        </w:r>
      </w:ins>
      <w:r w:rsidRPr="00013CF6">
        <w:t>iện thực được chương tự động xây dựng mô hình SARIMA.</w:t>
      </w:r>
    </w:p>
    <w:p w14:paraId="241FDFB0" w14:textId="7DC68354" w:rsidR="00857BA6" w:rsidRPr="00013CF6" w:rsidRDefault="00857BA6" w:rsidP="00013CF6">
      <w:pPr>
        <w:pStyle w:val="BuletL1"/>
      </w:pPr>
      <w:r w:rsidRPr="00013CF6">
        <w:t xml:space="preserve">Tìm hiểu nguyên lý kết hợp hai mô hình mạng nơron và ARIMA, từ đó xây dựng một mô hình kết hợp </w:t>
      </w:r>
      <w:ins w:id="4341" w:author="superchickend" w:date="2013-01-19T23:25:00Z">
        <w:r w:rsidR="00091137">
          <w:t xml:space="preserve">mở rộng SARIMA-ANN </w:t>
        </w:r>
      </w:ins>
      <w:r w:rsidRPr="00013CF6">
        <w:t>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4342" w:name="_Toc346401607"/>
      <w:r w:rsidRPr="00662C01">
        <w:t>Những đúc kết về mặt lý luận</w:t>
      </w:r>
      <w:bookmarkEnd w:id="4342"/>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4343" w:name="_Toc346401608"/>
      <w:r>
        <w:t>Mặt hạn chế</w:t>
      </w:r>
      <w:bookmarkEnd w:id="4343"/>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ác dữ liệu đã thu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4344" w:name="_Toc346401609"/>
      <w:r w:rsidRPr="003A16E8">
        <w:t>Hướng phát triển</w:t>
      </w:r>
      <w:r w:rsidRPr="00013CF6">
        <w:t xml:space="preserve"> đề tài</w:t>
      </w:r>
      <w:bookmarkEnd w:id="4344"/>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194AF190"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w:t>
      </w:r>
      <w:del w:id="4345" w:author="superchickend" w:date="2013-01-19T23:26:00Z">
        <w:r w:rsidRPr="00013CF6" w:rsidDel="00E13B63">
          <w:delText>đã</w:delText>
        </w:r>
      </w:del>
      <w:ins w:id="4346" w:author="superchickend" w:date="2013-01-19T23:26:00Z">
        <w:r w:rsidR="00E13B63">
          <w:t>chỉ</w:t>
        </w:r>
      </w:ins>
      <w:r w:rsidRPr="00013CF6">
        <w:t xml:space="preserve"> sử dụng phương pháp lấy hiệu</w:t>
      </w:r>
      <w:r w:rsidR="002E24B1" w:rsidRPr="00013CF6">
        <w:t xml:space="preserve">. </w:t>
      </w:r>
      <w:del w:id="4347" w:author="superchickend" w:date="2013-01-19T23:27:00Z">
        <w:r w:rsidR="002E24B1" w:rsidRPr="00013CF6" w:rsidDel="00E13B63">
          <w:delText xml:space="preserve">Nhưng phương pháp này đòi hỏi phương sai của chuỗi dữ liệu phải tĩnh. </w:delText>
        </w:r>
      </w:del>
      <w:ins w:id="4348" w:author="superchickend" w:date="2013-01-19T23:27:00Z">
        <w:r w:rsidR="00E13B63">
          <w:t xml:space="preserve">Tuy nhiên để khử mùa và xu hướng còn có </w:t>
        </w:r>
      </w:ins>
      <w:del w:id="4349" w:author="superchickend" w:date="2013-01-19T23:27:00Z">
        <w:r w:rsidR="00330004" w:rsidRPr="00013CF6" w:rsidDel="00E13B63">
          <w:delText>Trong trường hợp này cần phải sử dụng các</w:delText>
        </w:r>
      </w:del>
      <w:ins w:id="4350" w:author="superchickend" w:date="2013-01-19T23:27:00Z">
        <w:r w:rsidR="00E13B63">
          <w:t>nhiều</w:t>
        </w:r>
      </w:ins>
      <w:r w:rsidR="00330004" w:rsidRPr="00013CF6">
        <w:t xml:space="preserve">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ins w:id="4351" w:author="superchickend" w:date="2013-01-19T23:28:00Z">
        <w:r w:rsidR="00601677">
          <w:t xml:space="preserve"> Hướng phát triển tiếp theo sẽ sử dụng những phương thức mới vừa nêu trên để so sánh với phương pháp lấy hiệu như hiện nay.</w:t>
        </w:r>
      </w:ins>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4352" w:name="_Toc328879942"/>
      <w:bookmarkStart w:id="4353"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4354" w:name="_Toc346401610"/>
      <w:r w:rsidRPr="00013CF6">
        <w:lastRenderedPageBreak/>
        <w:t>TÀI LIỆU THAM KHẢO</w:t>
      </w:r>
      <w:bookmarkEnd w:id="4352"/>
      <w:bookmarkEnd w:id="4353"/>
      <w:bookmarkEnd w:id="4354"/>
    </w:p>
    <w:p w14:paraId="67AE0CAF" w14:textId="77777777" w:rsidR="008C1D28" w:rsidRPr="00B7223D" w:rsidRDefault="008C1D28" w:rsidP="006F3207">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6F3207">
      <w:pPr>
        <w:pStyle w:val="Stylechun"/>
        <w:spacing w:before="120"/>
        <w:ind w:firstLine="547"/>
        <w:jc w:val="both"/>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6F3207">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6F3207">
      <w:pPr>
        <w:ind w:firstLine="547"/>
        <w:rPr>
          <w:szCs w:val="26"/>
        </w:rPr>
      </w:pPr>
      <w:r w:rsidRPr="00B7223D">
        <w:rPr>
          <w:szCs w:val="26"/>
        </w:rPr>
        <w:t xml:space="preserve">[4] M. Riedmiller, H. Braun. </w:t>
      </w:r>
      <w:r w:rsidRPr="00013CF6">
        <w:rPr>
          <w:i/>
          <w:szCs w:val="26"/>
        </w:rPr>
        <w:t>A Direct Adaptive Method For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6F3207">
      <w:pPr>
        <w:ind w:firstLine="547"/>
        <w:rPr>
          <w:szCs w:val="26"/>
        </w:rPr>
      </w:pPr>
      <w:r w:rsidRPr="00B7223D">
        <w:rPr>
          <w:szCs w:val="26"/>
        </w:rPr>
        <w:t xml:space="preserve">[5] M. Riedmiller. </w:t>
      </w:r>
      <w:r w:rsidRPr="00013CF6">
        <w:rPr>
          <w:i/>
          <w:szCs w:val="26"/>
        </w:rPr>
        <w:t>Advanced Supervised Learning In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6F3207">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Apl Quote Quad, vol. 25, no. 1, </w:t>
      </w:r>
      <w:r w:rsidR="006F78A0">
        <w:rPr>
          <w:szCs w:val="26"/>
        </w:rPr>
        <w:t>pp</w:t>
      </w:r>
      <w:r w:rsidRPr="00B7223D">
        <w:rPr>
          <w:szCs w:val="26"/>
        </w:rPr>
        <w:t xml:space="preserve"> 86-94, 1994.</w:t>
      </w:r>
    </w:p>
    <w:p w14:paraId="6BB0777B" w14:textId="216FEE3B" w:rsidR="008C1D28" w:rsidRPr="00B7223D" w:rsidRDefault="008C1D28" w:rsidP="006F3207">
      <w:pPr>
        <w:ind w:firstLine="547"/>
        <w:rPr>
          <w:szCs w:val="26"/>
        </w:rPr>
      </w:pPr>
      <w:r w:rsidRPr="00B7223D">
        <w:rPr>
          <w:szCs w:val="26"/>
        </w:rPr>
        <w:t xml:space="preserve">[7] I. Kaastra, M. Boyd. </w:t>
      </w:r>
      <w:r w:rsidRPr="00013CF6">
        <w:rPr>
          <w:i/>
          <w:szCs w:val="26"/>
        </w:rPr>
        <w:t>Designing A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6F3207">
      <w:pPr>
        <w:ind w:firstLine="547"/>
        <w:rPr>
          <w:szCs w:val="26"/>
        </w:rPr>
      </w:pPr>
      <w:r w:rsidRPr="00B7223D">
        <w:rPr>
          <w:szCs w:val="26"/>
        </w:rPr>
        <w:t xml:space="preserve">[8] G. Zhang, Michael Y. Hu. </w:t>
      </w:r>
      <w:r w:rsidRPr="00013CF6">
        <w:rPr>
          <w:i/>
          <w:szCs w:val="26"/>
        </w:rPr>
        <w:t>Neural Network Forecasting Of The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6F3207">
      <w:pPr>
        <w:pStyle w:val="Stylechun"/>
        <w:spacing w:before="120"/>
        <w:ind w:firstLine="547"/>
        <w:jc w:val="both"/>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6F3207">
      <w:pPr>
        <w:pStyle w:val="Stylechun"/>
        <w:spacing w:before="120"/>
        <w:ind w:firstLine="547"/>
        <w:jc w:val="both"/>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6F3207">
      <w:pPr>
        <w:pStyle w:val="Stylechun"/>
        <w:spacing w:before="120"/>
        <w:ind w:firstLine="547"/>
        <w:jc w:val="both"/>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rsidP="006F3207">
      <w:pPr>
        <w:pStyle w:val="Stylechun"/>
        <w:ind w:firstLine="547"/>
        <w:jc w:val="both"/>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6F3207">
      <w:pPr>
        <w:pStyle w:val="Stylechun"/>
        <w:ind w:firstLine="547"/>
        <w:jc w:val="both"/>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6F3207">
      <w:pPr>
        <w:pStyle w:val="Stylechun"/>
        <w:ind w:firstLine="547"/>
        <w:jc w:val="both"/>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08"/>
          <w:footerReference w:type="default" r:id="rId109"/>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4355" w:name="_Toc327348208"/>
      <w:bookmarkStart w:id="4356" w:name="_Toc346401611"/>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4355"/>
      <w:bookmarkEnd w:id="4356"/>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417B107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2F07AA2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10"/>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4357" w:name="_Toc346401612"/>
      <w:r>
        <w:rPr>
          <w:rFonts w:cs="Times New Roman"/>
        </w:rPr>
        <w:lastRenderedPageBreak/>
        <w:t>PHỤ LỤC B</w:t>
      </w:r>
      <w:r w:rsidR="00714282">
        <w:rPr>
          <w:rFonts w:cs="Times New Roman"/>
        </w:rPr>
        <w:t xml:space="preserve">    </w:t>
      </w:r>
      <w:r>
        <w:rPr>
          <w:rFonts w:cs="Times New Roman"/>
        </w:rPr>
        <w:t>Danh mục từ viết tắt</w:t>
      </w:r>
      <w:bookmarkEnd w:id="4357"/>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11"/>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4358" w:name="_Toc346401613"/>
      <w:r w:rsidRPr="00BE2D8B">
        <w:lastRenderedPageBreak/>
        <w:t xml:space="preserve">PHỤ LỤC </w:t>
      </w:r>
      <w:r w:rsidR="00BF6BDF" w:rsidRPr="00BE2D8B">
        <w:t>C</w:t>
      </w:r>
      <w:r w:rsidR="00D22ECB" w:rsidRPr="00BE2D8B">
        <w:t xml:space="preserve">    </w:t>
      </w:r>
      <w:bookmarkStart w:id="4359" w:name="_Toc343461332"/>
      <w:r w:rsidR="000920C5" w:rsidRPr="00BE2D8B">
        <w:t>Hướng dẫn sử dụng chương trình</w:t>
      </w:r>
      <w:bookmarkEnd w:id="4358"/>
      <w:bookmarkEnd w:id="4359"/>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496B07BF" w:rsidR="00667F2E" w:rsidRDefault="004C7F89" w:rsidP="00013CF6">
      <w:pPr>
        <w:pStyle w:val="Canhgiua"/>
      </w:pPr>
      <w:r>
        <w:rPr>
          <w:noProof/>
        </w:rPr>
        <w:drawing>
          <wp:inline distT="0" distB="0" distL="0" distR="0" wp14:anchorId="2A151829" wp14:editId="064C9458">
            <wp:extent cx="5342963" cy="3379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339640" cy="3377592"/>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4360" w:name="_Toc343029971"/>
      <w:r w:rsidRPr="00013CF6">
        <w:t>Chọn tập dữ liệu</w:t>
      </w:r>
      <w:bookmarkEnd w:id="4360"/>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6F3207">
      <w:r>
        <w:lastRenderedPageBreak/>
        <w:t xml:space="preserve">Như đã đề cập ở mục 6.1.2 (Các module chính), chương trình chỉ cho phép đọc dữ liệu từ tập tin có định dạng </w:t>
      </w:r>
      <w:r w:rsidRPr="00920B1C">
        <w:rPr>
          <w:i/>
        </w:rPr>
        <w:t>csv</w:t>
      </w:r>
      <w:r>
        <w:t>. Trong đó, mỗi cột của tập tin là một loại dữ liệu khác nhau và người dùng chọn dữ liệu 1 trong các cột đó để xây dựng mô hình và dự báo, mỗi dòng là giá trị của dữ liệu tại 1 thời điểm cụ thể</w:t>
      </w:r>
      <w:r w:rsidR="00C5087F">
        <w:t>.</w:t>
      </w:r>
    </w:p>
    <w:p w14:paraId="1AEC98FB" w14:textId="30C9B5B7" w:rsidR="00142ADD" w:rsidRDefault="00B66493" w:rsidP="00013CF6">
      <w:pPr>
        <w:pStyle w:val="Canhgiua"/>
      </w:pPr>
      <w:r>
        <w:rPr>
          <w:noProof/>
        </w:rPr>
        <w:drawing>
          <wp:inline distT="0" distB="0" distL="0" distR="0" wp14:anchorId="454CF7E2" wp14:editId="34CE811A">
            <wp:extent cx="5342963" cy="33796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339640" cy="3377592"/>
                    </a:xfrm>
                    <a:prstGeom prst="rect">
                      <a:avLst/>
                    </a:prstGeom>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4361" w:name="_Toc343029972"/>
      <w:r w:rsidRPr="00013CF6">
        <w:t>Phân tích tập dữ liệu qua đồ thị</w:t>
      </w:r>
      <w:bookmarkEnd w:id="4361"/>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pPr>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79130" cy="3045994"/>
                    </a:xfrm>
                    <a:prstGeom prst="rect">
                      <a:avLst/>
                    </a:prstGeom>
                    <a:ln w="3175">
                      <a:solidFill>
                        <a:schemeClr val="bg1">
                          <a:lumMod val="75000"/>
                        </a:schemeClr>
                      </a:solidFill>
                    </a:ln>
                  </pic:spPr>
                </pic:pic>
              </a:graphicData>
            </a:graphic>
          </wp:inline>
        </w:drawing>
      </w:r>
    </w:p>
    <w:p w14:paraId="2E8F5EDA" w14:textId="60C4E83D" w:rsidR="00667F2E" w:rsidRDefault="001B4795" w:rsidP="00013CF6">
      <w:pPr>
        <w:pStyle w:val="Canhgiua"/>
      </w:pPr>
      <w:r>
        <w:t xml:space="preserve">Hình C.4: </w:t>
      </w:r>
      <w:r w:rsidR="0072356A" w:rsidRPr="003A16E8">
        <w:t>Đồ thị</w:t>
      </w:r>
      <w:r w:rsidR="0072356A" w:rsidRPr="00013CF6">
        <w:t xml:space="preserve"> chuỗi dữ liệu theo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hệ số tự tương quan theo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hệ số tự tương quan riêng phần theo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lỗi của SARIMA theo thời gian</w:t>
      </w:r>
    </w:p>
    <w:p w14:paraId="08F32DE6" w14:textId="3ED1534E" w:rsidR="00EF72DD" w:rsidRPr="00835F6C" w:rsidRDefault="00662619" w:rsidP="00013CF6">
      <w:pPr>
        <w:pStyle w:val="BuletL1"/>
      </w:pPr>
      <w:bookmarkStart w:id="4362" w:name="_Toc343029973"/>
      <w:r>
        <w:t>Ước lượng tham số cho mô hình SARIMA</w:t>
      </w:r>
      <w:bookmarkEnd w:id="4362"/>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F3207">
      <w:pPr>
        <w:pStyle w:val="ListParagraph"/>
        <w:ind w:left="1440" w:firstLine="0"/>
        <w:jc w:val="both"/>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F3207">
      <w:pPr>
        <w:pStyle w:val="ListParagraph"/>
        <w:ind w:left="1440" w:firstLine="0"/>
        <w:jc w:val="both"/>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F3207">
      <w:pPr>
        <w:pStyle w:val="BuletL2"/>
        <w:jc w:val="both"/>
      </w:pPr>
      <w:r w:rsidRPr="007E692E">
        <w:t>Ước lượng tự chọn</w:t>
      </w:r>
    </w:p>
    <w:p w14:paraId="111F5C08" w14:textId="16845E88" w:rsidR="00643A1D" w:rsidRPr="00013CF6" w:rsidRDefault="00643A1D" w:rsidP="006F3207">
      <w:pPr>
        <w:pStyle w:val="ListParagraph"/>
        <w:ind w:left="1440"/>
        <w:jc w:val="both"/>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F3207">
      <w:pPr>
        <w:pStyle w:val="ListParagraph"/>
        <w:ind w:left="1440"/>
        <w:jc w:val="both"/>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681DC8AD" w:rsidR="00667F2E" w:rsidRPr="003A16E8" w:rsidRDefault="00B66493" w:rsidP="00013CF6">
      <w:pPr>
        <w:pStyle w:val="Canhgiua"/>
      </w:pPr>
      <w:r>
        <w:rPr>
          <w:noProof/>
        </w:rPr>
        <w:lastRenderedPageBreak/>
        <w:drawing>
          <wp:inline distT="0" distB="0" distL="0" distR="0" wp14:anchorId="36F4CB9D" wp14:editId="59A87308">
            <wp:extent cx="5761990" cy="3704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1990" cy="3704664"/>
                    </a:xfrm>
                    <a:prstGeom prst="rect">
                      <a:avLst/>
                    </a:prstGeom>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4363" w:name="_Toc343029974"/>
      <w:r w:rsidRPr="00013CF6">
        <w:t>Kiểm tra mô hình SARIMA</w:t>
      </w:r>
      <w:bookmarkEnd w:id="4363"/>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rFonts w:ascii="Times New Roman" w:hAnsi="Times New Roman"/>
        </w:rPr>
      </w:pPr>
    </w:p>
    <w:p w14:paraId="3461E107" w14:textId="1ED7E830" w:rsidR="00667F2E" w:rsidRPr="003C73FD" w:rsidRDefault="00667F2E" w:rsidP="00B9034A">
      <w:pPr>
        <w:pStyle w:val="BuletL2"/>
      </w:pPr>
      <w:r w:rsidRPr="003C73FD">
        <w:t xml:space="preserve">Dự </w:t>
      </w:r>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4364" w:name="_Toc343029975"/>
      <w:r w:rsidRPr="00013CF6">
        <w:t>Xây dựng cấu hình mạng</w:t>
      </w:r>
      <w:bookmarkEnd w:id="4364"/>
    </w:p>
    <w:p w14:paraId="7653448D" w14:textId="4A78B032" w:rsidR="008C76D1" w:rsidRDefault="00B66493" w:rsidP="00013CF6">
      <w:pPr>
        <w:pStyle w:val="Canhgiua"/>
      </w:pPr>
      <w:r w:rsidRPr="00013CF6">
        <w:rPr>
          <w:noProof/>
        </w:rPr>
        <mc:AlternateContent>
          <mc:Choice Requires="wps">
            <w:drawing>
              <wp:anchor distT="0" distB="0" distL="114300" distR="114300" simplePos="0" relativeHeight="251765760" behindDoc="0" locked="0" layoutInCell="1" allowOverlap="1" wp14:anchorId="130C3B45" wp14:editId="599402BB">
                <wp:simplePos x="0" y="0"/>
                <wp:positionH relativeFrom="column">
                  <wp:posOffset>408006</wp:posOffset>
                </wp:positionH>
                <wp:positionV relativeFrom="paragraph">
                  <wp:posOffset>1025189</wp:posOffset>
                </wp:positionV>
                <wp:extent cx="4993080" cy="247612"/>
                <wp:effectExtent l="19050" t="19050" r="17145" b="19685"/>
                <wp:wrapNone/>
                <wp:docPr id="26" name="Rectangle 26"/>
                <wp:cNvGraphicFramePr/>
                <a:graphic xmlns:a="http://schemas.openxmlformats.org/drawingml/2006/main">
                  <a:graphicData uri="http://schemas.microsoft.com/office/word/2010/wordprocessingShape">
                    <wps:wsp>
                      <wps:cNvSpPr/>
                      <wps:spPr>
                        <a:xfrm>
                          <a:off x="0" y="0"/>
                          <a:ext cx="4993080" cy="2476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32.15pt;margin-top:80.7pt;width:393.15pt;height:1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" filled="f" strokecolor="red" strokeweight="2.25pt"/>
            </w:pict>
          </mc:Fallback>
        </mc:AlternateContent>
      </w:r>
      <w:r>
        <w:rPr>
          <w:noProof/>
        </w:rPr>
        <w:drawing>
          <wp:inline distT="0" distB="0" distL="0" distR="0" wp14:anchorId="7CB9AAC3" wp14:editId="477C9E5F">
            <wp:extent cx="5761990" cy="371328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1990" cy="3713282"/>
                    </a:xfrm>
                    <a:prstGeom prst="rect">
                      <a:avLst/>
                    </a:prstGeom>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lan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 Max Number of Epoches],[ Momemtun],[ Residual of Errors].</w:t>
      </w:r>
    </w:p>
    <w:p w14:paraId="5E4E859A" w14:textId="589AE776" w:rsidR="00C14272" w:rsidRDefault="00B66493" w:rsidP="00013CF6">
      <w:pPr>
        <w:pStyle w:val="Canhgiua"/>
        <w:rPr>
          <w:szCs w:val="26"/>
        </w:rPr>
      </w:pPr>
      <w:r w:rsidRPr="00013CF6">
        <w:rPr>
          <w:noProof/>
        </w:rPr>
        <w:lastRenderedPageBreak/>
        <mc:AlternateContent>
          <mc:Choice Requires="wps">
            <w:drawing>
              <wp:anchor distT="0" distB="0" distL="114300" distR="114300" simplePos="0" relativeHeight="251582464" behindDoc="0" locked="0" layoutInCell="1" allowOverlap="1" wp14:anchorId="2E0D66F3" wp14:editId="7BECB7CA">
                <wp:simplePos x="0" y="0"/>
                <wp:positionH relativeFrom="column">
                  <wp:posOffset>416859</wp:posOffset>
                </wp:positionH>
                <wp:positionV relativeFrom="paragraph">
                  <wp:posOffset>1862418</wp:posOffset>
                </wp:positionV>
                <wp:extent cx="2088627" cy="400050"/>
                <wp:effectExtent l="19050" t="19050" r="26035" b="19050"/>
                <wp:wrapNone/>
                <wp:docPr id="174" name="Rectangle 174"/>
                <wp:cNvGraphicFramePr/>
                <a:graphic xmlns:a="http://schemas.openxmlformats.org/drawingml/2006/main">
                  <a:graphicData uri="http://schemas.microsoft.com/office/word/2010/wordprocessingShape">
                    <wps:wsp>
                      <wps:cNvSpPr/>
                      <wps:spPr>
                        <a:xfrm>
                          <a:off x="0" y="0"/>
                          <a:ext cx="2088627"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4" o:spid="_x0000_s1026" style="position:absolute;margin-left:32.8pt;margin-top:146.65pt;width:164.45pt;height:31.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" filled="f" strokecolor="red" strokeweight="2.25pt"/>
            </w:pict>
          </mc:Fallback>
        </mc:AlternateContent>
      </w:r>
      <w:r w:rsidRPr="00013CF6">
        <w:rPr>
          <w:noProof/>
        </w:rPr>
        <mc:AlternateContent>
          <mc:Choice Requires="wps">
            <w:drawing>
              <wp:anchor distT="0" distB="0" distL="114300" distR="114300" simplePos="0" relativeHeight="251631616" behindDoc="0" locked="0" layoutInCell="1" allowOverlap="1" wp14:anchorId="69B1F6E1" wp14:editId="1AE8911D">
                <wp:simplePos x="0" y="0"/>
                <wp:positionH relativeFrom="column">
                  <wp:posOffset>4558664</wp:posOffset>
                </wp:positionH>
                <wp:positionV relativeFrom="paragraph">
                  <wp:posOffset>1850614</wp:posOffset>
                </wp:positionV>
                <wp:extent cx="950259" cy="1411381"/>
                <wp:effectExtent l="19050" t="19050" r="21590" b="17780"/>
                <wp:wrapNone/>
                <wp:docPr id="177" name="Rectangle 177"/>
                <wp:cNvGraphicFramePr/>
                <a:graphic xmlns:a="http://schemas.openxmlformats.org/drawingml/2006/main">
                  <a:graphicData uri="http://schemas.microsoft.com/office/word/2010/wordprocessingShape">
                    <wps:wsp>
                      <wps:cNvSpPr/>
                      <wps:spPr>
                        <a:xfrm>
                          <a:off x="0" y="0"/>
                          <a:ext cx="950259" cy="1411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26" style="position:absolute;margin-left:358.95pt;margin-top:145.7pt;width:74.8pt;height:111.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" filled="f" strokecolor="red" strokeweight="2.25pt"/>
            </w:pict>
          </mc:Fallback>
        </mc:AlternateContent>
      </w:r>
      <w:r>
        <w:rPr>
          <w:noProof/>
        </w:rPr>
        <w:drawing>
          <wp:inline distT="0" distB="0" distL="0" distR="0" wp14:anchorId="2A60193D" wp14:editId="645CC4B3">
            <wp:extent cx="5761990" cy="3702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1990" cy="3702050"/>
                    </a:xfrm>
                    <a:prstGeom prst="rect">
                      <a:avLst/>
                    </a:prstGeom>
                  </pic:spPr>
                </pic:pic>
              </a:graphicData>
            </a:graphic>
          </wp:inline>
        </w:drawing>
      </w:r>
      <w:r w:rsidR="00D62B2C" w:rsidRPr="00D62B2C">
        <w:rPr>
          <w:noProof/>
        </w:rPr>
        <w:t xml:space="preserve"> </w:t>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Cấu hình giải thuật lan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 Max Number of Epoches],[ Max Update Value],[ Residual of Errors].</w:t>
      </w:r>
    </w:p>
    <w:p w14:paraId="500F91EE" w14:textId="2804F971" w:rsidR="00667F2E" w:rsidRDefault="00B66493" w:rsidP="00D305D7">
      <w:pPr>
        <w:pStyle w:val="Canhgiua"/>
      </w:pPr>
      <w:r w:rsidRPr="00013CF6">
        <w:rPr>
          <w:noProof/>
        </w:rPr>
        <mc:AlternateContent>
          <mc:Choice Requires="wps">
            <w:drawing>
              <wp:anchor distT="0" distB="0" distL="114300" distR="114300" simplePos="0" relativeHeight="251729920" behindDoc="0" locked="0" layoutInCell="1" allowOverlap="1" wp14:anchorId="05AB0561" wp14:editId="3CFA81B2">
                <wp:simplePos x="0" y="0"/>
                <wp:positionH relativeFrom="column">
                  <wp:posOffset>323215</wp:posOffset>
                </wp:positionH>
                <wp:positionV relativeFrom="paragraph">
                  <wp:posOffset>1987550</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0" o:spid="_x0000_s1026" style="position:absolute;margin-left:25.45pt;margin-top:156.5pt;width:102.75pt;height:3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" filled="f" strokecolor="red" strokeweight="2.25pt"/>
            </w:pict>
          </mc:Fallback>
        </mc:AlternateContent>
      </w:r>
      <w:r w:rsidRPr="00013CF6">
        <w:rPr>
          <w:noProof/>
        </w:rPr>
        <mc:AlternateContent>
          <mc:Choice Requires="wps">
            <w:drawing>
              <wp:anchor distT="0" distB="0" distL="114300" distR="114300" simplePos="0" relativeHeight="251753472" behindDoc="0" locked="0" layoutInCell="1" allowOverlap="1" wp14:anchorId="179B3922" wp14:editId="61E22D8E">
                <wp:simplePos x="0" y="0"/>
                <wp:positionH relativeFrom="column">
                  <wp:posOffset>4558404</wp:posOffset>
                </wp:positionH>
                <wp:positionV relativeFrom="paragraph">
                  <wp:posOffset>1850241</wp:posOffset>
                </wp:positionV>
                <wp:extent cx="1030942" cy="1443317"/>
                <wp:effectExtent l="19050" t="19050" r="17145" b="24130"/>
                <wp:wrapNone/>
                <wp:docPr id="183" name="Rectangle 183"/>
                <wp:cNvGraphicFramePr/>
                <a:graphic xmlns:a="http://schemas.openxmlformats.org/drawingml/2006/main">
                  <a:graphicData uri="http://schemas.microsoft.com/office/word/2010/wordprocessingShape">
                    <wps:wsp>
                      <wps:cNvSpPr/>
                      <wps:spPr>
                        <a:xfrm>
                          <a:off x="0" y="0"/>
                          <a:ext cx="1030942" cy="14433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3" o:spid="_x0000_s1026" style="position:absolute;margin-left:358.95pt;margin-top:145.7pt;width:81.2pt;height:113.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" filled="f" strokecolor="red" strokeweight="2.25pt"/>
            </w:pict>
          </mc:Fallback>
        </mc:AlternateContent>
      </w:r>
      <w:r w:rsidR="00D4441E" w:rsidRPr="00D4441E">
        <w:rPr>
          <w:noProof/>
        </w:rPr>
        <w:t xml:space="preserve"> </w:t>
      </w:r>
      <w:r>
        <w:rPr>
          <w:noProof/>
        </w:rPr>
        <w:drawing>
          <wp:inline distT="0" distB="0" distL="0" distR="0" wp14:anchorId="074EC7AF" wp14:editId="63FBB05B">
            <wp:extent cx="5749906" cy="321833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1990" cy="3225094"/>
                    </a:xfrm>
                    <a:prstGeom prst="rect">
                      <a:avLst/>
                    </a:prstGeom>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Đồ thị MAE theo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59F5B82D" w:rsidR="00F4420F" w:rsidRDefault="00B66493" w:rsidP="00013CF6">
      <w:pPr>
        <w:pStyle w:val="Canhgiua"/>
      </w:pPr>
      <w:r w:rsidRPr="003A16E8">
        <w:rPr>
          <w:noProof/>
        </w:rPr>
        <mc:AlternateContent>
          <mc:Choice Requires="wps">
            <w:drawing>
              <wp:anchor distT="0" distB="0" distL="114300" distR="114300" simplePos="0" relativeHeight="251687936" behindDoc="0" locked="0" layoutInCell="1" allowOverlap="1" wp14:anchorId="6B3D2C26" wp14:editId="075882CF">
                <wp:simplePos x="0" y="0"/>
                <wp:positionH relativeFrom="column">
                  <wp:posOffset>1851324</wp:posOffset>
                </wp:positionH>
                <wp:positionV relativeFrom="paragraph">
                  <wp:posOffset>3072167</wp:posOffset>
                </wp:positionV>
                <wp:extent cx="959223" cy="323850"/>
                <wp:effectExtent l="19050" t="19050" r="12700" b="19050"/>
                <wp:wrapNone/>
                <wp:docPr id="199" name="Rectangle 199"/>
                <wp:cNvGraphicFramePr/>
                <a:graphic xmlns:a="http://schemas.openxmlformats.org/drawingml/2006/main">
                  <a:graphicData uri="http://schemas.microsoft.com/office/word/2010/wordprocessingShape">
                    <wps:wsp>
                      <wps:cNvSpPr/>
                      <wps:spPr>
                        <a:xfrm>
                          <a:off x="0" y="0"/>
                          <a:ext cx="959223"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026" style="position:absolute;margin-left:145.75pt;margin-top:241.9pt;width:75.5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" filled="f" strokecolor="red" strokeweight="2.25pt"/>
            </w:pict>
          </mc:Fallback>
        </mc:AlternateContent>
      </w:r>
      <w:r w:rsidRPr="00013CF6">
        <w:rPr>
          <w:noProof/>
        </w:rPr>
        <mc:AlternateContent>
          <mc:Choice Requires="wps">
            <w:drawing>
              <wp:anchor distT="0" distB="0" distL="114300" distR="114300" simplePos="0" relativeHeight="251713536" behindDoc="0" locked="0" layoutInCell="1" allowOverlap="1" wp14:anchorId="1EF64DEE" wp14:editId="42A77309">
                <wp:simplePos x="0" y="0"/>
                <wp:positionH relativeFrom="column">
                  <wp:posOffset>363183</wp:posOffset>
                </wp:positionH>
                <wp:positionV relativeFrom="paragraph">
                  <wp:posOffset>3072167</wp:posOffset>
                </wp:positionV>
                <wp:extent cx="1013011" cy="323850"/>
                <wp:effectExtent l="19050" t="19050" r="15875" b="19050"/>
                <wp:wrapNone/>
                <wp:docPr id="196" name="Rectangle 196"/>
                <wp:cNvGraphicFramePr/>
                <a:graphic xmlns:a="http://schemas.openxmlformats.org/drawingml/2006/main">
                  <a:graphicData uri="http://schemas.microsoft.com/office/word/2010/wordprocessingShape">
                    <wps:wsp>
                      <wps:cNvSpPr/>
                      <wps:spPr>
                        <a:xfrm>
                          <a:off x="0" y="0"/>
                          <a:ext cx="1013011"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6" style="position:absolute;margin-left:28.6pt;margin-top:241.9pt;width:79.7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yBnwIAAJMFAAAOAAAAZHJzL2Uyb0RvYy54bWysVN9PGzEMfp+0/yHK+7i7Qhl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" filled="f" strokecolor="red" strokeweight="2.25pt"/>
            </w:pict>
          </mc:Fallback>
        </mc:AlternateContent>
      </w:r>
      <w:r>
        <w:rPr>
          <w:noProof/>
        </w:rPr>
        <w:drawing>
          <wp:inline distT="0" distB="0" distL="0" distR="0" wp14:anchorId="6931DE3E" wp14:editId="3A57B0C5">
            <wp:extent cx="5761990" cy="3716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1990" cy="3716360"/>
                    </a:xfrm>
                    <a:prstGeom prst="rect">
                      <a:avLst/>
                    </a:prstGeom>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28CAD3FE" w:rsidR="00667F2E" w:rsidRDefault="00B66493" w:rsidP="000D2FCB">
      <w:pPr>
        <w:pStyle w:val="Canhgiua"/>
      </w:pPr>
      <w:r w:rsidRPr="003A16E8">
        <w:rPr>
          <w:noProof/>
        </w:rPr>
        <w:lastRenderedPageBreak/>
        <mc:AlternateContent>
          <mc:Choice Requires="wps">
            <w:drawing>
              <wp:anchor distT="0" distB="0" distL="114300" distR="114300" simplePos="0" relativeHeight="251767808" behindDoc="0" locked="0" layoutInCell="1" allowOverlap="1" wp14:anchorId="0833855A" wp14:editId="39A78955">
                <wp:simplePos x="0" y="0"/>
                <wp:positionH relativeFrom="column">
                  <wp:posOffset>2729566</wp:posOffset>
                </wp:positionH>
                <wp:positionV relativeFrom="paragraph">
                  <wp:posOffset>640342</wp:posOffset>
                </wp:positionV>
                <wp:extent cx="959223" cy="323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959223"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214.95pt;margin-top:50.4pt;width:75.55pt;height: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" filled="f" strokecolor="red" strokeweight="2.25pt"/>
            </w:pict>
          </mc:Fallback>
        </mc:AlternateContent>
      </w:r>
      <w:r>
        <w:rPr>
          <w:noProof/>
        </w:rPr>
        <w:drawing>
          <wp:inline distT="0" distB="0" distL="0" distR="0" wp14:anchorId="3C895534" wp14:editId="1D810EEA">
            <wp:extent cx="5761990" cy="3716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1990" cy="3716360"/>
                    </a:xfrm>
                    <a:prstGeom prst="rect">
                      <a:avLst/>
                    </a:prstGeom>
                  </pic:spPr>
                </pic:pic>
              </a:graphicData>
            </a:graphic>
          </wp:inline>
        </w:drawing>
      </w:r>
    </w:p>
    <w:p w14:paraId="7E96AAC7" w14:textId="3FFAB43B" w:rsidR="000D2FCB" w:rsidRDefault="000D2FCB" w:rsidP="002562FE">
      <w:pPr>
        <w:pStyle w:val="ListParagraph"/>
        <w:ind w:left="0"/>
        <w:jc w:val="center"/>
        <w:rPr>
          <w:rFonts w:ascii="Times New Roman" w:hAnsi="Times New Roman"/>
          <w:sz w:val="26"/>
          <w:szCs w:val="26"/>
        </w:rPr>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rFonts w:ascii="Times New Roman" w:hAnsi="Times New Roman"/>
        </w:rPr>
      </w:pPr>
    </w:p>
    <w:p w14:paraId="2398A1DA" w14:textId="77777777" w:rsidR="00BF62DE" w:rsidRDefault="00BF62DE" w:rsidP="00BF62DE">
      <w:pPr>
        <w:pStyle w:val="ListParagraph"/>
        <w:ind w:left="0"/>
        <w:rPr>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lastRenderedPageBreak/>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1730F0D8" w:rsidR="00667F2E" w:rsidRPr="001B545C" w:rsidRDefault="00CF18FC" w:rsidP="00D305D7">
      <w:pPr>
        <w:pStyle w:val="Canhgiua"/>
      </w:pPr>
      <w:r>
        <w:rPr>
          <w:noProof/>
        </w:rPr>
        <w:drawing>
          <wp:inline distT="0" distB="0" distL="0" distR="0" wp14:anchorId="4B9451D4" wp14:editId="5F58DD7E">
            <wp:extent cx="5761990" cy="37182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61990" cy="3718207"/>
                    </a:xfrm>
                    <a:prstGeom prst="rect">
                      <a:avLst/>
                    </a:prstGeom>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3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11169A" w14:textId="77777777" w:rsidR="000B50CE" w:rsidRDefault="000B50CE" w:rsidP="00AC1CB4">
      <w:pPr>
        <w:spacing w:before="0" w:line="240" w:lineRule="auto"/>
      </w:pPr>
      <w:r>
        <w:separator/>
      </w:r>
    </w:p>
    <w:p w14:paraId="229CF8E6" w14:textId="77777777" w:rsidR="000B50CE" w:rsidRDefault="000B50CE"/>
  </w:endnote>
  <w:endnote w:type="continuationSeparator" w:id="0">
    <w:p w14:paraId="1736758F" w14:textId="77777777" w:rsidR="000B50CE" w:rsidRDefault="000B50CE" w:rsidP="00AC1CB4">
      <w:pPr>
        <w:spacing w:before="0" w:line="240" w:lineRule="auto"/>
      </w:pPr>
      <w:r>
        <w:continuationSeparator/>
      </w:r>
    </w:p>
    <w:p w14:paraId="1F48B203" w14:textId="77777777" w:rsidR="000B50CE" w:rsidRDefault="000B50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236343"/>
      <w:docPartObj>
        <w:docPartGallery w:val="Page Numbers (Bottom of Page)"/>
        <w:docPartUnique/>
      </w:docPartObj>
    </w:sdtPr>
    <w:sdtEndPr>
      <w:rPr>
        <w:noProof/>
      </w:rPr>
    </w:sdtEndPr>
    <w:sdtContent>
      <w:p w14:paraId="759CB243" w14:textId="2F51F994" w:rsidR="0069524E" w:rsidRDefault="0069524E">
        <w:pPr>
          <w:pStyle w:val="Footer"/>
          <w:jc w:val="center"/>
        </w:pPr>
        <w:r>
          <w:fldChar w:fldCharType="begin"/>
        </w:r>
        <w:r>
          <w:instrText xml:space="preserve"> PAGE   \* MERGEFORMAT </w:instrText>
        </w:r>
        <w:r>
          <w:fldChar w:fldCharType="separate"/>
        </w:r>
        <w:r w:rsidR="006F3207">
          <w:rPr>
            <w:noProof/>
          </w:rPr>
          <w:t>xii</w:t>
        </w:r>
        <w:r>
          <w:rPr>
            <w:noProof/>
          </w:rPr>
          <w:fldChar w:fldCharType="end"/>
        </w:r>
      </w:p>
    </w:sdtContent>
  </w:sdt>
  <w:p w14:paraId="092F67F6" w14:textId="77777777" w:rsidR="0069524E" w:rsidRDefault="006952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DD3B2" w14:textId="0A9A287C" w:rsidR="0069524E" w:rsidRDefault="0069524E" w:rsidP="00C11B5F">
    <w:pPr>
      <w:pStyle w:val="Footer"/>
      <w:pBdr>
        <w:top w:val="thinThickSmallGap" w:sz="24" w:space="0" w:color="auto"/>
      </w:pBdr>
      <w:jc w:val="center"/>
      <w:rPr>
        <w:rFonts w:asciiTheme="majorHAnsi" w:hAnsiTheme="majorHAnsi"/>
      </w:rPr>
    </w:pPr>
    <w:r w:rsidRPr="008038CB">
      <w:rPr>
        <w:szCs w:val="26"/>
      </w:rPr>
      <w:fldChar w:fldCharType="begin"/>
    </w:r>
    <w:r w:rsidRPr="008038CB">
      <w:rPr>
        <w:szCs w:val="26"/>
      </w:rPr>
      <w:instrText xml:space="preserve"> PAGE   \* MERGEFORMAT </w:instrText>
    </w:r>
    <w:r w:rsidRPr="008038CB">
      <w:rPr>
        <w:szCs w:val="26"/>
      </w:rPr>
      <w:fldChar w:fldCharType="separate"/>
    </w:r>
    <w:r w:rsidR="006F3207">
      <w:rPr>
        <w:noProof/>
        <w:szCs w:val="26"/>
      </w:rPr>
      <w:t>12</w:t>
    </w:r>
    <w:r w:rsidRPr="008038CB">
      <w:rPr>
        <w:noProof/>
        <w:szCs w:val="26"/>
      </w:rPr>
      <w:fldChar w:fldCharType="end"/>
    </w:r>
  </w:p>
  <w:p w14:paraId="6C425A44" w14:textId="77777777" w:rsidR="0069524E" w:rsidRDefault="006952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EA53D" w14:textId="77777777" w:rsidR="0069524E" w:rsidRDefault="0069524E" w:rsidP="00C11B5F">
    <w:pPr>
      <w:pStyle w:val="Footer"/>
      <w:pBdr>
        <w:top w:val="thinThickSmallGap" w:sz="24" w:space="0" w:color="auto"/>
      </w:pBdr>
      <w:jc w:val="center"/>
      <w:rPr>
        <w:rFonts w:asciiTheme="majorHAnsi" w:hAnsiTheme="majorHAnsi"/>
      </w:rPr>
    </w:pPr>
    <w:r>
      <w:rPr>
        <w:szCs w:val="26"/>
      </w:rPr>
      <w:t>A</w:t>
    </w:r>
    <w:r w:rsidRPr="008038CB">
      <w:rPr>
        <w:szCs w:val="26"/>
      </w:rPr>
      <w:fldChar w:fldCharType="begin"/>
    </w:r>
    <w:r w:rsidRPr="008038CB">
      <w:rPr>
        <w:szCs w:val="26"/>
      </w:rPr>
      <w:instrText xml:space="preserve"> PAGE   \* MERGEFORMAT </w:instrText>
    </w:r>
    <w:r w:rsidRPr="008038CB">
      <w:rPr>
        <w:szCs w:val="26"/>
      </w:rPr>
      <w:fldChar w:fldCharType="separate"/>
    </w:r>
    <w:r w:rsidR="006F3207">
      <w:rPr>
        <w:noProof/>
        <w:szCs w:val="26"/>
      </w:rPr>
      <w:t>2</w:t>
    </w:r>
    <w:r w:rsidRPr="008038CB">
      <w:rPr>
        <w:noProof/>
        <w:szCs w:val="26"/>
      </w:rPr>
      <w:fldChar w:fldCharType="end"/>
    </w:r>
  </w:p>
  <w:p w14:paraId="567611EA" w14:textId="77777777" w:rsidR="0069524E" w:rsidRDefault="006952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D0E75" w14:textId="5B00BC35" w:rsidR="0069524E" w:rsidRDefault="0069524E" w:rsidP="00C11B5F">
    <w:pPr>
      <w:pStyle w:val="Footer"/>
      <w:pBdr>
        <w:top w:val="thinThickSmallGap" w:sz="24" w:space="0" w:color="auto"/>
      </w:pBdr>
      <w:jc w:val="center"/>
      <w:rPr>
        <w:rFonts w:asciiTheme="majorHAnsi" w:hAnsiTheme="majorHAnsi"/>
      </w:rPr>
    </w:pPr>
    <w:r>
      <w:rPr>
        <w:szCs w:val="26"/>
      </w:rPr>
      <w:t>B</w:t>
    </w:r>
    <w:r w:rsidRPr="008038CB">
      <w:rPr>
        <w:szCs w:val="26"/>
      </w:rPr>
      <w:fldChar w:fldCharType="begin"/>
    </w:r>
    <w:r w:rsidRPr="008038CB">
      <w:rPr>
        <w:szCs w:val="26"/>
      </w:rPr>
      <w:instrText xml:space="preserve"> PAGE   \* MERGEFORMAT </w:instrText>
    </w:r>
    <w:r w:rsidRPr="008038CB">
      <w:rPr>
        <w:szCs w:val="26"/>
      </w:rPr>
      <w:fldChar w:fldCharType="separate"/>
    </w:r>
    <w:r w:rsidR="006F3207">
      <w:rPr>
        <w:noProof/>
        <w:szCs w:val="26"/>
      </w:rPr>
      <w:t>1</w:t>
    </w:r>
    <w:r w:rsidRPr="008038CB">
      <w:rPr>
        <w:noProof/>
        <w:szCs w:val="26"/>
      </w:rPr>
      <w:fldChar w:fldCharType="end"/>
    </w:r>
  </w:p>
  <w:p w14:paraId="11D0665D" w14:textId="77777777" w:rsidR="0069524E" w:rsidRDefault="0069524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FC2E" w14:textId="77777777" w:rsidR="0069524E" w:rsidRDefault="0069524E" w:rsidP="00C11B5F">
    <w:pPr>
      <w:pStyle w:val="Footer"/>
      <w:pBdr>
        <w:top w:val="thinThickSmallGap" w:sz="24" w:space="0" w:color="auto"/>
      </w:pBdr>
      <w:jc w:val="center"/>
      <w:rPr>
        <w:rFonts w:asciiTheme="majorHAnsi" w:hAnsiTheme="majorHAnsi"/>
      </w:rPr>
    </w:pPr>
    <w:r>
      <w:rPr>
        <w:szCs w:val="26"/>
      </w:rPr>
      <w:t>C</w:t>
    </w:r>
    <w:r w:rsidRPr="008038CB">
      <w:rPr>
        <w:szCs w:val="26"/>
      </w:rPr>
      <w:fldChar w:fldCharType="begin"/>
    </w:r>
    <w:r w:rsidRPr="008038CB">
      <w:rPr>
        <w:szCs w:val="26"/>
      </w:rPr>
      <w:instrText xml:space="preserve"> PAGE   \* MERGEFORMAT </w:instrText>
    </w:r>
    <w:r w:rsidRPr="008038CB">
      <w:rPr>
        <w:szCs w:val="26"/>
      </w:rPr>
      <w:fldChar w:fldCharType="separate"/>
    </w:r>
    <w:r w:rsidR="006F3207">
      <w:rPr>
        <w:noProof/>
        <w:szCs w:val="26"/>
      </w:rPr>
      <w:t>6</w:t>
    </w:r>
    <w:r w:rsidRPr="008038CB">
      <w:rPr>
        <w:noProof/>
        <w:szCs w:val="26"/>
      </w:rPr>
      <w:fldChar w:fldCharType="end"/>
    </w:r>
  </w:p>
  <w:p w14:paraId="4D123798" w14:textId="77777777" w:rsidR="0069524E" w:rsidRDefault="006952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AB5FEB" w14:textId="77777777" w:rsidR="000B50CE" w:rsidRDefault="000B50CE" w:rsidP="00AC1CB4">
      <w:pPr>
        <w:spacing w:before="0" w:line="240" w:lineRule="auto"/>
      </w:pPr>
      <w:r>
        <w:separator/>
      </w:r>
    </w:p>
    <w:p w14:paraId="238B8082" w14:textId="77777777" w:rsidR="000B50CE" w:rsidRDefault="000B50CE"/>
  </w:footnote>
  <w:footnote w:type="continuationSeparator" w:id="0">
    <w:p w14:paraId="22CB0008" w14:textId="77777777" w:rsidR="000B50CE" w:rsidRDefault="000B50CE" w:rsidP="00AC1CB4">
      <w:pPr>
        <w:spacing w:before="0" w:line="240" w:lineRule="auto"/>
      </w:pPr>
      <w:r>
        <w:continuationSeparator/>
      </w:r>
    </w:p>
    <w:p w14:paraId="60CCEB53" w14:textId="77777777" w:rsidR="000B50CE" w:rsidRDefault="000B50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p w14:paraId="3F653F36" w14:textId="1FDA3187" w:rsidR="0069524E" w:rsidRDefault="0069524E" w:rsidP="006F2D5D">
        <w:pPr>
          <w:pStyle w:val="Header"/>
          <w:pBdr>
            <w:bottom w:val="thickThinSmallGap" w:sz="24" w:space="2" w:color="auto"/>
          </w:pBdr>
          <w:tabs>
            <w:tab w:val="clear" w:pos="9360"/>
            <w:tab w:val="right" w:pos="9072"/>
          </w:tabs>
          <w:ind w:firstLine="0"/>
          <w:jc w:val="center"/>
          <w:rPr>
            <w:szCs w:val="26"/>
          </w:rPr>
        </w:pPr>
        <w:r>
          <w:rPr>
            <w:szCs w:val="26"/>
          </w:rPr>
          <w:t xml:space="preserve">Kết hợp mạng Nơron nhân tạo và mô hình </w:t>
        </w:r>
        <w:r w:rsidR="00AF266B">
          <w:rPr>
            <w:szCs w:val="26"/>
          </w:rPr>
          <w:t>S</w:t>
        </w:r>
        <w:r>
          <w:rPr>
            <w:szCs w:val="26"/>
          </w:rPr>
          <w:t>ARIMA để dự báo dữ liệu chuỗi thời gian</w:t>
        </w:r>
      </w:p>
    </w:sdtContent>
  </w:sdt>
  <w:p w14:paraId="4F445727" w14:textId="0A2B6F9B" w:rsidR="0069524E" w:rsidRPr="000A27E1" w:rsidRDefault="006952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0D64"/>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868"/>
    <w:rsid w:val="00087FFE"/>
    <w:rsid w:val="00090047"/>
    <w:rsid w:val="0009009F"/>
    <w:rsid w:val="00090AB7"/>
    <w:rsid w:val="0009113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0C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0349"/>
    <w:rsid w:val="0015202E"/>
    <w:rsid w:val="00154AF6"/>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2DA0"/>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0164"/>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57BE"/>
    <w:rsid w:val="002562FE"/>
    <w:rsid w:val="00256858"/>
    <w:rsid w:val="002569E2"/>
    <w:rsid w:val="0026073B"/>
    <w:rsid w:val="002608FA"/>
    <w:rsid w:val="00261881"/>
    <w:rsid w:val="00263465"/>
    <w:rsid w:val="002661BF"/>
    <w:rsid w:val="00266E2E"/>
    <w:rsid w:val="00267538"/>
    <w:rsid w:val="002702C6"/>
    <w:rsid w:val="00270E01"/>
    <w:rsid w:val="00271306"/>
    <w:rsid w:val="00271541"/>
    <w:rsid w:val="00271D4D"/>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BA5"/>
    <w:rsid w:val="00445CC8"/>
    <w:rsid w:val="00446309"/>
    <w:rsid w:val="00447488"/>
    <w:rsid w:val="004505B3"/>
    <w:rsid w:val="0045079D"/>
    <w:rsid w:val="00451320"/>
    <w:rsid w:val="0045340D"/>
    <w:rsid w:val="0045424A"/>
    <w:rsid w:val="00454557"/>
    <w:rsid w:val="00454DCE"/>
    <w:rsid w:val="00455267"/>
    <w:rsid w:val="004556E7"/>
    <w:rsid w:val="00455B50"/>
    <w:rsid w:val="004611DD"/>
    <w:rsid w:val="0046447B"/>
    <w:rsid w:val="004657FC"/>
    <w:rsid w:val="00471418"/>
    <w:rsid w:val="00474435"/>
    <w:rsid w:val="00477F6C"/>
    <w:rsid w:val="004833CB"/>
    <w:rsid w:val="004850A6"/>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C7F89"/>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53D5"/>
    <w:rsid w:val="00536A80"/>
    <w:rsid w:val="00537CF3"/>
    <w:rsid w:val="00542651"/>
    <w:rsid w:val="00543AB4"/>
    <w:rsid w:val="005457E8"/>
    <w:rsid w:val="00545827"/>
    <w:rsid w:val="005459C0"/>
    <w:rsid w:val="00545F04"/>
    <w:rsid w:val="00547BAA"/>
    <w:rsid w:val="005537CE"/>
    <w:rsid w:val="00554AC4"/>
    <w:rsid w:val="00554C5E"/>
    <w:rsid w:val="00555D32"/>
    <w:rsid w:val="00556A95"/>
    <w:rsid w:val="00556D65"/>
    <w:rsid w:val="00560907"/>
    <w:rsid w:val="0056222E"/>
    <w:rsid w:val="00562D54"/>
    <w:rsid w:val="00564351"/>
    <w:rsid w:val="0056499D"/>
    <w:rsid w:val="00565563"/>
    <w:rsid w:val="00567862"/>
    <w:rsid w:val="00570969"/>
    <w:rsid w:val="00572933"/>
    <w:rsid w:val="005739E0"/>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2D24"/>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4610"/>
    <w:rsid w:val="005E5CD3"/>
    <w:rsid w:val="005E7ACB"/>
    <w:rsid w:val="005F01A1"/>
    <w:rsid w:val="005F0D1E"/>
    <w:rsid w:val="005F1D9C"/>
    <w:rsid w:val="005F51CA"/>
    <w:rsid w:val="005F761D"/>
    <w:rsid w:val="00601677"/>
    <w:rsid w:val="00604E53"/>
    <w:rsid w:val="00621E46"/>
    <w:rsid w:val="006225F4"/>
    <w:rsid w:val="00623073"/>
    <w:rsid w:val="006234D7"/>
    <w:rsid w:val="00623920"/>
    <w:rsid w:val="006267BC"/>
    <w:rsid w:val="006352B3"/>
    <w:rsid w:val="00636179"/>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24E"/>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3207"/>
    <w:rsid w:val="006F57E5"/>
    <w:rsid w:val="006F78A0"/>
    <w:rsid w:val="007030D5"/>
    <w:rsid w:val="007038D9"/>
    <w:rsid w:val="00703C87"/>
    <w:rsid w:val="00711ADB"/>
    <w:rsid w:val="00714282"/>
    <w:rsid w:val="00716ABB"/>
    <w:rsid w:val="00720763"/>
    <w:rsid w:val="00721CBD"/>
    <w:rsid w:val="00722731"/>
    <w:rsid w:val="00723164"/>
    <w:rsid w:val="0072340A"/>
    <w:rsid w:val="0072356A"/>
    <w:rsid w:val="00724C67"/>
    <w:rsid w:val="0072602B"/>
    <w:rsid w:val="00726875"/>
    <w:rsid w:val="00726EED"/>
    <w:rsid w:val="007304D9"/>
    <w:rsid w:val="00730A63"/>
    <w:rsid w:val="007317EC"/>
    <w:rsid w:val="00734CBA"/>
    <w:rsid w:val="00736600"/>
    <w:rsid w:val="0074010E"/>
    <w:rsid w:val="00742A69"/>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0F06"/>
    <w:rsid w:val="0087598C"/>
    <w:rsid w:val="008771FB"/>
    <w:rsid w:val="00885D00"/>
    <w:rsid w:val="0088753F"/>
    <w:rsid w:val="00891415"/>
    <w:rsid w:val="008923C9"/>
    <w:rsid w:val="0089241B"/>
    <w:rsid w:val="00892E61"/>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B3F"/>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571E4"/>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09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3565"/>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2E3C"/>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66B"/>
    <w:rsid w:val="00AF2A17"/>
    <w:rsid w:val="00AF5054"/>
    <w:rsid w:val="00AF56B2"/>
    <w:rsid w:val="00B00AA2"/>
    <w:rsid w:val="00B00F91"/>
    <w:rsid w:val="00B02B7B"/>
    <w:rsid w:val="00B03FC4"/>
    <w:rsid w:val="00B048F9"/>
    <w:rsid w:val="00B058D3"/>
    <w:rsid w:val="00B0605D"/>
    <w:rsid w:val="00B07B76"/>
    <w:rsid w:val="00B10422"/>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66493"/>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017A8"/>
    <w:rsid w:val="00C10046"/>
    <w:rsid w:val="00C11A4E"/>
    <w:rsid w:val="00C11B5F"/>
    <w:rsid w:val="00C11BC2"/>
    <w:rsid w:val="00C130E5"/>
    <w:rsid w:val="00C13600"/>
    <w:rsid w:val="00C14272"/>
    <w:rsid w:val="00C14E00"/>
    <w:rsid w:val="00C15088"/>
    <w:rsid w:val="00C16A39"/>
    <w:rsid w:val="00C17C95"/>
    <w:rsid w:val="00C2174A"/>
    <w:rsid w:val="00C24705"/>
    <w:rsid w:val="00C2484F"/>
    <w:rsid w:val="00C251DA"/>
    <w:rsid w:val="00C270D8"/>
    <w:rsid w:val="00C31595"/>
    <w:rsid w:val="00C318D3"/>
    <w:rsid w:val="00C371A1"/>
    <w:rsid w:val="00C409EE"/>
    <w:rsid w:val="00C4155B"/>
    <w:rsid w:val="00C44FE2"/>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0629"/>
    <w:rsid w:val="00CC7EBB"/>
    <w:rsid w:val="00CD1726"/>
    <w:rsid w:val="00CD217B"/>
    <w:rsid w:val="00CD6D90"/>
    <w:rsid w:val="00CD76C3"/>
    <w:rsid w:val="00CE41A5"/>
    <w:rsid w:val="00CE4725"/>
    <w:rsid w:val="00CE6555"/>
    <w:rsid w:val="00CE67EE"/>
    <w:rsid w:val="00CF18FC"/>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23DB0"/>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D6F3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35A7"/>
    <w:rsid w:val="00E04C47"/>
    <w:rsid w:val="00E078AF"/>
    <w:rsid w:val="00E101D0"/>
    <w:rsid w:val="00E10512"/>
    <w:rsid w:val="00E12518"/>
    <w:rsid w:val="00E12D24"/>
    <w:rsid w:val="00E13B63"/>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2C4E"/>
    <w:rsid w:val="00E54597"/>
    <w:rsid w:val="00E54E7E"/>
    <w:rsid w:val="00E57367"/>
    <w:rsid w:val="00E61C03"/>
    <w:rsid w:val="00E64586"/>
    <w:rsid w:val="00E67981"/>
    <w:rsid w:val="00E75324"/>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713"/>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6643"/>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70.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1.wmf"/><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30.bin"/><Relationship Id="rId89" Type="http://schemas.openxmlformats.org/officeDocument/2006/relationships/oleObject" Target="embeddings/oleObject32.bin"/><Relationship Id="rId112" Type="http://schemas.openxmlformats.org/officeDocument/2006/relationships/image" Target="media/image65.png"/><Relationship Id="rId133"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4.wmf"/><Relationship Id="rId58" Type="http://schemas.openxmlformats.org/officeDocument/2006/relationships/oleObject" Target="embeddings/oleObject12.bin"/><Relationship Id="rId74" Type="http://schemas.openxmlformats.org/officeDocument/2006/relationships/image" Target="media/image42.wmf"/><Relationship Id="rId79" Type="http://schemas.openxmlformats.org/officeDocument/2006/relationships/oleObject" Target="embeddings/oleObject25.bin"/><Relationship Id="rId102" Type="http://schemas.openxmlformats.org/officeDocument/2006/relationships/image" Target="media/image59.png"/><Relationship Id="rId123" Type="http://schemas.openxmlformats.org/officeDocument/2006/relationships/image" Target="media/image76.png"/><Relationship Id="rId128" Type="http://schemas.openxmlformats.org/officeDocument/2006/relationships/image" Target="media/image81.png"/><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9.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39.wmf"/><Relationship Id="rId69" Type="http://schemas.openxmlformats.org/officeDocument/2006/relationships/oleObject" Target="embeddings/oleObject19.bin"/><Relationship Id="rId77" Type="http://schemas.openxmlformats.org/officeDocument/2006/relationships/oleObject" Target="embeddings/oleObject24.bin"/><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image" Target="media/image79.png"/><Relationship Id="rId134" Type="http://schemas.openxmlformats.org/officeDocument/2006/relationships/theme" Target="theme/theme1.xml"/><Relationship Id="rId13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oleObject" Target="embeddings/oleObject21.bin"/><Relationship Id="rId80" Type="http://schemas.openxmlformats.org/officeDocument/2006/relationships/oleObject" Target="embeddings/oleObject26.bin"/><Relationship Id="rId85" Type="http://schemas.openxmlformats.org/officeDocument/2006/relationships/oleObject" Target="embeddings/oleObject31.bin"/><Relationship Id="rId93" Type="http://schemas.openxmlformats.org/officeDocument/2006/relationships/image" Target="media/image51.png"/><Relationship Id="rId98" Type="http://schemas.openxmlformats.org/officeDocument/2006/relationships/hyperlink" Target="http://robjhyndman.com/TSDL/" TargetMode="External"/><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oleObject" Target="embeddings/oleObject6.bin"/><Relationship Id="rId59" Type="http://schemas.openxmlformats.org/officeDocument/2006/relationships/image" Target="media/image37.wmf"/><Relationship Id="rId67" Type="http://schemas.openxmlformats.org/officeDocument/2006/relationships/image" Target="media/image40.wmf"/><Relationship Id="rId103" Type="http://schemas.openxmlformats.org/officeDocument/2006/relationships/image" Target="media/image60.png"/><Relationship Id="rId108" Type="http://schemas.openxmlformats.org/officeDocument/2006/relationships/header" Target="header1.xml"/><Relationship Id="rId116" Type="http://schemas.openxmlformats.org/officeDocument/2006/relationships/image" Target="media/image69.png"/><Relationship Id="rId124" Type="http://schemas.openxmlformats.org/officeDocument/2006/relationships/image" Target="media/image77.png"/><Relationship Id="rId129" Type="http://schemas.openxmlformats.org/officeDocument/2006/relationships/image" Target="media/image82.png"/><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oleObject" Target="embeddings/oleObject10.bin"/><Relationship Id="rId62" Type="http://schemas.openxmlformats.org/officeDocument/2006/relationships/image" Target="media/image38.wmf"/><Relationship Id="rId70" Type="http://schemas.openxmlformats.org/officeDocument/2006/relationships/image" Target="media/image41.wmf"/><Relationship Id="rId75" Type="http://schemas.openxmlformats.org/officeDocument/2006/relationships/oleObject" Target="embeddings/oleObject23.bin"/><Relationship Id="rId83" Type="http://schemas.openxmlformats.org/officeDocument/2006/relationships/oleObject" Target="embeddings/oleObject29.bin"/><Relationship Id="rId88" Type="http://schemas.openxmlformats.org/officeDocument/2006/relationships/image" Target="media/image47.wmf"/><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footer" Target="footer4.xml"/><Relationship Id="rId13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2.wmf"/><Relationship Id="rId57" Type="http://schemas.openxmlformats.org/officeDocument/2006/relationships/image" Target="media/image36.wmf"/><Relationship Id="rId106" Type="http://schemas.openxmlformats.org/officeDocument/2006/relationships/image" Target="media/image63.png"/><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image" Target="media/image110.png"/><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oleObject" Target="embeddings/oleObject16.bin"/><Relationship Id="rId73" Type="http://schemas.openxmlformats.org/officeDocument/2006/relationships/oleObject" Target="embeddings/oleObject22.bin"/><Relationship Id="rId78" Type="http://schemas.openxmlformats.org/officeDocument/2006/relationships/image" Target="media/image44.wmf"/><Relationship Id="rId81" Type="http://schemas.openxmlformats.org/officeDocument/2006/relationships/oleObject" Target="embeddings/oleObject27.bin"/><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5.png"/><Relationship Id="rId130"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27.wmf"/><Relationship Id="rId109" Type="http://schemas.openxmlformats.org/officeDocument/2006/relationships/footer" Target="footer2.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5.wmf"/><Relationship Id="rId76" Type="http://schemas.openxmlformats.org/officeDocument/2006/relationships/image" Target="media/image43.wmf"/><Relationship Id="rId97" Type="http://schemas.openxmlformats.org/officeDocument/2006/relationships/image" Target="media/image55.png"/><Relationship Id="rId104" Type="http://schemas.openxmlformats.org/officeDocument/2006/relationships/image" Target="media/image61.png"/><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oleObject" Target="embeddings/oleObject3.bin"/><Relationship Id="rId45" Type="http://schemas.openxmlformats.org/officeDocument/2006/relationships/image" Target="media/image30.wmf"/><Relationship Id="rId66" Type="http://schemas.openxmlformats.org/officeDocument/2006/relationships/oleObject" Target="embeddings/oleObject17.bin"/><Relationship Id="rId87" Type="http://schemas.openxmlformats.org/officeDocument/2006/relationships/image" Target="media/image46.png"/><Relationship Id="rId110" Type="http://schemas.openxmlformats.org/officeDocument/2006/relationships/footer" Target="footer3.xml"/><Relationship Id="rId115" Type="http://schemas.openxmlformats.org/officeDocument/2006/relationships/image" Target="media/image68.png"/><Relationship Id="rId131" Type="http://schemas.openxmlformats.org/officeDocument/2006/relationships/image" Target="media/image84.png"/><Relationship Id="rId61" Type="http://schemas.openxmlformats.org/officeDocument/2006/relationships/oleObject" Target="embeddings/oleObject14.bin"/><Relationship Id="rId82" Type="http://schemas.openxmlformats.org/officeDocument/2006/relationships/oleObject" Target="embeddings/oleObject28.bin"/><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2F502-E2F7-448D-A69B-9E59A4865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111</Pages>
  <Words>20704</Words>
  <Characters>118016</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Kết hợp mạng Nơron nhân tạo và mô hình ARIMA để dự báo dữ liệu chuỗi thời gian</vt:lpstr>
    </vt:vector>
  </TitlesOfParts>
  <Company/>
  <LinksUpToDate>false</LinksUpToDate>
  <CharactersWithSpaces>138444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mạng Nơron nhân tạo và mô hình SARIMA để dự báo dữ liệu chuỗi thời gian</dc:title>
  <dc:subject/>
  <dc:creator>superchickend</dc:creator>
  <cp:keywords/>
  <dc:description/>
  <cp:lastModifiedBy>superchickend</cp:lastModifiedBy>
  <cp:revision>110</cp:revision>
  <cp:lastPrinted>2012-12-21T06:13:00Z</cp:lastPrinted>
  <dcterms:created xsi:type="dcterms:W3CDTF">2012-12-05T17:08:00Z</dcterms:created>
  <dcterms:modified xsi:type="dcterms:W3CDTF">2013-01-20T11:16:00Z</dcterms:modified>
</cp:coreProperties>
</file>