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F47D20">
          <w:rPr>
            <w:noProof/>
          </w:rPr>
          <mc:AlternateContent>
            <mc:Choice Requires="wps">
              <w:drawing>
                <wp:anchor distT="0" distB="0" distL="114300" distR="114300" simplePos="0" relativeHeight="251673088" behindDoc="0" locked="0" layoutInCell="1" allowOverlap="1" wp14:anchorId="78F4CCEF" wp14:editId="5247EE67">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7D482D" w:rsidRPr="00414332" w:rsidRDefault="007D482D" w:rsidP="007C4131">
                              <w:pPr>
                                <w:jc w:val="center"/>
                                <w:rPr>
                                  <w:b/>
                                  <w:sz w:val="30"/>
                                  <w:szCs w:val="30"/>
                                </w:rPr>
                              </w:pPr>
                              <w:r w:rsidRPr="00414332">
                                <w:rPr>
                                  <w:b/>
                                  <w:sz w:val="30"/>
                                  <w:szCs w:val="30"/>
                                </w:rPr>
                                <w:t>ĐẠI HỌC QUỐC GIA TP.HCM</w:t>
                              </w:r>
                            </w:p>
                            <w:p w14:paraId="0262793C" w14:textId="77777777" w:rsidR="007D482D" w:rsidRPr="00414332" w:rsidRDefault="007D482D" w:rsidP="007C4131">
                              <w:pPr>
                                <w:jc w:val="center"/>
                                <w:rPr>
                                  <w:b/>
                                  <w:sz w:val="30"/>
                                  <w:szCs w:val="30"/>
                                </w:rPr>
                              </w:pPr>
                              <w:r w:rsidRPr="00414332">
                                <w:rPr>
                                  <w:b/>
                                  <w:sz w:val="30"/>
                                  <w:szCs w:val="30"/>
                                </w:rPr>
                                <w:t>TRƯỜNG ĐẠI HỌC BÁCH KHOA</w:t>
                              </w:r>
                            </w:p>
                            <w:p w14:paraId="16D1A6CD" w14:textId="77777777" w:rsidR="007D482D" w:rsidRPr="00414332" w:rsidRDefault="007D482D" w:rsidP="007C4131">
                              <w:pPr>
                                <w:jc w:val="center"/>
                                <w:rPr>
                                  <w:b/>
                                  <w:sz w:val="30"/>
                                  <w:szCs w:val="30"/>
                                </w:rPr>
                              </w:pPr>
                              <w:r w:rsidRPr="00414332">
                                <w:rPr>
                                  <w:b/>
                                  <w:sz w:val="30"/>
                                  <w:szCs w:val="30"/>
                                </w:rPr>
                                <w:t>KHOA KHOA HỌC &amp; KỸ THUẬT MÁY TÍNH</w:t>
                              </w:r>
                            </w:p>
                            <w:p w14:paraId="03F8BC34" w14:textId="77777777" w:rsidR="007D482D" w:rsidRPr="00414332" w:rsidDel="00095447" w:rsidRDefault="007D482D"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7D482D" w:rsidRPr="00414332" w:rsidRDefault="007D482D" w:rsidP="007C4131">
                              <w:pPr>
                                <w:jc w:val="center"/>
                                <w:rPr>
                                  <w:b/>
                                  <w:sz w:val="30"/>
                                  <w:szCs w:val="30"/>
                                </w:rPr>
                              </w:pPr>
                            </w:p>
                            <w:p w14:paraId="0066D4B0" w14:textId="77777777" w:rsidR="007D482D" w:rsidRPr="00414332" w:rsidDel="00095447" w:rsidRDefault="007D482D"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7D482D" w:rsidRPr="00414332" w:rsidRDefault="007D482D" w:rsidP="007C4131">
                              <w:pPr>
                                <w:jc w:val="center"/>
                                <w:rPr>
                                  <w:b/>
                                  <w:sz w:val="30"/>
                                  <w:szCs w:val="30"/>
                                </w:rPr>
                              </w:pPr>
                            </w:p>
                            <w:p w14:paraId="2C780E26" w14:textId="77777777" w:rsidR="007D482D" w:rsidRPr="00414332" w:rsidRDefault="007D482D" w:rsidP="007C4131">
                              <w:pPr>
                                <w:jc w:val="center"/>
                                <w:rPr>
                                  <w:b/>
                                  <w:sz w:val="30"/>
                                  <w:szCs w:val="30"/>
                                </w:rPr>
                              </w:pPr>
                            </w:p>
                            <w:p w14:paraId="14C38E9A" w14:textId="77777777" w:rsidR="007D482D" w:rsidRPr="00414332" w:rsidDel="00095447" w:rsidRDefault="007D482D" w:rsidP="007C4131">
                              <w:pPr>
                                <w:jc w:val="center"/>
                                <w:rPr>
                                  <w:del w:id="15" w:author="The Si Tran" w:date="2012-12-12T13:41:00Z"/>
                                  <w:b/>
                                  <w:sz w:val="30"/>
                                  <w:szCs w:val="30"/>
                                </w:rPr>
                              </w:pPr>
                            </w:p>
                            <w:p w14:paraId="2D425F7C" w14:textId="77777777" w:rsidR="007D482D" w:rsidRPr="00414332" w:rsidRDefault="007D482D"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7D482D" w:rsidRPr="00074777" w:rsidRDefault="007D482D" w:rsidP="00095447">
                              <w:pPr>
                                <w:spacing w:before="0"/>
                                <w:jc w:val="center"/>
                                <w:rPr>
                                  <w:ins w:id="17" w:author="The Si Tran" w:date="2012-12-12T13:41:00Z"/>
                                  <w:b/>
                                  <w:bCs/>
                                  <w:szCs w:val="26"/>
                                </w:rPr>
                              </w:pPr>
                            </w:p>
                            <w:p w14:paraId="060D02AB" w14:textId="4A8E1BF3" w:rsidR="007D482D" w:rsidRPr="00567862" w:rsidRDefault="007D482D" w:rsidP="00567862">
                              <w:pPr>
                                <w:spacing w:before="0"/>
                                <w:jc w:val="center"/>
                                <w:rPr>
                                  <w:ins w:id="18" w:author="The Si Tran" w:date="2012-12-12T13:41:00Z"/>
                                  <w:b/>
                                  <w:sz w:val="44"/>
                                  <w:szCs w:val="44"/>
                                </w:rPr>
                              </w:pPr>
                              <w:r w:rsidRPr="00567862">
                                <w:rPr>
                                  <w:b/>
                                  <w:sz w:val="44"/>
                                  <w:szCs w:val="44"/>
                                </w:rPr>
                                <w:t>Kết hợp</w:t>
                              </w:r>
                              <w:ins w:id="19" w:author="The Si Tran" w:date="2012-12-12T13:41:00Z">
                                <w:r w:rsidRPr="00567862">
                                  <w:rPr>
                                    <w:b/>
                                    <w:sz w:val="44"/>
                                    <w:szCs w:val="44"/>
                                  </w:rPr>
                                  <w:t xml:space="preserve"> mạng N</w:t>
                                </w:r>
                              </w:ins>
                              <w:r w:rsidRPr="00567862">
                                <w:rPr>
                                  <w:b/>
                                  <w:sz w:val="44"/>
                                  <w:szCs w:val="44"/>
                                </w:rPr>
                                <w:t>ơ</w:t>
                              </w:r>
                              <w:ins w:id="20" w:author="The Si Tran" w:date="2012-12-12T13:41:00Z">
                                <w:r w:rsidRPr="00567862">
                                  <w:rPr>
                                    <w:b/>
                                    <w:sz w:val="44"/>
                                    <w:szCs w:val="44"/>
                                  </w:rPr>
                                  <w:t>ron nhân tạo và</w:t>
                                </w:r>
                              </w:ins>
                              <w:r w:rsidRPr="00567862">
                                <w:rPr>
                                  <w:b/>
                                  <w:sz w:val="44"/>
                                  <w:szCs w:val="44"/>
                                </w:rPr>
                                <w:t xml:space="preserve"> mô hình</w:t>
                              </w:r>
                              <w:r>
                                <w:rPr>
                                  <w:b/>
                                  <w:sz w:val="44"/>
                                  <w:szCs w:val="44"/>
                                </w:rPr>
                                <w:t xml:space="preserve"> A</w:t>
                              </w:r>
                              <w:r w:rsidRPr="00567862">
                                <w:rPr>
                                  <w:b/>
                                  <w:sz w:val="44"/>
                                  <w:szCs w:val="44"/>
                                </w:rPr>
                                <w:t>RIMA để</w:t>
                              </w:r>
                              <w:ins w:id="21" w:author="The Si Tran" w:date="2012-12-12T13:41:00Z">
                                <w:r w:rsidRPr="00567862">
                                  <w:rPr>
                                    <w:b/>
                                    <w:sz w:val="44"/>
                                    <w:szCs w:val="44"/>
                                  </w:rPr>
                                  <w:t xml:space="preserve"> dự báo dữ liệu chuỗi thời gian</w:t>
                                </w:r>
                              </w:ins>
                            </w:p>
                            <w:p w14:paraId="3C2C0C53" w14:textId="77777777" w:rsidR="007D482D" w:rsidRPr="00074777" w:rsidRDefault="007D482D" w:rsidP="00095447">
                              <w:pPr>
                                <w:spacing w:before="0"/>
                                <w:rPr>
                                  <w:ins w:id="22" w:author="The Si Tran" w:date="2012-12-12T13:41:00Z"/>
                                  <w:szCs w:val="26"/>
                                </w:rPr>
                              </w:pPr>
                            </w:p>
                            <w:p w14:paraId="00E19A75" w14:textId="77777777" w:rsidR="007D482D" w:rsidRPr="00074777" w:rsidRDefault="007D482D" w:rsidP="00095447">
                              <w:pPr>
                                <w:spacing w:before="0"/>
                                <w:jc w:val="left"/>
                                <w:rPr>
                                  <w:ins w:id="23" w:author="The Si Tran" w:date="2012-12-12T13:41:00Z"/>
                                  <w:b/>
                                  <w:bCs/>
                                  <w:szCs w:val="26"/>
                                </w:rPr>
                              </w:pPr>
                            </w:p>
                            <w:p w14:paraId="69EF26DC" w14:textId="59474501" w:rsidR="007D482D" w:rsidRPr="000C4531" w:rsidRDefault="007D482D" w:rsidP="00567862">
                              <w:pPr>
                                <w:tabs>
                                  <w:tab w:val="left" w:pos="4320"/>
                                </w:tabs>
                                <w:spacing w:before="0"/>
                                <w:jc w:val="left"/>
                                <w:rPr>
                                  <w:ins w:id="24" w:author="The Si Tran" w:date="2012-12-12T13:41:00Z"/>
                                  <w:b/>
                                  <w:bCs/>
                                  <w:sz w:val="30"/>
                                  <w:szCs w:val="30"/>
                                  <w:rPrChange w:id="25" w:author="The Si Tran" w:date="2012-12-16T10:11:00Z">
                                    <w:rPr>
                                      <w:ins w:id="26" w:author="The Si Tran" w:date="2012-12-12T13:41:00Z"/>
                                      <w:b/>
                                      <w:bCs/>
                                      <w:szCs w:val="26"/>
                                    </w:rPr>
                                  </w:rPrChange>
                                </w:rPr>
                              </w:pPr>
                              <w:ins w:id="27" w:author="The Si Tran" w:date="2012-12-12T13:42:00Z">
                                <w:r>
                                  <w:rPr>
                                    <w:b/>
                                    <w:bCs/>
                                    <w:szCs w:val="26"/>
                                  </w:rPr>
                                  <w:tab/>
                                </w:r>
                              </w:ins>
                              <w:ins w:id="28" w:author="The Si Tran" w:date="2012-12-12T13:43:00Z">
                                <w:r w:rsidRPr="00414332">
                                  <w:rPr>
                                    <w:b/>
                                    <w:sz w:val="30"/>
                                    <w:szCs w:val="30"/>
                                  </w:rPr>
                                  <w:t>HỘI ĐỒNG</w:t>
                                </w:r>
                                <w:r>
                                  <w:rPr>
                                    <w:b/>
                                    <w:sz w:val="30"/>
                                    <w:szCs w:val="30"/>
                                  </w:rPr>
                                  <w:t>:</w:t>
                                </w:r>
                              </w:ins>
                              <w:ins w:id="29" w:author="The Si Tran" w:date="2012-12-12T13:42:00Z">
                                <w:r>
                                  <w:rPr>
                                    <w:b/>
                                    <w:bCs/>
                                    <w:szCs w:val="26"/>
                                  </w:rPr>
                                  <w:tab/>
                                </w:r>
                                <w:r>
                                  <w:rPr>
                                    <w:b/>
                                    <w:bCs/>
                                    <w:szCs w:val="26"/>
                                  </w:rPr>
                                  <w:tab/>
                                </w:r>
                                <w:r>
                                  <w:rPr>
                                    <w:b/>
                                    <w:bCs/>
                                    <w:szCs w:val="26"/>
                                  </w:rPr>
                                  <w:tab/>
                                </w:r>
                              </w:ins>
                              <w:ins w:id="30" w:author="The Si Tran" w:date="2012-12-12T13:43:00Z">
                                <w:r>
                                  <w:rPr>
                                    <w:b/>
                                    <w:bCs/>
                                    <w:szCs w:val="26"/>
                                  </w:rPr>
                                  <w:tab/>
                                </w:r>
                                <w:r>
                                  <w:rPr>
                                    <w:b/>
                                    <w:bCs/>
                                    <w:szCs w:val="26"/>
                                  </w:rPr>
                                  <w:tab/>
                                </w:r>
                                <w:r w:rsidRPr="000C4531">
                                  <w:rPr>
                                    <w:b/>
                                    <w:sz w:val="30"/>
                                    <w:szCs w:val="30"/>
                                  </w:rPr>
                                  <w:t xml:space="preserve">GVHD: </w:t>
                                </w:r>
                              </w:ins>
                              <w:ins w:id="31" w:author="The Si Tran" w:date="2012-12-12T13:44:00Z">
                                <w:r w:rsidRPr="000C4531">
                                  <w:rPr>
                                    <w:b/>
                                    <w:bCs/>
                                    <w:sz w:val="30"/>
                                    <w:szCs w:val="30"/>
                                    <w:rPrChange w:id="32" w:author="The Si Tran" w:date="2012-12-16T10:11:00Z">
                                      <w:rPr>
                                        <w:b/>
                                        <w:bCs/>
                                        <w:szCs w:val="26"/>
                                      </w:rPr>
                                    </w:rPrChange>
                                  </w:rPr>
                                  <w:t>PGS.TS Dương Tuấn Anh</w:t>
                                </w:r>
                              </w:ins>
                            </w:p>
                            <w:p w14:paraId="16B2B425" w14:textId="29E71B0E" w:rsidR="007D482D" w:rsidRPr="000C4531" w:rsidRDefault="007D482D" w:rsidP="00567862">
                              <w:pPr>
                                <w:tabs>
                                  <w:tab w:val="left" w:pos="4320"/>
                                </w:tabs>
                                <w:spacing w:before="0"/>
                                <w:jc w:val="left"/>
                                <w:rPr>
                                  <w:ins w:id="33" w:author="The Si Tran" w:date="2012-12-12T13:41:00Z"/>
                                  <w:b/>
                                  <w:bCs/>
                                  <w:sz w:val="30"/>
                                  <w:szCs w:val="30"/>
                                  <w:rPrChange w:id="34" w:author="The Si Tran" w:date="2012-12-16T10:11:00Z">
                                    <w:rPr>
                                      <w:ins w:id="35" w:author="The Si Tran" w:date="2012-12-12T13:41:00Z"/>
                                      <w:b/>
                                      <w:bCs/>
                                      <w:szCs w:val="26"/>
                                    </w:rPr>
                                  </w:rPrChange>
                                </w:rPr>
                              </w:pPr>
                              <w:ins w:id="36" w:author="The Si Tran" w:date="2012-12-12T13:41:00Z">
                                <w:r w:rsidRPr="000C4531">
                                  <w:rPr>
                                    <w:b/>
                                    <w:bCs/>
                                    <w:i/>
                                    <w:sz w:val="30"/>
                                    <w:szCs w:val="30"/>
                                    <w:rPrChange w:id="37" w:author="The Si Tran" w:date="2012-12-16T10:11:00Z">
                                      <w:rPr>
                                        <w:b/>
                                        <w:bCs/>
                                        <w:i/>
                                        <w:szCs w:val="26"/>
                                      </w:rPr>
                                    </w:rPrChange>
                                  </w:rPr>
                                  <w:tab/>
                                </w:r>
                              </w:ins>
                              <w:ins w:id="38" w:author="The Si Tran" w:date="2012-12-12T13:44:00Z">
                                <w:r w:rsidRPr="000C4531">
                                  <w:rPr>
                                    <w:b/>
                                    <w:sz w:val="30"/>
                                    <w:szCs w:val="30"/>
                                  </w:rPr>
                                  <w:t>GVPB:</w:t>
                                </w:r>
                              </w:ins>
                              <w:r>
                                <w:rPr>
                                  <w:b/>
                                  <w:sz w:val="30"/>
                                  <w:szCs w:val="30"/>
                                </w:rPr>
                                <w:t xml:space="preserve"> </w:t>
                              </w:r>
                              <w:ins w:id="39" w:author="superchickend" w:date="2012-12-16T14:49:00Z">
                                <w:r>
                                  <w:rPr>
                                    <w:b/>
                                    <w:sz w:val="30"/>
                                    <w:szCs w:val="30"/>
                                  </w:rPr>
                                  <w:t xml:space="preserve">TS </w:t>
                                </w:r>
                              </w:ins>
                              <w:ins w:id="40" w:author="The Si Tran" w:date="2012-12-12T13:44:00Z">
                                <w:r w:rsidRPr="000C4531">
                                  <w:rPr>
                                    <w:b/>
                                    <w:bCs/>
                                    <w:sz w:val="30"/>
                                    <w:szCs w:val="30"/>
                                    <w:rPrChange w:id="41" w:author="The Si Tran" w:date="2012-12-16T10:11:00Z">
                                      <w:rPr>
                                        <w:b/>
                                        <w:bCs/>
                                        <w:szCs w:val="26"/>
                                      </w:rPr>
                                    </w:rPrChange>
                                  </w:rPr>
                                  <w:t>Võ Thị Ngọc Châu</w:t>
                                </w:r>
                              </w:ins>
                            </w:p>
                            <w:p w14:paraId="60B5B5CC" w14:textId="77777777" w:rsidR="007D482D" w:rsidRDefault="007D482D" w:rsidP="00095447">
                              <w:pPr>
                                <w:spacing w:before="0"/>
                                <w:jc w:val="left"/>
                                <w:rPr>
                                  <w:ins w:id="42" w:author="The Si Tran" w:date="2012-12-12T13:45:00Z"/>
                                  <w:b/>
                                  <w:szCs w:val="26"/>
                                </w:rPr>
                              </w:pPr>
                              <w:ins w:id="43"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4" w:author="The Si Tran" w:date="2012-12-12T13:42:00Z">
                                <w:r>
                                  <w:rPr>
                                    <w:b/>
                                    <w:szCs w:val="26"/>
                                  </w:rPr>
                                  <w:t xml:space="preserve">                 </w:t>
                                </w:r>
                              </w:ins>
                              <w:ins w:id="45" w:author="The Si Tran" w:date="2012-12-12T13:41:00Z">
                                <w:r w:rsidRPr="00074777">
                                  <w:rPr>
                                    <w:b/>
                                    <w:szCs w:val="26"/>
                                  </w:rPr>
                                  <w:t>---o0o---</w:t>
                                </w:r>
                              </w:ins>
                            </w:p>
                            <w:p w14:paraId="360C4274" w14:textId="77777777" w:rsidR="007D482D" w:rsidRPr="00074777" w:rsidRDefault="007D482D" w:rsidP="00567862">
                              <w:pPr>
                                <w:tabs>
                                  <w:tab w:val="left" w:pos="4320"/>
                                </w:tabs>
                                <w:spacing w:before="0"/>
                                <w:jc w:val="left"/>
                                <w:rPr>
                                  <w:ins w:id="46" w:author="The Si Tran" w:date="2012-12-12T13:41:00Z"/>
                                  <w:b/>
                                  <w:bCs/>
                                  <w:szCs w:val="26"/>
                                </w:rPr>
                              </w:pPr>
                              <w:ins w:id="47"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7D482D" w:rsidRDefault="007D482D" w:rsidP="00567862">
                              <w:pPr>
                                <w:tabs>
                                  <w:tab w:val="left" w:pos="4320"/>
                                  <w:tab w:val="left" w:pos="7380"/>
                                </w:tabs>
                                <w:spacing w:before="0"/>
                                <w:ind w:left="3780"/>
                                <w:jc w:val="left"/>
                                <w:rPr>
                                  <w:ins w:id="48" w:author="The Si Tran" w:date="2012-12-12T13:46:00Z"/>
                                  <w:b/>
                                  <w:sz w:val="30"/>
                                  <w:szCs w:val="30"/>
                                </w:rPr>
                              </w:pPr>
                              <w:ins w:id="49" w:author="The Si Tran" w:date="2012-12-12T13:46:00Z">
                                <w:r>
                                  <w:rPr>
                                    <w:b/>
                                    <w:sz w:val="30"/>
                                    <w:szCs w:val="30"/>
                                  </w:rPr>
                                  <w:tab/>
                                </w:r>
                              </w:ins>
                              <w:ins w:id="50" w:author="The Si Tran" w:date="2012-12-12T13:45:00Z">
                                <w:r>
                                  <w:rPr>
                                    <w:b/>
                                    <w:sz w:val="30"/>
                                    <w:szCs w:val="30"/>
                                  </w:rPr>
                                  <w:t>SVTH 2</w:t>
                                </w:r>
                                <w:r w:rsidRPr="00414332">
                                  <w:rPr>
                                    <w:b/>
                                    <w:sz w:val="30"/>
                                    <w:szCs w:val="30"/>
                                  </w:rPr>
                                  <w:t>:</w:t>
                                </w:r>
                                <w:r>
                                  <w:rPr>
                                    <w:b/>
                                    <w:sz w:val="30"/>
                                    <w:szCs w:val="30"/>
                                  </w:rPr>
                                  <w:t xml:space="preserve"> T</w:t>
                                </w:r>
                              </w:ins>
                              <w:ins w:id="51" w:author="The Si Tran" w:date="2012-12-14T03:44:00Z">
                                <w:r>
                                  <w:rPr>
                                    <w:b/>
                                    <w:sz w:val="30"/>
                                    <w:szCs w:val="30"/>
                                  </w:rPr>
                                  <w:t>rần Thế Sĩ</w:t>
                                </w:r>
                              </w:ins>
                              <w:ins w:id="52" w:author="The Si Tran" w:date="2012-12-12T13:45:00Z">
                                <w:r>
                                  <w:rPr>
                                    <w:b/>
                                    <w:sz w:val="30"/>
                                    <w:szCs w:val="30"/>
                                  </w:rPr>
                                  <w:t xml:space="preserve">    </w:t>
                                </w:r>
                              </w:ins>
                              <w:ins w:id="53" w:author="The Si Tran" w:date="2012-12-14T03:45:00Z">
                                <w:r>
                                  <w:rPr>
                                    <w:b/>
                                    <w:sz w:val="30"/>
                                    <w:szCs w:val="30"/>
                                  </w:rPr>
                                  <w:t xml:space="preserve">       </w:t>
                                </w:r>
                              </w:ins>
                              <w:ins w:id="54" w:author="The Si Tran" w:date="2012-12-12T13:45:00Z">
                                <w:r>
                                  <w:rPr>
                                    <w:b/>
                                    <w:sz w:val="30"/>
                                    <w:szCs w:val="30"/>
                                  </w:rPr>
                                  <w:t>50801793</w:t>
                                </w:r>
                              </w:ins>
                            </w:p>
                            <w:p w14:paraId="2BD0F54A" w14:textId="77777777" w:rsidR="007D482D" w:rsidRPr="00822570" w:rsidRDefault="007D482D" w:rsidP="002E545D">
                              <w:pPr>
                                <w:tabs>
                                  <w:tab w:val="left" w:pos="4680"/>
                                  <w:tab w:val="left" w:pos="7380"/>
                                </w:tabs>
                                <w:spacing w:before="0"/>
                                <w:ind w:left="3780"/>
                                <w:jc w:val="left"/>
                                <w:rPr>
                                  <w:ins w:id="55" w:author="The Si Tran" w:date="2012-12-12T13:41:00Z"/>
                                  <w:b/>
                                  <w:bCs/>
                                  <w:szCs w:val="26"/>
                                </w:rPr>
                              </w:pPr>
                            </w:p>
                            <w:p w14:paraId="0A5EDE8B" w14:textId="77777777" w:rsidR="007D482D" w:rsidRPr="002E545D" w:rsidRDefault="007D482D" w:rsidP="00095447">
                              <w:pPr>
                                <w:spacing w:before="0"/>
                                <w:jc w:val="center"/>
                                <w:rPr>
                                  <w:ins w:id="56" w:author="The Si Tran" w:date="2012-12-12T13:41:00Z"/>
                                  <w:sz w:val="30"/>
                                  <w:szCs w:val="30"/>
                                  <w:rPrChange w:id="57" w:author="The Si Tran" w:date="2012-12-12T13:46:00Z">
                                    <w:rPr>
                                      <w:ins w:id="58" w:author="The Si Tran" w:date="2012-12-12T13:41:00Z"/>
                                      <w:szCs w:val="26"/>
                                    </w:rPr>
                                  </w:rPrChange>
                                </w:rPr>
                              </w:pPr>
                              <w:ins w:id="59" w:author="The Si Tran" w:date="2012-12-12T13:41:00Z">
                                <w:r w:rsidRPr="002E545D">
                                  <w:rPr>
                                    <w:sz w:val="30"/>
                                    <w:szCs w:val="30"/>
                                    <w:rPrChange w:id="60" w:author="The Si Tran" w:date="2012-12-12T13:46:00Z">
                                      <w:rPr>
                                        <w:szCs w:val="26"/>
                                      </w:rPr>
                                    </w:rPrChange>
                                  </w:rPr>
                                  <w:t>TP. HỒ CHÍ MINH, 12/2012</w:t>
                                </w:r>
                              </w:ins>
                            </w:p>
                            <w:p w14:paraId="748C38FC" w14:textId="77777777" w:rsidR="007D482D" w:rsidRPr="00414332" w:rsidRDefault="007D482D" w:rsidP="007C4131">
                              <w:pPr>
                                <w:jc w:val="center"/>
                                <w:rPr>
                                  <w:b/>
                                  <w:sz w:val="30"/>
                                  <w:szCs w:val="30"/>
                                </w:rPr>
                              </w:pPr>
                            </w:p>
                            <w:p w14:paraId="4273081E" w14:textId="77777777" w:rsidR="007D482D" w:rsidRPr="00414332" w:rsidRDefault="007D482D" w:rsidP="007C4131">
                              <w:pPr>
                                <w:jc w:val="center"/>
                                <w:rPr>
                                  <w:b/>
                                  <w:sz w:val="30"/>
                                  <w:szCs w:val="30"/>
                                </w:rPr>
                              </w:pPr>
                            </w:p>
                            <w:p w14:paraId="520B4861" w14:textId="77777777" w:rsidR="007D482D" w:rsidRPr="00414332" w:rsidRDefault="007D482D" w:rsidP="007C4131">
                              <w:pPr>
                                <w:jc w:val="center"/>
                                <w:rPr>
                                  <w:b/>
                                  <w:sz w:val="30"/>
                                  <w:szCs w:val="30"/>
                                </w:rPr>
                              </w:pPr>
                            </w:p>
                            <w:p w14:paraId="15E49725" w14:textId="77777777" w:rsidR="007D482D" w:rsidRPr="00414332" w:rsidRDefault="007D482D" w:rsidP="007C4131">
                              <w:pPr>
                                <w:jc w:val="center"/>
                                <w:rPr>
                                  <w:b/>
                                  <w:sz w:val="30"/>
                                  <w:szCs w:val="30"/>
                                </w:rPr>
                              </w:pPr>
                            </w:p>
                            <w:p w14:paraId="7D871B1D" w14:textId="77777777" w:rsidR="007D482D" w:rsidRPr="00414332" w:rsidRDefault="007D482D" w:rsidP="007C4131">
                              <w:pPr>
                                <w:jc w:val="center"/>
                                <w:rPr>
                                  <w:b/>
                                  <w:sz w:val="30"/>
                                  <w:szCs w:val="30"/>
                                </w:rPr>
                              </w:pPr>
                            </w:p>
                            <w:p w14:paraId="43281BF9" w14:textId="77777777" w:rsidR="007D482D" w:rsidRPr="00414332" w:rsidDel="00095447" w:rsidRDefault="007D482D" w:rsidP="007C4131">
                              <w:pPr>
                                <w:jc w:val="center"/>
                                <w:rPr>
                                  <w:del w:id="61" w:author="The Si Tran" w:date="2012-12-12T13:41:00Z"/>
                                  <w:b/>
                                  <w:sz w:val="50"/>
                                  <w:szCs w:val="50"/>
                                </w:rPr>
                              </w:pPr>
                              <w:del w:id="62" w:author="The Si Tran" w:date="2012-12-12T13:41:00Z">
                                <w:r w:rsidRPr="00414332" w:rsidDel="00095447">
                                  <w:rPr>
                                    <w:b/>
                                    <w:sz w:val="50"/>
                                    <w:szCs w:val="50"/>
                                  </w:rPr>
                                  <w:delText>TÊN ĐỀ TÀI</w:delText>
                                </w:r>
                              </w:del>
                            </w:p>
                            <w:p w14:paraId="74C603C8" w14:textId="77777777" w:rsidR="007D482D" w:rsidRPr="00414332" w:rsidDel="00095447" w:rsidRDefault="007D482D" w:rsidP="007C4131">
                              <w:pPr>
                                <w:jc w:val="center"/>
                                <w:rPr>
                                  <w:del w:id="63" w:author="The Si Tran" w:date="2012-12-12T13:41:00Z"/>
                                  <w:sz w:val="30"/>
                                  <w:szCs w:val="30"/>
                                </w:rPr>
                              </w:pPr>
                              <w:del w:id="64" w:author="The Si Tran" w:date="2012-12-12T13:41:00Z">
                                <w:r w:rsidRPr="00414332" w:rsidDel="00095447">
                                  <w:rPr>
                                    <w:sz w:val="30"/>
                                    <w:szCs w:val="30"/>
                                  </w:rPr>
                                  <w:delText>(size 16-25 tùy theo số lượng từ)</w:delText>
                                </w:r>
                              </w:del>
                            </w:p>
                            <w:p w14:paraId="6B8C182C" w14:textId="77777777" w:rsidR="007D482D" w:rsidRPr="00414332" w:rsidRDefault="007D482D" w:rsidP="007C4131">
                              <w:pPr>
                                <w:rPr>
                                  <w:sz w:val="30"/>
                                  <w:szCs w:val="30"/>
                                </w:rPr>
                              </w:pPr>
                            </w:p>
                            <w:p w14:paraId="78884E63" w14:textId="77777777" w:rsidR="007D482D" w:rsidRPr="00414332" w:rsidRDefault="007D482D" w:rsidP="007C4131">
                              <w:pPr>
                                <w:rPr>
                                  <w:sz w:val="30"/>
                                  <w:szCs w:val="30"/>
                                </w:rPr>
                              </w:pPr>
                            </w:p>
                            <w:p w14:paraId="2034164A" w14:textId="77777777" w:rsidR="007D482D" w:rsidRPr="00414332" w:rsidRDefault="007D482D" w:rsidP="007C4131">
                              <w:pPr>
                                <w:rPr>
                                  <w:sz w:val="30"/>
                                  <w:szCs w:val="30"/>
                                </w:rPr>
                              </w:pPr>
                            </w:p>
                            <w:p w14:paraId="0947E522" w14:textId="77777777" w:rsidR="007D482D" w:rsidRPr="00414332" w:rsidRDefault="007D482D" w:rsidP="007C4131">
                              <w:pPr>
                                <w:rPr>
                                  <w:sz w:val="30"/>
                                  <w:szCs w:val="30"/>
                                </w:rPr>
                              </w:pPr>
                            </w:p>
                            <w:p w14:paraId="262E116F" w14:textId="77777777" w:rsidR="007D482D" w:rsidRPr="00414332" w:rsidRDefault="007D482D" w:rsidP="007C4131">
                              <w:pPr>
                                <w:rPr>
                                  <w:sz w:val="30"/>
                                  <w:szCs w:val="30"/>
                                </w:rPr>
                              </w:pPr>
                            </w:p>
                            <w:p w14:paraId="505F9F1F" w14:textId="77777777" w:rsidR="007D482D" w:rsidRDefault="007D482D" w:rsidP="007C4131">
                              <w:pPr>
                                <w:ind w:left="4320"/>
                                <w:rPr>
                                  <w:b/>
                                  <w:sz w:val="30"/>
                                  <w:szCs w:val="30"/>
                                </w:rPr>
                              </w:pPr>
                            </w:p>
                            <w:p w14:paraId="7F685341" w14:textId="77777777" w:rsidR="007D482D" w:rsidRPr="00414332" w:rsidRDefault="007D482D" w:rsidP="007C4131">
                              <w:pPr>
                                <w:ind w:left="4320"/>
                                <w:rPr>
                                  <w:b/>
                                  <w:sz w:val="30"/>
                                  <w:szCs w:val="30"/>
                                </w:rPr>
                              </w:pPr>
                            </w:p>
                            <w:p w14:paraId="604EF380" w14:textId="77777777" w:rsidR="007D482D" w:rsidRPr="00414332" w:rsidRDefault="007D482D" w:rsidP="007C4131">
                              <w:pPr>
                                <w:ind w:left="3240"/>
                                <w:rPr>
                                  <w:b/>
                                  <w:sz w:val="30"/>
                                  <w:szCs w:val="30"/>
                                </w:rPr>
                              </w:pPr>
                              <w:r w:rsidRPr="00414332">
                                <w:rPr>
                                  <w:b/>
                                  <w:sz w:val="30"/>
                                  <w:szCs w:val="30"/>
                                </w:rPr>
                                <w:t>HỘI ĐỒNG: ………………………………</w:t>
                              </w:r>
                            </w:p>
                            <w:p w14:paraId="4FE05E53" w14:textId="77777777" w:rsidR="007D482D" w:rsidRPr="00414332" w:rsidRDefault="007D482D" w:rsidP="007C4131">
                              <w:pPr>
                                <w:ind w:left="3240"/>
                                <w:rPr>
                                  <w:b/>
                                  <w:sz w:val="30"/>
                                  <w:szCs w:val="30"/>
                                </w:rPr>
                              </w:pPr>
                              <w:r w:rsidRPr="00414332">
                                <w:rPr>
                                  <w:b/>
                                  <w:sz w:val="30"/>
                                  <w:szCs w:val="30"/>
                                </w:rPr>
                                <w:t>GVHD: ………………………………………</w:t>
                              </w:r>
                            </w:p>
                            <w:p w14:paraId="6D8F7469" w14:textId="77777777" w:rsidR="007D482D" w:rsidRPr="00414332" w:rsidRDefault="007D482D" w:rsidP="007C4131">
                              <w:pPr>
                                <w:ind w:left="3240"/>
                                <w:rPr>
                                  <w:b/>
                                  <w:sz w:val="30"/>
                                  <w:szCs w:val="30"/>
                                </w:rPr>
                              </w:pPr>
                              <w:r w:rsidRPr="00414332">
                                <w:rPr>
                                  <w:b/>
                                  <w:sz w:val="30"/>
                                  <w:szCs w:val="30"/>
                                </w:rPr>
                                <w:t>GVPB: ………………………………………</w:t>
                              </w:r>
                            </w:p>
                            <w:p w14:paraId="3371CD51" w14:textId="77777777" w:rsidR="007D482D" w:rsidRPr="00414332" w:rsidRDefault="007D482D" w:rsidP="007C4131">
                              <w:pPr>
                                <w:ind w:left="3240"/>
                                <w:rPr>
                                  <w:b/>
                                  <w:sz w:val="30"/>
                                  <w:szCs w:val="30"/>
                                </w:rPr>
                              </w:pPr>
                              <w:r w:rsidRPr="00414332">
                                <w:rPr>
                                  <w:b/>
                                  <w:sz w:val="30"/>
                                  <w:szCs w:val="30"/>
                                </w:rPr>
                                <w:t xml:space="preserve">                                ---o0o---</w:t>
                              </w:r>
                            </w:p>
                            <w:p w14:paraId="2FDE68EE" w14:textId="77777777" w:rsidR="007D482D" w:rsidRPr="00414332" w:rsidRDefault="007D482D" w:rsidP="007C4131">
                              <w:pPr>
                                <w:ind w:left="3240"/>
                                <w:rPr>
                                  <w:b/>
                                  <w:sz w:val="30"/>
                                  <w:szCs w:val="30"/>
                                </w:rPr>
                              </w:pPr>
                              <w:r w:rsidRPr="00414332">
                                <w:rPr>
                                  <w:b/>
                                  <w:sz w:val="30"/>
                                  <w:szCs w:val="30"/>
                                </w:rPr>
                                <w:t>SVTH 1: ………………………………… (MSSV)</w:t>
                              </w:r>
                            </w:p>
                            <w:p w14:paraId="026C3766" w14:textId="77777777" w:rsidR="007D482D" w:rsidRPr="00414332" w:rsidRDefault="007D482D" w:rsidP="007C4131">
                              <w:pPr>
                                <w:ind w:left="3240"/>
                                <w:rPr>
                                  <w:b/>
                                  <w:sz w:val="30"/>
                                  <w:szCs w:val="30"/>
                                </w:rPr>
                              </w:pPr>
                              <w:r w:rsidRPr="00414332">
                                <w:rPr>
                                  <w:b/>
                                  <w:sz w:val="30"/>
                                  <w:szCs w:val="30"/>
                                </w:rPr>
                                <w:t>SVTH 2: ………………………………… (MSSV)</w:t>
                              </w:r>
                            </w:p>
                            <w:p w14:paraId="0C95FBBB" w14:textId="77777777" w:rsidR="007D482D" w:rsidRPr="00414332" w:rsidRDefault="007D482D" w:rsidP="007C4131">
                              <w:pPr>
                                <w:ind w:left="3240"/>
                                <w:rPr>
                                  <w:b/>
                                  <w:sz w:val="30"/>
                                  <w:szCs w:val="30"/>
                                </w:rPr>
                              </w:pPr>
                              <w:r w:rsidRPr="00414332">
                                <w:rPr>
                                  <w:b/>
                                  <w:sz w:val="30"/>
                                  <w:szCs w:val="30"/>
                                </w:rPr>
                                <w:t>SVTH 3: ………………………………… (MSSV)</w:t>
                              </w:r>
                            </w:p>
                            <w:p w14:paraId="70E6E6D6" w14:textId="77777777" w:rsidR="007D482D" w:rsidRPr="00414332" w:rsidRDefault="007D482D" w:rsidP="007C4131">
                              <w:pPr>
                                <w:ind w:left="3240"/>
                                <w:rPr>
                                  <w:sz w:val="30"/>
                                  <w:szCs w:val="30"/>
                                </w:rPr>
                              </w:pPr>
                              <w:r w:rsidRPr="00414332">
                                <w:rPr>
                                  <w:b/>
                                  <w:sz w:val="30"/>
                                  <w:szCs w:val="30"/>
                                </w:rPr>
                                <w:t>……</w:t>
                              </w:r>
                            </w:p>
                            <w:p w14:paraId="65328F86" w14:textId="77777777" w:rsidR="007D482D" w:rsidRPr="00414332" w:rsidRDefault="007D482D" w:rsidP="007C4131">
                              <w:pPr>
                                <w:ind w:left="2520" w:firstLine="720"/>
                                <w:rPr>
                                  <w:sz w:val="30"/>
                                  <w:szCs w:val="30"/>
                                </w:rPr>
                              </w:pPr>
                              <w:r w:rsidRPr="00414332">
                                <w:rPr>
                                  <w:sz w:val="30"/>
                                  <w:szCs w:val="30"/>
                                </w:rPr>
                                <w:t>(Size 15)</w:t>
                              </w:r>
                            </w:p>
                            <w:p w14:paraId="5FB8F90B" w14:textId="77777777" w:rsidR="007D482D" w:rsidRPr="00414332" w:rsidRDefault="007D482D" w:rsidP="007C4131">
                              <w:pPr>
                                <w:rPr>
                                  <w:sz w:val="30"/>
                                  <w:szCs w:val="30"/>
                                </w:rPr>
                              </w:pPr>
                            </w:p>
                            <w:p w14:paraId="56371461" w14:textId="77777777" w:rsidR="007D482D" w:rsidRPr="00414332" w:rsidRDefault="007D482D" w:rsidP="007C4131">
                              <w:pPr>
                                <w:rPr>
                                  <w:sz w:val="30"/>
                                  <w:szCs w:val="30"/>
                                </w:rPr>
                              </w:pPr>
                            </w:p>
                            <w:p w14:paraId="1A15B0F8" w14:textId="77777777" w:rsidR="007D482D" w:rsidRPr="00414332" w:rsidRDefault="007D482D" w:rsidP="007C4131">
                              <w:pPr>
                                <w:jc w:val="center"/>
                                <w:rPr>
                                  <w:b/>
                                  <w:sz w:val="30"/>
                                  <w:szCs w:val="30"/>
                                </w:rPr>
                              </w:pPr>
                            </w:p>
                            <w:p w14:paraId="4D32EADE" w14:textId="77777777" w:rsidR="007D482D" w:rsidRPr="00414332" w:rsidRDefault="007D482D" w:rsidP="007C4131">
                              <w:pPr>
                                <w:jc w:val="center"/>
                                <w:rPr>
                                  <w:sz w:val="30"/>
                                  <w:szCs w:val="30"/>
                                </w:rPr>
                              </w:pPr>
                            </w:p>
                            <w:p w14:paraId="35691925" w14:textId="77777777" w:rsidR="007D482D" w:rsidRPr="00414332" w:rsidRDefault="007D482D"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7.8pt;margin-top:12.1pt;width:477pt;height:69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7D482D" w:rsidRPr="00414332" w:rsidRDefault="007D482D" w:rsidP="007C4131">
                        <w:pPr>
                          <w:jc w:val="center"/>
                          <w:rPr>
                            <w:b/>
                            <w:sz w:val="30"/>
                            <w:szCs w:val="30"/>
                          </w:rPr>
                        </w:pPr>
                        <w:r w:rsidRPr="00414332">
                          <w:rPr>
                            <w:b/>
                            <w:sz w:val="30"/>
                            <w:szCs w:val="30"/>
                          </w:rPr>
                          <w:t>ĐẠI HỌC QUỐC GIA TP.HCM</w:t>
                        </w:r>
                      </w:p>
                      <w:p w14:paraId="0262793C" w14:textId="77777777" w:rsidR="007D482D" w:rsidRPr="00414332" w:rsidRDefault="007D482D" w:rsidP="007C4131">
                        <w:pPr>
                          <w:jc w:val="center"/>
                          <w:rPr>
                            <w:b/>
                            <w:sz w:val="30"/>
                            <w:szCs w:val="30"/>
                          </w:rPr>
                        </w:pPr>
                        <w:r w:rsidRPr="00414332">
                          <w:rPr>
                            <w:b/>
                            <w:sz w:val="30"/>
                            <w:szCs w:val="30"/>
                          </w:rPr>
                          <w:t>TRƯỜNG ĐẠI HỌC BÁCH KHOA</w:t>
                        </w:r>
                      </w:p>
                      <w:p w14:paraId="16D1A6CD" w14:textId="77777777" w:rsidR="007D482D" w:rsidRPr="00414332" w:rsidRDefault="007D482D" w:rsidP="007C4131">
                        <w:pPr>
                          <w:jc w:val="center"/>
                          <w:rPr>
                            <w:b/>
                            <w:sz w:val="30"/>
                            <w:szCs w:val="30"/>
                          </w:rPr>
                        </w:pPr>
                        <w:r w:rsidRPr="00414332">
                          <w:rPr>
                            <w:b/>
                            <w:sz w:val="30"/>
                            <w:szCs w:val="30"/>
                          </w:rPr>
                          <w:t>KHOA KHOA HỌC &amp; KỸ THUẬT MÁY TÍNH</w:t>
                        </w:r>
                      </w:p>
                      <w:p w14:paraId="03F8BC34" w14:textId="77777777" w:rsidR="007D482D" w:rsidRPr="00414332" w:rsidDel="00095447" w:rsidRDefault="007D482D" w:rsidP="007C4131">
                        <w:pPr>
                          <w:jc w:val="center"/>
                          <w:rPr>
                            <w:del w:id="65" w:author="The Si Tran" w:date="2012-12-12T13:40:00Z"/>
                            <w:sz w:val="30"/>
                            <w:szCs w:val="30"/>
                          </w:rPr>
                        </w:pPr>
                        <w:ins w:id="66" w:author="The Si Tran" w:date="2012-12-12T13:40:00Z">
                          <w:r w:rsidRPr="00074777">
                            <w:rPr>
                              <w:b/>
                              <w:bCs/>
                              <w:noProof/>
                              <w:szCs w:val="26"/>
                              <w:rPrChange w:id="67"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8" w:author="The Si Tran" w:date="2012-12-12T13:40:00Z">
                          <w:r w:rsidRPr="00414332" w:rsidDel="00095447">
                            <w:rPr>
                              <w:sz w:val="30"/>
                              <w:szCs w:val="30"/>
                            </w:rPr>
                            <w:delText>(size 15)</w:delText>
                          </w:r>
                        </w:del>
                      </w:p>
                      <w:p w14:paraId="7858C412" w14:textId="77777777" w:rsidR="007D482D" w:rsidRPr="00414332" w:rsidRDefault="007D482D" w:rsidP="007C4131">
                        <w:pPr>
                          <w:jc w:val="center"/>
                          <w:rPr>
                            <w:b/>
                            <w:sz w:val="30"/>
                            <w:szCs w:val="30"/>
                          </w:rPr>
                        </w:pPr>
                      </w:p>
                      <w:p w14:paraId="0066D4B0" w14:textId="77777777" w:rsidR="007D482D" w:rsidRPr="00414332" w:rsidDel="00095447" w:rsidRDefault="007D482D" w:rsidP="007C4131">
                        <w:pPr>
                          <w:jc w:val="center"/>
                          <w:rPr>
                            <w:del w:id="69" w:author="The Si Tran" w:date="2012-12-12T13:40:00Z"/>
                            <w:b/>
                            <w:sz w:val="30"/>
                            <w:szCs w:val="30"/>
                          </w:rPr>
                        </w:pPr>
                        <w:del w:id="70" w:author="The Si Tran" w:date="2012-12-12T13:40:00Z">
                          <w:r w:rsidRPr="00414332" w:rsidDel="00095447">
                            <w:rPr>
                              <w:b/>
                              <w:sz w:val="30"/>
                              <w:szCs w:val="30"/>
                            </w:rPr>
                            <w:delText>LOGO TRƯỜNG</w:delText>
                          </w:r>
                        </w:del>
                      </w:p>
                      <w:p w14:paraId="03FA1804" w14:textId="77777777" w:rsidR="007D482D" w:rsidRPr="00414332" w:rsidRDefault="007D482D" w:rsidP="007C4131">
                        <w:pPr>
                          <w:jc w:val="center"/>
                          <w:rPr>
                            <w:b/>
                            <w:sz w:val="30"/>
                            <w:szCs w:val="30"/>
                          </w:rPr>
                        </w:pPr>
                      </w:p>
                      <w:p w14:paraId="2C780E26" w14:textId="77777777" w:rsidR="007D482D" w:rsidRPr="00414332" w:rsidRDefault="007D482D" w:rsidP="007C4131">
                        <w:pPr>
                          <w:jc w:val="center"/>
                          <w:rPr>
                            <w:b/>
                            <w:sz w:val="30"/>
                            <w:szCs w:val="30"/>
                          </w:rPr>
                        </w:pPr>
                      </w:p>
                      <w:p w14:paraId="14C38E9A" w14:textId="77777777" w:rsidR="007D482D" w:rsidRPr="00414332" w:rsidDel="00095447" w:rsidRDefault="007D482D" w:rsidP="007C4131">
                        <w:pPr>
                          <w:jc w:val="center"/>
                          <w:rPr>
                            <w:del w:id="71" w:author="The Si Tran" w:date="2012-12-12T13:41:00Z"/>
                            <w:b/>
                            <w:sz w:val="30"/>
                            <w:szCs w:val="30"/>
                          </w:rPr>
                        </w:pPr>
                      </w:p>
                      <w:p w14:paraId="2D425F7C" w14:textId="77777777" w:rsidR="007D482D" w:rsidRPr="00414332" w:rsidRDefault="007D482D" w:rsidP="007C4131">
                        <w:pPr>
                          <w:jc w:val="center"/>
                          <w:rPr>
                            <w:b/>
                            <w:sz w:val="30"/>
                            <w:szCs w:val="30"/>
                          </w:rPr>
                        </w:pPr>
                        <w:r w:rsidRPr="00414332">
                          <w:rPr>
                            <w:b/>
                            <w:sz w:val="30"/>
                            <w:szCs w:val="30"/>
                          </w:rPr>
                          <w:t>LUẬN VĂN TỐT NGHIỆP ĐẠI HỌC</w:t>
                        </w:r>
                        <w:del w:id="72"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7D482D" w:rsidRPr="00074777" w:rsidRDefault="007D482D" w:rsidP="00095447">
                        <w:pPr>
                          <w:spacing w:before="0"/>
                          <w:jc w:val="center"/>
                          <w:rPr>
                            <w:ins w:id="73" w:author="The Si Tran" w:date="2012-12-12T13:41:00Z"/>
                            <w:b/>
                            <w:bCs/>
                            <w:szCs w:val="26"/>
                          </w:rPr>
                        </w:pPr>
                      </w:p>
                      <w:p w14:paraId="060D02AB" w14:textId="4A8E1BF3" w:rsidR="007D482D" w:rsidRPr="00567862" w:rsidRDefault="007D482D" w:rsidP="00567862">
                        <w:pPr>
                          <w:spacing w:before="0"/>
                          <w:jc w:val="center"/>
                          <w:rPr>
                            <w:ins w:id="74" w:author="The Si Tran" w:date="2012-12-12T13:41:00Z"/>
                            <w:b/>
                            <w:sz w:val="44"/>
                            <w:szCs w:val="44"/>
                          </w:rPr>
                        </w:pPr>
                        <w:r w:rsidRPr="00567862">
                          <w:rPr>
                            <w:b/>
                            <w:sz w:val="44"/>
                            <w:szCs w:val="44"/>
                          </w:rPr>
                          <w:t>Kết hợp</w:t>
                        </w:r>
                        <w:ins w:id="75" w:author="The Si Tran" w:date="2012-12-12T13:41:00Z">
                          <w:r w:rsidRPr="00567862">
                            <w:rPr>
                              <w:b/>
                              <w:sz w:val="44"/>
                              <w:szCs w:val="44"/>
                            </w:rPr>
                            <w:t xml:space="preserve"> mạng N</w:t>
                          </w:r>
                        </w:ins>
                        <w:r w:rsidRPr="00567862">
                          <w:rPr>
                            <w:b/>
                            <w:sz w:val="44"/>
                            <w:szCs w:val="44"/>
                          </w:rPr>
                          <w:t>ơ</w:t>
                        </w:r>
                        <w:ins w:id="76" w:author="The Si Tran" w:date="2012-12-12T13:41:00Z">
                          <w:r w:rsidRPr="00567862">
                            <w:rPr>
                              <w:b/>
                              <w:sz w:val="44"/>
                              <w:szCs w:val="44"/>
                            </w:rPr>
                            <w:t>ron nhân tạo và</w:t>
                          </w:r>
                        </w:ins>
                        <w:r w:rsidRPr="00567862">
                          <w:rPr>
                            <w:b/>
                            <w:sz w:val="44"/>
                            <w:szCs w:val="44"/>
                          </w:rPr>
                          <w:t xml:space="preserve"> mô hình</w:t>
                        </w:r>
                        <w:r>
                          <w:rPr>
                            <w:b/>
                            <w:sz w:val="44"/>
                            <w:szCs w:val="44"/>
                          </w:rPr>
                          <w:t xml:space="preserve"> A</w:t>
                        </w:r>
                        <w:r w:rsidRPr="00567862">
                          <w:rPr>
                            <w:b/>
                            <w:sz w:val="44"/>
                            <w:szCs w:val="44"/>
                          </w:rPr>
                          <w:t>RIMA để</w:t>
                        </w:r>
                        <w:ins w:id="77" w:author="The Si Tran" w:date="2012-12-12T13:41:00Z">
                          <w:r w:rsidRPr="00567862">
                            <w:rPr>
                              <w:b/>
                              <w:sz w:val="44"/>
                              <w:szCs w:val="44"/>
                            </w:rPr>
                            <w:t xml:space="preserve"> dự báo dữ liệu chuỗi thời gian</w:t>
                          </w:r>
                        </w:ins>
                      </w:p>
                      <w:p w14:paraId="3C2C0C53" w14:textId="77777777" w:rsidR="007D482D" w:rsidRPr="00074777" w:rsidRDefault="007D482D" w:rsidP="00095447">
                        <w:pPr>
                          <w:spacing w:before="0"/>
                          <w:rPr>
                            <w:ins w:id="78" w:author="The Si Tran" w:date="2012-12-12T13:41:00Z"/>
                            <w:szCs w:val="26"/>
                          </w:rPr>
                        </w:pPr>
                      </w:p>
                      <w:p w14:paraId="00E19A75" w14:textId="77777777" w:rsidR="007D482D" w:rsidRPr="00074777" w:rsidRDefault="007D482D" w:rsidP="00095447">
                        <w:pPr>
                          <w:spacing w:before="0"/>
                          <w:jc w:val="left"/>
                          <w:rPr>
                            <w:ins w:id="79" w:author="The Si Tran" w:date="2012-12-12T13:41:00Z"/>
                            <w:b/>
                            <w:bCs/>
                            <w:szCs w:val="26"/>
                          </w:rPr>
                        </w:pPr>
                      </w:p>
                      <w:p w14:paraId="69EF26DC" w14:textId="59474501" w:rsidR="007D482D" w:rsidRPr="000C4531" w:rsidRDefault="007D482D" w:rsidP="00567862">
                        <w:pPr>
                          <w:tabs>
                            <w:tab w:val="left" w:pos="4320"/>
                          </w:tabs>
                          <w:spacing w:before="0"/>
                          <w:jc w:val="left"/>
                          <w:rPr>
                            <w:ins w:id="80" w:author="The Si Tran" w:date="2012-12-12T13:41:00Z"/>
                            <w:b/>
                            <w:bCs/>
                            <w:sz w:val="30"/>
                            <w:szCs w:val="30"/>
                            <w:rPrChange w:id="81" w:author="The Si Tran" w:date="2012-12-16T10:11:00Z">
                              <w:rPr>
                                <w:ins w:id="82" w:author="The Si Tran" w:date="2012-12-12T13:41:00Z"/>
                                <w:b/>
                                <w:bCs/>
                                <w:szCs w:val="26"/>
                              </w:rPr>
                            </w:rPrChange>
                          </w:rPr>
                        </w:pPr>
                        <w:ins w:id="83" w:author="The Si Tran" w:date="2012-12-12T13:42:00Z">
                          <w:r>
                            <w:rPr>
                              <w:b/>
                              <w:bCs/>
                              <w:szCs w:val="26"/>
                            </w:rPr>
                            <w:tab/>
                          </w:r>
                        </w:ins>
                        <w:ins w:id="84" w:author="The Si Tran" w:date="2012-12-12T13:43:00Z">
                          <w:r w:rsidRPr="00414332">
                            <w:rPr>
                              <w:b/>
                              <w:sz w:val="30"/>
                              <w:szCs w:val="30"/>
                            </w:rPr>
                            <w:t>HỘI ĐỒNG</w:t>
                          </w:r>
                          <w:r>
                            <w:rPr>
                              <w:b/>
                              <w:sz w:val="30"/>
                              <w:szCs w:val="30"/>
                            </w:rPr>
                            <w:t>:</w:t>
                          </w:r>
                        </w:ins>
                        <w:ins w:id="85" w:author="The Si Tran" w:date="2012-12-12T13:42:00Z">
                          <w:r>
                            <w:rPr>
                              <w:b/>
                              <w:bCs/>
                              <w:szCs w:val="26"/>
                            </w:rPr>
                            <w:tab/>
                          </w:r>
                          <w:r>
                            <w:rPr>
                              <w:b/>
                              <w:bCs/>
                              <w:szCs w:val="26"/>
                            </w:rPr>
                            <w:tab/>
                          </w:r>
                          <w:r>
                            <w:rPr>
                              <w:b/>
                              <w:bCs/>
                              <w:szCs w:val="26"/>
                            </w:rPr>
                            <w:tab/>
                          </w:r>
                        </w:ins>
                        <w:ins w:id="86" w:author="The Si Tran" w:date="2012-12-12T13:43:00Z">
                          <w:r>
                            <w:rPr>
                              <w:b/>
                              <w:bCs/>
                              <w:szCs w:val="26"/>
                            </w:rPr>
                            <w:tab/>
                          </w:r>
                          <w:r>
                            <w:rPr>
                              <w:b/>
                              <w:bCs/>
                              <w:szCs w:val="26"/>
                            </w:rPr>
                            <w:tab/>
                          </w:r>
                          <w:r w:rsidRPr="000C4531">
                            <w:rPr>
                              <w:b/>
                              <w:sz w:val="30"/>
                              <w:szCs w:val="30"/>
                            </w:rPr>
                            <w:t xml:space="preserve">GVHD: </w:t>
                          </w:r>
                        </w:ins>
                        <w:ins w:id="87" w:author="The Si Tran" w:date="2012-12-12T13:44:00Z">
                          <w:r w:rsidRPr="000C4531">
                            <w:rPr>
                              <w:b/>
                              <w:bCs/>
                              <w:sz w:val="30"/>
                              <w:szCs w:val="30"/>
                              <w:rPrChange w:id="88" w:author="The Si Tran" w:date="2012-12-16T10:11:00Z">
                                <w:rPr>
                                  <w:b/>
                                  <w:bCs/>
                                  <w:szCs w:val="26"/>
                                </w:rPr>
                              </w:rPrChange>
                            </w:rPr>
                            <w:t>PGS.TS Dương Tuấn Anh</w:t>
                          </w:r>
                        </w:ins>
                      </w:p>
                      <w:p w14:paraId="16B2B425" w14:textId="29E71B0E" w:rsidR="007D482D" w:rsidRPr="000C4531" w:rsidRDefault="007D482D" w:rsidP="00567862">
                        <w:pPr>
                          <w:tabs>
                            <w:tab w:val="left" w:pos="4320"/>
                          </w:tabs>
                          <w:spacing w:before="0"/>
                          <w:jc w:val="left"/>
                          <w:rPr>
                            <w:ins w:id="89" w:author="The Si Tran" w:date="2012-12-12T13:41:00Z"/>
                            <w:b/>
                            <w:bCs/>
                            <w:sz w:val="30"/>
                            <w:szCs w:val="30"/>
                            <w:rPrChange w:id="90" w:author="The Si Tran" w:date="2012-12-16T10:11:00Z">
                              <w:rPr>
                                <w:ins w:id="91" w:author="The Si Tran" w:date="2012-12-12T13:41:00Z"/>
                                <w:b/>
                                <w:bCs/>
                                <w:szCs w:val="26"/>
                              </w:rPr>
                            </w:rPrChange>
                          </w:rPr>
                        </w:pPr>
                        <w:ins w:id="92" w:author="The Si Tran" w:date="2012-12-12T13:41:00Z">
                          <w:r w:rsidRPr="000C4531">
                            <w:rPr>
                              <w:b/>
                              <w:bCs/>
                              <w:i/>
                              <w:sz w:val="30"/>
                              <w:szCs w:val="30"/>
                              <w:rPrChange w:id="93" w:author="The Si Tran" w:date="2012-12-16T10:11:00Z">
                                <w:rPr>
                                  <w:b/>
                                  <w:bCs/>
                                  <w:i/>
                                  <w:szCs w:val="26"/>
                                </w:rPr>
                              </w:rPrChange>
                            </w:rPr>
                            <w:tab/>
                          </w:r>
                        </w:ins>
                        <w:ins w:id="94" w:author="The Si Tran" w:date="2012-12-12T13:44:00Z">
                          <w:r w:rsidRPr="000C4531">
                            <w:rPr>
                              <w:b/>
                              <w:sz w:val="30"/>
                              <w:szCs w:val="30"/>
                            </w:rPr>
                            <w:t>GVPB:</w:t>
                          </w:r>
                        </w:ins>
                        <w:r>
                          <w:rPr>
                            <w:b/>
                            <w:sz w:val="30"/>
                            <w:szCs w:val="30"/>
                          </w:rPr>
                          <w:t xml:space="preserve"> </w:t>
                        </w:r>
                        <w:ins w:id="95" w:author="superchickend" w:date="2012-12-16T14:49:00Z">
                          <w:r>
                            <w:rPr>
                              <w:b/>
                              <w:sz w:val="30"/>
                              <w:szCs w:val="30"/>
                            </w:rPr>
                            <w:t xml:space="preserve">TS </w:t>
                          </w:r>
                        </w:ins>
                        <w:ins w:id="96" w:author="The Si Tran" w:date="2012-12-12T13:44:00Z">
                          <w:r w:rsidRPr="000C4531">
                            <w:rPr>
                              <w:b/>
                              <w:bCs/>
                              <w:sz w:val="30"/>
                              <w:szCs w:val="30"/>
                              <w:rPrChange w:id="97" w:author="The Si Tran" w:date="2012-12-16T10:11:00Z">
                                <w:rPr>
                                  <w:b/>
                                  <w:bCs/>
                                  <w:szCs w:val="26"/>
                                </w:rPr>
                              </w:rPrChange>
                            </w:rPr>
                            <w:t>Võ Thị Ngọc Châu</w:t>
                          </w:r>
                        </w:ins>
                      </w:p>
                      <w:p w14:paraId="60B5B5CC" w14:textId="77777777" w:rsidR="007D482D" w:rsidRDefault="007D482D" w:rsidP="00095447">
                        <w:pPr>
                          <w:spacing w:before="0"/>
                          <w:jc w:val="left"/>
                          <w:rPr>
                            <w:ins w:id="98" w:author="The Si Tran" w:date="2012-12-12T13:45:00Z"/>
                            <w:b/>
                            <w:szCs w:val="26"/>
                          </w:rPr>
                        </w:pPr>
                        <w:ins w:id="99"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0" w:author="The Si Tran" w:date="2012-12-12T13:42:00Z">
                          <w:r>
                            <w:rPr>
                              <w:b/>
                              <w:szCs w:val="26"/>
                            </w:rPr>
                            <w:t xml:space="preserve">                 </w:t>
                          </w:r>
                        </w:ins>
                        <w:ins w:id="101" w:author="The Si Tran" w:date="2012-12-12T13:41:00Z">
                          <w:r w:rsidRPr="00074777">
                            <w:rPr>
                              <w:b/>
                              <w:szCs w:val="26"/>
                            </w:rPr>
                            <w:t>---o0o---</w:t>
                          </w:r>
                        </w:ins>
                      </w:p>
                      <w:p w14:paraId="360C4274" w14:textId="77777777" w:rsidR="007D482D" w:rsidRPr="00074777" w:rsidRDefault="007D482D" w:rsidP="00567862">
                        <w:pPr>
                          <w:tabs>
                            <w:tab w:val="left" w:pos="4320"/>
                          </w:tabs>
                          <w:spacing w:before="0"/>
                          <w:jc w:val="left"/>
                          <w:rPr>
                            <w:ins w:id="102" w:author="The Si Tran" w:date="2012-12-12T13:41:00Z"/>
                            <w:b/>
                            <w:bCs/>
                            <w:szCs w:val="26"/>
                          </w:rPr>
                        </w:pPr>
                        <w:ins w:id="103"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7D482D" w:rsidRDefault="007D482D" w:rsidP="00567862">
                        <w:pPr>
                          <w:tabs>
                            <w:tab w:val="left" w:pos="4320"/>
                            <w:tab w:val="left" w:pos="7380"/>
                          </w:tabs>
                          <w:spacing w:before="0"/>
                          <w:ind w:left="3780"/>
                          <w:jc w:val="left"/>
                          <w:rPr>
                            <w:ins w:id="104" w:author="The Si Tran" w:date="2012-12-12T13:46:00Z"/>
                            <w:b/>
                            <w:sz w:val="30"/>
                            <w:szCs w:val="30"/>
                          </w:rPr>
                        </w:pPr>
                        <w:ins w:id="105" w:author="The Si Tran" w:date="2012-12-12T13:46:00Z">
                          <w:r>
                            <w:rPr>
                              <w:b/>
                              <w:sz w:val="30"/>
                              <w:szCs w:val="30"/>
                            </w:rPr>
                            <w:tab/>
                          </w:r>
                        </w:ins>
                        <w:ins w:id="106" w:author="The Si Tran" w:date="2012-12-12T13:45:00Z">
                          <w:r>
                            <w:rPr>
                              <w:b/>
                              <w:sz w:val="30"/>
                              <w:szCs w:val="30"/>
                            </w:rPr>
                            <w:t>SVTH 2</w:t>
                          </w:r>
                          <w:r w:rsidRPr="00414332">
                            <w:rPr>
                              <w:b/>
                              <w:sz w:val="30"/>
                              <w:szCs w:val="30"/>
                            </w:rPr>
                            <w:t>:</w:t>
                          </w:r>
                          <w:r>
                            <w:rPr>
                              <w:b/>
                              <w:sz w:val="30"/>
                              <w:szCs w:val="30"/>
                            </w:rPr>
                            <w:t xml:space="preserve"> T</w:t>
                          </w:r>
                        </w:ins>
                        <w:ins w:id="107" w:author="The Si Tran" w:date="2012-12-14T03:44:00Z">
                          <w:r>
                            <w:rPr>
                              <w:b/>
                              <w:sz w:val="30"/>
                              <w:szCs w:val="30"/>
                            </w:rPr>
                            <w:t>rần Thế Sĩ</w:t>
                          </w:r>
                        </w:ins>
                        <w:ins w:id="108" w:author="The Si Tran" w:date="2012-12-12T13:45:00Z">
                          <w:r>
                            <w:rPr>
                              <w:b/>
                              <w:sz w:val="30"/>
                              <w:szCs w:val="30"/>
                            </w:rPr>
                            <w:t xml:space="preserve">    </w:t>
                          </w:r>
                        </w:ins>
                        <w:ins w:id="109" w:author="The Si Tran" w:date="2012-12-14T03:45:00Z">
                          <w:r>
                            <w:rPr>
                              <w:b/>
                              <w:sz w:val="30"/>
                              <w:szCs w:val="30"/>
                            </w:rPr>
                            <w:t xml:space="preserve">       </w:t>
                          </w:r>
                        </w:ins>
                        <w:ins w:id="110" w:author="The Si Tran" w:date="2012-12-12T13:45:00Z">
                          <w:r>
                            <w:rPr>
                              <w:b/>
                              <w:sz w:val="30"/>
                              <w:szCs w:val="30"/>
                            </w:rPr>
                            <w:t>50801793</w:t>
                          </w:r>
                        </w:ins>
                      </w:p>
                      <w:p w14:paraId="2BD0F54A" w14:textId="77777777" w:rsidR="007D482D" w:rsidRPr="00822570" w:rsidRDefault="007D482D" w:rsidP="002E545D">
                        <w:pPr>
                          <w:tabs>
                            <w:tab w:val="left" w:pos="4680"/>
                            <w:tab w:val="left" w:pos="7380"/>
                          </w:tabs>
                          <w:spacing w:before="0"/>
                          <w:ind w:left="3780"/>
                          <w:jc w:val="left"/>
                          <w:rPr>
                            <w:ins w:id="111" w:author="The Si Tran" w:date="2012-12-12T13:41:00Z"/>
                            <w:b/>
                            <w:bCs/>
                            <w:szCs w:val="26"/>
                          </w:rPr>
                        </w:pPr>
                      </w:p>
                      <w:p w14:paraId="0A5EDE8B" w14:textId="77777777" w:rsidR="007D482D" w:rsidRPr="002E545D" w:rsidRDefault="007D482D" w:rsidP="00095447">
                        <w:pPr>
                          <w:spacing w:before="0"/>
                          <w:jc w:val="center"/>
                          <w:rPr>
                            <w:ins w:id="112" w:author="The Si Tran" w:date="2012-12-12T13:41:00Z"/>
                            <w:sz w:val="30"/>
                            <w:szCs w:val="30"/>
                            <w:rPrChange w:id="113" w:author="The Si Tran" w:date="2012-12-12T13:46:00Z">
                              <w:rPr>
                                <w:ins w:id="114" w:author="The Si Tran" w:date="2012-12-12T13:41:00Z"/>
                                <w:szCs w:val="26"/>
                              </w:rPr>
                            </w:rPrChange>
                          </w:rPr>
                        </w:pPr>
                        <w:ins w:id="115" w:author="The Si Tran" w:date="2012-12-12T13:41:00Z">
                          <w:r w:rsidRPr="002E545D">
                            <w:rPr>
                              <w:sz w:val="30"/>
                              <w:szCs w:val="30"/>
                              <w:rPrChange w:id="116" w:author="The Si Tran" w:date="2012-12-12T13:46:00Z">
                                <w:rPr>
                                  <w:szCs w:val="26"/>
                                </w:rPr>
                              </w:rPrChange>
                            </w:rPr>
                            <w:t>TP. HỒ CHÍ MINH, 12/2012</w:t>
                          </w:r>
                        </w:ins>
                      </w:p>
                      <w:p w14:paraId="748C38FC" w14:textId="77777777" w:rsidR="007D482D" w:rsidRPr="00414332" w:rsidRDefault="007D482D" w:rsidP="007C4131">
                        <w:pPr>
                          <w:jc w:val="center"/>
                          <w:rPr>
                            <w:b/>
                            <w:sz w:val="30"/>
                            <w:szCs w:val="30"/>
                          </w:rPr>
                        </w:pPr>
                      </w:p>
                      <w:p w14:paraId="4273081E" w14:textId="77777777" w:rsidR="007D482D" w:rsidRPr="00414332" w:rsidRDefault="007D482D" w:rsidP="007C4131">
                        <w:pPr>
                          <w:jc w:val="center"/>
                          <w:rPr>
                            <w:b/>
                            <w:sz w:val="30"/>
                            <w:szCs w:val="30"/>
                          </w:rPr>
                        </w:pPr>
                      </w:p>
                      <w:p w14:paraId="520B4861" w14:textId="77777777" w:rsidR="007D482D" w:rsidRPr="00414332" w:rsidRDefault="007D482D" w:rsidP="007C4131">
                        <w:pPr>
                          <w:jc w:val="center"/>
                          <w:rPr>
                            <w:b/>
                            <w:sz w:val="30"/>
                            <w:szCs w:val="30"/>
                          </w:rPr>
                        </w:pPr>
                      </w:p>
                      <w:p w14:paraId="15E49725" w14:textId="77777777" w:rsidR="007D482D" w:rsidRPr="00414332" w:rsidRDefault="007D482D" w:rsidP="007C4131">
                        <w:pPr>
                          <w:jc w:val="center"/>
                          <w:rPr>
                            <w:b/>
                            <w:sz w:val="30"/>
                            <w:szCs w:val="30"/>
                          </w:rPr>
                        </w:pPr>
                      </w:p>
                      <w:p w14:paraId="7D871B1D" w14:textId="77777777" w:rsidR="007D482D" w:rsidRPr="00414332" w:rsidRDefault="007D482D" w:rsidP="007C4131">
                        <w:pPr>
                          <w:jc w:val="center"/>
                          <w:rPr>
                            <w:b/>
                            <w:sz w:val="30"/>
                            <w:szCs w:val="30"/>
                          </w:rPr>
                        </w:pPr>
                      </w:p>
                      <w:p w14:paraId="43281BF9" w14:textId="77777777" w:rsidR="007D482D" w:rsidRPr="00414332" w:rsidDel="00095447" w:rsidRDefault="007D482D" w:rsidP="007C4131">
                        <w:pPr>
                          <w:jc w:val="center"/>
                          <w:rPr>
                            <w:del w:id="117" w:author="The Si Tran" w:date="2012-12-12T13:41:00Z"/>
                            <w:b/>
                            <w:sz w:val="50"/>
                            <w:szCs w:val="50"/>
                          </w:rPr>
                        </w:pPr>
                        <w:del w:id="118" w:author="The Si Tran" w:date="2012-12-12T13:41:00Z">
                          <w:r w:rsidRPr="00414332" w:rsidDel="00095447">
                            <w:rPr>
                              <w:b/>
                              <w:sz w:val="50"/>
                              <w:szCs w:val="50"/>
                            </w:rPr>
                            <w:delText>TÊN ĐỀ TÀI</w:delText>
                          </w:r>
                        </w:del>
                      </w:p>
                      <w:p w14:paraId="74C603C8" w14:textId="77777777" w:rsidR="007D482D" w:rsidRPr="00414332" w:rsidDel="00095447" w:rsidRDefault="007D482D" w:rsidP="007C4131">
                        <w:pPr>
                          <w:jc w:val="center"/>
                          <w:rPr>
                            <w:del w:id="119" w:author="The Si Tran" w:date="2012-12-12T13:41:00Z"/>
                            <w:sz w:val="30"/>
                            <w:szCs w:val="30"/>
                          </w:rPr>
                        </w:pPr>
                        <w:del w:id="120" w:author="The Si Tran" w:date="2012-12-12T13:41:00Z">
                          <w:r w:rsidRPr="00414332" w:rsidDel="00095447">
                            <w:rPr>
                              <w:sz w:val="30"/>
                              <w:szCs w:val="30"/>
                            </w:rPr>
                            <w:delText>(size 16-25 tùy theo số lượng từ)</w:delText>
                          </w:r>
                        </w:del>
                      </w:p>
                      <w:p w14:paraId="6B8C182C" w14:textId="77777777" w:rsidR="007D482D" w:rsidRPr="00414332" w:rsidRDefault="007D482D" w:rsidP="007C4131">
                        <w:pPr>
                          <w:rPr>
                            <w:sz w:val="30"/>
                            <w:szCs w:val="30"/>
                          </w:rPr>
                        </w:pPr>
                      </w:p>
                      <w:p w14:paraId="78884E63" w14:textId="77777777" w:rsidR="007D482D" w:rsidRPr="00414332" w:rsidRDefault="007D482D" w:rsidP="007C4131">
                        <w:pPr>
                          <w:rPr>
                            <w:sz w:val="30"/>
                            <w:szCs w:val="30"/>
                          </w:rPr>
                        </w:pPr>
                      </w:p>
                      <w:p w14:paraId="2034164A" w14:textId="77777777" w:rsidR="007D482D" w:rsidRPr="00414332" w:rsidRDefault="007D482D" w:rsidP="007C4131">
                        <w:pPr>
                          <w:rPr>
                            <w:sz w:val="30"/>
                            <w:szCs w:val="30"/>
                          </w:rPr>
                        </w:pPr>
                      </w:p>
                      <w:p w14:paraId="0947E522" w14:textId="77777777" w:rsidR="007D482D" w:rsidRPr="00414332" w:rsidRDefault="007D482D" w:rsidP="007C4131">
                        <w:pPr>
                          <w:rPr>
                            <w:sz w:val="30"/>
                            <w:szCs w:val="30"/>
                          </w:rPr>
                        </w:pPr>
                      </w:p>
                      <w:p w14:paraId="262E116F" w14:textId="77777777" w:rsidR="007D482D" w:rsidRPr="00414332" w:rsidRDefault="007D482D" w:rsidP="007C4131">
                        <w:pPr>
                          <w:rPr>
                            <w:sz w:val="30"/>
                            <w:szCs w:val="30"/>
                          </w:rPr>
                        </w:pPr>
                      </w:p>
                      <w:p w14:paraId="505F9F1F" w14:textId="77777777" w:rsidR="007D482D" w:rsidRDefault="007D482D" w:rsidP="007C4131">
                        <w:pPr>
                          <w:ind w:left="4320"/>
                          <w:rPr>
                            <w:b/>
                            <w:sz w:val="30"/>
                            <w:szCs w:val="30"/>
                          </w:rPr>
                        </w:pPr>
                      </w:p>
                      <w:p w14:paraId="7F685341" w14:textId="77777777" w:rsidR="007D482D" w:rsidRPr="00414332" w:rsidRDefault="007D482D" w:rsidP="007C4131">
                        <w:pPr>
                          <w:ind w:left="4320"/>
                          <w:rPr>
                            <w:b/>
                            <w:sz w:val="30"/>
                            <w:szCs w:val="30"/>
                          </w:rPr>
                        </w:pPr>
                      </w:p>
                      <w:p w14:paraId="604EF380" w14:textId="77777777" w:rsidR="007D482D" w:rsidRPr="00414332" w:rsidRDefault="007D482D" w:rsidP="007C4131">
                        <w:pPr>
                          <w:ind w:left="3240"/>
                          <w:rPr>
                            <w:b/>
                            <w:sz w:val="30"/>
                            <w:szCs w:val="30"/>
                          </w:rPr>
                        </w:pPr>
                        <w:r w:rsidRPr="00414332">
                          <w:rPr>
                            <w:b/>
                            <w:sz w:val="30"/>
                            <w:szCs w:val="30"/>
                          </w:rPr>
                          <w:t>HỘI ĐỒNG: ………………………………</w:t>
                        </w:r>
                      </w:p>
                      <w:p w14:paraId="4FE05E53" w14:textId="77777777" w:rsidR="007D482D" w:rsidRPr="00414332" w:rsidRDefault="007D482D" w:rsidP="007C4131">
                        <w:pPr>
                          <w:ind w:left="3240"/>
                          <w:rPr>
                            <w:b/>
                            <w:sz w:val="30"/>
                            <w:szCs w:val="30"/>
                          </w:rPr>
                        </w:pPr>
                        <w:r w:rsidRPr="00414332">
                          <w:rPr>
                            <w:b/>
                            <w:sz w:val="30"/>
                            <w:szCs w:val="30"/>
                          </w:rPr>
                          <w:t>GVHD: ………………………………………</w:t>
                        </w:r>
                      </w:p>
                      <w:p w14:paraId="6D8F7469" w14:textId="77777777" w:rsidR="007D482D" w:rsidRPr="00414332" w:rsidRDefault="007D482D" w:rsidP="007C4131">
                        <w:pPr>
                          <w:ind w:left="3240"/>
                          <w:rPr>
                            <w:b/>
                            <w:sz w:val="30"/>
                            <w:szCs w:val="30"/>
                          </w:rPr>
                        </w:pPr>
                        <w:r w:rsidRPr="00414332">
                          <w:rPr>
                            <w:b/>
                            <w:sz w:val="30"/>
                            <w:szCs w:val="30"/>
                          </w:rPr>
                          <w:t>GVPB: ………………………………………</w:t>
                        </w:r>
                      </w:p>
                      <w:p w14:paraId="3371CD51" w14:textId="77777777" w:rsidR="007D482D" w:rsidRPr="00414332" w:rsidRDefault="007D482D" w:rsidP="007C4131">
                        <w:pPr>
                          <w:ind w:left="3240"/>
                          <w:rPr>
                            <w:b/>
                            <w:sz w:val="30"/>
                            <w:szCs w:val="30"/>
                          </w:rPr>
                        </w:pPr>
                        <w:r w:rsidRPr="00414332">
                          <w:rPr>
                            <w:b/>
                            <w:sz w:val="30"/>
                            <w:szCs w:val="30"/>
                          </w:rPr>
                          <w:t xml:space="preserve">                                ---o0o---</w:t>
                        </w:r>
                      </w:p>
                      <w:p w14:paraId="2FDE68EE" w14:textId="77777777" w:rsidR="007D482D" w:rsidRPr="00414332" w:rsidRDefault="007D482D" w:rsidP="007C4131">
                        <w:pPr>
                          <w:ind w:left="3240"/>
                          <w:rPr>
                            <w:b/>
                            <w:sz w:val="30"/>
                            <w:szCs w:val="30"/>
                          </w:rPr>
                        </w:pPr>
                        <w:r w:rsidRPr="00414332">
                          <w:rPr>
                            <w:b/>
                            <w:sz w:val="30"/>
                            <w:szCs w:val="30"/>
                          </w:rPr>
                          <w:t>SVTH 1: ………………………………… (MSSV)</w:t>
                        </w:r>
                      </w:p>
                      <w:p w14:paraId="026C3766" w14:textId="77777777" w:rsidR="007D482D" w:rsidRPr="00414332" w:rsidRDefault="007D482D" w:rsidP="007C4131">
                        <w:pPr>
                          <w:ind w:left="3240"/>
                          <w:rPr>
                            <w:b/>
                            <w:sz w:val="30"/>
                            <w:szCs w:val="30"/>
                          </w:rPr>
                        </w:pPr>
                        <w:r w:rsidRPr="00414332">
                          <w:rPr>
                            <w:b/>
                            <w:sz w:val="30"/>
                            <w:szCs w:val="30"/>
                          </w:rPr>
                          <w:t>SVTH 2: ………………………………… (MSSV)</w:t>
                        </w:r>
                      </w:p>
                      <w:p w14:paraId="0C95FBBB" w14:textId="77777777" w:rsidR="007D482D" w:rsidRPr="00414332" w:rsidRDefault="007D482D" w:rsidP="007C4131">
                        <w:pPr>
                          <w:ind w:left="3240"/>
                          <w:rPr>
                            <w:b/>
                            <w:sz w:val="30"/>
                            <w:szCs w:val="30"/>
                          </w:rPr>
                        </w:pPr>
                        <w:r w:rsidRPr="00414332">
                          <w:rPr>
                            <w:b/>
                            <w:sz w:val="30"/>
                            <w:szCs w:val="30"/>
                          </w:rPr>
                          <w:t>SVTH 3: ………………………………… (MSSV)</w:t>
                        </w:r>
                      </w:p>
                      <w:p w14:paraId="70E6E6D6" w14:textId="77777777" w:rsidR="007D482D" w:rsidRPr="00414332" w:rsidRDefault="007D482D" w:rsidP="007C4131">
                        <w:pPr>
                          <w:ind w:left="3240"/>
                          <w:rPr>
                            <w:sz w:val="30"/>
                            <w:szCs w:val="30"/>
                          </w:rPr>
                        </w:pPr>
                        <w:r w:rsidRPr="00414332">
                          <w:rPr>
                            <w:b/>
                            <w:sz w:val="30"/>
                            <w:szCs w:val="30"/>
                          </w:rPr>
                          <w:t>……</w:t>
                        </w:r>
                      </w:p>
                      <w:p w14:paraId="65328F86" w14:textId="77777777" w:rsidR="007D482D" w:rsidRPr="00414332" w:rsidRDefault="007D482D" w:rsidP="007C4131">
                        <w:pPr>
                          <w:ind w:left="2520" w:firstLine="720"/>
                          <w:rPr>
                            <w:sz w:val="30"/>
                            <w:szCs w:val="30"/>
                          </w:rPr>
                        </w:pPr>
                        <w:r w:rsidRPr="00414332">
                          <w:rPr>
                            <w:sz w:val="30"/>
                            <w:szCs w:val="30"/>
                          </w:rPr>
                          <w:t>(Size 15)</w:t>
                        </w:r>
                      </w:p>
                      <w:p w14:paraId="5FB8F90B" w14:textId="77777777" w:rsidR="007D482D" w:rsidRPr="00414332" w:rsidRDefault="007D482D" w:rsidP="007C4131">
                        <w:pPr>
                          <w:rPr>
                            <w:sz w:val="30"/>
                            <w:szCs w:val="30"/>
                          </w:rPr>
                        </w:pPr>
                      </w:p>
                      <w:p w14:paraId="56371461" w14:textId="77777777" w:rsidR="007D482D" w:rsidRPr="00414332" w:rsidRDefault="007D482D" w:rsidP="007C4131">
                        <w:pPr>
                          <w:rPr>
                            <w:sz w:val="30"/>
                            <w:szCs w:val="30"/>
                          </w:rPr>
                        </w:pPr>
                      </w:p>
                      <w:p w14:paraId="1A15B0F8" w14:textId="77777777" w:rsidR="007D482D" w:rsidRPr="00414332" w:rsidRDefault="007D482D" w:rsidP="007C4131">
                        <w:pPr>
                          <w:jc w:val="center"/>
                          <w:rPr>
                            <w:b/>
                            <w:sz w:val="30"/>
                            <w:szCs w:val="30"/>
                          </w:rPr>
                        </w:pPr>
                      </w:p>
                      <w:p w14:paraId="4D32EADE" w14:textId="77777777" w:rsidR="007D482D" w:rsidRPr="00414332" w:rsidRDefault="007D482D" w:rsidP="007C4131">
                        <w:pPr>
                          <w:jc w:val="center"/>
                          <w:rPr>
                            <w:sz w:val="30"/>
                            <w:szCs w:val="30"/>
                          </w:rPr>
                        </w:pPr>
                      </w:p>
                      <w:p w14:paraId="35691925" w14:textId="77777777" w:rsidR="007D482D" w:rsidRPr="00414332" w:rsidRDefault="007D482D"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21" w:author="The Si Tran" w:date="2012-12-12T13:39:00Z"/>
          <w:kern w:val="32"/>
        </w:rPr>
        <w:pPrChange w:id="122" w:author="The Si Tran" w:date="2012-12-12T13:39:00Z">
          <w:pPr>
            <w:spacing w:before="0" w:after="200" w:line="276" w:lineRule="auto"/>
            <w:jc w:val="left"/>
          </w:pPr>
        </w:pPrChange>
      </w:pPr>
      <w:ins w:id="123"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4" w:name="_Toc343841784"/>
      <w:r w:rsidRPr="003553FD">
        <w:rPr>
          <w:rFonts w:cs="Times New Roman"/>
          <w:rPrChange w:id="125" w:author="The Si Tran" w:date="2012-12-14T07:18:00Z">
            <w:rPr>
              <w:rFonts w:cs="Times New Roman"/>
              <w:b w:val="0"/>
              <w:bCs w:val="0"/>
              <w:kern w:val="0"/>
              <w:sz w:val="26"/>
              <w:szCs w:val="22"/>
            </w:rPr>
          </w:rPrChange>
        </w:rPr>
        <w:lastRenderedPageBreak/>
        <w:t>LỜI CAM ĐOAN</w:t>
      </w:r>
      <w:bookmarkEnd w:id="6"/>
      <w:bookmarkEnd w:id="124"/>
    </w:p>
    <w:p w14:paraId="00DD51C1" w14:textId="77777777" w:rsidR="00254F82" w:rsidRPr="003F0840" w:rsidRDefault="00254F82" w:rsidP="00254F82">
      <w:pPr>
        <w:widowControl w:val="0"/>
        <w:autoSpaceDE w:val="0"/>
        <w:autoSpaceDN w:val="0"/>
        <w:adjustRightInd w:val="0"/>
        <w:spacing w:after="240"/>
        <w:rPr>
          <w:ins w:id="126" w:author="The Si Tran" w:date="2012-12-16T09:59:00Z"/>
          <w:rFonts w:eastAsia="Times New Roman"/>
          <w:szCs w:val="26"/>
        </w:rPr>
      </w:pPr>
      <w:ins w:id="127"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8" w:author="The Si Tran" w:date="2012-12-16T09:59:00Z"/>
          <w:rFonts w:eastAsia="Times New Roman"/>
          <w:szCs w:val="26"/>
        </w:rPr>
      </w:pPr>
      <w:ins w:id="129"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30" w:author="The Si Tran" w:date="2012-12-16T09:59:00Z"/>
          <w:rFonts w:eastAsia="Times New Roman"/>
          <w:szCs w:val="26"/>
        </w:rPr>
      </w:pPr>
    </w:p>
    <w:p w14:paraId="0C376649" w14:textId="0D079278" w:rsidR="00545827" w:rsidRDefault="00545827" w:rsidP="00545827">
      <w:pPr>
        <w:rPr>
          <w:ins w:id="131" w:author="The Si Tran" w:date="2012-12-16T09:59:00Z"/>
          <w:szCs w:val="26"/>
        </w:rPr>
      </w:pPr>
      <w:ins w:id="132"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3" w:author="The Si Tran" w:date="2012-12-05T23:02:00Z">
            <w:rPr>
              <w:kern w:val="32"/>
              <w:sz w:val="32"/>
              <w:szCs w:val="32"/>
            </w:rPr>
          </w:rPrChange>
        </w:rPr>
      </w:pPr>
      <w:r w:rsidRPr="002B1464">
        <w:rPr>
          <w:szCs w:val="26"/>
        </w:rPr>
        <w:br w:type="page"/>
      </w:r>
    </w:p>
    <w:p w14:paraId="15918FA4" w14:textId="23A0B775" w:rsidR="0032705F" w:rsidRDefault="00071624" w:rsidP="00071624">
      <w:pPr>
        <w:pStyle w:val="Heading1"/>
        <w:numPr>
          <w:ilvl w:val="0"/>
          <w:numId w:val="0"/>
        </w:numPr>
        <w:ind w:left="360"/>
        <w:rPr>
          <w:ins w:id="134" w:author="The Si Tran" w:date="2012-12-16T10:00:00Z"/>
          <w:rFonts w:cs="Times New Roman"/>
        </w:rPr>
      </w:pPr>
      <w:bookmarkStart w:id="135" w:name="_Toc328879884"/>
      <w:bookmarkStart w:id="136" w:name="_Toc328894960"/>
      <w:bookmarkStart w:id="137" w:name="_Toc343841785"/>
      <w:r w:rsidRPr="003553FD">
        <w:rPr>
          <w:rFonts w:cs="Times New Roman"/>
          <w:rPrChange w:id="138" w:author="The Si Tran" w:date="2012-12-14T07:18:00Z">
            <w:rPr>
              <w:rFonts w:cs="Times New Roman"/>
              <w:b w:val="0"/>
              <w:bCs w:val="0"/>
              <w:kern w:val="0"/>
              <w:sz w:val="26"/>
              <w:szCs w:val="22"/>
            </w:rPr>
          </w:rPrChange>
        </w:rPr>
        <w:lastRenderedPageBreak/>
        <w:t>LỜ</w:t>
      </w:r>
      <w:r w:rsidR="0099437A">
        <w:rPr>
          <w:rFonts w:cs="Times New Roman"/>
        </w:rPr>
        <w:t>I CẢ</w:t>
      </w:r>
      <w:r w:rsidRPr="003553FD">
        <w:rPr>
          <w:rFonts w:cs="Times New Roman"/>
          <w:rPrChange w:id="139" w:author="The Si Tran" w:date="2012-12-14T07:18:00Z">
            <w:rPr>
              <w:rFonts w:cs="Times New Roman"/>
              <w:b w:val="0"/>
              <w:bCs w:val="0"/>
              <w:kern w:val="0"/>
              <w:sz w:val="26"/>
              <w:szCs w:val="22"/>
            </w:rPr>
          </w:rPrChange>
        </w:rPr>
        <w:t>M ƠN</w:t>
      </w:r>
      <w:bookmarkEnd w:id="135"/>
      <w:bookmarkEnd w:id="136"/>
      <w:bookmarkEnd w:id="137"/>
    </w:p>
    <w:p w14:paraId="25FE7B5D" w14:textId="142A8B9F" w:rsidR="003A4E66" w:rsidRDefault="003A4E66">
      <w:pPr>
        <w:rPr>
          <w:ins w:id="140" w:author="The Si Tran" w:date="2012-12-16T10:00:00Z"/>
        </w:rPr>
        <w:pPrChange w:id="141" w:author="The Si Tran" w:date="2012-12-16T10:00:00Z">
          <w:pPr>
            <w:widowControl w:val="0"/>
            <w:autoSpaceDE w:val="0"/>
            <w:autoSpaceDN w:val="0"/>
            <w:adjustRightInd w:val="0"/>
            <w:spacing w:after="240"/>
          </w:pPr>
        </w:pPrChange>
      </w:pPr>
      <w:ins w:id="142" w:author="The Si Tran" w:date="2012-12-16T10:00:00Z">
        <w:r>
          <w:t>Chúng tôi xin bày tỏ lòng biết ơn chân thành nhất đến PGS.TS</w:t>
        </w:r>
        <w:del w:id="143"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4" w:author="The Si Tran" w:date="2012-12-16T10:00:00Z"/>
        </w:rPr>
        <w:pPrChange w:id="145" w:author="The Si Tran" w:date="2012-12-16T10:00:00Z">
          <w:pPr>
            <w:widowControl w:val="0"/>
            <w:autoSpaceDE w:val="0"/>
            <w:autoSpaceDN w:val="0"/>
            <w:adjustRightInd w:val="0"/>
            <w:spacing w:after="240"/>
          </w:pPr>
        </w:pPrChange>
      </w:pPr>
      <w:ins w:id="146"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7" w:author="The Si Tran" w:date="2012-12-16T10:00:00Z"/>
        </w:rPr>
        <w:pPrChange w:id="148" w:author="The Si Tran" w:date="2012-12-16T10:00:00Z">
          <w:pPr>
            <w:widowControl w:val="0"/>
            <w:autoSpaceDE w:val="0"/>
            <w:autoSpaceDN w:val="0"/>
            <w:adjustRightInd w:val="0"/>
            <w:spacing w:after="240"/>
          </w:pPr>
        </w:pPrChange>
      </w:pPr>
      <w:ins w:id="149" w:author="The Si Tran" w:date="2012-12-16T10:00:00Z">
        <w:r>
          <w:t xml:space="preserve">Và cuối cùng, chúng tôi xin được gửi lời cám ơn đến gia đình và bạn </w:t>
        </w:r>
        <w:del w:id="150" w:author="superchickend" w:date="2012-12-16T14:50:00Z">
          <w:r w:rsidDel="00E34B00">
            <w:delText>bè,</w:delText>
          </w:r>
        </w:del>
      </w:ins>
      <w:ins w:id="151" w:author="superchickend" w:date="2012-12-16T14:50:00Z">
        <w:r w:rsidR="00E34B00">
          <w:t>bè</w:t>
        </w:r>
      </w:ins>
      <w:ins w:id="152" w:author="superchickend" w:date="2012-12-16T14:51:00Z">
        <w:r w:rsidR="001E0550">
          <w:t xml:space="preserve"> -</w:t>
        </w:r>
      </w:ins>
      <w:ins w:id="153"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4"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5"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6" w:author="The Si Tran" w:date="2012-12-14T07:18:00Z">
          <w:pPr>
            <w:pStyle w:val="Heading1"/>
            <w:numPr>
              <w:numId w:val="0"/>
            </w:numPr>
            <w:ind w:left="0" w:firstLine="0"/>
          </w:pPr>
        </w:pPrChange>
      </w:pPr>
      <w:bookmarkStart w:id="157" w:name="_Toc328879885"/>
      <w:bookmarkStart w:id="158" w:name="_Toc328894961"/>
      <w:bookmarkStart w:id="159" w:name="_Toc343841786"/>
      <w:r w:rsidRPr="003553FD">
        <w:rPr>
          <w:rPrChange w:id="160" w:author="The Si Tran" w:date="2012-12-14T07:18:00Z">
            <w:rPr>
              <w:rFonts w:cs="Times New Roman"/>
              <w:b w:val="0"/>
              <w:bCs w:val="0"/>
              <w:kern w:val="0"/>
              <w:sz w:val="26"/>
              <w:szCs w:val="22"/>
            </w:rPr>
          </w:rPrChange>
        </w:rPr>
        <w:lastRenderedPageBreak/>
        <w:t>TÓM</w:t>
      </w:r>
      <w:r w:rsidRPr="0049233F">
        <w:rPr>
          <w:rPrChange w:id="161" w:author="The Si Tran" w:date="2012-12-05T23:02:00Z">
            <w:rPr>
              <w:rFonts w:cs="Times New Roman"/>
              <w:b w:val="0"/>
              <w:bCs w:val="0"/>
              <w:kern w:val="0"/>
              <w:sz w:val="26"/>
              <w:szCs w:val="22"/>
            </w:rPr>
          </w:rPrChange>
        </w:rPr>
        <w:t xml:space="preserve"> TẮT LUẬN VĂN</w:t>
      </w:r>
      <w:bookmarkEnd w:id="157"/>
      <w:bookmarkEnd w:id="158"/>
      <w:bookmarkEnd w:id="159"/>
    </w:p>
    <w:p w14:paraId="248C1994" w14:textId="6F1F893F" w:rsidR="005D6B44" w:rsidRPr="00526192" w:rsidRDefault="005D6B44" w:rsidP="00BB708B">
      <w:pPr>
        <w:rPr>
          <w:ins w:id="162" w:author="The Si Tran" w:date="2012-12-12T07:36:00Z"/>
        </w:rPr>
      </w:pPr>
      <w:ins w:id="163" w:author="The Si Tran" w:date="2012-12-12T07:36:00Z">
        <w:r w:rsidRPr="00526192">
          <w:t xml:space="preserve">Ngày </w:t>
        </w:r>
      </w:ins>
      <w:ins w:id="164" w:author="The Si Tran" w:date="2012-12-16T20:13:00Z">
        <w:r w:rsidR="00032D83" w:rsidRPr="00526192">
          <w:t xml:space="preserve">nay, trong </w:t>
        </w:r>
      </w:ins>
      <w:ins w:id="165" w:author="The Si Tran" w:date="2012-12-16T20:14:00Z">
        <w:r w:rsidR="00032D83">
          <w:t xml:space="preserve">môi </w:t>
        </w:r>
      </w:ins>
      <w:ins w:id="166"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7" w:author="The Si Tran" w:date="2012-12-12T07:36:00Z"/>
          <w:lang w:val="fr-FR"/>
        </w:rPr>
      </w:pPr>
      <w:ins w:id="168"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69"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1B0DD7A2" w14:textId="77777777" w:rsidR="000F1BDB" w:rsidRDefault="005D6B44">
      <w:pPr>
        <w:rPr>
          <w:lang w:val="fr-FR"/>
        </w:rPr>
      </w:pPr>
      <w:ins w:id="170"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171" w:name="_Toc343841787"/>
      <w:r>
        <w:lastRenderedPageBreak/>
        <w:t>ABSTRACT</w:t>
      </w:r>
      <w:bookmarkEnd w:id="171"/>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77777777" w:rsidR="007F5275" w:rsidRPr="00451810" w:rsidRDefault="007F5275" w:rsidP="007F5275">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5B381D1B"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49233F" w:rsidRDefault="0032705F">
      <w:pPr>
        <w:rPr>
          <w:kern w:val="32"/>
          <w:rPrChange w:id="172" w:author="The Si Tran" w:date="2012-12-05T23:02:00Z">
            <w:rPr>
              <w:kern w:val="32"/>
              <w:sz w:val="32"/>
              <w:szCs w:val="32"/>
            </w:rPr>
          </w:rPrChange>
        </w:rPr>
      </w:pPr>
      <w:r w:rsidRPr="002B1464">
        <w:br w:type="page"/>
      </w:r>
    </w:p>
    <w:p w14:paraId="067CED07" w14:textId="77777777" w:rsidR="002E545D" w:rsidRDefault="002E545D">
      <w:pPr>
        <w:pStyle w:val="Heading1"/>
        <w:numPr>
          <w:ilvl w:val="0"/>
          <w:numId w:val="0"/>
        </w:numPr>
        <w:ind w:left="360"/>
        <w:rPr>
          <w:ins w:id="173" w:author="The Si Tran" w:date="2012-12-12T13:48:00Z"/>
        </w:rPr>
        <w:pPrChange w:id="174" w:author="The Si Tran" w:date="2012-12-14T07:18:00Z">
          <w:pPr>
            <w:pStyle w:val="Heading1"/>
            <w:numPr>
              <w:numId w:val="0"/>
            </w:numPr>
            <w:spacing w:line="480" w:lineRule="auto"/>
            <w:ind w:left="0" w:firstLine="0"/>
            <w:jc w:val="both"/>
          </w:pPr>
        </w:pPrChange>
      </w:pPr>
      <w:bookmarkStart w:id="175" w:name="_Toc343841788"/>
      <w:ins w:id="176" w:author="The Si Tran" w:date="2012-12-12T13:48:00Z">
        <w:r>
          <w:lastRenderedPageBreak/>
          <w:t>MỤC LỤC</w:t>
        </w:r>
        <w:bookmarkEnd w:id="175"/>
      </w:ins>
    </w:p>
    <w:p w14:paraId="1BC0F508" w14:textId="77777777" w:rsidR="0099437A" w:rsidRDefault="002E545D">
      <w:pPr>
        <w:pStyle w:val="TOC1"/>
        <w:rPr>
          <w:rFonts w:asciiTheme="minorHAnsi" w:eastAsiaTheme="minorEastAsia" w:hAnsiTheme="minorHAnsi" w:cstheme="minorBidi"/>
          <w:noProof/>
          <w:sz w:val="22"/>
        </w:rPr>
      </w:pPr>
      <w:ins w:id="177" w:author="The Si Tran" w:date="2012-12-12T13:49:00Z">
        <w:r>
          <w:fldChar w:fldCharType="begin"/>
        </w:r>
        <w:r>
          <w:instrText xml:space="preserve"> TOC \o "1-3" \f \h \z \u </w:instrText>
        </w:r>
      </w:ins>
      <w:r>
        <w:fldChar w:fldCharType="separate"/>
      </w:r>
      <w:r w:rsidR="0099437A" w:rsidRPr="008D743E">
        <w:rPr>
          <w:rStyle w:val="Hyperlink"/>
          <w:noProof/>
        </w:rPr>
        <w:fldChar w:fldCharType="begin"/>
      </w:r>
      <w:r w:rsidR="0099437A" w:rsidRPr="008D743E">
        <w:rPr>
          <w:rStyle w:val="Hyperlink"/>
          <w:noProof/>
        </w:rPr>
        <w:instrText xml:space="preserve"> </w:instrText>
      </w:r>
      <w:r w:rsidR="0099437A">
        <w:rPr>
          <w:noProof/>
        </w:rPr>
        <w:instrText>HYPERLINK \l "_Toc343841784"</w:instrText>
      </w:r>
      <w:r w:rsidR="0099437A" w:rsidRPr="008D743E">
        <w:rPr>
          <w:rStyle w:val="Hyperlink"/>
          <w:noProof/>
        </w:rPr>
        <w:instrText xml:space="preserve"> </w:instrText>
      </w:r>
      <w:r w:rsidR="0099437A" w:rsidRPr="008D743E">
        <w:rPr>
          <w:rStyle w:val="Hyperlink"/>
          <w:noProof/>
        </w:rPr>
      </w:r>
      <w:r w:rsidR="0099437A" w:rsidRPr="008D743E">
        <w:rPr>
          <w:rStyle w:val="Hyperlink"/>
          <w:noProof/>
        </w:rPr>
        <w:fldChar w:fldCharType="separate"/>
      </w:r>
      <w:r w:rsidR="0099437A" w:rsidRPr="008D743E">
        <w:rPr>
          <w:rStyle w:val="Hyperlink"/>
          <w:noProof/>
        </w:rPr>
        <w:t>LỜI CAM ĐOAN</w:t>
      </w:r>
      <w:r w:rsidR="0099437A">
        <w:rPr>
          <w:noProof/>
          <w:webHidden/>
        </w:rPr>
        <w:tab/>
      </w:r>
      <w:r w:rsidR="0099437A">
        <w:rPr>
          <w:noProof/>
          <w:webHidden/>
        </w:rPr>
        <w:fldChar w:fldCharType="begin"/>
      </w:r>
      <w:r w:rsidR="0099437A">
        <w:rPr>
          <w:noProof/>
          <w:webHidden/>
        </w:rPr>
        <w:instrText xml:space="preserve"> PAGEREF _Toc343841784 \h </w:instrText>
      </w:r>
      <w:r w:rsidR="0099437A">
        <w:rPr>
          <w:noProof/>
          <w:webHidden/>
        </w:rPr>
      </w:r>
      <w:r w:rsidR="0099437A">
        <w:rPr>
          <w:noProof/>
          <w:webHidden/>
        </w:rPr>
        <w:fldChar w:fldCharType="separate"/>
      </w:r>
      <w:r w:rsidR="00951AF7">
        <w:rPr>
          <w:noProof/>
          <w:webHidden/>
        </w:rPr>
        <w:t>ii</w:t>
      </w:r>
      <w:r w:rsidR="0099437A">
        <w:rPr>
          <w:noProof/>
          <w:webHidden/>
        </w:rPr>
        <w:fldChar w:fldCharType="end"/>
      </w:r>
      <w:r w:rsidR="0099437A" w:rsidRPr="008D743E">
        <w:rPr>
          <w:rStyle w:val="Hyperlink"/>
          <w:noProof/>
        </w:rPr>
        <w:fldChar w:fldCharType="end"/>
      </w:r>
    </w:p>
    <w:p w14:paraId="5484FC83" w14:textId="1E42A9F1" w:rsidR="0099437A" w:rsidRDefault="0099437A">
      <w:pPr>
        <w:pStyle w:val="TOC1"/>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"_Toc343841785"</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LỜ</w:t>
      </w:r>
      <w:r>
        <w:rPr>
          <w:rStyle w:val="Hyperlink"/>
          <w:noProof/>
        </w:rPr>
        <w:t>I CẢ</w:t>
      </w:r>
      <w:r w:rsidRPr="008D743E">
        <w:rPr>
          <w:rStyle w:val="Hyperlink"/>
          <w:noProof/>
        </w:rPr>
        <w:t>M ƠN</w:t>
      </w:r>
      <w:r>
        <w:rPr>
          <w:noProof/>
          <w:webHidden/>
        </w:rPr>
        <w:tab/>
      </w:r>
      <w:r>
        <w:rPr>
          <w:noProof/>
          <w:webHidden/>
        </w:rPr>
        <w:fldChar w:fldCharType="begin"/>
      </w:r>
      <w:r>
        <w:rPr>
          <w:noProof/>
          <w:webHidden/>
        </w:rPr>
        <w:instrText xml:space="preserve"> PAGEREF _Toc343841785 \h </w:instrText>
      </w:r>
      <w:r>
        <w:rPr>
          <w:noProof/>
          <w:webHidden/>
        </w:rPr>
      </w:r>
      <w:r>
        <w:rPr>
          <w:noProof/>
          <w:webHidden/>
        </w:rPr>
        <w:fldChar w:fldCharType="separate"/>
      </w:r>
      <w:r w:rsidR="00951AF7">
        <w:rPr>
          <w:noProof/>
          <w:webHidden/>
        </w:rPr>
        <w:t>iii</w:t>
      </w:r>
      <w:r>
        <w:rPr>
          <w:noProof/>
          <w:webHidden/>
        </w:rPr>
        <w:fldChar w:fldCharType="end"/>
      </w:r>
      <w:r w:rsidRPr="008D743E">
        <w:rPr>
          <w:rStyle w:val="Hyperlink"/>
          <w:noProof/>
        </w:rPr>
        <w:fldChar w:fldCharType="end"/>
      </w:r>
    </w:p>
    <w:p w14:paraId="0CD807CF" w14:textId="77777777" w:rsidR="0099437A" w:rsidRDefault="0099437A">
      <w:pPr>
        <w:pStyle w:val="TOC1"/>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"_Toc343841786"</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TÓM TẮT LUẬN VĂN</w:t>
      </w:r>
      <w:r>
        <w:rPr>
          <w:noProof/>
          <w:webHidden/>
        </w:rPr>
        <w:tab/>
      </w:r>
      <w:r>
        <w:rPr>
          <w:noProof/>
          <w:webHidden/>
        </w:rPr>
        <w:fldChar w:fldCharType="begin"/>
      </w:r>
      <w:r>
        <w:rPr>
          <w:noProof/>
          <w:webHidden/>
        </w:rPr>
        <w:instrText xml:space="preserve"> PAGEREF _Toc343841786 \h </w:instrText>
      </w:r>
      <w:r>
        <w:rPr>
          <w:noProof/>
          <w:webHidden/>
        </w:rPr>
      </w:r>
      <w:r>
        <w:rPr>
          <w:noProof/>
          <w:webHidden/>
        </w:rPr>
        <w:fldChar w:fldCharType="separate"/>
      </w:r>
      <w:r w:rsidR="00951AF7">
        <w:rPr>
          <w:noProof/>
          <w:webHidden/>
        </w:rPr>
        <w:t>iv</w:t>
      </w:r>
      <w:r>
        <w:rPr>
          <w:noProof/>
          <w:webHidden/>
        </w:rPr>
        <w:fldChar w:fldCharType="end"/>
      </w:r>
      <w:r w:rsidRPr="008D743E">
        <w:rPr>
          <w:rStyle w:val="Hyperlink"/>
          <w:noProof/>
        </w:rPr>
        <w:fldChar w:fldCharType="end"/>
      </w:r>
    </w:p>
    <w:p w14:paraId="56B037FC" w14:textId="77777777" w:rsidR="0099437A" w:rsidRDefault="0099437A">
      <w:pPr>
        <w:pStyle w:val="TOC1"/>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"_Toc343841787"</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ABSTRACT</w:t>
      </w:r>
      <w:r>
        <w:rPr>
          <w:noProof/>
          <w:webHidden/>
        </w:rPr>
        <w:tab/>
      </w:r>
      <w:r>
        <w:rPr>
          <w:noProof/>
          <w:webHidden/>
        </w:rPr>
        <w:fldChar w:fldCharType="begin"/>
      </w:r>
      <w:r>
        <w:rPr>
          <w:noProof/>
          <w:webHidden/>
        </w:rPr>
        <w:instrText xml:space="preserve"> PAGEREF _Toc343841787 \h </w:instrText>
      </w:r>
      <w:r>
        <w:rPr>
          <w:noProof/>
          <w:webHidden/>
        </w:rPr>
      </w:r>
      <w:r>
        <w:rPr>
          <w:noProof/>
          <w:webHidden/>
        </w:rPr>
        <w:fldChar w:fldCharType="separate"/>
      </w:r>
      <w:r w:rsidR="00951AF7">
        <w:rPr>
          <w:noProof/>
          <w:webHidden/>
        </w:rPr>
        <w:t>v</w:t>
      </w:r>
      <w:r>
        <w:rPr>
          <w:noProof/>
          <w:webHidden/>
        </w:rPr>
        <w:fldChar w:fldCharType="end"/>
      </w:r>
      <w:r w:rsidRPr="008D743E">
        <w:rPr>
          <w:rStyle w:val="Hyperlink"/>
          <w:noProof/>
        </w:rPr>
        <w:fldChar w:fldCharType="end"/>
      </w:r>
    </w:p>
    <w:p w14:paraId="4160A9B2" w14:textId="77777777" w:rsidR="0099437A" w:rsidRDefault="0099437A">
      <w:pPr>
        <w:pStyle w:val="TOC1"/>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"_Toc343841788"</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MỤC LỤC</w:t>
      </w:r>
      <w:r>
        <w:rPr>
          <w:noProof/>
          <w:webHidden/>
        </w:rPr>
        <w:tab/>
      </w:r>
      <w:r>
        <w:rPr>
          <w:noProof/>
          <w:webHidden/>
        </w:rPr>
        <w:fldChar w:fldCharType="begin"/>
      </w:r>
      <w:r>
        <w:rPr>
          <w:noProof/>
          <w:webHidden/>
        </w:rPr>
        <w:instrText xml:space="preserve"> PAGEREF _Toc343841788 \h </w:instrText>
      </w:r>
      <w:r>
        <w:rPr>
          <w:noProof/>
          <w:webHidden/>
        </w:rPr>
      </w:r>
      <w:r>
        <w:rPr>
          <w:noProof/>
          <w:webHidden/>
        </w:rPr>
        <w:fldChar w:fldCharType="separate"/>
      </w:r>
      <w:r w:rsidR="00951AF7">
        <w:rPr>
          <w:noProof/>
          <w:webHidden/>
        </w:rPr>
        <w:t>vi</w:t>
      </w:r>
      <w:r>
        <w:rPr>
          <w:noProof/>
          <w:webHidden/>
        </w:rPr>
        <w:fldChar w:fldCharType="end"/>
      </w:r>
      <w:r w:rsidRPr="008D743E">
        <w:rPr>
          <w:rStyle w:val="Hyperlink"/>
          <w:noProof/>
        </w:rPr>
        <w:fldChar w:fldCharType="end"/>
      </w:r>
    </w:p>
    <w:p w14:paraId="345AE1C3" w14:textId="77777777" w:rsidR="0099437A" w:rsidRDefault="0099437A">
      <w:pPr>
        <w:pStyle w:val="TOC1"/>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"_Toc343841789"</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DANH MỤC HÌNH</w:t>
      </w:r>
      <w:r>
        <w:rPr>
          <w:noProof/>
          <w:webHidden/>
        </w:rPr>
        <w:tab/>
      </w:r>
      <w:r>
        <w:rPr>
          <w:noProof/>
          <w:webHidden/>
        </w:rPr>
        <w:fldChar w:fldCharType="begin"/>
      </w:r>
      <w:r>
        <w:rPr>
          <w:noProof/>
          <w:webHidden/>
        </w:rPr>
        <w:instrText xml:space="preserve"> PAGEREF _Toc343841789 \h </w:instrText>
      </w:r>
      <w:r>
        <w:rPr>
          <w:noProof/>
          <w:webHidden/>
        </w:rPr>
      </w:r>
      <w:r>
        <w:rPr>
          <w:noProof/>
          <w:webHidden/>
        </w:rPr>
        <w:fldChar w:fldCharType="separate"/>
      </w:r>
      <w:r w:rsidR="00951AF7">
        <w:rPr>
          <w:noProof/>
          <w:webHidden/>
        </w:rPr>
        <w:t>x</w:t>
      </w:r>
      <w:r>
        <w:rPr>
          <w:noProof/>
          <w:webHidden/>
        </w:rPr>
        <w:fldChar w:fldCharType="end"/>
      </w:r>
      <w:r w:rsidRPr="008D743E">
        <w:rPr>
          <w:rStyle w:val="Hyperlink"/>
          <w:noProof/>
        </w:rPr>
        <w:fldChar w:fldCharType="end"/>
      </w:r>
    </w:p>
    <w:p w14:paraId="1D93D65A" w14:textId="77777777" w:rsidR="0099437A" w:rsidRDefault="0099437A">
      <w:pPr>
        <w:pStyle w:val="TOC1"/>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"_Toc343841790"</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DANH MỤC BẢNG</w:t>
      </w:r>
      <w:r>
        <w:rPr>
          <w:noProof/>
          <w:webHidden/>
        </w:rPr>
        <w:tab/>
      </w:r>
      <w:r>
        <w:rPr>
          <w:noProof/>
          <w:webHidden/>
        </w:rPr>
        <w:fldChar w:fldCharType="begin"/>
      </w:r>
      <w:r>
        <w:rPr>
          <w:noProof/>
          <w:webHidden/>
        </w:rPr>
        <w:instrText xml:space="preserve"> PAGEREF _Toc343841790 \h </w:instrText>
      </w:r>
      <w:r>
        <w:rPr>
          <w:noProof/>
          <w:webHidden/>
        </w:rPr>
      </w:r>
      <w:r>
        <w:rPr>
          <w:noProof/>
          <w:webHidden/>
        </w:rPr>
        <w:fldChar w:fldCharType="separate"/>
      </w:r>
      <w:r w:rsidR="00951AF7">
        <w:rPr>
          <w:noProof/>
          <w:webHidden/>
        </w:rPr>
        <w:t>xii</w:t>
      </w:r>
      <w:r>
        <w:rPr>
          <w:noProof/>
          <w:webHidden/>
        </w:rPr>
        <w:fldChar w:fldCharType="end"/>
      </w:r>
      <w:r w:rsidRPr="008D743E">
        <w:rPr>
          <w:rStyle w:val="Hyperlink"/>
          <w:noProof/>
        </w:rPr>
        <w:fldChar w:fldCharType="end"/>
      </w:r>
    </w:p>
    <w:p w14:paraId="4B92EC5F" w14:textId="77777777" w:rsidR="0099437A" w:rsidRDefault="0099437A">
      <w:pPr>
        <w:pStyle w:val="TOC1"/>
        <w:tabs>
          <w:tab w:val="left" w:pos="1760"/>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"_Toc343841815"</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Chương 1</w:t>
      </w:r>
      <w:r>
        <w:rPr>
          <w:rFonts w:asciiTheme="minorHAnsi" w:eastAsiaTheme="minorEastAsia" w:hAnsiTheme="minorHAnsi" w:cstheme="minorBidi"/>
          <w:noProof/>
          <w:sz w:val="22"/>
        </w:rPr>
        <w:tab/>
      </w:r>
      <w:r w:rsidRPr="008D743E">
        <w:rPr>
          <w:rStyle w:val="Hyperlink"/>
          <w:noProof/>
        </w:rPr>
        <w:t>GIỚI THIỆU</w:t>
      </w:r>
      <w:r>
        <w:rPr>
          <w:noProof/>
          <w:webHidden/>
        </w:rPr>
        <w:tab/>
      </w:r>
      <w:r>
        <w:rPr>
          <w:noProof/>
          <w:webHidden/>
        </w:rPr>
        <w:fldChar w:fldCharType="begin"/>
      </w:r>
      <w:r>
        <w:rPr>
          <w:noProof/>
          <w:webHidden/>
        </w:rPr>
        <w:instrText xml:space="preserve"> PAGEREF _Toc343841815 \h </w:instrText>
      </w:r>
      <w:r>
        <w:rPr>
          <w:noProof/>
          <w:webHidden/>
        </w:rPr>
      </w:r>
      <w:r>
        <w:rPr>
          <w:noProof/>
          <w:webHidden/>
        </w:rPr>
        <w:fldChar w:fldCharType="separate"/>
      </w:r>
      <w:r w:rsidR="00951AF7">
        <w:rPr>
          <w:noProof/>
          <w:webHidden/>
        </w:rPr>
        <w:t>1</w:t>
      </w:r>
      <w:r>
        <w:rPr>
          <w:noProof/>
          <w:webHidden/>
        </w:rPr>
        <w:fldChar w:fldCharType="end"/>
      </w:r>
      <w:r w:rsidRPr="008D743E">
        <w:rPr>
          <w:rStyle w:val="Hyperlink"/>
          <w:noProof/>
        </w:rPr>
        <w:fldChar w:fldCharType="end"/>
      </w:r>
    </w:p>
    <w:p w14:paraId="5E82E2C2"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"_Toc343841816"</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1.1.</w:t>
      </w:r>
      <w:r>
        <w:rPr>
          <w:rFonts w:asciiTheme="minorHAnsi" w:eastAsiaTheme="minorEastAsia" w:hAnsiTheme="minorHAnsi" w:cstheme="minorBidi"/>
          <w:noProof/>
          <w:sz w:val="22"/>
        </w:rPr>
        <w:tab/>
      </w:r>
      <w:r w:rsidRPr="008D743E">
        <w:rPr>
          <w:rStyle w:val="Hyperlink"/>
          <w:noProof/>
        </w:rPr>
        <w:t>Mục tiêu của đề tài</w:t>
      </w:r>
      <w:r>
        <w:rPr>
          <w:noProof/>
          <w:webHidden/>
        </w:rPr>
        <w:tab/>
      </w:r>
      <w:r>
        <w:rPr>
          <w:noProof/>
          <w:webHidden/>
        </w:rPr>
        <w:fldChar w:fldCharType="begin"/>
      </w:r>
      <w:r>
        <w:rPr>
          <w:noProof/>
          <w:webHidden/>
        </w:rPr>
        <w:instrText xml:space="preserve"> PAGEREF _Toc343841816 \h </w:instrText>
      </w:r>
      <w:r>
        <w:rPr>
          <w:noProof/>
          <w:webHidden/>
        </w:rPr>
      </w:r>
      <w:r>
        <w:rPr>
          <w:noProof/>
          <w:webHidden/>
        </w:rPr>
        <w:fldChar w:fldCharType="separate"/>
      </w:r>
      <w:r w:rsidR="00951AF7">
        <w:rPr>
          <w:noProof/>
          <w:webHidden/>
        </w:rPr>
        <w:t>1</w:t>
      </w:r>
      <w:r>
        <w:rPr>
          <w:noProof/>
          <w:webHidden/>
        </w:rPr>
        <w:fldChar w:fldCharType="end"/>
      </w:r>
      <w:r w:rsidRPr="008D743E">
        <w:rPr>
          <w:rStyle w:val="Hyperlink"/>
          <w:noProof/>
        </w:rPr>
        <w:fldChar w:fldCharType="end"/>
      </w:r>
    </w:p>
    <w:p w14:paraId="5E421C0B"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"_Toc343841826"</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1.2.</w:t>
      </w:r>
      <w:r>
        <w:rPr>
          <w:rFonts w:asciiTheme="minorHAnsi" w:eastAsiaTheme="minorEastAsia" w:hAnsiTheme="minorHAnsi" w:cstheme="minorBidi"/>
          <w:noProof/>
          <w:sz w:val="22"/>
        </w:rPr>
        <w:tab/>
      </w:r>
      <w:r w:rsidRPr="008D743E">
        <w:rPr>
          <w:rStyle w:val="Hyperlink"/>
          <w:noProof/>
        </w:rPr>
        <w:t>Cấu trúc báo cáo</w:t>
      </w:r>
      <w:r>
        <w:rPr>
          <w:noProof/>
          <w:webHidden/>
        </w:rPr>
        <w:tab/>
      </w:r>
      <w:r>
        <w:rPr>
          <w:noProof/>
          <w:webHidden/>
        </w:rPr>
        <w:fldChar w:fldCharType="begin"/>
      </w:r>
      <w:r>
        <w:rPr>
          <w:noProof/>
          <w:webHidden/>
        </w:rPr>
        <w:instrText xml:space="preserve"> PAGEREF _Toc343841826 \h </w:instrText>
      </w:r>
      <w:r>
        <w:rPr>
          <w:noProof/>
          <w:webHidden/>
        </w:rPr>
      </w:r>
      <w:r>
        <w:rPr>
          <w:noProof/>
          <w:webHidden/>
        </w:rPr>
        <w:fldChar w:fldCharType="separate"/>
      </w:r>
      <w:r w:rsidR="00951AF7">
        <w:rPr>
          <w:noProof/>
          <w:webHidden/>
        </w:rPr>
        <w:t>3</w:t>
      </w:r>
      <w:r>
        <w:rPr>
          <w:noProof/>
          <w:webHidden/>
        </w:rPr>
        <w:fldChar w:fldCharType="end"/>
      </w:r>
      <w:r w:rsidRPr="008D743E">
        <w:rPr>
          <w:rStyle w:val="Hyperlink"/>
          <w:noProof/>
        </w:rPr>
        <w:fldChar w:fldCharType="end"/>
      </w:r>
    </w:p>
    <w:p w14:paraId="293ABD98" w14:textId="5CC0E74F" w:rsidR="0099437A" w:rsidRDefault="0099437A">
      <w:pPr>
        <w:pStyle w:val="TOC1"/>
        <w:tabs>
          <w:tab w:val="left" w:pos="1760"/>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"_Toc343841836"</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Chương 2</w:t>
      </w:r>
      <w:r>
        <w:rPr>
          <w:rFonts w:asciiTheme="minorHAnsi" w:eastAsiaTheme="minorEastAsia" w:hAnsiTheme="minorHAnsi" w:cstheme="minorBidi"/>
          <w:noProof/>
          <w:sz w:val="22"/>
        </w:rPr>
        <w:tab/>
      </w:r>
      <w:r w:rsidRPr="008D743E">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_Toc343841836 \h </w:instrText>
      </w:r>
      <w:r>
        <w:rPr>
          <w:noProof/>
          <w:webHidden/>
        </w:rPr>
      </w:r>
      <w:r>
        <w:rPr>
          <w:noProof/>
          <w:webHidden/>
        </w:rPr>
        <w:fldChar w:fldCharType="separate"/>
      </w:r>
      <w:r w:rsidR="00951AF7">
        <w:rPr>
          <w:noProof/>
          <w:webHidden/>
        </w:rPr>
        <w:t>4</w:t>
      </w:r>
      <w:r>
        <w:rPr>
          <w:noProof/>
          <w:webHidden/>
        </w:rPr>
        <w:fldChar w:fldCharType="end"/>
      </w:r>
      <w:r w:rsidRPr="008D743E">
        <w:rPr>
          <w:rStyle w:val="Hyperlink"/>
          <w:noProof/>
        </w:rPr>
        <w:fldChar w:fldCharType="end"/>
      </w:r>
    </w:p>
    <w:p w14:paraId="4D8843C3"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"_Toc343841837"</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2.1.</w:t>
      </w:r>
      <w:r>
        <w:rPr>
          <w:rFonts w:asciiTheme="minorHAnsi" w:eastAsiaTheme="minorEastAsia" w:hAnsiTheme="minorHAnsi" w:cstheme="minorBidi"/>
          <w:noProof/>
          <w:sz w:val="22"/>
        </w:rPr>
        <w:tab/>
      </w:r>
      <w:r w:rsidRPr="008D743E">
        <w:rPr>
          <w:rStyle w:val="Hyperlink"/>
          <w:noProof/>
        </w:rPr>
        <w:t>Chuỗi thời gian</w:t>
      </w:r>
      <w:r>
        <w:rPr>
          <w:noProof/>
          <w:webHidden/>
        </w:rPr>
        <w:tab/>
      </w:r>
      <w:r>
        <w:rPr>
          <w:noProof/>
          <w:webHidden/>
        </w:rPr>
        <w:fldChar w:fldCharType="begin"/>
      </w:r>
      <w:r>
        <w:rPr>
          <w:noProof/>
          <w:webHidden/>
        </w:rPr>
        <w:instrText xml:space="preserve"> PAGEREF _Toc343841837 \h </w:instrText>
      </w:r>
      <w:r>
        <w:rPr>
          <w:noProof/>
          <w:webHidden/>
        </w:rPr>
      </w:r>
      <w:r>
        <w:rPr>
          <w:noProof/>
          <w:webHidden/>
        </w:rPr>
        <w:fldChar w:fldCharType="separate"/>
      </w:r>
      <w:r w:rsidR="00951AF7">
        <w:rPr>
          <w:noProof/>
          <w:webHidden/>
        </w:rPr>
        <w:t>4</w:t>
      </w:r>
      <w:r>
        <w:rPr>
          <w:noProof/>
          <w:webHidden/>
        </w:rPr>
        <w:fldChar w:fldCharType="end"/>
      </w:r>
      <w:r w:rsidRPr="008D743E">
        <w:rPr>
          <w:rStyle w:val="Hyperlink"/>
          <w:noProof/>
        </w:rPr>
        <w:fldChar w:fldCharType="end"/>
      </w:r>
    </w:p>
    <w:p w14:paraId="7F9C7DFB"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"_Toc343841869"</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2.2.</w:t>
      </w:r>
      <w:r>
        <w:rPr>
          <w:rFonts w:asciiTheme="minorHAnsi" w:eastAsiaTheme="minorEastAsia" w:hAnsiTheme="minorHAnsi" w:cstheme="minorBidi"/>
          <w:noProof/>
          <w:sz w:val="22"/>
        </w:rPr>
        <w:tab/>
      </w:r>
      <w:r w:rsidRPr="008D743E">
        <w:rPr>
          <w:rStyle w:val="Hyperlink"/>
          <w:noProof/>
        </w:rPr>
        <w:t>Dự báo chuỗi thời gian</w:t>
      </w:r>
      <w:r>
        <w:rPr>
          <w:noProof/>
          <w:webHidden/>
        </w:rPr>
        <w:tab/>
      </w:r>
      <w:r>
        <w:rPr>
          <w:noProof/>
          <w:webHidden/>
        </w:rPr>
        <w:fldChar w:fldCharType="begin"/>
      </w:r>
      <w:r>
        <w:rPr>
          <w:noProof/>
          <w:webHidden/>
        </w:rPr>
        <w:instrText xml:space="preserve"> PAGEREF _Toc343841869 \h </w:instrText>
      </w:r>
      <w:r>
        <w:rPr>
          <w:noProof/>
          <w:webHidden/>
        </w:rPr>
      </w:r>
      <w:r>
        <w:rPr>
          <w:noProof/>
          <w:webHidden/>
        </w:rPr>
        <w:fldChar w:fldCharType="separate"/>
      </w:r>
      <w:r w:rsidR="00951AF7">
        <w:rPr>
          <w:noProof/>
          <w:webHidden/>
        </w:rPr>
        <w:t>5</w:t>
      </w:r>
      <w:r>
        <w:rPr>
          <w:noProof/>
          <w:webHidden/>
        </w:rPr>
        <w:fldChar w:fldCharType="end"/>
      </w:r>
      <w:r w:rsidRPr="008D743E">
        <w:rPr>
          <w:rStyle w:val="Hyperlink"/>
          <w:noProof/>
        </w:rPr>
        <w:fldChar w:fldCharType="end"/>
      </w:r>
    </w:p>
    <w:p w14:paraId="319A06D6"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"_Toc343841870"</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2.3.</w:t>
      </w:r>
      <w:r>
        <w:rPr>
          <w:rFonts w:asciiTheme="minorHAnsi" w:eastAsiaTheme="minorEastAsia" w:hAnsiTheme="minorHAnsi" w:cstheme="minorBidi"/>
          <w:noProof/>
          <w:sz w:val="22"/>
        </w:rPr>
        <w:tab/>
      </w:r>
      <w:r w:rsidRPr="008D743E">
        <w:rPr>
          <w:rStyle w:val="Hyperlink"/>
          <w:noProof/>
        </w:rPr>
        <w:t>Khái niệm thống kê liên quan</w:t>
      </w:r>
      <w:r>
        <w:rPr>
          <w:noProof/>
          <w:webHidden/>
        </w:rPr>
        <w:tab/>
      </w:r>
      <w:r>
        <w:rPr>
          <w:noProof/>
          <w:webHidden/>
        </w:rPr>
        <w:fldChar w:fldCharType="begin"/>
      </w:r>
      <w:r>
        <w:rPr>
          <w:noProof/>
          <w:webHidden/>
        </w:rPr>
        <w:instrText xml:space="preserve"> PAGEREF _Toc343841870 \h </w:instrText>
      </w:r>
      <w:r>
        <w:rPr>
          <w:noProof/>
          <w:webHidden/>
        </w:rPr>
      </w:r>
      <w:r>
        <w:rPr>
          <w:noProof/>
          <w:webHidden/>
        </w:rPr>
        <w:fldChar w:fldCharType="separate"/>
      </w:r>
      <w:r w:rsidR="00951AF7">
        <w:rPr>
          <w:noProof/>
          <w:webHidden/>
        </w:rPr>
        <w:t>6</w:t>
      </w:r>
      <w:r>
        <w:rPr>
          <w:noProof/>
          <w:webHidden/>
        </w:rPr>
        <w:fldChar w:fldCharType="end"/>
      </w:r>
      <w:r w:rsidRPr="008D743E">
        <w:rPr>
          <w:rStyle w:val="Hyperlink"/>
          <w:noProof/>
        </w:rPr>
        <w:fldChar w:fldCharType="end"/>
      </w:r>
    </w:p>
    <w:p w14:paraId="7D0514EF"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"_Toc343841871"</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2.3.1.</w:t>
      </w:r>
      <w:r>
        <w:rPr>
          <w:rFonts w:asciiTheme="minorHAnsi" w:eastAsiaTheme="minorEastAsia" w:hAnsiTheme="minorHAnsi" w:cstheme="minorBidi"/>
          <w:noProof/>
          <w:sz w:val="22"/>
        </w:rPr>
        <w:tab/>
      </w:r>
      <w:r w:rsidRPr="008D743E">
        <w:rPr>
          <w:rStyle w:val="Hyperlink"/>
          <w:noProof/>
        </w:rPr>
        <w:t>Hệ số tự tương quan</w:t>
      </w:r>
      <w:r>
        <w:rPr>
          <w:noProof/>
          <w:webHidden/>
        </w:rPr>
        <w:tab/>
      </w:r>
      <w:r>
        <w:rPr>
          <w:noProof/>
          <w:webHidden/>
        </w:rPr>
        <w:fldChar w:fldCharType="begin"/>
      </w:r>
      <w:r>
        <w:rPr>
          <w:noProof/>
          <w:webHidden/>
        </w:rPr>
        <w:instrText xml:space="preserve"> PAGEREF _Toc343841871 \h </w:instrText>
      </w:r>
      <w:r>
        <w:rPr>
          <w:noProof/>
          <w:webHidden/>
        </w:rPr>
      </w:r>
      <w:r>
        <w:rPr>
          <w:noProof/>
          <w:webHidden/>
        </w:rPr>
        <w:fldChar w:fldCharType="separate"/>
      </w:r>
      <w:r w:rsidR="00951AF7">
        <w:rPr>
          <w:noProof/>
          <w:webHidden/>
        </w:rPr>
        <w:t>6</w:t>
      </w:r>
      <w:r>
        <w:rPr>
          <w:noProof/>
          <w:webHidden/>
        </w:rPr>
        <w:fldChar w:fldCharType="end"/>
      </w:r>
      <w:r w:rsidRPr="008D743E">
        <w:rPr>
          <w:rStyle w:val="Hyperlink"/>
          <w:noProof/>
        </w:rPr>
        <w:fldChar w:fldCharType="end"/>
      </w:r>
    </w:p>
    <w:p w14:paraId="470102D2"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"_Toc343841872"</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2.3.2.</w:t>
      </w:r>
      <w:r>
        <w:rPr>
          <w:rFonts w:asciiTheme="minorHAnsi" w:eastAsiaTheme="minorEastAsia" w:hAnsiTheme="minorHAnsi" w:cstheme="minorBidi"/>
          <w:noProof/>
          <w:sz w:val="22"/>
        </w:rPr>
        <w:tab/>
      </w:r>
      <w:r w:rsidRPr="008D743E">
        <w:rPr>
          <w:rStyle w:val="Hyperlink"/>
          <w:noProof/>
        </w:rPr>
        <w:t>Hệ số tự tương quan riêng phần</w:t>
      </w:r>
      <w:r>
        <w:rPr>
          <w:noProof/>
          <w:webHidden/>
        </w:rPr>
        <w:tab/>
      </w:r>
      <w:r>
        <w:rPr>
          <w:noProof/>
          <w:webHidden/>
        </w:rPr>
        <w:fldChar w:fldCharType="begin"/>
      </w:r>
      <w:r>
        <w:rPr>
          <w:noProof/>
          <w:webHidden/>
        </w:rPr>
        <w:instrText xml:space="preserve"> PAGEREF _Toc343841872 \h </w:instrText>
      </w:r>
      <w:r>
        <w:rPr>
          <w:noProof/>
          <w:webHidden/>
        </w:rPr>
      </w:r>
      <w:r>
        <w:rPr>
          <w:noProof/>
          <w:webHidden/>
        </w:rPr>
        <w:fldChar w:fldCharType="separate"/>
      </w:r>
      <w:r w:rsidR="00951AF7">
        <w:rPr>
          <w:noProof/>
          <w:webHidden/>
        </w:rPr>
        <w:t>8</w:t>
      </w:r>
      <w:r>
        <w:rPr>
          <w:noProof/>
          <w:webHidden/>
        </w:rPr>
        <w:fldChar w:fldCharType="end"/>
      </w:r>
      <w:r w:rsidRPr="008D743E">
        <w:rPr>
          <w:rStyle w:val="Hyperlink"/>
          <w:noProof/>
        </w:rPr>
        <w:fldChar w:fldCharType="end"/>
      </w:r>
    </w:p>
    <w:p w14:paraId="0CD5FEA5"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"_Toc343841873"</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2.4.</w:t>
      </w:r>
      <w:r>
        <w:rPr>
          <w:rFonts w:asciiTheme="minorHAnsi" w:eastAsiaTheme="minorEastAsia" w:hAnsiTheme="minorHAnsi" w:cstheme="minorBidi"/>
          <w:noProof/>
          <w:sz w:val="22"/>
        </w:rPr>
        <w:tab/>
      </w:r>
      <w:r w:rsidRPr="008D743E">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_Toc343841873 \h </w:instrText>
      </w:r>
      <w:r>
        <w:rPr>
          <w:noProof/>
          <w:webHidden/>
        </w:rPr>
      </w:r>
      <w:r>
        <w:rPr>
          <w:noProof/>
          <w:webHidden/>
        </w:rPr>
        <w:fldChar w:fldCharType="separate"/>
      </w:r>
      <w:r w:rsidR="00951AF7">
        <w:rPr>
          <w:noProof/>
          <w:webHidden/>
        </w:rPr>
        <w:t>9</w:t>
      </w:r>
      <w:r>
        <w:rPr>
          <w:noProof/>
          <w:webHidden/>
        </w:rPr>
        <w:fldChar w:fldCharType="end"/>
      </w:r>
      <w:r w:rsidRPr="008D743E">
        <w:rPr>
          <w:rStyle w:val="Hyperlink"/>
          <w:noProof/>
        </w:rPr>
        <w:fldChar w:fldCharType="end"/>
      </w:r>
    </w:p>
    <w:p w14:paraId="0896B6F1" w14:textId="77777777" w:rsidR="0099437A" w:rsidRDefault="0099437A">
      <w:pPr>
        <w:pStyle w:val="TOC1"/>
        <w:tabs>
          <w:tab w:val="left" w:pos="1760"/>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"_Toc343841877"</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Chương 3</w:t>
      </w:r>
      <w:r>
        <w:rPr>
          <w:rFonts w:asciiTheme="minorHAnsi" w:eastAsiaTheme="minorEastAsia" w:hAnsiTheme="minorHAnsi" w:cstheme="minorBidi"/>
          <w:noProof/>
          <w:sz w:val="22"/>
        </w:rPr>
        <w:tab/>
      </w:r>
      <w:r w:rsidRPr="008D743E">
        <w:rPr>
          <w:rStyle w:val="Hyperlink"/>
          <w:noProof/>
        </w:rPr>
        <w:t>MÔ HÌNH ARIMA</w:t>
      </w:r>
      <w:r>
        <w:rPr>
          <w:noProof/>
          <w:webHidden/>
        </w:rPr>
        <w:tab/>
      </w:r>
      <w:r>
        <w:rPr>
          <w:noProof/>
          <w:webHidden/>
        </w:rPr>
        <w:fldChar w:fldCharType="begin"/>
      </w:r>
      <w:r>
        <w:rPr>
          <w:noProof/>
          <w:webHidden/>
        </w:rPr>
        <w:instrText xml:space="preserve"> PAGEREF _Toc343841877 \h </w:instrText>
      </w:r>
      <w:r>
        <w:rPr>
          <w:noProof/>
          <w:webHidden/>
        </w:rPr>
      </w:r>
      <w:r>
        <w:rPr>
          <w:noProof/>
          <w:webHidden/>
        </w:rPr>
        <w:fldChar w:fldCharType="separate"/>
      </w:r>
      <w:r w:rsidR="00951AF7">
        <w:rPr>
          <w:noProof/>
          <w:webHidden/>
        </w:rPr>
        <w:t>15</w:t>
      </w:r>
      <w:r>
        <w:rPr>
          <w:noProof/>
          <w:webHidden/>
        </w:rPr>
        <w:fldChar w:fldCharType="end"/>
      </w:r>
      <w:r w:rsidRPr="008D743E">
        <w:rPr>
          <w:rStyle w:val="Hyperlink"/>
          <w:noProof/>
        </w:rPr>
        <w:fldChar w:fldCharType="end"/>
      </w:r>
    </w:p>
    <w:p w14:paraId="18F4FB78"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"_Toc343841878"</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lang w:val="fr-FR"/>
        </w:rPr>
        <w:t>3.1.</w:t>
      </w:r>
      <w:r>
        <w:rPr>
          <w:rFonts w:asciiTheme="minorHAnsi" w:eastAsiaTheme="minorEastAsia" w:hAnsiTheme="minorHAnsi" w:cstheme="minorBidi"/>
          <w:noProof/>
          <w:sz w:val="22"/>
        </w:rPr>
        <w:tab/>
      </w:r>
      <w:r w:rsidRPr="008D743E">
        <w:rPr>
          <w:rStyle w:val="Hyperlink"/>
          <w:noProof/>
          <w:lang w:val="fr-FR"/>
        </w:rPr>
        <w:t>Lớp mô hình ARIMA</w:t>
      </w:r>
      <w:r>
        <w:rPr>
          <w:noProof/>
          <w:webHidden/>
        </w:rPr>
        <w:tab/>
      </w:r>
      <w:r>
        <w:rPr>
          <w:noProof/>
          <w:webHidden/>
        </w:rPr>
        <w:fldChar w:fldCharType="begin"/>
      </w:r>
      <w:r>
        <w:rPr>
          <w:noProof/>
          <w:webHidden/>
        </w:rPr>
        <w:instrText xml:space="preserve"> PAGEREF _Toc343841878 \h </w:instrText>
      </w:r>
      <w:r>
        <w:rPr>
          <w:noProof/>
          <w:webHidden/>
        </w:rPr>
      </w:r>
      <w:r>
        <w:rPr>
          <w:noProof/>
          <w:webHidden/>
        </w:rPr>
        <w:fldChar w:fldCharType="separate"/>
      </w:r>
      <w:r w:rsidR="00951AF7">
        <w:rPr>
          <w:noProof/>
          <w:webHidden/>
        </w:rPr>
        <w:t>15</w:t>
      </w:r>
      <w:r>
        <w:rPr>
          <w:noProof/>
          <w:webHidden/>
        </w:rPr>
        <w:fldChar w:fldCharType="end"/>
      </w:r>
      <w:r w:rsidRPr="008D743E">
        <w:rPr>
          <w:rStyle w:val="Hyperlink"/>
          <w:noProof/>
        </w:rPr>
        <w:fldChar w:fldCharType="end"/>
      </w:r>
    </w:p>
    <w:p w14:paraId="095FDBC0"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"_Toc343841879"</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lang w:val="fr-FR"/>
        </w:rPr>
        <w:t>3.1.1.</w:t>
      </w:r>
      <w:r>
        <w:rPr>
          <w:rFonts w:asciiTheme="minorHAnsi" w:eastAsiaTheme="minorEastAsia" w:hAnsiTheme="minorHAnsi" w:cstheme="minorBidi"/>
          <w:noProof/>
          <w:sz w:val="22"/>
        </w:rPr>
        <w:tab/>
      </w:r>
      <w:r w:rsidRPr="008D743E">
        <w:rPr>
          <w:rStyle w:val="Hyperlink"/>
          <w:noProof/>
          <w:lang w:val="fr-FR"/>
        </w:rPr>
        <w:t xml:space="preserve">Mô hình trung bình di động bậc </w:t>
      </w:r>
      <w:r w:rsidRPr="008D743E">
        <w:rPr>
          <w:rStyle w:val="Hyperlink"/>
          <w:i/>
          <w:noProof/>
          <w:lang w:val="fr-FR"/>
        </w:rPr>
        <w:t>q</w:t>
      </w:r>
      <w:r w:rsidRPr="008D743E">
        <w:rPr>
          <w:rStyle w:val="Hyperlink"/>
          <w:noProof/>
          <w:lang w:val="fr-FR"/>
        </w:rPr>
        <w:t>, MA(</w:t>
      </w:r>
      <w:r w:rsidRPr="008D743E">
        <w:rPr>
          <w:rStyle w:val="Hyperlink"/>
          <w:i/>
          <w:noProof/>
          <w:lang w:val="fr-FR"/>
        </w:rPr>
        <w:t>q</w:t>
      </w:r>
      <w:r w:rsidRPr="008D743E">
        <w:rPr>
          <w:rStyle w:val="Hyperlink"/>
          <w:noProof/>
          <w:lang w:val="fr-FR"/>
        </w:rPr>
        <w:t>)</w:t>
      </w:r>
      <w:r>
        <w:rPr>
          <w:noProof/>
          <w:webHidden/>
        </w:rPr>
        <w:tab/>
      </w:r>
      <w:r>
        <w:rPr>
          <w:noProof/>
          <w:webHidden/>
        </w:rPr>
        <w:fldChar w:fldCharType="begin"/>
      </w:r>
      <w:r>
        <w:rPr>
          <w:noProof/>
          <w:webHidden/>
        </w:rPr>
        <w:instrText xml:space="preserve"> PAGEREF _Toc343841879 \h </w:instrText>
      </w:r>
      <w:r>
        <w:rPr>
          <w:noProof/>
          <w:webHidden/>
        </w:rPr>
      </w:r>
      <w:r>
        <w:rPr>
          <w:noProof/>
          <w:webHidden/>
        </w:rPr>
        <w:fldChar w:fldCharType="separate"/>
      </w:r>
      <w:r w:rsidR="00951AF7">
        <w:rPr>
          <w:noProof/>
          <w:webHidden/>
        </w:rPr>
        <w:t>15</w:t>
      </w:r>
      <w:r>
        <w:rPr>
          <w:noProof/>
          <w:webHidden/>
        </w:rPr>
        <w:fldChar w:fldCharType="end"/>
      </w:r>
      <w:r w:rsidRPr="008D743E">
        <w:rPr>
          <w:rStyle w:val="Hyperlink"/>
          <w:noProof/>
        </w:rPr>
        <w:fldChar w:fldCharType="end"/>
      </w:r>
    </w:p>
    <w:p w14:paraId="3D7E0E38"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"_Toc343841880"</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lang w:val="pt-BR"/>
        </w:rPr>
        <w:t>3.1.2.</w:t>
      </w:r>
      <w:r>
        <w:rPr>
          <w:rFonts w:asciiTheme="minorHAnsi" w:eastAsiaTheme="minorEastAsia" w:hAnsiTheme="minorHAnsi" w:cstheme="minorBidi"/>
          <w:noProof/>
          <w:sz w:val="22"/>
        </w:rPr>
        <w:tab/>
      </w:r>
      <w:r w:rsidRPr="008D743E">
        <w:rPr>
          <w:rStyle w:val="Hyperlink"/>
          <w:noProof/>
          <w:lang w:val="pt-BR"/>
        </w:rPr>
        <w:t xml:space="preserve">Mô hình tự hồi quy bậc </w:t>
      </w:r>
      <w:r w:rsidRPr="008D743E">
        <w:rPr>
          <w:rStyle w:val="Hyperlink"/>
          <w:i/>
          <w:noProof/>
          <w:lang w:val="pt-BR"/>
        </w:rPr>
        <w:t>p</w:t>
      </w:r>
      <w:r w:rsidRPr="008D743E">
        <w:rPr>
          <w:rStyle w:val="Hyperlink"/>
          <w:noProof/>
          <w:lang w:val="pt-BR"/>
        </w:rPr>
        <w:t>, AR(</w:t>
      </w:r>
      <w:r w:rsidRPr="008D743E">
        <w:rPr>
          <w:rStyle w:val="Hyperlink"/>
          <w:i/>
          <w:noProof/>
          <w:lang w:val="pt-BR"/>
        </w:rPr>
        <w:t>p</w:t>
      </w:r>
      <w:r w:rsidRPr="008D743E">
        <w:rPr>
          <w:rStyle w:val="Hyperlink"/>
          <w:noProof/>
          <w:lang w:val="pt-BR"/>
        </w:rPr>
        <w:t>)</w:t>
      </w:r>
      <w:r>
        <w:rPr>
          <w:noProof/>
          <w:webHidden/>
        </w:rPr>
        <w:tab/>
      </w:r>
      <w:r>
        <w:rPr>
          <w:noProof/>
          <w:webHidden/>
        </w:rPr>
        <w:fldChar w:fldCharType="begin"/>
      </w:r>
      <w:r>
        <w:rPr>
          <w:noProof/>
          <w:webHidden/>
        </w:rPr>
        <w:instrText xml:space="preserve"> PAGEREF _Toc343841880 \h </w:instrText>
      </w:r>
      <w:r>
        <w:rPr>
          <w:noProof/>
          <w:webHidden/>
        </w:rPr>
      </w:r>
      <w:r>
        <w:rPr>
          <w:noProof/>
          <w:webHidden/>
        </w:rPr>
        <w:fldChar w:fldCharType="separate"/>
      </w:r>
      <w:r w:rsidR="00951AF7">
        <w:rPr>
          <w:noProof/>
          <w:webHidden/>
        </w:rPr>
        <w:t>17</w:t>
      </w:r>
      <w:r>
        <w:rPr>
          <w:noProof/>
          <w:webHidden/>
        </w:rPr>
        <w:fldChar w:fldCharType="end"/>
      </w:r>
      <w:r w:rsidRPr="008D743E">
        <w:rPr>
          <w:rStyle w:val="Hyperlink"/>
          <w:noProof/>
        </w:rPr>
        <w:fldChar w:fldCharType="end"/>
      </w:r>
    </w:p>
    <w:p w14:paraId="27F46066"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"_Toc343841881"</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lang w:val="pt-BR"/>
        </w:rPr>
        <w:t>3.1.3.</w:t>
      </w:r>
      <w:r>
        <w:rPr>
          <w:rFonts w:asciiTheme="minorHAnsi" w:eastAsiaTheme="minorEastAsia" w:hAnsiTheme="minorHAnsi" w:cstheme="minorBidi"/>
          <w:noProof/>
          <w:sz w:val="22"/>
        </w:rPr>
        <w:tab/>
      </w:r>
      <w:r w:rsidRPr="008D743E">
        <w:rPr>
          <w:rStyle w:val="Hyperlink"/>
          <w:noProof/>
          <w:lang w:val="pt-BR"/>
        </w:rPr>
        <w:t>Mô hình kết hợp tự hồi quy và trung bình di động, ARMA(</w:t>
      </w:r>
      <w:r w:rsidRPr="008D743E">
        <w:rPr>
          <w:rStyle w:val="Hyperlink"/>
          <w:i/>
          <w:noProof/>
          <w:lang w:val="pt-BR"/>
        </w:rPr>
        <w:t>p</w:t>
      </w:r>
      <w:r w:rsidRPr="008D743E">
        <w:rPr>
          <w:rStyle w:val="Hyperlink"/>
          <w:noProof/>
          <w:lang w:val="pt-BR"/>
        </w:rPr>
        <w:t>,</w:t>
      </w:r>
      <w:r w:rsidRPr="008D743E">
        <w:rPr>
          <w:rStyle w:val="Hyperlink"/>
          <w:i/>
          <w:noProof/>
          <w:lang w:val="pt-BR"/>
        </w:rPr>
        <w:t>q</w:t>
      </w:r>
      <w:r w:rsidRPr="008D743E">
        <w:rPr>
          <w:rStyle w:val="Hyperlink"/>
          <w:noProof/>
          <w:lang w:val="pt-BR"/>
        </w:rPr>
        <w:t>)</w:t>
      </w:r>
      <w:r>
        <w:rPr>
          <w:noProof/>
          <w:webHidden/>
        </w:rPr>
        <w:tab/>
      </w:r>
      <w:r>
        <w:rPr>
          <w:noProof/>
          <w:webHidden/>
        </w:rPr>
        <w:fldChar w:fldCharType="begin"/>
      </w:r>
      <w:r>
        <w:rPr>
          <w:noProof/>
          <w:webHidden/>
        </w:rPr>
        <w:instrText xml:space="preserve"> PAGEREF _Toc343841881 \h </w:instrText>
      </w:r>
      <w:r>
        <w:rPr>
          <w:noProof/>
          <w:webHidden/>
        </w:rPr>
      </w:r>
      <w:r>
        <w:rPr>
          <w:noProof/>
          <w:webHidden/>
        </w:rPr>
        <w:fldChar w:fldCharType="separate"/>
      </w:r>
      <w:r w:rsidR="00951AF7">
        <w:rPr>
          <w:noProof/>
          <w:webHidden/>
        </w:rPr>
        <w:t>19</w:t>
      </w:r>
      <w:r>
        <w:rPr>
          <w:noProof/>
          <w:webHidden/>
        </w:rPr>
        <w:fldChar w:fldCharType="end"/>
      </w:r>
      <w:r w:rsidRPr="008D743E">
        <w:rPr>
          <w:rStyle w:val="Hyperlink"/>
          <w:noProof/>
        </w:rPr>
        <w:fldChar w:fldCharType="end"/>
      </w:r>
    </w:p>
    <w:p w14:paraId="6522EBAA"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lastRenderedPageBreak/>
        <w:fldChar w:fldCharType="begin"/>
      </w:r>
      <w:r w:rsidRPr="008D743E">
        <w:rPr>
          <w:rStyle w:val="Hyperlink"/>
          <w:noProof/>
        </w:rPr>
        <w:instrText xml:space="preserve"> </w:instrText>
      </w:r>
      <w:r>
        <w:rPr>
          <w:noProof/>
        </w:rPr>
        <w:instrText>HYPERLINK \l "_Toc343841882"</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lang w:val="pt-BR"/>
        </w:rPr>
        <w:t>3.1.4.</w:t>
      </w:r>
      <w:r>
        <w:rPr>
          <w:rFonts w:asciiTheme="minorHAnsi" w:eastAsiaTheme="minorEastAsia" w:hAnsiTheme="minorHAnsi" w:cstheme="minorBidi"/>
          <w:noProof/>
          <w:sz w:val="22"/>
        </w:rPr>
        <w:tab/>
      </w:r>
      <w:r w:rsidRPr="008D743E">
        <w:rPr>
          <w:rStyle w:val="Hyperlink"/>
          <w:noProof/>
          <w:lang w:val="pt-BR"/>
        </w:rPr>
        <w:t>Mô hình tự hồi quy tích hợp với mô hình trung bình di động, ARIMA(</w:t>
      </w:r>
      <w:r w:rsidRPr="008D743E">
        <w:rPr>
          <w:rStyle w:val="Hyperlink"/>
          <w:i/>
          <w:noProof/>
          <w:lang w:val="pt-BR"/>
        </w:rPr>
        <w:t>p</w:t>
      </w:r>
      <w:r w:rsidRPr="008D743E">
        <w:rPr>
          <w:rStyle w:val="Hyperlink"/>
          <w:noProof/>
          <w:lang w:val="pt-BR"/>
        </w:rPr>
        <w:t>,</w:t>
      </w:r>
      <w:r w:rsidRPr="008D743E">
        <w:rPr>
          <w:rStyle w:val="Hyperlink"/>
          <w:i/>
          <w:noProof/>
          <w:lang w:val="pt-BR"/>
        </w:rPr>
        <w:t>d</w:t>
      </w:r>
      <w:r w:rsidRPr="008D743E">
        <w:rPr>
          <w:rStyle w:val="Hyperlink"/>
          <w:noProof/>
          <w:lang w:val="pt-BR"/>
        </w:rPr>
        <w:t>,</w:t>
      </w:r>
      <w:r w:rsidRPr="008D743E">
        <w:rPr>
          <w:rStyle w:val="Hyperlink"/>
          <w:i/>
          <w:noProof/>
          <w:lang w:val="pt-BR"/>
        </w:rPr>
        <w:t>q</w:t>
      </w:r>
      <w:r w:rsidRPr="008D743E">
        <w:rPr>
          <w:rStyle w:val="Hyperlink"/>
          <w:noProof/>
          <w:lang w:val="pt-BR"/>
        </w:rPr>
        <w:t>)</w:t>
      </w:r>
      <w:r>
        <w:rPr>
          <w:noProof/>
          <w:webHidden/>
        </w:rPr>
        <w:tab/>
      </w:r>
      <w:r>
        <w:rPr>
          <w:noProof/>
          <w:webHidden/>
        </w:rPr>
        <w:fldChar w:fldCharType="begin"/>
      </w:r>
      <w:r>
        <w:rPr>
          <w:noProof/>
          <w:webHidden/>
        </w:rPr>
        <w:instrText xml:space="preserve"> PAGEREF _Toc343841882 \h </w:instrText>
      </w:r>
      <w:r>
        <w:rPr>
          <w:noProof/>
          <w:webHidden/>
        </w:rPr>
      </w:r>
      <w:r>
        <w:rPr>
          <w:noProof/>
          <w:webHidden/>
        </w:rPr>
        <w:fldChar w:fldCharType="separate"/>
      </w:r>
      <w:r w:rsidR="00951AF7">
        <w:rPr>
          <w:noProof/>
          <w:webHidden/>
        </w:rPr>
        <w:t>20</w:t>
      </w:r>
      <w:r>
        <w:rPr>
          <w:noProof/>
          <w:webHidden/>
        </w:rPr>
        <w:fldChar w:fldCharType="end"/>
      </w:r>
      <w:r w:rsidRPr="008D743E">
        <w:rPr>
          <w:rStyle w:val="Hyperlink"/>
          <w:noProof/>
        </w:rPr>
        <w:fldChar w:fldCharType="end"/>
      </w:r>
    </w:p>
    <w:p w14:paraId="07B7C4F5"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"_Toc343841883"</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lang w:val="pt-BR"/>
        </w:rPr>
        <w:t>3.1.5.</w:t>
      </w:r>
      <w:r>
        <w:rPr>
          <w:rFonts w:asciiTheme="minorHAnsi" w:eastAsiaTheme="minorEastAsia" w:hAnsiTheme="minorHAnsi" w:cstheme="minorBidi"/>
          <w:noProof/>
          <w:sz w:val="22"/>
        </w:rPr>
        <w:tab/>
      </w:r>
      <w:r w:rsidRPr="008D743E">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_Toc343841883 \h </w:instrText>
      </w:r>
      <w:r>
        <w:rPr>
          <w:noProof/>
          <w:webHidden/>
        </w:rPr>
      </w:r>
      <w:r>
        <w:rPr>
          <w:noProof/>
          <w:webHidden/>
        </w:rPr>
        <w:fldChar w:fldCharType="separate"/>
      </w:r>
      <w:r w:rsidR="00951AF7">
        <w:rPr>
          <w:noProof/>
          <w:webHidden/>
        </w:rPr>
        <w:t>21</w:t>
      </w:r>
      <w:r>
        <w:rPr>
          <w:noProof/>
          <w:webHidden/>
        </w:rPr>
        <w:fldChar w:fldCharType="end"/>
      </w:r>
      <w:r w:rsidRPr="008D743E">
        <w:rPr>
          <w:rStyle w:val="Hyperlink"/>
          <w:noProof/>
        </w:rPr>
        <w:fldChar w:fldCharType="end"/>
      </w:r>
    </w:p>
    <w:p w14:paraId="300BA992"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"_Toc343841923"</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3.2.</w:t>
      </w:r>
      <w:r>
        <w:rPr>
          <w:rFonts w:asciiTheme="minorHAnsi" w:eastAsiaTheme="minorEastAsia" w:hAnsiTheme="minorHAnsi" w:cstheme="minorBidi"/>
          <w:noProof/>
          <w:sz w:val="22"/>
        </w:rPr>
        <w:tab/>
      </w:r>
      <w:r w:rsidRPr="008D743E">
        <w:rPr>
          <w:rStyle w:val="Hyperlink"/>
          <w:noProof/>
        </w:rPr>
        <w:t>Xây dựng mô hình SARIMA</w:t>
      </w:r>
      <w:r>
        <w:rPr>
          <w:noProof/>
          <w:webHidden/>
        </w:rPr>
        <w:tab/>
      </w:r>
      <w:r>
        <w:rPr>
          <w:noProof/>
          <w:webHidden/>
        </w:rPr>
        <w:fldChar w:fldCharType="begin"/>
      </w:r>
      <w:r>
        <w:rPr>
          <w:noProof/>
          <w:webHidden/>
        </w:rPr>
        <w:instrText xml:space="preserve"> PAGEREF _Toc343841923 \h </w:instrText>
      </w:r>
      <w:r>
        <w:rPr>
          <w:noProof/>
          <w:webHidden/>
        </w:rPr>
      </w:r>
      <w:r>
        <w:rPr>
          <w:noProof/>
          <w:webHidden/>
        </w:rPr>
        <w:fldChar w:fldCharType="separate"/>
      </w:r>
      <w:r w:rsidR="00951AF7">
        <w:rPr>
          <w:noProof/>
          <w:webHidden/>
        </w:rPr>
        <w:t>21</w:t>
      </w:r>
      <w:r>
        <w:rPr>
          <w:noProof/>
          <w:webHidden/>
        </w:rPr>
        <w:fldChar w:fldCharType="end"/>
      </w:r>
      <w:r w:rsidRPr="008D743E">
        <w:rPr>
          <w:rStyle w:val="Hyperlink"/>
          <w:noProof/>
        </w:rPr>
        <w:fldChar w:fldCharType="end"/>
      </w:r>
    </w:p>
    <w:p w14:paraId="4A751337"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"_Toc343841924"</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3.2.1.</w:t>
      </w:r>
      <w:r>
        <w:rPr>
          <w:rFonts w:asciiTheme="minorHAnsi" w:eastAsiaTheme="minorEastAsia" w:hAnsiTheme="minorHAnsi" w:cstheme="minorBidi"/>
          <w:noProof/>
          <w:sz w:val="22"/>
        </w:rPr>
        <w:tab/>
      </w:r>
      <w:r w:rsidRPr="008D743E">
        <w:rPr>
          <w:rStyle w:val="Hyperlink"/>
          <w:noProof/>
        </w:rPr>
        <w:t>Thành phần nhận dạng mô hình</w:t>
      </w:r>
      <w:r>
        <w:rPr>
          <w:noProof/>
          <w:webHidden/>
        </w:rPr>
        <w:tab/>
      </w:r>
      <w:r>
        <w:rPr>
          <w:noProof/>
          <w:webHidden/>
        </w:rPr>
        <w:fldChar w:fldCharType="begin"/>
      </w:r>
      <w:r>
        <w:rPr>
          <w:noProof/>
          <w:webHidden/>
        </w:rPr>
        <w:instrText xml:space="preserve"> PAGEREF _Toc343841924 \h </w:instrText>
      </w:r>
      <w:r>
        <w:rPr>
          <w:noProof/>
          <w:webHidden/>
        </w:rPr>
      </w:r>
      <w:r>
        <w:rPr>
          <w:noProof/>
          <w:webHidden/>
        </w:rPr>
        <w:fldChar w:fldCharType="separate"/>
      </w:r>
      <w:r w:rsidR="00951AF7">
        <w:rPr>
          <w:noProof/>
          <w:webHidden/>
        </w:rPr>
        <w:t>22</w:t>
      </w:r>
      <w:r>
        <w:rPr>
          <w:noProof/>
          <w:webHidden/>
        </w:rPr>
        <w:fldChar w:fldCharType="end"/>
      </w:r>
      <w:r w:rsidRPr="008D743E">
        <w:rPr>
          <w:rStyle w:val="Hyperlink"/>
          <w:noProof/>
        </w:rPr>
        <w:fldChar w:fldCharType="end"/>
      </w:r>
    </w:p>
    <w:p w14:paraId="086F0245"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"_Toc343841925"</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3.2.2.</w:t>
      </w:r>
      <w:r>
        <w:rPr>
          <w:rFonts w:asciiTheme="minorHAnsi" w:eastAsiaTheme="minorEastAsia" w:hAnsiTheme="minorHAnsi" w:cstheme="minorBidi"/>
          <w:noProof/>
          <w:sz w:val="22"/>
        </w:rPr>
        <w:tab/>
      </w:r>
      <w:r w:rsidRPr="008D743E">
        <w:rPr>
          <w:rStyle w:val="Hyperlink"/>
          <w:rFonts w:eastAsia="Calibri"/>
          <w:noProof/>
        </w:rPr>
        <w:t xml:space="preserve">Thành phần </w:t>
      </w:r>
      <w:r w:rsidRPr="008D743E">
        <w:rPr>
          <w:rStyle w:val="Hyperlink"/>
          <w:noProof/>
        </w:rPr>
        <w:t>khử mùa và xu hướng</w:t>
      </w:r>
      <w:r>
        <w:rPr>
          <w:noProof/>
          <w:webHidden/>
        </w:rPr>
        <w:tab/>
      </w:r>
      <w:r>
        <w:rPr>
          <w:noProof/>
          <w:webHidden/>
        </w:rPr>
        <w:fldChar w:fldCharType="begin"/>
      </w:r>
      <w:r>
        <w:rPr>
          <w:noProof/>
          <w:webHidden/>
        </w:rPr>
        <w:instrText xml:space="preserve"> PAGEREF _Toc343841925 \h </w:instrText>
      </w:r>
      <w:r>
        <w:rPr>
          <w:noProof/>
          <w:webHidden/>
        </w:rPr>
      </w:r>
      <w:r>
        <w:rPr>
          <w:noProof/>
          <w:webHidden/>
        </w:rPr>
        <w:fldChar w:fldCharType="separate"/>
      </w:r>
      <w:r w:rsidR="00951AF7">
        <w:rPr>
          <w:noProof/>
          <w:webHidden/>
        </w:rPr>
        <w:t>26</w:t>
      </w:r>
      <w:r>
        <w:rPr>
          <w:noProof/>
          <w:webHidden/>
        </w:rPr>
        <w:fldChar w:fldCharType="end"/>
      </w:r>
      <w:r w:rsidRPr="008D743E">
        <w:rPr>
          <w:rStyle w:val="Hyperlink"/>
          <w:noProof/>
        </w:rPr>
        <w:fldChar w:fldCharType="end"/>
      </w:r>
    </w:p>
    <w:p w14:paraId="25B6CA04"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"_Toc343841926"</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3.2.3.</w:t>
      </w:r>
      <w:r>
        <w:rPr>
          <w:rFonts w:asciiTheme="minorHAnsi" w:eastAsiaTheme="minorEastAsia" w:hAnsiTheme="minorHAnsi" w:cstheme="minorBidi"/>
          <w:noProof/>
          <w:sz w:val="22"/>
        </w:rPr>
        <w:tab/>
      </w:r>
      <w:r w:rsidRPr="008D743E">
        <w:rPr>
          <w:rStyle w:val="Hyperlink"/>
          <w:noProof/>
        </w:rPr>
        <w:t>Thành phần ước lượng tham số</w:t>
      </w:r>
      <w:r>
        <w:rPr>
          <w:noProof/>
          <w:webHidden/>
        </w:rPr>
        <w:tab/>
      </w:r>
      <w:r>
        <w:rPr>
          <w:noProof/>
          <w:webHidden/>
        </w:rPr>
        <w:fldChar w:fldCharType="begin"/>
      </w:r>
      <w:r>
        <w:rPr>
          <w:noProof/>
          <w:webHidden/>
        </w:rPr>
        <w:instrText xml:space="preserve"> PAGEREF _Toc343841926 \h </w:instrText>
      </w:r>
      <w:r>
        <w:rPr>
          <w:noProof/>
          <w:webHidden/>
        </w:rPr>
      </w:r>
      <w:r>
        <w:rPr>
          <w:noProof/>
          <w:webHidden/>
        </w:rPr>
        <w:fldChar w:fldCharType="separate"/>
      </w:r>
      <w:r w:rsidR="00951AF7">
        <w:rPr>
          <w:noProof/>
          <w:webHidden/>
        </w:rPr>
        <w:t>26</w:t>
      </w:r>
      <w:r>
        <w:rPr>
          <w:noProof/>
          <w:webHidden/>
        </w:rPr>
        <w:fldChar w:fldCharType="end"/>
      </w:r>
      <w:r w:rsidRPr="008D743E">
        <w:rPr>
          <w:rStyle w:val="Hyperlink"/>
          <w:noProof/>
        </w:rPr>
        <w:fldChar w:fldCharType="end"/>
      </w:r>
    </w:p>
    <w:p w14:paraId="7070B0B9"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"_Toc343841927"</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3.2.4.</w:t>
      </w:r>
      <w:r>
        <w:rPr>
          <w:rFonts w:asciiTheme="minorHAnsi" w:eastAsiaTheme="minorEastAsia" w:hAnsiTheme="minorHAnsi" w:cstheme="minorBidi"/>
          <w:noProof/>
          <w:sz w:val="22"/>
        </w:rPr>
        <w:tab/>
      </w:r>
      <w:r w:rsidRPr="008D743E">
        <w:rPr>
          <w:rStyle w:val="Hyperlink"/>
          <w:noProof/>
        </w:rPr>
        <w:t>Thành phần dự báo</w:t>
      </w:r>
      <w:r>
        <w:rPr>
          <w:noProof/>
          <w:webHidden/>
        </w:rPr>
        <w:tab/>
      </w:r>
      <w:r>
        <w:rPr>
          <w:noProof/>
          <w:webHidden/>
        </w:rPr>
        <w:fldChar w:fldCharType="begin"/>
      </w:r>
      <w:r>
        <w:rPr>
          <w:noProof/>
          <w:webHidden/>
        </w:rPr>
        <w:instrText xml:space="preserve"> PAGEREF _Toc343841927 \h </w:instrText>
      </w:r>
      <w:r>
        <w:rPr>
          <w:noProof/>
          <w:webHidden/>
        </w:rPr>
      </w:r>
      <w:r>
        <w:rPr>
          <w:noProof/>
          <w:webHidden/>
        </w:rPr>
        <w:fldChar w:fldCharType="separate"/>
      </w:r>
      <w:r w:rsidR="00951AF7">
        <w:rPr>
          <w:noProof/>
          <w:webHidden/>
        </w:rPr>
        <w:t>28</w:t>
      </w:r>
      <w:r>
        <w:rPr>
          <w:noProof/>
          <w:webHidden/>
        </w:rPr>
        <w:fldChar w:fldCharType="end"/>
      </w:r>
      <w:r w:rsidRPr="008D743E">
        <w:rPr>
          <w:rStyle w:val="Hyperlink"/>
          <w:noProof/>
        </w:rPr>
        <w:fldChar w:fldCharType="end"/>
      </w:r>
    </w:p>
    <w:p w14:paraId="2E38AF08"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"_Toc343841928"</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3.3.</w:t>
      </w:r>
      <w:r>
        <w:rPr>
          <w:rFonts w:asciiTheme="minorHAnsi" w:eastAsiaTheme="minorEastAsia" w:hAnsiTheme="minorHAnsi" w:cstheme="minorBidi"/>
          <w:noProof/>
          <w:sz w:val="22"/>
        </w:rPr>
        <w:tab/>
      </w:r>
      <w:r w:rsidRPr="008D743E">
        <w:rPr>
          <w:rStyle w:val="Hyperlink"/>
          <w:noProof/>
        </w:rPr>
        <w:t>Kết luận về mô hình ARIMA</w:t>
      </w:r>
      <w:r>
        <w:rPr>
          <w:noProof/>
          <w:webHidden/>
        </w:rPr>
        <w:tab/>
      </w:r>
      <w:r>
        <w:rPr>
          <w:noProof/>
          <w:webHidden/>
        </w:rPr>
        <w:fldChar w:fldCharType="begin"/>
      </w:r>
      <w:r>
        <w:rPr>
          <w:noProof/>
          <w:webHidden/>
        </w:rPr>
        <w:instrText xml:space="preserve"> PAGEREF _Toc343841928 \h </w:instrText>
      </w:r>
      <w:r>
        <w:rPr>
          <w:noProof/>
          <w:webHidden/>
        </w:rPr>
      </w:r>
      <w:r>
        <w:rPr>
          <w:noProof/>
          <w:webHidden/>
        </w:rPr>
        <w:fldChar w:fldCharType="separate"/>
      </w:r>
      <w:r w:rsidR="00951AF7">
        <w:rPr>
          <w:noProof/>
          <w:webHidden/>
        </w:rPr>
        <w:t>29</w:t>
      </w:r>
      <w:r>
        <w:rPr>
          <w:noProof/>
          <w:webHidden/>
        </w:rPr>
        <w:fldChar w:fldCharType="end"/>
      </w:r>
      <w:r w:rsidRPr="008D743E">
        <w:rPr>
          <w:rStyle w:val="Hyperlink"/>
          <w:noProof/>
        </w:rPr>
        <w:fldChar w:fldCharType="end"/>
      </w:r>
    </w:p>
    <w:p w14:paraId="4F9F8944" w14:textId="77777777" w:rsidR="0099437A" w:rsidRDefault="0099437A">
      <w:pPr>
        <w:pStyle w:val="TOC1"/>
        <w:tabs>
          <w:tab w:val="left" w:pos="1760"/>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"_Toc343841930"</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Chương 4</w:t>
      </w:r>
      <w:r>
        <w:rPr>
          <w:rFonts w:asciiTheme="minorHAnsi" w:eastAsiaTheme="minorEastAsia" w:hAnsiTheme="minorHAnsi" w:cstheme="minorBidi"/>
          <w:noProof/>
          <w:sz w:val="22"/>
        </w:rPr>
        <w:tab/>
      </w:r>
      <w:r w:rsidRPr="008D743E">
        <w:rPr>
          <w:rStyle w:val="Hyperlink"/>
          <w:noProof/>
        </w:rPr>
        <w:t>MÔ HÌNH ANN</w:t>
      </w:r>
      <w:r>
        <w:rPr>
          <w:noProof/>
          <w:webHidden/>
        </w:rPr>
        <w:tab/>
      </w:r>
      <w:r>
        <w:rPr>
          <w:noProof/>
          <w:webHidden/>
        </w:rPr>
        <w:fldChar w:fldCharType="begin"/>
      </w:r>
      <w:r>
        <w:rPr>
          <w:noProof/>
          <w:webHidden/>
        </w:rPr>
        <w:instrText xml:space="preserve"> PAGEREF _Toc343841930 \h </w:instrText>
      </w:r>
      <w:r>
        <w:rPr>
          <w:noProof/>
          <w:webHidden/>
        </w:rPr>
      </w:r>
      <w:r>
        <w:rPr>
          <w:noProof/>
          <w:webHidden/>
        </w:rPr>
        <w:fldChar w:fldCharType="separate"/>
      </w:r>
      <w:r w:rsidR="00951AF7">
        <w:rPr>
          <w:noProof/>
          <w:webHidden/>
        </w:rPr>
        <w:t>30</w:t>
      </w:r>
      <w:r>
        <w:rPr>
          <w:noProof/>
          <w:webHidden/>
        </w:rPr>
        <w:fldChar w:fldCharType="end"/>
      </w:r>
      <w:r w:rsidRPr="008D743E">
        <w:rPr>
          <w:rStyle w:val="Hyperlink"/>
          <w:noProof/>
        </w:rPr>
        <w:fldChar w:fldCharType="end"/>
      </w:r>
    </w:p>
    <w:p w14:paraId="3661DADB"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"_Toc343841931"</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4.1.</w:t>
      </w:r>
      <w:r>
        <w:rPr>
          <w:rFonts w:asciiTheme="minorHAnsi" w:eastAsiaTheme="minorEastAsia" w:hAnsiTheme="minorHAnsi" w:cstheme="minorBidi"/>
          <w:noProof/>
          <w:sz w:val="22"/>
        </w:rPr>
        <w:tab/>
      </w:r>
      <w:r w:rsidRPr="008D743E">
        <w:rPr>
          <w:rStyle w:val="Hyperlink"/>
          <w:noProof/>
        </w:rPr>
        <w:t>Sơ lược về mạng nơron nhân tạo</w:t>
      </w:r>
      <w:r>
        <w:rPr>
          <w:noProof/>
          <w:webHidden/>
        </w:rPr>
        <w:tab/>
      </w:r>
      <w:r>
        <w:rPr>
          <w:noProof/>
          <w:webHidden/>
        </w:rPr>
        <w:fldChar w:fldCharType="begin"/>
      </w:r>
      <w:r>
        <w:rPr>
          <w:noProof/>
          <w:webHidden/>
        </w:rPr>
        <w:instrText xml:space="preserve"> PAGEREF _Toc343841931 \h </w:instrText>
      </w:r>
      <w:r>
        <w:rPr>
          <w:noProof/>
          <w:webHidden/>
        </w:rPr>
      </w:r>
      <w:r>
        <w:rPr>
          <w:noProof/>
          <w:webHidden/>
        </w:rPr>
        <w:fldChar w:fldCharType="separate"/>
      </w:r>
      <w:r w:rsidR="00951AF7">
        <w:rPr>
          <w:noProof/>
          <w:webHidden/>
        </w:rPr>
        <w:t>30</w:t>
      </w:r>
      <w:r>
        <w:rPr>
          <w:noProof/>
          <w:webHidden/>
        </w:rPr>
        <w:fldChar w:fldCharType="end"/>
      </w:r>
      <w:r w:rsidRPr="008D743E">
        <w:rPr>
          <w:rStyle w:val="Hyperlink"/>
          <w:noProof/>
        </w:rPr>
        <w:fldChar w:fldCharType="end"/>
      </w:r>
    </w:p>
    <w:p w14:paraId="6315E5A3"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"_Toc343841932"</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4.2.</w:t>
      </w:r>
      <w:r>
        <w:rPr>
          <w:rFonts w:asciiTheme="minorHAnsi" w:eastAsiaTheme="minorEastAsia" w:hAnsiTheme="minorHAnsi" w:cstheme="minorBidi"/>
          <w:noProof/>
          <w:sz w:val="22"/>
        </w:rPr>
        <w:tab/>
      </w:r>
      <w:r w:rsidRPr="008D743E">
        <w:rPr>
          <w:rStyle w:val="Hyperlink"/>
          <w:noProof/>
        </w:rPr>
        <w:t>Cấu trúc về mạng nơron nhân tạo</w:t>
      </w:r>
      <w:r>
        <w:rPr>
          <w:noProof/>
          <w:webHidden/>
        </w:rPr>
        <w:tab/>
      </w:r>
      <w:r>
        <w:rPr>
          <w:noProof/>
          <w:webHidden/>
        </w:rPr>
        <w:fldChar w:fldCharType="begin"/>
      </w:r>
      <w:r>
        <w:rPr>
          <w:noProof/>
          <w:webHidden/>
        </w:rPr>
        <w:instrText xml:space="preserve"> PAGEREF _Toc343841932 \h </w:instrText>
      </w:r>
      <w:r>
        <w:rPr>
          <w:noProof/>
          <w:webHidden/>
        </w:rPr>
      </w:r>
      <w:r>
        <w:rPr>
          <w:noProof/>
          <w:webHidden/>
        </w:rPr>
        <w:fldChar w:fldCharType="separate"/>
      </w:r>
      <w:r w:rsidR="00951AF7">
        <w:rPr>
          <w:noProof/>
          <w:webHidden/>
        </w:rPr>
        <w:t>31</w:t>
      </w:r>
      <w:r>
        <w:rPr>
          <w:noProof/>
          <w:webHidden/>
        </w:rPr>
        <w:fldChar w:fldCharType="end"/>
      </w:r>
      <w:r w:rsidRPr="008D743E">
        <w:rPr>
          <w:rStyle w:val="Hyperlink"/>
          <w:noProof/>
        </w:rPr>
        <w:fldChar w:fldCharType="end"/>
      </w:r>
    </w:p>
    <w:p w14:paraId="5A179580" w14:textId="6F76B3BD"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"_Toc343841933"</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4.3.</w:t>
      </w:r>
      <w:r>
        <w:rPr>
          <w:rFonts w:asciiTheme="minorHAnsi" w:eastAsiaTheme="minorEastAsia" w:hAnsiTheme="minorHAnsi" w:cstheme="minorBidi"/>
          <w:noProof/>
          <w:sz w:val="22"/>
        </w:rPr>
        <w:tab/>
      </w:r>
      <w:r w:rsidRPr="008D743E">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_Toc343841933 \h </w:instrText>
      </w:r>
      <w:r>
        <w:rPr>
          <w:noProof/>
          <w:webHidden/>
        </w:rPr>
      </w:r>
      <w:r>
        <w:rPr>
          <w:noProof/>
          <w:webHidden/>
        </w:rPr>
        <w:fldChar w:fldCharType="separate"/>
      </w:r>
      <w:r w:rsidR="00951AF7">
        <w:rPr>
          <w:noProof/>
          <w:webHidden/>
        </w:rPr>
        <w:t>34</w:t>
      </w:r>
      <w:r>
        <w:rPr>
          <w:noProof/>
          <w:webHidden/>
        </w:rPr>
        <w:fldChar w:fldCharType="end"/>
      </w:r>
      <w:r w:rsidRPr="008D743E">
        <w:rPr>
          <w:rStyle w:val="Hyperlink"/>
          <w:noProof/>
        </w:rPr>
        <w:fldChar w:fldCharType="end"/>
      </w:r>
    </w:p>
    <w:p w14:paraId="55CF2FEF"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"_Toc343841934"</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4.3.1.</w:t>
      </w:r>
      <w:r>
        <w:rPr>
          <w:rFonts w:asciiTheme="minorHAnsi" w:eastAsiaTheme="minorEastAsia" w:hAnsiTheme="minorHAnsi" w:cstheme="minorBidi"/>
          <w:noProof/>
          <w:sz w:val="22"/>
        </w:rPr>
        <w:tab/>
      </w:r>
      <w:r w:rsidRPr="008D743E">
        <w:rPr>
          <w:rStyle w:val="Hyperlink"/>
          <w:noProof/>
        </w:rPr>
        <w:t>Perceptron</w:t>
      </w:r>
      <w:r>
        <w:rPr>
          <w:noProof/>
          <w:webHidden/>
        </w:rPr>
        <w:tab/>
      </w:r>
      <w:r>
        <w:rPr>
          <w:noProof/>
          <w:webHidden/>
        </w:rPr>
        <w:fldChar w:fldCharType="begin"/>
      </w:r>
      <w:r>
        <w:rPr>
          <w:noProof/>
          <w:webHidden/>
        </w:rPr>
        <w:instrText xml:space="preserve"> PAGEREF _Toc343841934 \h </w:instrText>
      </w:r>
      <w:r>
        <w:rPr>
          <w:noProof/>
          <w:webHidden/>
        </w:rPr>
      </w:r>
      <w:r>
        <w:rPr>
          <w:noProof/>
          <w:webHidden/>
        </w:rPr>
        <w:fldChar w:fldCharType="separate"/>
      </w:r>
      <w:r w:rsidR="00951AF7">
        <w:rPr>
          <w:noProof/>
          <w:webHidden/>
        </w:rPr>
        <w:t>35</w:t>
      </w:r>
      <w:r>
        <w:rPr>
          <w:noProof/>
          <w:webHidden/>
        </w:rPr>
        <w:fldChar w:fldCharType="end"/>
      </w:r>
      <w:r w:rsidRPr="008D743E">
        <w:rPr>
          <w:rStyle w:val="Hyperlink"/>
          <w:noProof/>
        </w:rPr>
        <w:fldChar w:fldCharType="end"/>
      </w:r>
    </w:p>
    <w:p w14:paraId="086EB4E6"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"_Toc343841935"</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4.3.2.</w:t>
      </w:r>
      <w:r>
        <w:rPr>
          <w:rFonts w:asciiTheme="minorHAnsi" w:eastAsiaTheme="minorEastAsia" w:hAnsiTheme="minorHAnsi" w:cstheme="minorBidi"/>
          <w:noProof/>
          <w:sz w:val="22"/>
        </w:rPr>
        <w:tab/>
      </w:r>
      <w:r w:rsidRPr="008D743E">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_Toc343841935 \h </w:instrText>
      </w:r>
      <w:r>
        <w:rPr>
          <w:noProof/>
          <w:webHidden/>
        </w:rPr>
      </w:r>
      <w:r>
        <w:rPr>
          <w:noProof/>
          <w:webHidden/>
        </w:rPr>
        <w:fldChar w:fldCharType="separate"/>
      </w:r>
      <w:r w:rsidR="00951AF7">
        <w:rPr>
          <w:noProof/>
          <w:webHidden/>
        </w:rPr>
        <w:t>40</w:t>
      </w:r>
      <w:r>
        <w:rPr>
          <w:noProof/>
          <w:webHidden/>
        </w:rPr>
        <w:fldChar w:fldCharType="end"/>
      </w:r>
      <w:r w:rsidRPr="008D743E">
        <w:rPr>
          <w:rStyle w:val="Hyperlink"/>
          <w:noProof/>
        </w:rPr>
        <w:fldChar w:fldCharType="end"/>
      </w:r>
    </w:p>
    <w:p w14:paraId="1A1EA390"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"_Toc343841936"</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4.3.3.</w:t>
      </w:r>
      <w:r>
        <w:rPr>
          <w:rFonts w:asciiTheme="minorHAnsi" w:eastAsiaTheme="minorEastAsia" w:hAnsiTheme="minorHAnsi" w:cstheme="minorBidi"/>
          <w:noProof/>
          <w:sz w:val="22"/>
        </w:rPr>
        <w:tab/>
      </w:r>
      <w:r w:rsidRPr="008D743E">
        <w:rPr>
          <w:rStyle w:val="Hyperlink"/>
          <w:noProof/>
        </w:rPr>
        <w:t>Giải thuật RPROP</w:t>
      </w:r>
      <w:r>
        <w:rPr>
          <w:noProof/>
          <w:webHidden/>
        </w:rPr>
        <w:tab/>
      </w:r>
      <w:r>
        <w:rPr>
          <w:noProof/>
          <w:webHidden/>
        </w:rPr>
        <w:fldChar w:fldCharType="begin"/>
      </w:r>
      <w:r>
        <w:rPr>
          <w:noProof/>
          <w:webHidden/>
        </w:rPr>
        <w:instrText xml:space="preserve"> PAGEREF _Toc343841936 \h </w:instrText>
      </w:r>
      <w:r>
        <w:rPr>
          <w:noProof/>
          <w:webHidden/>
        </w:rPr>
      </w:r>
      <w:r>
        <w:rPr>
          <w:noProof/>
          <w:webHidden/>
        </w:rPr>
        <w:fldChar w:fldCharType="separate"/>
      </w:r>
      <w:r w:rsidR="00951AF7">
        <w:rPr>
          <w:noProof/>
          <w:webHidden/>
        </w:rPr>
        <w:t>45</w:t>
      </w:r>
      <w:r>
        <w:rPr>
          <w:noProof/>
          <w:webHidden/>
        </w:rPr>
        <w:fldChar w:fldCharType="end"/>
      </w:r>
      <w:r w:rsidRPr="008D743E">
        <w:rPr>
          <w:rStyle w:val="Hyperlink"/>
          <w:noProof/>
        </w:rPr>
        <w:fldChar w:fldCharType="end"/>
      </w:r>
    </w:p>
    <w:p w14:paraId="24759425"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"_Toc343841937"</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4.3.4.</w:t>
      </w:r>
      <w:r>
        <w:rPr>
          <w:rFonts w:asciiTheme="minorHAnsi" w:eastAsiaTheme="minorEastAsia" w:hAnsiTheme="minorHAnsi" w:cstheme="minorBidi"/>
          <w:noProof/>
          <w:sz w:val="22"/>
        </w:rPr>
        <w:tab/>
      </w:r>
      <w:r w:rsidRPr="008D743E">
        <w:rPr>
          <w:rStyle w:val="Hyperlink"/>
          <w:noProof/>
        </w:rPr>
        <w:t>Hiện tượng quá khớp</w:t>
      </w:r>
      <w:r>
        <w:rPr>
          <w:noProof/>
          <w:webHidden/>
        </w:rPr>
        <w:tab/>
      </w:r>
      <w:r>
        <w:rPr>
          <w:noProof/>
          <w:webHidden/>
        </w:rPr>
        <w:fldChar w:fldCharType="begin"/>
      </w:r>
      <w:r>
        <w:rPr>
          <w:noProof/>
          <w:webHidden/>
        </w:rPr>
        <w:instrText xml:space="preserve"> PAGEREF _Toc343841937 \h </w:instrText>
      </w:r>
      <w:r>
        <w:rPr>
          <w:noProof/>
          <w:webHidden/>
        </w:rPr>
      </w:r>
      <w:r>
        <w:rPr>
          <w:noProof/>
          <w:webHidden/>
        </w:rPr>
        <w:fldChar w:fldCharType="separate"/>
      </w:r>
      <w:r w:rsidR="00951AF7">
        <w:rPr>
          <w:noProof/>
          <w:webHidden/>
        </w:rPr>
        <w:t>49</w:t>
      </w:r>
      <w:r>
        <w:rPr>
          <w:noProof/>
          <w:webHidden/>
        </w:rPr>
        <w:fldChar w:fldCharType="end"/>
      </w:r>
      <w:r w:rsidRPr="008D743E">
        <w:rPr>
          <w:rStyle w:val="Hyperlink"/>
          <w:noProof/>
        </w:rPr>
        <w:fldChar w:fldCharType="end"/>
      </w:r>
    </w:p>
    <w:p w14:paraId="4DC11832"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"_Toc343841939"</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4.4.</w:t>
      </w:r>
      <w:r>
        <w:rPr>
          <w:rFonts w:asciiTheme="minorHAnsi" w:eastAsiaTheme="minorEastAsia" w:hAnsiTheme="minorHAnsi" w:cstheme="minorBidi"/>
          <w:noProof/>
          <w:sz w:val="22"/>
        </w:rPr>
        <w:tab/>
      </w:r>
      <w:r w:rsidRPr="008D743E">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_Toc343841939 \h </w:instrText>
      </w:r>
      <w:r>
        <w:rPr>
          <w:noProof/>
          <w:webHidden/>
        </w:rPr>
      </w:r>
      <w:r>
        <w:rPr>
          <w:noProof/>
          <w:webHidden/>
        </w:rPr>
        <w:fldChar w:fldCharType="separate"/>
      </w:r>
      <w:r w:rsidR="00951AF7">
        <w:rPr>
          <w:noProof/>
          <w:webHidden/>
        </w:rPr>
        <w:t>49</w:t>
      </w:r>
      <w:r>
        <w:rPr>
          <w:noProof/>
          <w:webHidden/>
        </w:rPr>
        <w:fldChar w:fldCharType="end"/>
      </w:r>
      <w:r w:rsidRPr="008D743E">
        <w:rPr>
          <w:rStyle w:val="Hyperlink"/>
          <w:noProof/>
        </w:rPr>
        <w:fldChar w:fldCharType="end"/>
      </w:r>
    </w:p>
    <w:p w14:paraId="03CA1E52"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"_Toc343841940"</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4.5.</w:t>
      </w:r>
      <w:r>
        <w:rPr>
          <w:rFonts w:asciiTheme="minorHAnsi" w:eastAsiaTheme="minorEastAsia" w:hAnsiTheme="minorHAnsi" w:cstheme="minorBidi"/>
          <w:noProof/>
          <w:sz w:val="22"/>
        </w:rPr>
        <w:tab/>
      </w:r>
      <w:r w:rsidRPr="008D743E">
        <w:rPr>
          <w:rStyle w:val="Hyperlink"/>
          <w:noProof/>
        </w:rPr>
        <w:t>Các bước xây dựng mô hình mạng nơron</w:t>
      </w:r>
      <w:r>
        <w:rPr>
          <w:noProof/>
          <w:webHidden/>
        </w:rPr>
        <w:tab/>
      </w:r>
      <w:r>
        <w:rPr>
          <w:noProof/>
          <w:webHidden/>
        </w:rPr>
        <w:fldChar w:fldCharType="begin"/>
      </w:r>
      <w:r>
        <w:rPr>
          <w:noProof/>
          <w:webHidden/>
        </w:rPr>
        <w:instrText xml:space="preserve"> PAGEREF _Toc343841940 \h </w:instrText>
      </w:r>
      <w:r>
        <w:rPr>
          <w:noProof/>
          <w:webHidden/>
        </w:rPr>
      </w:r>
      <w:r>
        <w:rPr>
          <w:noProof/>
          <w:webHidden/>
        </w:rPr>
        <w:fldChar w:fldCharType="separate"/>
      </w:r>
      <w:r w:rsidR="00951AF7">
        <w:rPr>
          <w:noProof/>
          <w:webHidden/>
        </w:rPr>
        <w:t>50</w:t>
      </w:r>
      <w:r>
        <w:rPr>
          <w:noProof/>
          <w:webHidden/>
        </w:rPr>
        <w:fldChar w:fldCharType="end"/>
      </w:r>
      <w:r w:rsidRPr="008D743E">
        <w:rPr>
          <w:rStyle w:val="Hyperlink"/>
          <w:noProof/>
        </w:rPr>
        <w:fldChar w:fldCharType="end"/>
      </w:r>
    </w:p>
    <w:p w14:paraId="7BF9CF55"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"_Toc343841941"</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4.5.1.</w:t>
      </w:r>
      <w:r>
        <w:rPr>
          <w:rFonts w:asciiTheme="minorHAnsi" w:eastAsiaTheme="minorEastAsia" w:hAnsiTheme="minorHAnsi" w:cstheme="minorBidi"/>
          <w:noProof/>
          <w:sz w:val="22"/>
        </w:rPr>
        <w:tab/>
      </w:r>
      <w:r w:rsidRPr="008D743E">
        <w:rPr>
          <w:rStyle w:val="Hyperlink"/>
          <w:noProof/>
        </w:rPr>
        <w:t>Lựa chọn các biến</w:t>
      </w:r>
      <w:r>
        <w:rPr>
          <w:noProof/>
          <w:webHidden/>
        </w:rPr>
        <w:tab/>
      </w:r>
      <w:r>
        <w:rPr>
          <w:noProof/>
          <w:webHidden/>
        </w:rPr>
        <w:fldChar w:fldCharType="begin"/>
      </w:r>
      <w:r>
        <w:rPr>
          <w:noProof/>
          <w:webHidden/>
        </w:rPr>
        <w:instrText xml:space="preserve"> PAGEREF _Toc343841941 \h </w:instrText>
      </w:r>
      <w:r>
        <w:rPr>
          <w:noProof/>
          <w:webHidden/>
        </w:rPr>
      </w:r>
      <w:r>
        <w:rPr>
          <w:noProof/>
          <w:webHidden/>
        </w:rPr>
        <w:fldChar w:fldCharType="separate"/>
      </w:r>
      <w:r w:rsidR="00951AF7">
        <w:rPr>
          <w:noProof/>
          <w:webHidden/>
        </w:rPr>
        <w:t>51</w:t>
      </w:r>
      <w:r>
        <w:rPr>
          <w:noProof/>
          <w:webHidden/>
        </w:rPr>
        <w:fldChar w:fldCharType="end"/>
      </w:r>
      <w:r w:rsidRPr="008D743E">
        <w:rPr>
          <w:rStyle w:val="Hyperlink"/>
          <w:noProof/>
        </w:rPr>
        <w:fldChar w:fldCharType="end"/>
      </w:r>
    </w:p>
    <w:p w14:paraId="3993DBC7"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"_Toc343841942"</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4.5.2.</w:t>
      </w:r>
      <w:r>
        <w:rPr>
          <w:rFonts w:asciiTheme="minorHAnsi" w:eastAsiaTheme="minorEastAsia" w:hAnsiTheme="minorHAnsi" w:cstheme="minorBidi"/>
          <w:noProof/>
          <w:sz w:val="22"/>
        </w:rPr>
        <w:tab/>
      </w:r>
      <w:r w:rsidRPr="008D743E">
        <w:rPr>
          <w:rStyle w:val="Hyperlink"/>
          <w:noProof/>
          <w:lang w:val="fr-FR"/>
        </w:rPr>
        <w:t>Thu thập dữ liệu</w:t>
      </w:r>
      <w:r>
        <w:rPr>
          <w:noProof/>
          <w:webHidden/>
        </w:rPr>
        <w:tab/>
      </w:r>
      <w:r>
        <w:rPr>
          <w:noProof/>
          <w:webHidden/>
        </w:rPr>
        <w:fldChar w:fldCharType="begin"/>
      </w:r>
      <w:r>
        <w:rPr>
          <w:noProof/>
          <w:webHidden/>
        </w:rPr>
        <w:instrText xml:space="preserve"> PAGEREF _Toc343841942 \h </w:instrText>
      </w:r>
      <w:r>
        <w:rPr>
          <w:noProof/>
          <w:webHidden/>
        </w:rPr>
      </w:r>
      <w:r>
        <w:rPr>
          <w:noProof/>
          <w:webHidden/>
        </w:rPr>
        <w:fldChar w:fldCharType="separate"/>
      </w:r>
      <w:r w:rsidR="00951AF7">
        <w:rPr>
          <w:noProof/>
          <w:webHidden/>
        </w:rPr>
        <w:t>51</w:t>
      </w:r>
      <w:r>
        <w:rPr>
          <w:noProof/>
          <w:webHidden/>
        </w:rPr>
        <w:fldChar w:fldCharType="end"/>
      </w:r>
      <w:r w:rsidRPr="008D743E">
        <w:rPr>
          <w:rStyle w:val="Hyperlink"/>
          <w:noProof/>
        </w:rPr>
        <w:fldChar w:fldCharType="end"/>
      </w:r>
    </w:p>
    <w:p w14:paraId="78632A58"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"_Toc343841943"</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4.5.3.</w:t>
      </w:r>
      <w:r>
        <w:rPr>
          <w:rFonts w:asciiTheme="minorHAnsi" w:eastAsiaTheme="minorEastAsia" w:hAnsiTheme="minorHAnsi" w:cstheme="minorBidi"/>
          <w:noProof/>
          <w:sz w:val="22"/>
        </w:rPr>
        <w:tab/>
      </w:r>
      <w:r w:rsidRPr="008D743E">
        <w:rPr>
          <w:rStyle w:val="Hyperlink"/>
          <w:noProof/>
        </w:rPr>
        <w:t>Tiền xử lý dữ liệu</w:t>
      </w:r>
      <w:r>
        <w:rPr>
          <w:noProof/>
          <w:webHidden/>
        </w:rPr>
        <w:tab/>
      </w:r>
      <w:r>
        <w:rPr>
          <w:noProof/>
          <w:webHidden/>
        </w:rPr>
        <w:fldChar w:fldCharType="begin"/>
      </w:r>
      <w:r>
        <w:rPr>
          <w:noProof/>
          <w:webHidden/>
        </w:rPr>
        <w:instrText xml:space="preserve"> PAGEREF _Toc343841943 \h </w:instrText>
      </w:r>
      <w:r>
        <w:rPr>
          <w:noProof/>
          <w:webHidden/>
        </w:rPr>
      </w:r>
      <w:r>
        <w:rPr>
          <w:noProof/>
          <w:webHidden/>
        </w:rPr>
        <w:fldChar w:fldCharType="separate"/>
      </w:r>
      <w:r w:rsidR="00951AF7">
        <w:rPr>
          <w:noProof/>
          <w:webHidden/>
        </w:rPr>
        <w:t>52</w:t>
      </w:r>
      <w:r>
        <w:rPr>
          <w:noProof/>
          <w:webHidden/>
        </w:rPr>
        <w:fldChar w:fldCharType="end"/>
      </w:r>
      <w:r w:rsidRPr="008D743E">
        <w:rPr>
          <w:rStyle w:val="Hyperlink"/>
          <w:noProof/>
        </w:rPr>
        <w:fldChar w:fldCharType="end"/>
      </w:r>
    </w:p>
    <w:p w14:paraId="0F5C75FF"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"_Toc343841944"</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4.5.4.</w:t>
      </w:r>
      <w:r>
        <w:rPr>
          <w:rFonts w:asciiTheme="minorHAnsi" w:eastAsiaTheme="minorEastAsia" w:hAnsiTheme="minorHAnsi" w:cstheme="minorBidi"/>
          <w:noProof/>
          <w:sz w:val="22"/>
        </w:rPr>
        <w:tab/>
      </w:r>
      <w:r w:rsidRPr="008D743E">
        <w:rPr>
          <w:rStyle w:val="Hyperlink"/>
          <w:noProof/>
        </w:rPr>
        <w:t>Phân chia tập dữ liệu</w:t>
      </w:r>
      <w:r>
        <w:rPr>
          <w:noProof/>
          <w:webHidden/>
        </w:rPr>
        <w:tab/>
      </w:r>
      <w:r>
        <w:rPr>
          <w:noProof/>
          <w:webHidden/>
        </w:rPr>
        <w:fldChar w:fldCharType="begin"/>
      </w:r>
      <w:r>
        <w:rPr>
          <w:noProof/>
          <w:webHidden/>
        </w:rPr>
        <w:instrText xml:space="preserve"> PAGEREF _Toc343841944 \h </w:instrText>
      </w:r>
      <w:r>
        <w:rPr>
          <w:noProof/>
          <w:webHidden/>
        </w:rPr>
      </w:r>
      <w:r>
        <w:rPr>
          <w:noProof/>
          <w:webHidden/>
        </w:rPr>
        <w:fldChar w:fldCharType="separate"/>
      </w:r>
      <w:r w:rsidR="00951AF7">
        <w:rPr>
          <w:noProof/>
          <w:webHidden/>
        </w:rPr>
        <w:t>52</w:t>
      </w:r>
      <w:r>
        <w:rPr>
          <w:noProof/>
          <w:webHidden/>
        </w:rPr>
        <w:fldChar w:fldCharType="end"/>
      </w:r>
      <w:r w:rsidRPr="008D743E">
        <w:rPr>
          <w:rStyle w:val="Hyperlink"/>
          <w:noProof/>
        </w:rPr>
        <w:fldChar w:fldCharType="end"/>
      </w:r>
    </w:p>
    <w:p w14:paraId="69276D35"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"_Toc343841945"</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4.5.5.</w:t>
      </w:r>
      <w:r>
        <w:rPr>
          <w:rFonts w:asciiTheme="minorHAnsi" w:eastAsiaTheme="minorEastAsia" w:hAnsiTheme="minorHAnsi" w:cstheme="minorBidi"/>
          <w:noProof/>
          <w:sz w:val="22"/>
        </w:rPr>
        <w:tab/>
      </w:r>
      <w:r w:rsidRPr="008D743E">
        <w:rPr>
          <w:rStyle w:val="Hyperlink"/>
          <w:noProof/>
        </w:rPr>
        <w:t>Xây dựng cấu trúc mạng</w:t>
      </w:r>
      <w:r>
        <w:rPr>
          <w:noProof/>
          <w:webHidden/>
        </w:rPr>
        <w:tab/>
      </w:r>
      <w:r>
        <w:rPr>
          <w:noProof/>
          <w:webHidden/>
        </w:rPr>
        <w:fldChar w:fldCharType="begin"/>
      </w:r>
      <w:r>
        <w:rPr>
          <w:noProof/>
          <w:webHidden/>
        </w:rPr>
        <w:instrText xml:space="preserve"> PAGEREF _Toc343841945 \h </w:instrText>
      </w:r>
      <w:r>
        <w:rPr>
          <w:noProof/>
          <w:webHidden/>
        </w:rPr>
      </w:r>
      <w:r>
        <w:rPr>
          <w:noProof/>
          <w:webHidden/>
        </w:rPr>
        <w:fldChar w:fldCharType="separate"/>
      </w:r>
      <w:r w:rsidR="00951AF7">
        <w:rPr>
          <w:noProof/>
          <w:webHidden/>
        </w:rPr>
        <w:t>53</w:t>
      </w:r>
      <w:r>
        <w:rPr>
          <w:noProof/>
          <w:webHidden/>
        </w:rPr>
        <w:fldChar w:fldCharType="end"/>
      </w:r>
      <w:r w:rsidRPr="008D743E">
        <w:rPr>
          <w:rStyle w:val="Hyperlink"/>
          <w:noProof/>
        </w:rPr>
        <w:fldChar w:fldCharType="end"/>
      </w:r>
    </w:p>
    <w:p w14:paraId="28958596"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"_Toc343841946"</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4.5.6.</w:t>
      </w:r>
      <w:r>
        <w:rPr>
          <w:rFonts w:asciiTheme="minorHAnsi" w:eastAsiaTheme="minorEastAsia" w:hAnsiTheme="minorHAnsi" w:cstheme="minorBidi"/>
          <w:noProof/>
          <w:sz w:val="22"/>
        </w:rPr>
        <w:tab/>
      </w:r>
      <w:r w:rsidRPr="008D743E">
        <w:rPr>
          <w:rStyle w:val="Hyperlink"/>
          <w:noProof/>
        </w:rPr>
        <w:t>Xác định tiêu chuẩn đánh giá</w:t>
      </w:r>
      <w:r>
        <w:rPr>
          <w:noProof/>
          <w:webHidden/>
        </w:rPr>
        <w:tab/>
      </w:r>
      <w:r>
        <w:rPr>
          <w:noProof/>
          <w:webHidden/>
        </w:rPr>
        <w:fldChar w:fldCharType="begin"/>
      </w:r>
      <w:r>
        <w:rPr>
          <w:noProof/>
          <w:webHidden/>
        </w:rPr>
        <w:instrText xml:space="preserve"> PAGEREF _Toc343841946 \h </w:instrText>
      </w:r>
      <w:r>
        <w:rPr>
          <w:noProof/>
          <w:webHidden/>
        </w:rPr>
      </w:r>
      <w:r>
        <w:rPr>
          <w:noProof/>
          <w:webHidden/>
        </w:rPr>
        <w:fldChar w:fldCharType="separate"/>
      </w:r>
      <w:r w:rsidR="00951AF7">
        <w:rPr>
          <w:noProof/>
          <w:webHidden/>
        </w:rPr>
        <w:t>55</w:t>
      </w:r>
      <w:r>
        <w:rPr>
          <w:noProof/>
          <w:webHidden/>
        </w:rPr>
        <w:fldChar w:fldCharType="end"/>
      </w:r>
      <w:r w:rsidRPr="008D743E">
        <w:rPr>
          <w:rStyle w:val="Hyperlink"/>
          <w:noProof/>
        </w:rPr>
        <w:fldChar w:fldCharType="end"/>
      </w:r>
    </w:p>
    <w:p w14:paraId="0B32A496"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lastRenderedPageBreak/>
        <w:fldChar w:fldCharType="begin"/>
      </w:r>
      <w:r w:rsidRPr="008D743E">
        <w:rPr>
          <w:rStyle w:val="Hyperlink"/>
          <w:noProof/>
        </w:rPr>
        <w:instrText xml:space="preserve"> </w:instrText>
      </w:r>
      <w:r>
        <w:rPr>
          <w:noProof/>
        </w:rPr>
        <w:instrText>HYPERLINK \l "_Toc343841947"</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lang w:val="fr-FR"/>
        </w:rPr>
        <w:t>4.5.7.</w:t>
      </w:r>
      <w:r>
        <w:rPr>
          <w:rFonts w:asciiTheme="minorHAnsi" w:eastAsiaTheme="minorEastAsia" w:hAnsiTheme="minorHAnsi" w:cstheme="minorBidi"/>
          <w:noProof/>
          <w:sz w:val="22"/>
        </w:rPr>
        <w:tab/>
      </w:r>
      <w:r w:rsidRPr="008D743E">
        <w:rPr>
          <w:rStyle w:val="Hyperlink"/>
          <w:noProof/>
          <w:lang w:val="fr-FR"/>
        </w:rPr>
        <w:t>Huấn luyện mạng</w:t>
      </w:r>
      <w:r>
        <w:rPr>
          <w:noProof/>
          <w:webHidden/>
        </w:rPr>
        <w:tab/>
      </w:r>
      <w:r>
        <w:rPr>
          <w:noProof/>
          <w:webHidden/>
        </w:rPr>
        <w:fldChar w:fldCharType="begin"/>
      </w:r>
      <w:r>
        <w:rPr>
          <w:noProof/>
          <w:webHidden/>
        </w:rPr>
        <w:instrText xml:space="preserve"> PAGEREF _Toc343841947 \h </w:instrText>
      </w:r>
      <w:r>
        <w:rPr>
          <w:noProof/>
          <w:webHidden/>
        </w:rPr>
      </w:r>
      <w:r>
        <w:rPr>
          <w:noProof/>
          <w:webHidden/>
        </w:rPr>
        <w:fldChar w:fldCharType="separate"/>
      </w:r>
      <w:r w:rsidR="00951AF7">
        <w:rPr>
          <w:noProof/>
          <w:webHidden/>
        </w:rPr>
        <w:t>56</w:t>
      </w:r>
      <w:r>
        <w:rPr>
          <w:noProof/>
          <w:webHidden/>
        </w:rPr>
        <w:fldChar w:fldCharType="end"/>
      </w:r>
      <w:r w:rsidRPr="008D743E">
        <w:rPr>
          <w:rStyle w:val="Hyperlink"/>
          <w:noProof/>
        </w:rPr>
        <w:fldChar w:fldCharType="end"/>
      </w:r>
    </w:p>
    <w:p w14:paraId="30E0C0D8"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"_Toc343841948"</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lang w:val="fr-FR"/>
        </w:rPr>
        <w:t>4.5.8.</w:t>
      </w:r>
      <w:r>
        <w:rPr>
          <w:rFonts w:asciiTheme="minorHAnsi" w:eastAsiaTheme="minorEastAsia" w:hAnsiTheme="minorHAnsi" w:cstheme="minorBidi"/>
          <w:noProof/>
          <w:sz w:val="22"/>
        </w:rPr>
        <w:tab/>
      </w:r>
      <w:r w:rsidRPr="008D743E">
        <w:rPr>
          <w:rStyle w:val="Hyperlink"/>
          <w:noProof/>
          <w:lang w:val="fr-FR"/>
        </w:rPr>
        <w:t>Dự báo và cải tiến</w:t>
      </w:r>
      <w:r>
        <w:rPr>
          <w:noProof/>
          <w:webHidden/>
        </w:rPr>
        <w:tab/>
      </w:r>
      <w:r>
        <w:rPr>
          <w:noProof/>
          <w:webHidden/>
        </w:rPr>
        <w:fldChar w:fldCharType="begin"/>
      </w:r>
      <w:r>
        <w:rPr>
          <w:noProof/>
          <w:webHidden/>
        </w:rPr>
        <w:instrText xml:space="preserve"> PAGEREF _Toc343841948 \h </w:instrText>
      </w:r>
      <w:r>
        <w:rPr>
          <w:noProof/>
          <w:webHidden/>
        </w:rPr>
      </w:r>
      <w:r>
        <w:rPr>
          <w:noProof/>
          <w:webHidden/>
        </w:rPr>
        <w:fldChar w:fldCharType="separate"/>
      </w:r>
      <w:r w:rsidR="00951AF7">
        <w:rPr>
          <w:noProof/>
          <w:webHidden/>
        </w:rPr>
        <w:t>56</w:t>
      </w:r>
      <w:r>
        <w:rPr>
          <w:noProof/>
          <w:webHidden/>
        </w:rPr>
        <w:fldChar w:fldCharType="end"/>
      </w:r>
      <w:r w:rsidRPr="008D743E">
        <w:rPr>
          <w:rStyle w:val="Hyperlink"/>
          <w:noProof/>
        </w:rPr>
        <w:fldChar w:fldCharType="end"/>
      </w:r>
    </w:p>
    <w:p w14:paraId="3952FAB5"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"_Toc343841951"</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4.6.</w:t>
      </w:r>
      <w:r>
        <w:rPr>
          <w:rFonts w:asciiTheme="minorHAnsi" w:eastAsiaTheme="minorEastAsia" w:hAnsiTheme="minorHAnsi" w:cstheme="minorBidi"/>
          <w:noProof/>
          <w:sz w:val="22"/>
        </w:rPr>
        <w:tab/>
      </w:r>
      <w:r w:rsidRPr="008D743E">
        <w:rPr>
          <w:rStyle w:val="Hyperlink"/>
          <w:noProof/>
        </w:rPr>
        <w:t>Kết luận</w:t>
      </w:r>
      <w:r>
        <w:rPr>
          <w:noProof/>
          <w:webHidden/>
        </w:rPr>
        <w:tab/>
      </w:r>
      <w:r>
        <w:rPr>
          <w:noProof/>
          <w:webHidden/>
        </w:rPr>
        <w:fldChar w:fldCharType="begin"/>
      </w:r>
      <w:r>
        <w:rPr>
          <w:noProof/>
          <w:webHidden/>
        </w:rPr>
        <w:instrText xml:space="preserve"> PAGEREF _Toc343841951 \h </w:instrText>
      </w:r>
      <w:r>
        <w:rPr>
          <w:noProof/>
          <w:webHidden/>
        </w:rPr>
      </w:r>
      <w:r>
        <w:rPr>
          <w:noProof/>
          <w:webHidden/>
        </w:rPr>
        <w:fldChar w:fldCharType="separate"/>
      </w:r>
      <w:r w:rsidR="00951AF7">
        <w:rPr>
          <w:noProof/>
          <w:webHidden/>
        </w:rPr>
        <w:t>56</w:t>
      </w:r>
      <w:r>
        <w:rPr>
          <w:noProof/>
          <w:webHidden/>
        </w:rPr>
        <w:fldChar w:fldCharType="end"/>
      </w:r>
      <w:r w:rsidRPr="008D743E">
        <w:rPr>
          <w:rStyle w:val="Hyperlink"/>
          <w:noProof/>
        </w:rPr>
        <w:fldChar w:fldCharType="end"/>
      </w:r>
    </w:p>
    <w:p w14:paraId="3F68BC3C" w14:textId="77777777" w:rsidR="0099437A" w:rsidRDefault="0099437A">
      <w:pPr>
        <w:pStyle w:val="TOC1"/>
        <w:tabs>
          <w:tab w:val="left" w:pos="1760"/>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"_Toc343841953"</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Chương 5</w:t>
      </w:r>
      <w:r>
        <w:rPr>
          <w:rFonts w:asciiTheme="minorHAnsi" w:eastAsiaTheme="minorEastAsia" w:hAnsiTheme="minorHAnsi" w:cstheme="minorBidi"/>
          <w:noProof/>
          <w:sz w:val="22"/>
        </w:rPr>
        <w:tab/>
      </w:r>
      <w:r w:rsidRPr="008D743E">
        <w:rPr>
          <w:rStyle w:val="Hyperlink"/>
          <w:noProof/>
        </w:rPr>
        <w:t>MÔ HÌNH KẾT HỢP ARIMA VÀ ANN</w:t>
      </w:r>
      <w:r>
        <w:rPr>
          <w:noProof/>
          <w:webHidden/>
        </w:rPr>
        <w:tab/>
      </w:r>
      <w:r>
        <w:rPr>
          <w:noProof/>
          <w:webHidden/>
        </w:rPr>
        <w:fldChar w:fldCharType="begin"/>
      </w:r>
      <w:r>
        <w:rPr>
          <w:noProof/>
          <w:webHidden/>
        </w:rPr>
        <w:instrText xml:space="preserve"> PAGEREF _Toc343841953 \h </w:instrText>
      </w:r>
      <w:r>
        <w:rPr>
          <w:noProof/>
          <w:webHidden/>
        </w:rPr>
      </w:r>
      <w:r>
        <w:rPr>
          <w:noProof/>
          <w:webHidden/>
        </w:rPr>
        <w:fldChar w:fldCharType="separate"/>
      </w:r>
      <w:r w:rsidR="00951AF7">
        <w:rPr>
          <w:noProof/>
          <w:webHidden/>
        </w:rPr>
        <w:t>58</w:t>
      </w:r>
      <w:r>
        <w:rPr>
          <w:noProof/>
          <w:webHidden/>
        </w:rPr>
        <w:fldChar w:fldCharType="end"/>
      </w:r>
      <w:r w:rsidRPr="008D743E">
        <w:rPr>
          <w:rStyle w:val="Hyperlink"/>
          <w:noProof/>
        </w:rPr>
        <w:fldChar w:fldCharType="end"/>
      </w:r>
    </w:p>
    <w:p w14:paraId="300A1267"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"_Toc343841959"</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5.1.</w:t>
      </w:r>
      <w:r>
        <w:rPr>
          <w:rFonts w:asciiTheme="minorHAnsi" w:eastAsiaTheme="minorEastAsia" w:hAnsiTheme="minorHAnsi" w:cstheme="minorBidi"/>
          <w:noProof/>
          <w:sz w:val="22"/>
        </w:rPr>
        <w:tab/>
      </w:r>
      <w:r w:rsidRPr="008D743E">
        <w:rPr>
          <w:rStyle w:val="Hyperlink"/>
          <w:noProof/>
        </w:rPr>
        <w:t>Nguyên nhân</w:t>
      </w:r>
      <w:r>
        <w:rPr>
          <w:noProof/>
          <w:webHidden/>
        </w:rPr>
        <w:tab/>
      </w:r>
      <w:r>
        <w:rPr>
          <w:noProof/>
          <w:webHidden/>
        </w:rPr>
        <w:fldChar w:fldCharType="begin"/>
      </w:r>
      <w:r>
        <w:rPr>
          <w:noProof/>
          <w:webHidden/>
        </w:rPr>
        <w:instrText xml:space="preserve"> PAGEREF _Toc343841959 \h </w:instrText>
      </w:r>
      <w:r>
        <w:rPr>
          <w:noProof/>
          <w:webHidden/>
        </w:rPr>
      </w:r>
      <w:r>
        <w:rPr>
          <w:noProof/>
          <w:webHidden/>
        </w:rPr>
        <w:fldChar w:fldCharType="separate"/>
      </w:r>
      <w:r w:rsidR="00951AF7">
        <w:rPr>
          <w:noProof/>
          <w:webHidden/>
        </w:rPr>
        <w:t>58</w:t>
      </w:r>
      <w:r>
        <w:rPr>
          <w:noProof/>
          <w:webHidden/>
        </w:rPr>
        <w:fldChar w:fldCharType="end"/>
      </w:r>
      <w:r w:rsidRPr="008D743E">
        <w:rPr>
          <w:rStyle w:val="Hyperlink"/>
          <w:noProof/>
        </w:rPr>
        <w:fldChar w:fldCharType="end"/>
      </w:r>
    </w:p>
    <w:p w14:paraId="0D70D3A3"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"_Toc343841960"</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5.2.</w:t>
      </w:r>
      <w:r>
        <w:rPr>
          <w:rFonts w:asciiTheme="minorHAnsi" w:eastAsiaTheme="minorEastAsia" w:hAnsiTheme="minorHAnsi" w:cstheme="minorBidi"/>
          <w:noProof/>
          <w:sz w:val="22"/>
        </w:rPr>
        <w:tab/>
      </w:r>
      <w:r w:rsidRPr="008D743E">
        <w:rPr>
          <w:rStyle w:val="Hyperlink"/>
          <w:noProof/>
        </w:rPr>
        <w:t>Mô hình kết hợp ARIMA và mạng nơron</w:t>
      </w:r>
      <w:r>
        <w:rPr>
          <w:noProof/>
          <w:webHidden/>
        </w:rPr>
        <w:tab/>
      </w:r>
      <w:r>
        <w:rPr>
          <w:noProof/>
          <w:webHidden/>
        </w:rPr>
        <w:fldChar w:fldCharType="begin"/>
      </w:r>
      <w:r>
        <w:rPr>
          <w:noProof/>
          <w:webHidden/>
        </w:rPr>
        <w:instrText xml:space="preserve"> PAGEREF _Toc343841960 \h </w:instrText>
      </w:r>
      <w:r>
        <w:rPr>
          <w:noProof/>
          <w:webHidden/>
        </w:rPr>
      </w:r>
      <w:r>
        <w:rPr>
          <w:noProof/>
          <w:webHidden/>
        </w:rPr>
        <w:fldChar w:fldCharType="separate"/>
      </w:r>
      <w:r w:rsidR="00951AF7">
        <w:rPr>
          <w:noProof/>
          <w:webHidden/>
        </w:rPr>
        <w:t>59</w:t>
      </w:r>
      <w:r>
        <w:rPr>
          <w:noProof/>
          <w:webHidden/>
        </w:rPr>
        <w:fldChar w:fldCharType="end"/>
      </w:r>
      <w:r w:rsidRPr="008D743E">
        <w:rPr>
          <w:rStyle w:val="Hyperlink"/>
          <w:noProof/>
        </w:rPr>
        <w:fldChar w:fldCharType="end"/>
      </w:r>
    </w:p>
    <w:p w14:paraId="3C73BC01" w14:textId="77777777" w:rsidR="0099437A" w:rsidRDefault="0099437A">
      <w:pPr>
        <w:pStyle w:val="TOC1"/>
        <w:tabs>
          <w:tab w:val="left" w:pos="1760"/>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"_Toc343841978"</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Chương 6</w:t>
      </w:r>
      <w:r>
        <w:rPr>
          <w:rFonts w:asciiTheme="minorHAnsi" w:eastAsiaTheme="minorEastAsia" w:hAnsiTheme="minorHAnsi" w:cstheme="minorBidi"/>
          <w:noProof/>
          <w:sz w:val="22"/>
        </w:rPr>
        <w:tab/>
      </w:r>
      <w:r w:rsidRPr="008D743E">
        <w:rPr>
          <w:rStyle w:val="Hyperlink"/>
          <w:noProof/>
        </w:rPr>
        <w:t>KẾT QUẢ THỰC NGHIỆM</w:t>
      </w:r>
      <w:r>
        <w:rPr>
          <w:noProof/>
          <w:webHidden/>
        </w:rPr>
        <w:tab/>
      </w:r>
      <w:r>
        <w:rPr>
          <w:noProof/>
          <w:webHidden/>
        </w:rPr>
        <w:fldChar w:fldCharType="begin"/>
      </w:r>
      <w:r>
        <w:rPr>
          <w:noProof/>
          <w:webHidden/>
        </w:rPr>
        <w:instrText xml:space="preserve"> PAGEREF _Toc343841978 \h </w:instrText>
      </w:r>
      <w:r>
        <w:rPr>
          <w:noProof/>
          <w:webHidden/>
        </w:rPr>
      </w:r>
      <w:r>
        <w:rPr>
          <w:noProof/>
          <w:webHidden/>
        </w:rPr>
        <w:fldChar w:fldCharType="separate"/>
      </w:r>
      <w:r w:rsidR="00951AF7">
        <w:rPr>
          <w:noProof/>
          <w:webHidden/>
        </w:rPr>
        <w:t>62</w:t>
      </w:r>
      <w:r>
        <w:rPr>
          <w:noProof/>
          <w:webHidden/>
        </w:rPr>
        <w:fldChar w:fldCharType="end"/>
      </w:r>
      <w:r w:rsidRPr="008D743E">
        <w:rPr>
          <w:rStyle w:val="Hyperlink"/>
          <w:noProof/>
        </w:rPr>
        <w:fldChar w:fldCharType="end"/>
      </w:r>
    </w:p>
    <w:p w14:paraId="3F003726"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"_Toc343841979"</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6.1.</w:t>
      </w:r>
      <w:r>
        <w:rPr>
          <w:rFonts w:asciiTheme="minorHAnsi" w:eastAsiaTheme="minorEastAsia" w:hAnsiTheme="minorHAnsi" w:cstheme="minorBidi"/>
          <w:noProof/>
          <w:sz w:val="22"/>
        </w:rPr>
        <w:tab/>
      </w:r>
      <w:r w:rsidRPr="008D743E">
        <w:rPr>
          <w:rStyle w:val="Hyperlink"/>
          <w:noProof/>
        </w:rPr>
        <w:t>Cấu trúc chương trình</w:t>
      </w:r>
      <w:r>
        <w:rPr>
          <w:noProof/>
          <w:webHidden/>
        </w:rPr>
        <w:tab/>
      </w:r>
      <w:r>
        <w:rPr>
          <w:noProof/>
          <w:webHidden/>
        </w:rPr>
        <w:fldChar w:fldCharType="begin"/>
      </w:r>
      <w:r>
        <w:rPr>
          <w:noProof/>
          <w:webHidden/>
        </w:rPr>
        <w:instrText xml:space="preserve"> PAGEREF _Toc343841979 \h </w:instrText>
      </w:r>
      <w:r>
        <w:rPr>
          <w:noProof/>
          <w:webHidden/>
        </w:rPr>
      </w:r>
      <w:r>
        <w:rPr>
          <w:noProof/>
          <w:webHidden/>
        </w:rPr>
        <w:fldChar w:fldCharType="separate"/>
      </w:r>
      <w:r w:rsidR="00951AF7">
        <w:rPr>
          <w:noProof/>
          <w:webHidden/>
        </w:rPr>
        <w:t>62</w:t>
      </w:r>
      <w:r>
        <w:rPr>
          <w:noProof/>
          <w:webHidden/>
        </w:rPr>
        <w:fldChar w:fldCharType="end"/>
      </w:r>
      <w:r w:rsidRPr="008D743E">
        <w:rPr>
          <w:rStyle w:val="Hyperlink"/>
          <w:noProof/>
        </w:rPr>
        <w:fldChar w:fldCharType="end"/>
      </w:r>
    </w:p>
    <w:p w14:paraId="06507CE8"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"_Toc343841980"</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6.1.1.</w:t>
      </w:r>
      <w:r>
        <w:rPr>
          <w:rFonts w:asciiTheme="minorHAnsi" w:eastAsiaTheme="minorEastAsia" w:hAnsiTheme="minorHAnsi" w:cstheme="minorBidi"/>
          <w:noProof/>
          <w:sz w:val="22"/>
        </w:rPr>
        <w:tab/>
      </w:r>
      <w:r w:rsidRPr="008D743E">
        <w:rPr>
          <w:rStyle w:val="Hyperlink"/>
          <w:noProof/>
        </w:rPr>
        <w:t>Giao diện chương trình</w:t>
      </w:r>
      <w:r>
        <w:rPr>
          <w:noProof/>
          <w:webHidden/>
        </w:rPr>
        <w:tab/>
      </w:r>
      <w:r>
        <w:rPr>
          <w:noProof/>
          <w:webHidden/>
        </w:rPr>
        <w:fldChar w:fldCharType="begin"/>
      </w:r>
      <w:r>
        <w:rPr>
          <w:noProof/>
          <w:webHidden/>
        </w:rPr>
        <w:instrText xml:space="preserve"> PAGEREF _Toc343841980 \h </w:instrText>
      </w:r>
      <w:r>
        <w:rPr>
          <w:noProof/>
          <w:webHidden/>
        </w:rPr>
      </w:r>
      <w:r>
        <w:rPr>
          <w:noProof/>
          <w:webHidden/>
        </w:rPr>
        <w:fldChar w:fldCharType="separate"/>
      </w:r>
      <w:r w:rsidR="00951AF7">
        <w:rPr>
          <w:noProof/>
          <w:webHidden/>
        </w:rPr>
        <w:t>62</w:t>
      </w:r>
      <w:r>
        <w:rPr>
          <w:noProof/>
          <w:webHidden/>
        </w:rPr>
        <w:fldChar w:fldCharType="end"/>
      </w:r>
      <w:r w:rsidRPr="008D743E">
        <w:rPr>
          <w:rStyle w:val="Hyperlink"/>
          <w:noProof/>
        </w:rPr>
        <w:fldChar w:fldCharType="end"/>
      </w:r>
    </w:p>
    <w:p w14:paraId="58D48A6D"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"_Toc343841981"</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6.1.2.</w:t>
      </w:r>
      <w:r>
        <w:rPr>
          <w:rFonts w:asciiTheme="minorHAnsi" w:eastAsiaTheme="minorEastAsia" w:hAnsiTheme="minorHAnsi" w:cstheme="minorBidi"/>
          <w:noProof/>
          <w:sz w:val="22"/>
        </w:rPr>
        <w:tab/>
      </w:r>
      <w:r w:rsidRPr="008D743E">
        <w:rPr>
          <w:rStyle w:val="Hyperlink"/>
          <w:noProof/>
        </w:rPr>
        <w:t>Các module chính</w:t>
      </w:r>
      <w:r>
        <w:rPr>
          <w:noProof/>
          <w:webHidden/>
        </w:rPr>
        <w:tab/>
      </w:r>
      <w:r>
        <w:rPr>
          <w:noProof/>
          <w:webHidden/>
        </w:rPr>
        <w:fldChar w:fldCharType="begin"/>
      </w:r>
      <w:r>
        <w:rPr>
          <w:noProof/>
          <w:webHidden/>
        </w:rPr>
        <w:instrText xml:space="preserve"> PAGEREF _Toc343841981 \h </w:instrText>
      </w:r>
      <w:r>
        <w:rPr>
          <w:noProof/>
          <w:webHidden/>
        </w:rPr>
      </w:r>
      <w:r>
        <w:rPr>
          <w:noProof/>
          <w:webHidden/>
        </w:rPr>
        <w:fldChar w:fldCharType="separate"/>
      </w:r>
      <w:r w:rsidR="00951AF7">
        <w:rPr>
          <w:noProof/>
          <w:webHidden/>
        </w:rPr>
        <w:t>64</w:t>
      </w:r>
      <w:r>
        <w:rPr>
          <w:noProof/>
          <w:webHidden/>
        </w:rPr>
        <w:fldChar w:fldCharType="end"/>
      </w:r>
      <w:r w:rsidRPr="008D743E">
        <w:rPr>
          <w:rStyle w:val="Hyperlink"/>
          <w:noProof/>
        </w:rPr>
        <w:fldChar w:fldCharType="end"/>
      </w:r>
    </w:p>
    <w:p w14:paraId="6CCF4FA3"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"_Toc343841982"</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6.2.</w:t>
      </w:r>
      <w:r>
        <w:rPr>
          <w:rFonts w:asciiTheme="minorHAnsi" w:eastAsiaTheme="minorEastAsia" w:hAnsiTheme="minorHAnsi" w:cstheme="minorBidi"/>
          <w:noProof/>
          <w:sz w:val="22"/>
        </w:rPr>
        <w:tab/>
      </w:r>
      <w:r w:rsidRPr="008D743E">
        <w:rPr>
          <w:rStyle w:val="Hyperlink"/>
          <w:noProof/>
        </w:rPr>
        <w:t>Dữ liệu thực nghiệm</w:t>
      </w:r>
      <w:r>
        <w:rPr>
          <w:noProof/>
          <w:webHidden/>
        </w:rPr>
        <w:tab/>
      </w:r>
      <w:r>
        <w:rPr>
          <w:noProof/>
          <w:webHidden/>
        </w:rPr>
        <w:fldChar w:fldCharType="begin"/>
      </w:r>
      <w:r>
        <w:rPr>
          <w:noProof/>
          <w:webHidden/>
        </w:rPr>
        <w:instrText xml:space="preserve"> PAGEREF _Toc343841982 \h </w:instrText>
      </w:r>
      <w:r>
        <w:rPr>
          <w:noProof/>
          <w:webHidden/>
        </w:rPr>
      </w:r>
      <w:r>
        <w:rPr>
          <w:noProof/>
          <w:webHidden/>
        </w:rPr>
        <w:fldChar w:fldCharType="separate"/>
      </w:r>
      <w:r w:rsidR="00951AF7">
        <w:rPr>
          <w:noProof/>
          <w:webHidden/>
        </w:rPr>
        <w:t>67</w:t>
      </w:r>
      <w:r>
        <w:rPr>
          <w:noProof/>
          <w:webHidden/>
        </w:rPr>
        <w:fldChar w:fldCharType="end"/>
      </w:r>
      <w:r w:rsidRPr="008D743E">
        <w:rPr>
          <w:rStyle w:val="Hyperlink"/>
          <w:noProof/>
        </w:rPr>
        <w:fldChar w:fldCharType="end"/>
      </w:r>
    </w:p>
    <w:p w14:paraId="682F0A76"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"_Toc343841983"</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6.3.</w:t>
      </w:r>
      <w:r>
        <w:rPr>
          <w:rFonts w:asciiTheme="minorHAnsi" w:eastAsiaTheme="minorEastAsia" w:hAnsiTheme="minorHAnsi" w:cstheme="minorBidi"/>
          <w:noProof/>
          <w:sz w:val="22"/>
        </w:rPr>
        <w:tab/>
      </w:r>
      <w:r w:rsidRPr="008D743E">
        <w:rPr>
          <w:rStyle w:val="Hyperlink"/>
          <w:noProof/>
        </w:rPr>
        <w:t>Kết quả thực nghiệm</w:t>
      </w:r>
      <w:r>
        <w:rPr>
          <w:noProof/>
          <w:webHidden/>
        </w:rPr>
        <w:tab/>
      </w:r>
      <w:r>
        <w:rPr>
          <w:noProof/>
          <w:webHidden/>
        </w:rPr>
        <w:fldChar w:fldCharType="begin"/>
      </w:r>
      <w:r>
        <w:rPr>
          <w:noProof/>
          <w:webHidden/>
        </w:rPr>
        <w:instrText xml:space="preserve"> PAGEREF _Toc343841983 \h </w:instrText>
      </w:r>
      <w:r>
        <w:rPr>
          <w:noProof/>
          <w:webHidden/>
        </w:rPr>
      </w:r>
      <w:r>
        <w:rPr>
          <w:noProof/>
          <w:webHidden/>
        </w:rPr>
        <w:fldChar w:fldCharType="separate"/>
      </w:r>
      <w:r w:rsidR="00951AF7">
        <w:rPr>
          <w:noProof/>
          <w:webHidden/>
        </w:rPr>
        <w:t>72</w:t>
      </w:r>
      <w:r>
        <w:rPr>
          <w:noProof/>
          <w:webHidden/>
        </w:rPr>
        <w:fldChar w:fldCharType="end"/>
      </w:r>
      <w:r w:rsidRPr="008D743E">
        <w:rPr>
          <w:rStyle w:val="Hyperlink"/>
          <w:noProof/>
        </w:rPr>
        <w:fldChar w:fldCharType="end"/>
      </w:r>
    </w:p>
    <w:p w14:paraId="6FB14095"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"_Toc343841984"</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6.3.1.</w:t>
      </w:r>
      <w:r>
        <w:rPr>
          <w:rFonts w:asciiTheme="minorHAnsi" w:eastAsiaTheme="minorEastAsia" w:hAnsiTheme="minorHAnsi" w:cstheme="minorBidi"/>
          <w:noProof/>
          <w:sz w:val="22"/>
        </w:rPr>
        <w:tab/>
      </w:r>
      <w:r w:rsidRPr="008D743E">
        <w:rPr>
          <w:rStyle w:val="Hyperlink"/>
          <w:noProof/>
        </w:rPr>
        <w:t>Bộ dữ liệu có tính mùa và xu hướng</w:t>
      </w:r>
      <w:r>
        <w:rPr>
          <w:noProof/>
          <w:webHidden/>
        </w:rPr>
        <w:tab/>
      </w:r>
      <w:r>
        <w:rPr>
          <w:noProof/>
          <w:webHidden/>
        </w:rPr>
        <w:fldChar w:fldCharType="begin"/>
      </w:r>
      <w:r>
        <w:rPr>
          <w:noProof/>
          <w:webHidden/>
        </w:rPr>
        <w:instrText xml:space="preserve"> PAGEREF _Toc343841984 \h </w:instrText>
      </w:r>
      <w:r>
        <w:rPr>
          <w:noProof/>
          <w:webHidden/>
        </w:rPr>
      </w:r>
      <w:r>
        <w:rPr>
          <w:noProof/>
          <w:webHidden/>
        </w:rPr>
        <w:fldChar w:fldCharType="separate"/>
      </w:r>
      <w:r w:rsidR="00951AF7">
        <w:rPr>
          <w:noProof/>
          <w:webHidden/>
        </w:rPr>
        <w:t>72</w:t>
      </w:r>
      <w:r>
        <w:rPr>
          <w:noProof/>
          <w:webHidden/>
        </w:rPr>
        <w:fldChar w:fldCharType="end"/>
      </w:r>
      <w:r w:rsidRPr="008D743E">
        <w:rPr>
          <w:rStyle w:val="Hyperlink"/>
          <w:noProof/>
        </w:rPr>
        <w:fldChar w:fldCharType="end"/>
      </w:r>
    </w:p>
    <w:p w14:paraId="7E078DA9"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"_Toc343841985"</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6.3.2.</w:t>
      </w:r>
      <w:r>
        <w:rPr>
          <w:rFonts w:asciiTheme="minorHAnsi" w:eastAsiaTheme="minorEastAsia" w:hAnsiTheme="minorHAnsi" w:cstheme="minorBidi"/>
          <w:noProof/>
          <w:sz w:val="22"/>
        </w:rPr>
        <w:tab/>
      </w:r>
      <w:r w:rsidRPr="008D743E">
        <w:rPr>
          <w:rStyle w:val="Hyperlink"/>
          <w:noProof/>
        </w:rPr>
        <w:t>Bộ dữ liệu có tính mùa</w:t>
      </w:r>
      <w:r>
        <w:rPr>
          <w:noProof/>
          <w:webHidden/>
        </w:rPr>
        <w:tab/>
      </w:r>
      <w:r>
        <w:rPr>
          <w:noProof/>
          <w:webHidden/>
        </w:rPr>
        <w:fldChar w:fldCharType="begin"/>
      </w:r>
      <w:r>
        <w:rPr>
          <w:noProof/>
          <w:webHidden/>
        </w:rPr>
        <w:instrText xml:space="preserve"> PAGEREF _Toc343841985 \h </w:instrText>
      </w:r>
      <w:r>
        <w:rPr>
          <w:noProof/>
          <w:webHidden/>
        </w:rPr>
      </w:r>
      <w:r>
        <w:rPr>
          <w:noProof/>
          <w:webHidden/>
        </w:rPr>
        <w:fldChar w:fldCharType="separate"/>
      </w:r>
      <w:r w:rsidR="00951AF7">
        <w:rPr>
          <w:noProof/>
          <w:webHidden/>
        </w:rPr>
        <w:t>73</w:t>
      </w:r>
      <w:r>
        <w:rPr>
          <w:noProof/>
          <w:webHidden/>
        </w:rPr>
        <w:fldChar w:fldCharType="end"/>
      </w:r>
      <w:r w:rsidRPr="008D743E">
        <w:rPr>
          <w:rStyle w:val="Hyperlink"/>
          <w:noProof/>
        </w:rPr>
        <w:fldChar w:fldCharType="end"/>
      </w:r>
    </w:p>
    <w:p w14:paraId="02D27E37"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"_Toc343841986"</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6.3.3.</w:t>
      </w:r>
      <w:r>
        <w:rPr>
          <w:rFonts w:asciiTheme="minorHAnsi" w:eastAsiaTheme="minorEastAsia" w:hAnsiTheme="minorHAnsi" w:cstheme="minorBidi"/>
          <w:noProof/>
          <w:sz w:val="22"/>
        </w:rPr>
        <w:tab/>
      </w:r>
      <w:r w:rsidRPr="008D743E">
        <w:rPr>
          <w:rStyle w:val="Hyperlink"/>
          <w:noProof/>
        </w:rPr>
        <w:t>Bộ dữ liệu có tính xu hướng</w:t>
      </w:r>
      <w:r>
        <w:rPr>
          <w:noProof/>
          <w:webHidden/>
        </w:rPr>
        <w:tab/>
      </w:r>
      <w:r>
        <w:rPr>
          <w:noProof/>
          <w:webHidden/>
        </w:rPr>
        <w:fldChar w:fldCharType="begin"/>
      </w:r>
      <w:r>
        <w:rPr>
          <w:noProof/>
          <w:webHidden/>
        </w:rPr>
        <w:instrText xml:space="preserve"> PAGEREF _Toc343841986 \h </w:instrText>
      </w:r>
      <w:r>
        <w:rPr>
          <w:noProof/>
          <w:webHidden/>
        </w:rPr>
      </w:r>
      <w:r>
        <w:rPr>
          <w:noProof/>
          <w:webHidden/>
        </w:rPr>
        <w:fldChar w:fldCharType="separate"/>
      </w:r>
      <w:r w:rsidR="00951AF7">
        <w:rPr>
          <w:noProof/>
          <w:webHidden/>
        </w:rPr>
        <w:t>74</w:t>
      </w:r>
      <w:r>
        <w:rPr>
          <w:noProof/>
          <w:webHidden/>
        </w:rPr>
        <w:fldChar w:fldCharType="end"/>
      </w:r>
      <w:r w:rsidRPr="008D743E">
        <w:rPr>
          <w:rStyle w:val="Hyperlink"/>
          <w:noProof/>
        </w:rPr>
        <w:fldChar w:fldCharType="end"/>
      </w:r>
    </w:p>
    <w:p w14:paraId="6040B428"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"_Toc343841987"</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6.3.4.</w:t>
      </w:r>
      <w:r>
        <w:rPr>
          <w:rFonts w:asciiTheme="minorHAnsi" w:eastAsiaTheme="minorEastAsia" w:hAnsiTheme="minorHAnsi" w:cstheme="minorBidi"/>
          <w:noProof/>
          <w:sz w:val="22"/>
        </w:rPr>
        <w:tab/>
      </w:r>
      <w:r w:rsidRPr="008D743E">
        <w:rPr>
          <w:rStyle w:val="Hyperlink"/>
          <w:noProof/>
        </w:rPr>
        <w:t>Bộ dữ liệu có tính phi tuyến</w:t>
      </w:r>
      <w:r>
        <w:rPr>
          <w:noProof/>
          <w:webHidden/>
        </w:rPr>
        <w:tab/>
      </w:r>
      <w:r>
        <w:rPr>
          <w:noProof/>
          <w:webHidden/>
        </w:rPr>
        <w:fldChar w:fldCharType="begin"/>
      </w:r>
      <w:r>
        <w:rPr>
          <w:noProof/>
          <w:webHidden/>
        </w:rPr>
        <w:instrText xml:space="preserve"> PAGEREF _Toc343841987 \h </w:instrText>
      </w:r>
      <w:r>
        <w:rPr>
          <w:noProof/>
          <w:webHidden/>
        </w:rPr>
      </w:r>
      <w:r>
        <w:rPr>
          <w:noProof/>
          <w:webHidden/>
        </w:rPr>
        <w:fldChar w:fldCharType="separate"/>
      </w:r>
      <w:r w:rsidR="00951AF7">
        <w:rPr>
          <w:noProof/>
          <w:webHidden/>
        </w:rPr>
        <w:t>76</w:t>
      </w:r>
      <w:r>
        <w:rPr>
          <w:noProof/>
          <w:webHidden/>
        </w:rPr>
        <w:fldChar w:fldCharType="end"/>
      </w:r>
      <w:r w:rsidRPr="008D743E">
        <w:rPr>
          <w:rStyle w:val="Hyperlink"/>
          <w:noProof/>
        </w:rPr>
        <w:fldChar w:fldCharType="end"/>
      </w:r>
    </w:p>
    <w:p w14:paraId="2D4C5ADF"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"_Toc343841988"</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6.4.</w:t>
      </w:r>
      <w:r>
        <w:rPr>
          <w:rFonts w:asciiTheme="minorHAnsi" w:eastAsiaTheme="minorEastAsia" w:hAnsiTheme="minorHAnsi" w:cstheme="minorBidi"/>
          <w:noProof/>
          <w:sz w:val="22"/>
        </w:rPr>
        <w:tab/>
      </w:r>
      <w:r w:rsidRPr="008D743E">
        <w:rPr>
          <w:rStyle w:val="Hyperlink"/>
          <w:noProof/>
        </w:rPr>
        <w:t>Đánh giá kết quả thực nghiệm</w:t>
      </w:r>
      <w:r>
        <w:rPr>
          <w:noProof/>
          <w:webHidden/>
        </w:rPr>
        <w:tab/>
      </w:r>
      <w:r>
        <w:rPr>
          <w:noProof/>
          <w:webHidden/>
        </w:rPr>
        <w:fldChar w:fldCharType="begin"/>
      </w:r>
      <w:r>
        <w:rPr>
          <w:noProof/>
          <w:webHidden/>
        </w:rPr>
        <w:instrText xml:space="preserve"> PAGEREF _Toc343841988 \h </w:instrText>
      </w:r>
      <w:r>
        <w:rPr>
          <w:noProof/>
          <w:webHidden/>
        </w:rPr>
      </w:r>
      <w:r>
        <w:rPr>
          <w:noProof/>
          <w:webHidden/>
        </w:rPr>
        <w:fldChar w:fldCharType="separate"/>
      </w:r>
      <w:r w:rsidR="00951AF7">
        <w:rPr>
          <w:noProof/>
          <w:webHidden/>
        </w:rPr>
        <w:t>77</w:t>
      </w:r>
      <w:r>
        <w:rPr>
          <w:noProof/>
          <w:webHidden/>
        </w:rPr>
        <w:fldChar w:fldCharType="end"/>
      </w:r>
      <w:r w:rsidRPr="008D743E">
        <w:rPr>
          <w:rStyle w:val="Hyperlink"/>
          <w:noProof/>
        </w:rPr>
        <w:fldChar w:fldCharType="end"/>
      </w:r>
    </w:p>
    <w:p w14:paraId="6546DC8D" w14:textId="77777777" w:rsidR="0099437A" w:rsidRDefault="0099437A">
      <w:pPr>
        <w:pStyle w:val="TOC1"/>
        <w:tabs>
          <w:tab w:val="left" w:pos="1760"/>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"_Toc343841989"</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Chương 7</w:t>
      </w:r>
      <w:r>
        <w:rPr>
          <w:rFonts w:asciiTheme="minorHAnsi" w:eastAsiaTheme="minorEastAsia" w:hAnsiTheme="minorHAnsi" w:cstheme="minorBidi"/>
          <w:noProof/>
          <w:sz w:val="22"/>
        </w:rPr>
        <w:tab/>
      </w:r>
      <w:r w:rsidRPr="008D743E">
        <w:rPr>
          <w:rStyle w:val="Hyperlink"/>
          <w:noProof/>
        </w:rPr>
        <w:t>KẾT LUẬN</w:t>
      </w:r>
      <w:r>
        <w:rPr>
          <w:noProof/>
          <w:webHidden/>
        </w:rPr>
        <w:tab/>
      </w:r>
      <w:r>
        <w:rPr>
          <w:noProof/>
          <w:webHidden/>
        </w:rPr>
        <w:fldChar w:fldCharType="begin"/>
      </w:r>
      <w:r>
        <w:rPr>
          <w:noProof/>
          <w:webHidden/>
        </w:rPr>
        <w:instrText xml:space="preserve"> PAGEREF _Toc343841989 \h </w:instrText>
      </w:r>
      <w:r>
        <w:rPr>
          <w:noProof/>
          <w:webHidden/>
        </w:rPr>
      </w:r>
      <w:r>
        <w:rPr>
          <w:noProof/>
          <w:webHidden/>
        </w:rPr>
        <w:fldChar w:fldCharType="separate"/>
      </w:r>
      <w:r w:rsidR="00951AF7">
        <w:rPr>
          <w:noProof/>
          <w:webHidden/>
        </w:rPr>
        <w:t>78</w:t>
      </w:r>
      <w:r>
        <w:rPr>
          <w:noProof/>
          <w:webHidden/>
        </w:rPr>
        <w:fldChar w:fldCharType="end"/>
      </w:r>
      <w:r w:rsidRPr="008D743E">
        <w:rPr>
          <w:rStyle w:val="Hyperlink"/>
          <w:noProof/>
        </w:rPr>
        <w:fldChar w:fldCharType="end"/>
      </w:r>
    </w:p>
    <w:p w14:paraId="6A87E842"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"_Toc343841990"</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7.1.</w:t>
      </w:r>
      <w:r>
        <w:rPr>
          <w:rFonts w:asciiTheme="minorHAnsi" w:eastAsiaTheme="minorEastAsia" w:hAnsiTheme="minorHAnsi" w:cstheme="minorBidi"/>
          <w:noProof/>
          <w:sz w:val="22"/>
        </w:rPr>
        <w:tab/>
      </w:r>
      <w:r w:rsidRPr="008D743E">
        <w:rPr>
          <w:rStyle w:val="Hyperlink"/>
          <w:noProof/>
        </w:rPr>
        <w:t>Đánh giá kết quả</w:t>
      </w:r>
      <w:r>
        <w:rPr>
          <w:noProof/>
          <w:webHidden/>
        </w:rPr>
        <w:tab/>
      </w:r>
      <w:r>
        <w:rPr>
          <w:noProof/>
          <w:webHidden/>
        </w:rPr>
        <w:fldChar w:fldCharType="begin"/>
      </w:r>
      <w:r>
        <w:rPr>
          <w:noProof/>
          <w:webHidden/>
        </w:rPr>
        <w:instrText xml:space="preserve"> PAGEREF _Toc343841990 \h </w:instrText>
      </w:r>
      <w:r>
        <w:rPr>
          <w:noProof/>
          <w:webHidden/>
        </w:rPr>
      </w:r>
      <w:r>
        <w:rPr>
          <w:noProof/>
          <w:webHidden/>
        </w:rPr>
        <w:fldChar w:fldCharType="separate"/>
      </w:r>
      <w:r w:rsidR="00951AF7">
        <w:rPr>
          <w:noProof/>
          <w:webHidden/>
        </w:rPr>
        <w:t>78</w:t>
      </w:r>
      <w:r>
        <w:rPr>
          <w:noProof/>
          <w:webHidden/>
        </w:rPr>
        <w:fldChar w:fldCharType="end"/>
      </w:r>
      <w:r w:rsidRPr="008D743E">
        <w:rPr>
          <w:rStyle w:val="Hyperlink"/>
          <w:noProof/>
        </w:rPr>
        <w:fldChar w:fldCharType="end"/>
      </w:r>
    </w:p>
    <w:p w14:paraId="7AE62069"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"_Toc343841991"</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7.1.1.</w:t>
      </w:r>
      <w:r>
        <w:rPr>
          <w:rFonts w:asciiTheme="minorHAnsi" w:eastAsiaTheme="minorEastAsia" w:hAnsiTheme="minorHAnsi" w:cstheme="minorBidi"/>
          <w:noProof/>
          <w:sz w:val="22"/>
        </w:rPr>
        <w:tab/>
      </w:r>
      <w:r w:rsidRPr="008D743E">
        <w:rPr>
          <w:rStyle w:val="Hyperlink"/>
          <w:noProof/>
        </w:rPr>
        <w:t>Những công việc làm được</w:t>
      </w:r>
      <w:r>
        <w:rPr>
          <w:noProof/>
          <w:webHidden/>
        </w:rPr>
        <w:tab/>
      </w:r>
      <w:r>
        <w:rPr>
          <w:noProof/>
          <w:webHidden/>
        </w:rPr>
        <w:fldChar w:fldCharType="begin"/>
      </w:r>
      <w:r>
        <w:rPr>
          <w:noProof/>
          <w:webHidden/>
        </w:rPr>
        <w:instrText xml:space="preserve"> PAGEREF _Toc343841991 \h </w:instrText>
      </w:r>
      <w:r>
        <w:rPr>
          <w:noProof/>
          <w:webHidden/>
        </w:rPr>
      </w:r>
      <w:r>
        <w:rPr>
          <w:noProof/>
          <w:webHidden/>
        </w:rPr>
        <w:fldChar w:fldCharType="separate"/>
      </w:r>
      <w:r w:rsidR="00951AF7">
        <w:rPr>
          <w:noProof/>
          <w:webHidden/>
        </w:rPr>
        <w:t>78</w:t>
      </w:r>
      <w:r>
        <w:rPr>
          <w:noProof/>
          <w:webHidden/>
        </w:rPr>
        <w:fldChar w:fldCharType="end"/>
      </w:r>
      <w:r w:rsidRPr="008D743E">
        <w:rPr>
          <w:rStyle w:val="Hyperlink"/>
          <w:noProof/>
        </w:rPr>
        <w:fldChar w:fldCharType="end"/>
      </w:r>
    </w:p>
    <w:p w14:paraId="697666AF"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"_Toc343841992"</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7.1.2.</w:t>
      </w:r>
      <w:r>
        <w:rPr>
          <w:rFonts w:asciiTheme="minorHAnsi" w:eastAsiaTheme="minorEastAsia" w:hAnsiTheme="minorHAnsi" w:cstheme="minorBidi"/>
          <w:noProof/>
          <w:sz w:val="22"/>
        </w:rPr>
        <w:tab/>
      </w:r>
      <w:r w:rsidRPr="008D743E">
        <w:rPr>
          <w:rStyle w:val="Hyperlink"/>
          <w:noProof/>
        </w:rPr>
        <w:t>Những đúc kết về mặt lý luận</w:t>
      </w:r>
      <w:r>
        <w:rPr>
          <w:noProof/>
          <w:webHidden/>
        </w:rPr>
        <w:tab/>
      </w:r>
      <w:r>
        <w:rPr>
          <w:noProof/>
          <w:webHidden/>
        </w:rPr>
        <w:fldChar w:fldCharType="begin"/>
      </w:r>
      <w:r>
        <w:rPr>
          <w:noProof/>
          <w:webHidden/>
        </w:rPr>
        <w:instrText xml:space="preserve"> PAGEREF _Toc343841992 \h </w:instrText>
      </w:r>
      <w:r>
        <w:rPr>
          <w:noProof/>
          <w:webHidden/>
        </w:rPr>
      </w:r>
      <w:r>
        <w:rPr>
          <w:noProof/>
          <w:webHidden/>
        </w:rPr>
        <w:fldChar w:fldCharType="separate"/>
      </w:r>
      <w:r w:rsidR="00951AF7">
        <w:rPr>
          <w:noProof/>
          <w:webHidden/>
        </w:rPr>
        <w:t>78</w:t>
      </w:r>
      <w:r>
        <w:rPr>
          <w:noProof/>
          <w:webHidden/>
        </w:rPr>
        <w:fldChar w:fldCharType="end"/>
      </w:r>
      <w:r w:rsidRPr="008D743E">
        <w:rPr>
          <w:rStyle w:val="Hyperlink"/>
          <w:noProof/>
        </w:rPr>
        <w:fldChar w:fldCharType="end"/>
      </w:r>
    </w:p>
    <w:p w14:paraId="7E4E423A" w14:textId="77777777" w:rsidR="0099437A" w:rsidRDefault="0099437A">
      <w:pPr>
        <w:pStyle w:val="TOC3"/>
        <w:tabs>
          <w:tab w:val="left" w:pos="176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"_Toc343841993"</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7.1.3.</w:t>
      </w:r>
      <w:r>
        <w:rPr>
          <w:rFonts w:asciiTheme="minorHAnsi" w:eastAsiaTheme="minorEastAsia" w:hAnsiTheme="minorHAnsi" w:cstheme="minorBidi"/>
          <w:noProof/>
          <w:sz w:val="22"/>
        </w:rPr>
        <w:tab/>
      </w:r>
      <w:r w:rsidRPr="008D743E">
        <w:rPr>
          <w:rStyle w:val="Hyperlink"/>
          <w:noProof/>
        </w:rPr>
        <w:t>Mặt hạn chế</w:t>
      </w:r>
      <w:r>
        <w:rPr>
          <w:noProof/>
          <w:webHidden/>
        </w:rPr>
        <w:tab/>
      </w:r>
      <w:r>
        <w:rPr>
          <w:noProof/>
          <w:webHidden/>
        </w:rPr>
        <w:fldChar w:fldCharType="begin"/>
      </w:r>
      <w:r>
        <w:rPr>
          <w:noProof/>
          <w:webHidden/>
        </w:rPr>
        <w:instrText xml:space="preserve"> PAGEREF _Toc343841993 \h </w:instrText>
      </w:r>
      <w:r>
        <w:rPr>
          <w:noProof/>
          <w:webHidden/>
        </w:rPr>
      </w:r>
      <w:r>
        <w:rPr>
          <w:noProof/>
          <w:webHidden/>
        </w:rPr>
        <w:fldChar w:fldCharType="separate"/>
      </w:r>
      <w:r w:rsidR="00951AF7">
        <w:rPr>
          <w:noProof/>
          <w:webHidden/>
        </w:rPr>
        <w:t>79</w:t>
      </w:r>
      <w:r>
        <w:rPr>
          <w:noProof/>
          <w:webHidden/>
        </w:rPr>
        <w:fldChar w:fldCharType="end"/>
      </w:r>
      <w:r w:rsidRPr="008D743E">
        <w:rPr>
          <w:rStyle w:val="Hyperlink"/>
          <w:noProof/>
        </w:rPr>
        <w:fldChar w:fldCharType="end"/>
      </w:r>
    </w:p>
    <w:p w14:paraId="1B4FB88A" w14:textId="77777777" w:rsidR="0099437A" w:rsidRDefault="0099437A">
      <w:pPr>
        <w:pStyle w:val="TOC2"/>
        <w:tabs>
          <w:tab w:val="left" w:pos="1320"/>
          <w:tab w:val="right" w:leader="dot" w:pos="9064"/>
        </w:tabs>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"_Toc343841994"</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7.2.</w:t>
      </w:r>
      <w:r>
        <w:rPr>
          <w:rFonts w:asciiTheme="minorHAnsi" w:eastAsiaTheme="minorEastAsia" w:hAnsiTheme="minorHAnsi" w:cstheme="minorBidi"/>
          <w:noProof/>
          <w:sz w:val="22"/>
        </w:rPr>
        <w:tab/>
      </w:r>
      <w:r w:rsidRPr="008D743E">
        <w:rPr>
          <w:rStyle w:val="Hyperlink"/>
          <w:noProof/>
        </w:rPr>
        <w:t>Hướng phát triển đề tài</w:t>
      </w:r>
      <w:r>
        <w:rPr>
          <w:noProof/>
          <w:webHidden/>
        </w:rPr>
        <w:tab/>
      </w:r>
      <w:r>
        <w:rPr>
          <w:noProof/>
          <w:webHidden/>
        </w:rPr>
        <w:fldChar w:fldCharType="begin"/>
      </w:r>
      <w:r>
        <w:rPr>
          <w:noProof/>
          <w:webHidden/>
        </w:rPr>
        <w:instrText xml:space="preserve"> PAGEREF _Toc343841994 \h </w:instrText>
      </w:r>
      <w:r>
        <w:rPr>
          <w:noProof/>
          <w:webHidden/>
        </w:rPr>
      </w:r>
      <w:r>
        <w:rPr>
          <w:noProof/>
          <w:webHidden/>
        </w:rPr>
        <w:fldChar w:fldCharType="separate"/>
      </w:r>
      <w:r w:rsidR="00951AF7">
        <w:rPr>
          <w:noProof/>
          <w:webHidden/>
        </w:rPr>
        <w:t>79</w:t>
      </w:r>
      <w:r>
        <w:rPr>
          <w:noProof/>
          <w:webHidden/>
        </w:rPr>
        <w:fldChar w:fldCharType="end"/>
      </w:r>
      <w:r w:rsidRPr="008D743E">
        <w:rPr>
          <w:rStyle w:val="Hyperlink"/>
          <w:noProof/>
        </w:rPr>
        <w:fldChar w:fldCharType="end"/>
      </w:r>
    </w:p>
    <w:p w14:paraId="5C673736" w14:textId="77777777" w:rsidR="0099437A" w:rsidRDefault="0099437A">
      <w:pPr>
        <w:pStyle w:val="TOC1"/>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"_Toc343841995"</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TÀI LIỆU THAM KHẢO</w:t>
      </w:r>
      <w:r>
        <w:rPr>
          <w:noProof/>
          <w:webHidden/>
        </w:rPr>
        <w:tab/>
      </w:r>
      <w:r>
        <w:rPr>
          <w:noProof/>
          <w:webHidden/>
        </w:rPr>
        <w:fldChar w:fldCharType="begin"/>
      </w:r>
      <w:r>
        <w:rPr>
          <w:noProof/>
          <w:webHidden/>
        </w:rPr>
        <w:instrText xml:space="preserve"> PAGEREF _Toc343841995 \h </w:instrText>
      </w:r>
      <w:r>
        <w:rPr>
          <w:noProof/>
          <w:webHidden/>
        </w:rPr>
      </w:r>
      <w:r>
        <w:rPr>
          <w:noProof/>
          <w:webHidden/>
        </w:rPr>
        <w:fldChar w:fldCharType="separate"/>
      </w:r>
      <w:r w:rsidR="00951AF7">
        <w:rPr>
          <w:noProof/>
          <w:webHidden/>
        </w:rPr>
        <w:t>80</w:t>
      </w:r>
      <w:r>
        <w:rPr>
          <w:noProof/>
          <w:webHidden/>
        </w:rPr>
        <w:fldChar w:fldCharType="end"/>
      </w:r>
      <w:r w:rsidRPr="008D743E">
        <w:rPr>
          <w:rStyle w:val="Hyperlink"/>
          <w:noProof/>
        </w:rPr>
        <w:fldChar w:fldCharType="end"/>
      </w:r>
    </w:p>
    <w:p w14:paraId="7EBDEB7B" w14:textId="7ACED19B" w:rsidR="0099437A" w:rsidRDefault="0099437A">
      <w:pPr>
        <w:pStyle w:val="TOC1"/>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"_Toc343841996"</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PHỤ LỤC A    Bảng thuật ngữ Anh-Việt</w:t>
      </w:r>
      <w:r>
        <w:rPr>
          <w:noProof/>
          <w:webHidden/>
        </w:rPr>
        <w:tab/>
      </w:r>
      <w:r w:rsidR="00937DFB">
        <w:rPr>
          <w:noProof/>
          <w:webHidden/>
        </w:rPr>
        <w:t>A</w:t>
      </w:r>
      <w:r>
        <w:rPr>
          <w:noProof/>
          <w:webHidden/>
        </w:rPr>
        <w:fldChar w:fldCharType="begin"/>
      </w:r>
      <w:r>
        <w:rPr>
          <w:noProof/>
          <w:webHidden/>
        </w:rPr>
        <w:instrText xml:space="preserve"> PAGEREF _Toc343841996 \h </w:instrText>
      </w:r>
      <w:r>
        <w:rPr>
          <w:noProof/>
          <w:webHidden/>
        </w:rPr>
      </w:r>
      <w:r>
        <w:rPr>
          <w:noProof/>
          <w:webHidden/>
        </w:rPr>
        <w:fldChar w:fldCharType="separate"/>
      </w:r>
      <w:r w:rsidR="00951AF7">
        <w:rPr>
          <w:noProof/>
          <w:webHidden/>
        </w:rPr>
        <w:t>1</w:t>
      </w:r>
      <w:r>
        <w:rPr>
          <w:noProof/>
          <w:webHidden/>
        </w:rPr>
        <w:fldChar w:fldCharType="end"/>
      </w:r>
      <w:r w:rsidRPr="008D743E">
        <w:rPr>
          <w:rStyle w:val="Hyperlink"/>
          <w:noProof/>
        </w:rPr>
        <w:fldChar w:fldCharType="end"/>
      </w:r>
    </w:p>
    <w:p w14:paraId="56FFB7DB" w14:textId="6B4C1E84" w:rsidR="0099437A" w:rsidRDefault="0099437A">
      <w:pPr>
        <w:pStyle w:val="TOC1"/>
        <w:rPr>
          <w:rFonts w:asciiTheme="minorHAnsi" w:eastAsiaTheme="minorEastAsia" w:hAnsiTheme="minorHAnsi" w:cstheme="minorBidi"/>
          <w:noProof/>
          <w:sz w:val="22"/>
        </w:rPr>
      </w:pPr>
      <w:r w:rsidRPr="008D743E">
        <w:rPr>
          <w:rStyle w:val="Hyperlink"/>
          <w:noProof/>
        </w:rPr>
        <w:lastRenderedPageBreak/>
        <w:fldChar w:fldCharType="begin"/>
      </w:r>
      <w:r w:rsidRPr="008D743E">
        <w:rPr>
          <w:rStyle w:val="Hyperlink"/>
          <w:noProof/>
        </w:rPr>
        <w:instrText xml:space="preserve"> </w:instrText>
      </w:r>
      <w:r>
        <w:rPr>
          <w:noProof/>
        </w:rPr>
        <w:instrText>HYPERLINK \l "_Toc343841997"</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PHỤ LỤC B    Danh mục từ viết tắt</w:t>
      </w:r>
      <w:r>
        <w:rPr>
          <w:noProof/>
          <w:webHidden/>
        </w:rPr>
        <w:tab/>
      </w:r>
      <w:r w:rsidR="00937DFB">
        <w:rPr>
          <w:noProof/>
          <w:webHidden/>
        </w:rPr>
        <w:t>B</w:t>
      </w:r>
      <w:r>
        <w:rPr>
          <w:noProof/>
          <w:webHidden/>
        </w:rPr>
        <w:fldChar w:fldCharType="begin"/>
      </w:r>
      <w:r>
        <w:rPr>
          <w:noProof/>
          <w:webHidden/>
        </w:rPr>
        <w:instrText xml:space="preserve"> PAGEREF _Toc343841997 \h </w:instrText>
      </w:r>
      <w:r>
        <w:rPr>
          <w:noProof/>
          <w:webHidden/>
        </w:rPr>
      </w:r>
      <w:r>
        <w:rPr>
          <w:noProof/>
          <w:webHidden/>
        </w:rPr>
        <w:fldChar w:fldCharType="separate"/>
      </w:r>
      <w:r w:rsidR="00951AF7">
        <w:rPr>
          <w:noProof/>
          <w:webHidden/>
        </w:rPr>
        <w:t>1</w:t>
      </w:r>
      <w:r>
        <w:rPr>
          <w:noProof/>
          <w:webHidden/>
        </w:rPr>
        <w:fldChar w:fldCharType="end"/>
      </w:r>
      <w:r w:rsidRPr="008D743E">
        <w:rPr>
          <w:rStyle w:val="Hyperlink"/>
          <w:noProof/>
        </w:rPr>
        <w:fldChar w:fldCharType="end"/>
      </w:r>
    </w:p>
    <w:p w14:paraId="66300F1E" w14:textId="623BADDB" w:rsidR="0099437A" w:rsidRDefault="0099437A">
      <w:pPr>
        <w:pStyle w:val="TOC1"/>
        <w:rPr>
          <w:rFonts w:asciiTheme="minorHAnsi" w:eastAsiaTheme="minorEastAsia" w:hAnsiTheme="minorHAnsi" w:cstheme="minorBidi"/>
          <w:noProof/>
          <w:sz w:val="22"/>
        </w:rPr>
      </w:pPr>
      <w:r w:rsidRPr="008D743E">
        <w:rPr>
          <w:rStyle w:val="Hyperlink"/>
          <w:noProof/>
        </w:rPr>
        <w:fldChar w:fldCharType="begin"/>
      </w:r>
      <w:r w:rsidRPr="008D743E">
        <w:rPr>
          <w:rStyle w:val="Hyperlink"/>
          <w:noProof/>
        </w:rPr>
        <w:instrText xml:space="preserve"> </w:instrText>
      </w:r>
      <w:r>
        <w:rPr>
          <w:noProof/>
        </w:rPr>
        <w:instrText>HYPERLINK \l "_Toc343841998"</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PHỤ LỤC C</w:t>
      </w:r>
      <w:r w:rsidRPr="008D743E">
        <w:rPr>
          <w:rStyle w:val="Hyperlink"/>
          <w:noProof/>
        </w:rPr>
        <w:fldChar w:fldCharType="end"/>
      </w:r>
      <w:r w:rsidRPr="0099437A">
        <w:rPr>
          <w:rStyle w:val="Hyperlink"/>
          <w:noProof/>
          <w:u w:val="none"/>
        </w:rPr>
        <w:t xml:space="preserve">    </w:t>
      </w:r>
      <w:r w:rsidRPr="008D743E">
        <w:rPr>
          <w:rStyle w:val="Hyperlink"/>
          <w:noProof/>
        </w:rPr>
        <w:fldChar w:fldCharType="begin"/>
      </w:r>
      <w:r w:rsidRPr="008D743E">
        <w:rPr>
          <w:rStyle w:val="Hyperlink"/>
          <w:noProof/>
        </w:rPr>
        <w:instrText xml:space="preserve"> </w:instrText>
      </w:r>
      <w:r>
        <w:rPr>
          <w:noProof/>
        </w:rPr>
        <w:instrText>HYPERLINK \l "_Toc343841999"</w:instrText>
      </w:r>
      <w:r w:rsidRPr="008D743E">
        <w:rPr>
          <w:rStyle w:val="Hyperlink"/>
          <w:noProof/>
        </w:rPr>
        <w:instrText xml:space="preserve"> </w:instrText>
      </w:r>
      <w:r w:rsidRPr="008D743E">
        <w:rPr>
          <w:rStyle w:val="Hyperlink"/>
          <w:noProof/>
        </w:rPr>
      </w:r>
      <w:r w:rsidRPr="008D743E">
        <w:rPr>
          <w:rStyle w:val="Hyperlink"/>
          <w:noProof/>
        </w:rPr>
        <w:fldChar w:fldCharType="separate"/>
      </w:r>
      <w:r w:rsidRPr="008D743E">
        <w:rPr>
          <w:rStyle w:val="Hyperlink"/>
          <w:noProof/>
        </w:rPr>
        <w:t>Hướng dẫn sử dụng chương trình</w:t>
      </w:r>
      <w:r>
        <w:rPr>
          <w:noProof/>
          <w:webHidden/>
        </w:rPr>
        <w:tab/>
      </w:r>
      <w:r w:rsidR="00937DFB">
        <w:rPr>
          <w:noProof/>
          <w:webHidden/>
        </w:rPr>
        <w:t>C</w:t>
      </w:r>
      <w:r>
        <w:rPr>
          <w:noProof/>
          <w:webHidden/>
        </w:rPr>
        <w:fldChar w:fldCharType="begin"/>
      </w:r>
      <w:r>
        <w:rPr>
          <w:noProof/>
          <w:webHidden/>
        </w:rPr>
        <w:instrText xml:space="preserve"> PAGEREF _Toc343841999 \h </w:instrText>
      </w:r>
      <w:r>
        <w:rPr>
          <w:noProof/>
          <w:webHidden/>
        </w:rPr>
      </w:r>
      <w:r>
        <w:rPr>
          <w:noProof/>
          <w:webHidden/>
        </w:rPr>
        <w:fldChar w:fldCharType="separate"/>
      </w:r>
      <w:r w:rsidR="00951AF7">
        <w:rPr>
          <w:noProof/>
          <w:webHidden/>
        </w:rPr>
        <w:t>1</w:t>
      </w:r>
      <w:r>
        <w:rPr>
          <w:noProof/>
          <w:webHidden/>
        </w:rPr>
        <w:fldChar w:fldCharType="end"/>
      </w:r>
      <w:r w:rsidRPr="008D743E">
        <w:rPr>
          <w:rStyle w:val="Hyperlink"/>
          <w:noProof/>
        </w:rPr>
        <w:fldChar w:fldCharType="end"/>
      </w:r>
    </w:p>
    <w:p w14:paraId="0549AD73" w14:textId="77777777" w:rsidR="0099437A" w:rsidRDefault="002E545D" w:rsidP="0099437A">
      <w:ins w:id="178" w:author="The Si Tran" w:date="2012-12-12T13:49:00Z">
        <w:r>
          <w:fldChar w:fldCharType="end"/>
        </w:r>
      </w:ins>
      <w:bookmarkStart w:id="179" w:name="_Toc343841789"/>
    </w:p>
    <w:p w14:paraId="04390058" w14:textId="77777777" w:rsidR="0099437A" w:rsidRDefault="0099437A">
      <w:pPr>
        <w:spacing w:before="0" w:after="200" w:line="276" w:lineRule="auto"/>
        <w:ind w:firstLine="0"/>
        <w:jc w:val="left"/>
        <w:rPr>
          <w:rFonts w:cs="Arial"/>
          <w:b/>
          <w:bCs/>
          <w:kern w:val="32"/>
          <w:sz w:val="32"/>
          <w:szCs w:val="32"/>
        </w:rPr>
      </w:pPr>
      <w:r>
        <w:br w:type="page"/>
      </w:r>
    </w:p>
    <w:p w14:paraId="71489AD8" w14:textId="768FC301" w:rsidR="0045424A" w:rsidRDefault="0045424A">
      <w:pPr>
        <w:pStyle w:val="Heading1"/>
        <w:numPr>
          <w:ilvl w:val="0"/>
          <w:numId w:val="0"/>
        </w:numPr>
        <w:ind w:left="360"/>
        <w:rPr>
          <w:ins w:id="180" w:author="The Si Tran" w:date="2012-12-11T23:16:00Z"/>
        </w:rPr>
        <w:pPrChange w:id="181" w:author="The Si Tran" w:date="2012-12-14T07:19:00Z">
          <w:pPr>
            <w:pStyle w:val="Heading1"/>
            <w:numPr>
              <w:numId w:val="0"/>
            </w:numPr>
            <w:spacing w:line="480" w:lineRule="auto"/>
            <w:ind w:left="0" w:firstLine="0"/>
            <w:jc w:val="both"/>
          </w:pPr>
        </w:pPrChange>
      </w:pPr>
      <w:r w:rsidRPr="0049233F">
        <w:rPr>
          <w:rPrChange w:id="182" w:author="The Si Tran" w:date="2012-12-05T23:02:00Z">
            <w:rPr>
              <w:rFonts w:cs="Times New Roman"/>
              <w:b w:val="0"/>
              <w:bCs w:val="0"/>
              <w:kern w:val="0"/>
              <w:sz w:val="26"/>
              <w:szCs w:val="22"/>
            </w:rPr>
          </w:rPrChange>
        </w:rPr>
        <w:lastRenderedPageBreak/>
        <w:t>DANH MỤC HÌNH</w:t>
      </w:r>
      <w:bookmarkEnd w:id="7"/>
      <w:bookmarkEnd w:id="179"/>
    </w:p>
    <w:p w14:paraId="09F93530" w14:textId="77777777" w:rsidR="004C3C3D" w:rsidRDefault="00187200">
      <w:pPr>
        <w:pStyle w:val="TOC1"/>
        <w:rPr>
          <w:rFonts w:asciiTheme="minorHAnsi" w:eastAsiaTheme="minorEastAsia" w:hAnsiTheme="minorHAnsi" w:cstheme="minorBidi"/>
          <w:noProof/>
          <w:sz w:val="22"/>
        </w:rPr>
      </w:pPr>
      <w:ins w:id="183" w:author="The Si Tran" w:date="2012-12-11T23:27:00Z">
        <w:r>
          <w:fldChar w:fldCharType="begin"/>
        </w:r>
        <w:r>
          <w:instrText xml:space="preserve"> TOC \h \z \t "Hinh,1" </w:instrText>
        </w:r>
      </w:ins>
      <w:r>
        <w:fldChar w:fldCharType="separate"/>
      </w:r>
      <w:r w:rsidR="004C3C3D" w:rsidRPr="00F30713">
        <w:rPr>
          <w:rStyle w:val="Hyperlink"/>
          <w:noProof/>
        </w:rPr>
        <w:fldChar w:fldCharType="begin"/>
      </w:r>
      <w:r w:rsidR="004C3C3D" w:rsidRPr="00F30713">
        <w:rPr>
          <w:rStyle w:val="Hyperlink"/>
          <w:noProof/>
        </w:rPr>
        <w:instrText xml:space="preserve"> </w:instrText>
      </w:r>
      <w:r w:rsidR="004C3C3D">
        <w:rPr>
          <w:noProof/>
        </w:rPr>
        <w:instrText>HYPERLINK \l "_Toc343841725"</w:instrText>
      </w:r>
      <w:r w:rsidR="004C3C3D" w:rsidRPr="00F30713">
        <w:rPr>
          <w:rStyle w:val="Hyperlink"/>
          <w:noProof/>
        </w:rPr>
        <w:instrText xml:space="preserve"> </w:instrText>
      </w:r>
      <w:r w:rsidR="004C3C3D" w:rsidRPr="00F30713">
        <w:rPr>
          <w:rStyle w:val="Hyperlink"/>
          <w:noProof/>
        </w:rPr>
      </w:r>
      <w:r w:rsidR="004C3C3D" w:rsidRPr="00F30713">
        <w:rPr>
          <w:rStyle w:val="Hyperlink"/>
          <w:noProof/>
        </w:rPr>
        <w:fldChar w:fldCharType="separate"/>
      </w:r>
      <w:r w:rsidR="004C3C3D" w:rsidRPr="00F30713">
        <w:rPr>
          <w:rStyle w:val="Hyperlink"/>
          <w:noProof/>
        </w:rPr>
        <w:t>Hình 2.1: Số khách hàng đặt chỗ hàng tháng của hãng Pan Am</w:t>
      </w:r>
      <w:r w:rsidR="004C3C3D">
        <w:rPr>
          <w:noProof/>
          <w:webHidden/>
        </w:rPr>
        <w:tab/>
      </w:r>
      <w:r w:rsidR="004C3C3D">
        <w:rPr>
          <w:noProof/>
          <w:webHidden/>
        </w:rPr>
        <w:fldChar w:fldCharType="begin"/>
      </w:r>
      <w:r w:rsidR="004C3C3D">
        <w:rPr>
          <w:noProof/>
          <w:webHidden/>
        </w:rPr>
        <w:instrText xml:space="preserve"> PAGEREF _Toc343841725 \h </w:instrText>
      </w:r>
      <w:r w:rsidR="004C3C3D">
        <w:rPr>
          <w:noProof/>
          <w:webHidden/>
        </w:rPr>
      </w:r>
      <w:r w:rsidR="004C3C3D">
        <w:rPr>
          <w:noProof/>
          <w:webHidden/>
        </w:rPr>
        <w:fldChar w:fldCharType="separate"/>
      </w:r>
      <w:r w:rsidR="00951AF7">
        <w:rPr>
          <w:noProof/>
          <w:webHidden/>
        </w:rPr>
        <w:t>4</w:t>
      </w:r>
      <w:r w:rsidR="004C3C3D">
        <w:rPr>
          <w:noProof/>
          <w:webHidden/>
        </w:rPr>
        <w:fldChar w:fldCharType="end"/>
      </w:r>
      <w:r w:rsidR="004C3C3D" w:rsidRPr="00F30713">
        <w:rPr>
          <w:rStyle w:val="Hyperlink"/>
          <w:noProof/>
        </w:rPr>
        <w:fldChar w:fldCharType="end"/>
      </w:r>
    </w:p>
    <w:p w14:paraId="387A29CF"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"_Toc343841726"</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_Toc343841726 \h </w:instrText>
      </w:r>
      <w:r>
        <w:rPr>
          <w:noProof/>
          <w:webHidden/>
        </w:rPr>
      </w:r>
      <w:r>
        <w:rPr>
          <w:noProof/>
          <w:webHidden/>
        </w:rPr>
        <w:fldChar w:fldCharType="separate"/>
      </w:r>
      <w:r w:rsidR="00951AF7">
        <w:rPr>
          <w:noProof/>
          <w:webHidden/>
        </w:rPr>
        <w:t>6</w:t>
      </w:r>
      <w:r>
        <w:rPr>
          <w:noProof/>
          <w:webHidden/>
        </w:rPr>
        <w:fldChar w:fldCharType="end"/>
      </w:r>
      <w:r w:rsidRPr="00F30713">
        <w:rPr>
          <w:rStyle w:val="Hyperlink"/>
          <w:noProof/>
        </w:rPr>
        <w:fldChar w:fldCharType="end"/>
      </w:r>
    </w:p>
    <w:p w14:paraId="41A2CCF4"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"_Toc343841727"</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2.3: Hàm tự tương quan</w:t>
      </w:r>
      <w:r>
        <w:rPr>
          <w:noProof/>
          <w:webHidden/>
        </w:rPr>
        <w:tab/>
      </w:r>
      <w:r>
        <w:rPr>
          <w:noProof/>
          <w:webHidden/>
        </w:rPr>
        <w:fldChar w:fldCharType="begin"/>
      </w:r>
      <w:r>
        <w:rPr>
          <w:noProof/>
          <w:webHidden/>
        </w:rPr>
        <w:instrText xml:space="preserve"> PAGEREF _Toc343841727 \h </w:instrText>
      </w:r>
      <w:r>
        <w:rPr>
          <w:noProof/>
          <w:webHidden/>
        </w:rPr>
      </w:r>
      <w:r>
        <w:rPr>
          <w:noProof/>
          <w:webHidden/>
        </w:rPr>
        <w:fldChar w:fldCharType="separate"/>
      </w:r>
      <w:r w:rsidR="00951AF7">
        <w:rPr>
          <w:noProof/>
          <w:webHidden/>
        </w:rPr>
        <w:t>7</w:t>
      </w:r>
      <w:r>
        <w:rPr>
          <w:noProof/>
          <w:webHidden/>
        </w:rPr>
        <w:fldChar w:fldCharType="end"/>
      </w:r>
      <w:r w:rsidRPr="00F30713">
        <w:rPr>
          <w:rStyle w:val="Hyperlink"/>
          <w:noProof/>
        </w:rPr>
        <w:fldChar w:fldCharType="end"/>
      </w:r>
    </w:p>
    <w:p w14:paraId="1D9D95EB"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"_Toc343841728"</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2.4: Độ tăng nhiệt độ trung bình hàng năm từ 1856 đến 2005</w:t>
      </w:r>
      <w:r>
        <w:rPr>
          <w:noProof/>
          <w:webHidden/>
        </w:rPr>
        <w:tab/>
      </w:r>
      <w:r>
        <w:rPr>
          <w:noProof/>
          <w:webHidden/>
        </w:rPr>
        <w:fldChar w:fldCharType="begin"/>
      </w:r>
      <w:r>
        <w:rPr>
          <w:noProof/>
          <w:webHidden/>
        </w:rPr>
        <w:instrText xml:space="preserve"> PAGEREF _Toc343841728 \h </w:instrText>
      </w:r>
      <w:r>
        <w:rPr>
          <w:noProof/>
          <w:webHidden/>
        </w:rPr>
      </w:r>
      <w:r>
        <w:rPr>
          <w:noProof/>
          <w:webHidden/>
        </w:rPr>
        <w:fldChar w:fldCharType="separate"/>
      </w:r>
      <w:r w:rsidR="00951AF7">
        <w:rPr>
          <w:noProof/>
          <w:webHidden/>
        </w:rPr>
        <w:t>10</w:t>
      </w:r>
      <w:r>
        <w:rPr>
          <w:noProof/>
          <w:webHidden/>
        </w:rPr>
        <w:fldChar w:fldCharType="end"/>
      </w:r>
      <w:r w:rsidRPr="00F30713">
        <w:rPr>
          <w:rStyle w:val="Hyperlink"/>
          <w:noProof/>
        </w:rPr>
        <w:fldChar w:fldCharType="end"/>
      </w:r>
    </w:p>
    <w:p w14:paraId="418D13B7"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"_Toc343841729"</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lang w:val="fr-FR"/>
        </w:rPr>
        <w:t xml:space="preserve">Hình </w:t>
      </w:r>
      <w:r w:rsidRPr="00F30713">
        <w:rPr>
          <w:rStyle w:val="Hyperlink"/>
          <w:noProof/>
        </w:rPr>
        <w:t>2.5:</w:t>
      </w:r>
      <w:r w:rsidRPr="00F30713">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_Toc343841729 \h </w:instrText>
      </w:r>
      <w:r>
        <w:rPr>
          <w:noProof/>
          <w:webHidden/>
        </w:rPr>
      </w:r>
      <w:r>
        <w:rPr>
          <w:noProof/>
          <w:webHidden/>
        </w:rPr>
        <w:fldChar w:fldCharType="separate"/>
      </w:r>
      <w:r w:rsidR="00951AF7">
        <w:rPr>
          <w:noProof/>
          <w:webHidden/>
        </w:rPr>
        <w:t>10</w:t>
      </w:r>
      <w:r>
        <w:rPr>
          <w:noProof/>
          <w:webHidden/>
        </w:rPr>
        <w:fldChar w:fldCharType="end"/>
      </w:r>
      <w:r w:rsidRPr="00F30713">
        <w:rPr>
          <w:rStyle w:val="Hyperlink"/>
          <w:noProof/>
        </w:rPr>
        <w:fldChar w:fldCharType="end"/>
      </w:r>
    </w:p>
    <w:p w14:paraId="5C3A27EC"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"_Toc343841730"</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lang w:val="fr-FR"/>
        </w:rPr>
        <w:t xml:space="preserve">Hình </w:t>
      </w:r>
      <w:r w:rsidRPr="00F30713">
        <w:rPr>
          <w:rStyle w:val="Hyperlink"/>
          <w:noProof/>
        </w:rPr>
        <w:t>2.6:</w:t>
      </w:r>
      <w:r w:rsidRPr="00F30713">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_Toc343841730 \h </w:instrText>
      </w:r>
      <w:r>
        <w:rPr>
          <w:noProof/>
          <w:webHidden/>
        </w:rPr>
      </w:r>
      <w:r>
        <w:rPr>
          <w:noProof/>
          <w:webHidden/>
        </w:rPr>
        <w:fldChar w:fldCharType="separate"/>
      </w:r>
      <w:r w:rsidR="00951AF7">
        <w:rPr>
          <w:noProof/>
          <w:webHidden/>
        </w:rPr>
        <w:t>11</w:t>
      </w:r>
      <w:r>
        <w:rPr>
          <w:noProof/>
          <w:webHidden/>
        </w:rPr>
        <w:fldChar w:fldCharType="end"/>
      </w:r>
      <w:r w:rsidRPr="00F30713">
        <w:rPr>
          <w:rStyle w:val="Hyperlink"/>
          <w:noProof/>
        </w:rPr>
        <w:fldChar w:fldCharType="end"/>
      </w:r>
    </w:p>
    <w:p w14:paraId="3E1A7DC6"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"_Toc343841731"</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2.7: Chuỗi thời gian có tính mùa</w:t>
      </w:r>
      <w:r>
        <w:rPr>
          <w:noProof/>
          <w:webHidden/>
        </w:rPr>
        <w:tab/>
      </w:r>
      <w:r>
        <w:rPr>
          <w:noProof/>
          <w:webHidden/>
        </w:rPr>
        <w:fldChar w:fldCharType="begin"/>
      </w:r>
      <w:r>
        <w:rPr>
          <w:noProof/>
          <w:webHidden/>
        </w:rPr>
        <w:instrText xml:space="preserve"> PAGEREF _Toc343841731 \h </w:instrText>
      </w:r>
      <w:r>
        <w:rPr>
          <w:noProof/>
          <w:webHidden/>
        </w:rPr>
      </w:r>
      <w:r>
        <w:rPr>
          <w:noProof/>
          <w:webHidden/>
        </w:rPr>
        <w:fldChar w:fldCharType="separate"/>
      </w:r>
      <w:r w:rsidR="00951AF7">
        <w:rPr>
          <w:noProof/>
          <w:webHidden/>
        </w:rPr>
        <w:t>13</w:t>
      </w:r>
      <w:r>
        <w:rPr>
          <w:noProof/>
          <w:webHidden/>
        </w:rPr>
        <w:fldChar w:fldCharType="end"/>
      </w:r>
      <w:r w:rsidRPr="00F30713">
        <w:rPr>
          <w:rStyle w:val="Hyperlink"/>
          <w:noProof/>
        </w:rPr>
        <w:fldChar w:fldCharType="end"/>
      </w:r>
    </w:p>
    <w:p w14:paraId="1957E422"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"_Toc343841732"</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lang w:val="fr-FR"/>
        </w:rPr>
        <w:t xml:space="preserve">Hình </w:t>
      </w:r>
      <w:r w:rsidRPr="00F30713">
        <w:rPr>
          <w:rStyle w:val="Hyperlink"/>
          <w:noProof/>
        </w:rPr>
        <w:t>3.1:</w:t>
      </w:r>
      <w:r w:rsidRPr="00F30713">
        <w:rPr>
          <w:rStyle w:val="Hyperlink"/>
          <w:noProof/>
          <w:lang w:val="fr-FR"/>
        </w:rPr>
        <w:t xml:space="preserve"> Hình ảnh của mô hình  MA(2)</w:t>
      </w:r>
      <w:r w:rsidRPr="00F30713">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_Toc343841732 \h </w:instrText>
      </w:r>
      <w:r>
        <w:rPr>
          <w:noProof/>
          <w:webHidden/>
        </w:rPr>
      </w:r>
      <w:r>
        <w:rPr>
          <w:noProof/>
          <w:webHidden/>
        </w:rPr>
        <w:fldChar w:fldCharType="separate"/>
      </w:r>
      <w:r w:rsidR="00951AF7">
        <w:rPr>
          <w:noProof/>
          <w:webHidden/>
        </w:rPr>
        <w:t>16</w:t>
      </w:r>
      <w:r>
        <w:rPr>
          <w:noProof/>
          <w:webHidden/>
        </w:rPr>
        <w:fldChar w:fldCharType="end"/>
      </w:r>
      <w:r w:rsidRPr="00F30713">
        <w:rPr>
          <w:rStyle w:val="Hyperlink"/>
          <w:noProof/>
        </w:rPr>
        <w:fldChar w:fldCharType="end"/>
      </w:r>
    </w:p>
    <w:p w14:paraId="5BD79F9A"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"_Toc343841733"</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 xml:space="preserve">Hình 3.2:  ACF và PACF của mô hình </w:t>
      </w:r>
      <m:oMath>
        <m: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_Toc343841733 \h </w:instrText>
      </w:r>
      <w:r>
        <w:rPr>
          <w:noProof/>
          <w:webHidden/>
        </w:rPr>
      </w:r>
      <w:r>
        <w:rPr>
          <w:noProof/>
          <w:webHidden/>
        </w:rPr>
        <w:fldChar w:fldCharType="separate"/>
      </w:r>
      <w:r w:rsidR="00951AF7">
        <w:rPr>
          <w:noProof/>
          <w:webHidden/>
        </w:rPr>
        <w:t>19</w:t>
      </w:r>
      <w:r>
        <w:rPr>
          <w:noProof/>
          <w:webHidden/>
        </w:rPr>
        <w:fldChar w:fldCharType="end"/>
      </w:r>
      <w:r w:rsidRPr="00F30713">
        <w:rPr>
          <w:rStyle w:val="Hyperlink"/>
          <w:noProof/>
        </w:rPr>
        <w:fldChar w:fldCharType="end"/>
      </w:r>
    </w:p>
    <w:p w14:paraId="7A12BA12"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"_Toc343841734"</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3.3: Hàm tự tương quan và tự tương quan riêng phần của mô hình</w:t>
      </w:r>
      <w:r>
        <w:rPr>
          <w:noProof/>
          <w:webHidden/>
        </w:rPr>
        <w:tab/>
      </w:r>
      <w:r>
        <w:rPr>
          <w:noProof/>
          <w:webHidden/>
        </w:rPr>
        <w:fldChar w:fldCharType="begin"/>
      </w:r>
      <w:r>
        <w:rPr>
          <w:noProof/>
          <w:webHidden/>
        </w:rPr>
        <w:instrText xml:space="preserve"> PAGEREF _Toc343841734 \h </w:instrText>
      </w:r>
      <w:r>
        <w:rPr>
          <w:noProof/>
          <w:webHidden/>
        </w:rPr>
      </w:r>
      <w:r>
        <w:rPr>
          <w:noProof/>
          <w:webHidden/>
        </w:rPr>
        <w:fldChar w:fldCharType="separate"/>
      </w:r>
      <w:r w:rsidR="00951AF7">
        <w:rPr>
          <w:noProof/>
          <w:webHidden/>
        </w:rPr>
        <w:t>20</w:t>
      </w:r>
      <w:r>
        <w:rPr>
          <w:noProof/>
          <w:webHidden/>
        </w:rPr>
        <w:fldChar w:fldCharType="end"/>
      </w:r>
      <w:r w:rsidRPr="00F30713">
        <w:rPr>
          <w:rStyle w:val="Hyperlink"/>
          <w:noProof/>
        </w:rPr>
        <w:fldChar w:fldCharType="end"/>
      </w:r>
    </w:p>
    <w:p w14:paraId="3B7950A8"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"_Toc343841735"</w:instrText>
      </w:r>
      <w:r w:rsidRPr="00F30713">
        <w:rPr>
          <w:rStyle w:val="Hyperlink"/>
          <w:noProof/>
        </w:rPr>
        <w:instrText xml:space="preserve"> </w:instrText>
      </w:r>
      <w:r w:rsidRPr="00F30713">
        <w:rPr>
          <w:rStyle w:val="Hyperlink"/>
          <w:noProof/>
        </w:rPr>
      </w:r>
      <w:r w:rsidRPr="00F30713">
        <w:rPr>
          <w:rStyle w:val="Hyperlink"/>
          <w:noProof/>
        </w:rPr>
        <w:fldChar w:fldCharType="separate"/>
      </w:r>
      <m:oMath>
        <m:r>
          <w:rPr>
            <w:rStyle w:val="Hyperlink"/>
            <w:rFonts w:ascii="Cambria Math" w:hAnsi="Cambria Math"/>
            <w:noProof/>
          </w:rPr>
          <m:t>yt</m:t>
        </m:r>
        <m:r>
          <m:rPr>
            <m:sty m:val="p"/>
          </m:rPr>
          <w:rPr>
            <w:rStyle w:val="Hyperlink"/>
            <w:rFonts w:ascii="Cambria Math" w:hAnsi="Cambria Math"/>
            <w:noProof/>
          </w:rPr>
          <m:t>=16+0.6</m:t>
        </m:r>
        <m:r>
          <w:rPr>
            <w:rStyle w:val="Hyperlink"/>
            <w:rFonts w:ascii="Cambria Math" w:hAnsi="Cambria Math"/>
            <w:noProof/>
          </w:rPr>
          <m:t>yt</m:t>
        </m:r>
        <m:r>
          <m:rPr>
            <m:sty m:val="p"/>
          </m:rPr>
          <w:rPr>
            <w:rStyle w:val="Hyperlink"/>
            <w:rFonts w:ascii="Cambria Math" w:hAnsi="Cambria Math"/>
            <w:noProof/>
          </w:rPr>
          <m:t>-1+</m:t>
        </m:r>
        <m:r>
          <w:rPr>
            <w:rStyle w:val="Hyperlink"/>
            <w:rFonts w:ascii="Cambria Math" w:hAnsi="Cambria Math"/>
            <w:noProof/>
          </w:rPr>
          <m:t>εt</m:t>
        </m:r>
        <m:r>
          <m:rPr>
            <m:sty m:val="p"/>
          </m:rPr>
          <w:rPr>
            <w:rStyle w:val="Hyperlink"/>
            <w:rFonts w:ascii="Cambria Math" w:hAnsi="Cambria Math"/>
            <w:noProof/>
          </w:rPr>
          <m:t>+0.8</m:t>
        </m:r>
        <m:r>
          <w:rPr>
            <w:rStyle w:val="Hyperlink"/>
            <w:rFonts w:ascii="Cambria Math" w:hAnsi="Cambria Math"/>
            <w:noProof/>
          </w:rPr>
          <m:t>εt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_Toc343841735 \h </w:instrText>
      </w:r>
      <w:r>
        <w:rPr>
          <w:noProof/>
          <w:webHidden/>
        </w:rPr>
      </w:r>
      <w:r>
        <w:rPr>
          <w:noProof/>
          <w:webHidden/>
        </w:rPr>
        <w:fldChar w:fldCharType="separate"/>
      </w:r>
      <w:r w:rsidR="00951AF7">
        <w:rPr>
          <w:noProof/>
          <w:webHidden/>
        </w:rPr>
        <w:t>20</w:t>
      </w:r>
      <w:r>
        <w:rPr>
          <w:noProof/>
          <w:webHidden/>
        </w:rPr>
        <w:fldChar w:fldCharType="end"/>
      </w:r>
      <w:r w:rsidRPr="00F30713">
        <w:rPr>
          <w:rStyle w:val="Hyperlink"/>
          <w:noProof/>
        </w:rPr>
        <w:fldChar w:fldCharType="end"/>
      </w:r>
    </w:p>
    <w:p w14:paraId="38180A48"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"_Toc343841736"</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_Toc343841736 \h </w:instrText>
      </w:r>
      <w:r>
        <w:rPr>
          <w:noProof/>
          <w:webHidden/>
        </w:rPr>
      </w:r>
      <w:r>
        <w:rPr>
          <w:noProof/>
          <w:webHidden/>
        </w:rPr>
        <w:fldChar w:fldCharType="separate"/>
      </w:r>
      <w:r w:rsidR="00951AF7">
        <w:rPr>
          <w:noProof/>
          <w:webHidden/>
        </w:rPr>
        <w:t>25</w:t>
      </w:r>
      <w:r>
        <w:rPr>
          <w:noProof/>
          <w:webHidden/>
        </w:rPr>
        <w:fldChar w:fldCharType="end"/>
      </w:r>
      <w:r w:rsidRPr="00F30713">
        <w:rPr>
          <w:rStyle w:val="Hyperlink"/>
          <w:noProof/>
        </w:rPr>
        <w:fldChar w:fldCharType="end"/>
      </w:r>
    </w:p>
    <w:p w14:paraId="0D4F506A"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"_Toc343841737"</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_Toc343841737 \h </w:instrText>
      </w:r>
      <w:r>
        <w:rPr>
          <w:noProof/>
          <w:webHidden/>
        </w:rPr>
      </w:r>
      <w:r>
        <w:rPr>
          <w:noProof/>
          <w:webHidden/>
        </w:rPr>
        <w:fldChar w:fldCharType="separate"/>
      </w:r>
      <w:r w:rsidR="00951AF7">
        <w:rPr>
          <w:noProof/>
          <w:webHidden/>
        </w:rPr>
        <w:t>26</w:t>
      </w:r>
      <w:r>
        <w:rPr>
          <w:noProof/>
          <w:webHidden/>
        </w:rPr>
        <w:fldChar w:fldCharType="end"/>
      </w:r>
      <w:r w:rsidRPr="00F30713">
        <w:rPr>
          <w:rStyle w:val="Hyperlink"/>
          <w:noProof/>
        </w:rPr>
        <w:fldChar w:fldCharType="end"/>
      </w:r>
    </w:p>
    <w:p w14:paraId="36CCA755"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"_Toc343841738"</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_Toc343841738 \h </w:instrText>
      </w:r>
      <w:r>
        <w:rPr>
          <w:noProof/>
          <w:webHidden/>
        </w:rPr>
      </w:r>
      <w:r>
        <w:rPr>
          <w:noProof/>
          <w:webHidden/>
        </w:rPr>
        <w:fldChar w:fldCharType="separate"/>
      </w:r>
      <w:r w:rsidR="00951AF7">
        <w:rPr>
          <w:noProof/>
          <w:webHidden/>
        </w:rPr>
        <w:t>27</w:t>
      </w:r>
      <w:r>
        <w:rPr>
          <w:noProof/>
          <w:webHidden/>
        </w:rPr>
        <w:fldChar w:fldCharType="end"/>
      </w:r>
      <w:r w:rsidRPr="00F30713">
        <w:rPr>
          <w:rStyle w:val="Hyperlink"/>
          <w:noProof/>
        </w:rPr>
        <w:fldChar w:fldCharType="end"/>
      </w:r>
    </w:p>
    <w:p w14:paraId="643C43E4"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"_Toc343841739"</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4.1: Đơn vị mạng nơron</w:t>
      </w:r>
      <w:r>
        <w:rPr>
          <w:noProof/>
          <w:webHidden/>
        </w:rPr>
        <w:tab/>
      </w:r>
      <w:r>
        <w:rPr>
          <w:noProof/>
          <w:webHidden/>
        </w:rPr>
        <w:fldChar w:fldCharType="begin"/>
      </w:r>
      <w:r>
        <w:rPr>
          <w:noProof/>
          <w:webHidden/>
        </w:rPr>
        <w:instrText xml:space="preserve"> PAGEREF _Toc343841739 \h </w:instrText>
      </w:r>
      <w:r>
        <w:rPr>
          <w:noProof/>
          <w:webHidden/>
        </w:rPr>
      </w:r>
      <w:r>
        <w:rPr>
          <w:noProof/>
          <w:webHidden/>
        </w:rPr>
        <w:fldChar w:fldCharType="separate"/>
      </w:r>
      <w:r w:rsidR="00951AF7">
        <w:rPr>
          <w:noProof/>
          <w:webHidden/>
        </w:rPr>
        <w:t>31</w:t>
      </w:r>
      <w:r>
        <w:rPr>
          <w:noProof/>
          <w:webHidden/>
        </w:rPr>
        <w:fldChar w:fldCharType="end"/>
      </w:r>
      <w:r w:rsidRPr="00F30713">
        <w:rPr>
          <w:rStyle w:val="Hyperlink"/>
          <w:noProof/>
        </w:rPr>
        <w:fldChar w:fldCharType="end"/>
      </w:r>
    </w:p>
    <w:p w14:paraId="77055DC3"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"_Toc343841740"</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4.2: Mạng nơron truyền thẳng</w:t>
      </w:r>
      <w:r>
        <w:rPr>
          <w:noProof/>
          <w:webHidden/>
        </w:rPr>
        <w:tab/>
      </w:r>
      <w:r>
        <w:rPr>
          <w:noProof/>
          <w:webHidden/>
        </w:rPr>
        <w:fldChar w:fldCharType="begin"/>
      </w:r>
      <w:r>
        <w:rPr>
          <w:noProof/>
          <w:webHidden/>
        </w:rPr>
        <w:instrText xml:space="preserve"> PAGEREF _Toc343841740 \h </w:instrText>
      </w:r>
      <w:r>
        <w:rPr>
          <w:noProof/>
          <w:webHidden/>
        </w:rPr>
      </w:r>
      <w:r>
        <w:rPr>
          <w:noProof/>
          <w:webHidden/>
        </w:rPr>
        <w:fldChar w:fldCharType="separate"/>
      </w:r>
      <w:r w:rsidR="00951AF7">
        <w:rPr>
          <w:noProof/>
          <w:webHidden/>
        </w:rPr>
        <w:t>32</w:t>
      </w:r>
      <w:r>
        <w:rPr>
          <w:noProof/>
          <w:webHidden/>
        </w:rPr>
        <w:fldChar w:fldCharType="end"/>
      </w:r>
      <w:r w:rsidRPr="00F30713">
        <w:rPr>
          <w:rStyle w:val="Hyperlink"/>
          <w:noProof/>
        </w:rPr>
        <w:fldChar w:fldCharType="end"/>
      </w:r>
    </w:p>
    <w:p w14:paraId="23EAFD2D"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"_Toc343841741"</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4.3: Mạng nơron hồi quy</w:t>
      </w:r>
      <w:r>
        <w:rPr>
          <w:noProof/>
          <w:webHidden/>
        </w:rPr>
        <w:tab/>
      </w:r>
      <w:r>
        <w:rPr>
          <w:noProof/>
          <w:webHidden/>
        </w:rPr>
        <w:fldChar w:fldCharType="begin"/>
      </w:r>
      <w:r>
        <w:rPr>
          <w:noProof/>
          <w:webHidden/>
        </w:rPr>
        <w:instrText xml:space="preserve"> PAGEREF _Toc343841741 \h </w:instrText>
      </w:r>
      <w:r>
        <w:rPr>
          <w:noProof/>
          <w:webHidden/>
        </w:rPr>
      </w:r>
      <w:r>
        <w:rPr>
          <w:noProof/>
          <w:webHidden/>
        </w:rPr>
        <w:fldChar w:fldCharType="separate"/>
      </w:r>
      <w:r w:rsidR="00951AF7">
        <w:rPr>
          <w:noProof/>
          <w:webHidden/>
        </w:rPr>
        <w:t>33</w:t>
      </w:r>
      <w:r>
        <w:rPr>
          <w:noProof/>
          <w:webHidden/>
        </w:rPr>
        <w:fldChar w:fldCharType="end"/>
      </w:r>
      <w:r w:rsidRPr="00F30713">
        <w:rPr>
          <w:rStyle w:val="Hyperlink"/>
          <w:noProof/>
        </w:rPr>
        <w:fldChar w:fldCharType="end"/>
      </w:r>
    </w:p>
    <w:p w14:paraId="08FF5A3A"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"_Toc343841742"</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4.4:  Mô hình học có giám sát</w:t>
      </w:r>
      <w:r>
        <w:rPr>
          <w:noProof/>
          <w:webHidden/>
        </w:rPr>
        <w:tab/>
      </w:r>
      <w:r>
        <w:rPr>
          <w:noProof/>
          <w:webHidden/>
        </w:rPr>
        <w:fldChar w:fldCharType="begin"/>
      </w:r>
      <w:r>
        <w:rPr>
          <w:noProof/>
          <w:webHidden/>
        </w:rPr>
        <w:instrText xml:space="preserve"> PAGEREF _Toc343841742 \h </w:instrText>
      </w:r>
      <w:r>
        <w:rPr>
          <w:noProof/>
          <w:webHidden/>
        </w:rPr>
      </w:r>
      <w:r>
        <w:rPr>
          <w:noProof/>
          <w:webHidden/>
        </w:rPr>
        <w:fldChar w:fldCharType="separate"/>
      </w:r>
      <w:r w:rsidR="00951AF7">
        <w:rPr>
          <w:noProof/>
          <w:webHidden/>
        </w:rPr>
        <w:t>34</w:t>
      </w:r>
      <w:r>
        <w:rPr>
          <w:noProof/>
          <w:webHidden/>
        </w:rPr>
        <w:fldChar w:fldCharType="end"/>
      </w:r>
      <w:r w:rsidRPr="00F30713">
        <w:rPr>
          <w:rStyle w:val="Hyperlink"/>
          <w:noProof/>
        </w:rPr>
        <w:fldChar w:fldCharType="end"/>
      </w:r>
    </w:p>
    <w:p w14:paraId="4735235C"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"_Toc343841743"</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4.5: Đơn vị mạng nơron</w:t>
      </w:r>
      <w:r>
        <w:rPr>
          <w:noProof/>
          <w:webHidden/>
        </w:rPr>
        <w:tab/>
      </w:r>
      <w:r>
        <w:rPr>
          <w:noProof/>
          <w:webHidden/>
        </w:rPr>
        <w:fldChar w:fldCharType="begin"/>
      </w:r>
      <w:r>
        <w:rPr>
          <w:noProof/>
          <w:webHidden/>
        </w:rPr>
        <w:instrText xml:space="preserve"> PAGEREF _Toc343841743 \h </w:instrText>
      </w:r>
      <w:r>
        <w:rPr>
          <w:noProof/>
          <w:webHidden/>
        </w:rPr>
      </w:r>
      <w:r>
        <w:rPr>
          <w:noProof/>
          <w:webHidden/>
        </w:rPr>
        <w:fldChar w:fldCharType="separate"/>
      </w:r>
      <w:r w:rsidR="00951AF7">
        <w:rPr>
          <w:noProof/>
          <w:webHidden/>
        </w:rPr>
        <w:t>35</w:t>
      </w:r>
      <w:r>
        <w:rPr>
          <w:noProof/>
          <w:webHidden/>
        </w:rPr>
        <w:fldChar w:fldCharType="end"/>
      </w:r>
      <w:r w:rsidRPr="00F30713">
        <w:rPr>
          <w:rStyle w:val="Hyperlink"/>
          <w:noProof/>
        </w:rPr>
        <w:fldChar w:fldCharType="end"/>
      </w:r>
    </w:p>
    <w:p w14:paraId="5C9A546A"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"_Toc343841744"</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_Toc343841744 \h </w:instrText>
      </w:r>
      <w:r>
        <w:rPr>
          <w:noProof/>
          <w:webHidden/>
        </w:rPr>
      </w:r>
      <w:r>
        <w:rPr>
          <w:noProof/>
          <w:webHidden/>
        </w:rPr>
        <w:fldChar w:fldCharType="separate"/>
      </w:r>
      <w:r w:rsidR="00951AF7">
        <w:rPr>
          <w:noProof/>
          <w:webHidden/>
        </w:rPr>
        <w:t>36</w:t>
      </w:r>
      <w:r>
        <w:rPr>
          <w:noProof/>
          <w:webHidden/>
        </w:rPr>
        <w:fldChar w:fldCharType="end"/>
      </w:r>
      <w:r w:rsidRPr="00F30713">
        <w:rPr>
          <w:rStyle w:val="Hyperlink"/>
          <w:noProof/>
        </w:rPr>
        <w:fldChar w:fldCharType="end"/>
      </w:r>
    </w:p>
    <w:p w14:paraId="27A5581A"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"_Toc343841745"</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_Toc343841745 \h </w:instrText>
      </w:r>
      <w:r>
        <w:rPr>
          <w:noProof/>
          <w:webHidden/>
        </w:rPr>
      </w:r>
      <w:r>
        <w:rPr>
          <w:noProof/>
          <w:webHidden/>
        </w:rPr>
        <w:fldChar w:fldCharType="separate"/>
      </w:r>
      <w:r w:rsidR="00951AF7">
        <w:rPr>
          <w:noProof/>
          <w:webHidden/>
        </w:rPr>
        <w:t>38</w:t>
      </w:r>
      <w:r>
        <w:rPr>
          <w:noProof/>
          <w:webHidden/>
        </w:rPr>
        <w:fldChar w:fldCharType="end"/>
      </w:r>
      <w:r w:rsidRPr="00F30713">
        <w:rPr>
          <w:rStyle w:val="Hyperlink"/>
          <w:noProof/>
        </w:rPr>
        <w:fldChar w:fldCharType="end"/>
      </w:r>
    </w:p>
    <w:p w14:paraId="0D319F03"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"_Toc343841746"</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4.8: Đơn vị sigmoid</w:t>
      </w:r>
      <w:r>
        <w:rPr>
          <w:noProof/>
          <w:webHidden/>
        </w:rPr>
        <w:tab/>
      </w:r>
      <w:r>
        <w:rPr>
          <w:noProof/>
          <w:webHidden/>
        </w:rPr>
        <w:fldChar w:fldCharType="begin"/>
      </w:r>
      <w:r>
        <w:rPr>
          <w:noProof/>
          <w:webHidden/>
        </w:rPr>
        <w:instrText xml:space="preserve"> PAGEREF _Toc343841746 \h </w:instrText>
      </w:r>
      <w:r>
        <w:rPr>
          <w:noProof/>
          <w:webHidden/>
        </w:rPr>
      </w:r>
      <w:r>
        <w:rPr>
          <w:noProof/>
          <w:webHidden/>
        </w:rPr>
        <w:fldChar w:fldCharType="separate"/>
      </w:r>
      <w:r w:rsidR="00951AF7">
        <w:rPr>
          <w:noProof/>
          <w:webHidden/>
        </w:rPr>
        <w:t>41</w:t>
      </w:r>
      <w:r>
        <w:rPr>
          <w:noProof/>
          <w:webHidden/>
        </w:rPr>
        <w:fldChar w:fldCharType="end"/>
      </w:r>
      <w:r w:rsidRPr="00F30713">
        <w:rPr>
          <w:rStyle w:val="Hyperlink"/>
          <w:noProof/>
        </w:rPr>
        <w:fldChar w:fldCharType="end"/>
      </w:r>
    </w:p>
    <w:p w14:paraId="43ADE718"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"_Toc343841747"</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4.9: Giải thuật lan truyền ngược</w:t>
      </w:r>
      <w:r>
        <w:rPr>
          <w:noProof/>
          <w:webHidden/>
        </w:rPr>
        <w:tab/>
      </w:r>
      <w:r>
        <w:rPr>
          <w:noProof/>
          <w:webHidden/>
        </w:rPr>
        <w:fldChar w:fldCharType="begin"/>
      </w:r>
      <w:r>
        <w:rPr>
          <w:noProof/>
          <w:webHidden/>
        </w:rPr>
        <w:instrText xml:space="preserve"> PAGEREF _Toc343841747 \h </w:instrText>
      </w:r>
      <w:r>
        <w:rPr>
          <w:noProof/>
          <w:webHidden/>
        </w:rPr>
      </w:r>
      <w:r>
        <w:rPr>
          <w:noProof/>
          <w:webHidden/>
        </w:rPr>
        <w:fldChar w:fldCharType="separate"/>
      </w:r>
      <w:r w:rsidR="00951AF7">
        <w:rPr>
          <w:noProof/>
          <w:webHidden/>
        </w:rPr>
        <w:t>45</w:t>
      </w:r>
      <w:r>
        <w:rPr>
          <w:noProof/>
          <w:webHidden/>
        </w:rPr>
        <w:fldChar w:fldCharType="end"/>
      </w:r>
      <w:r w:rsidRPr="00F30713">
        <w:rPr>
          <w:rStyle w:val="Hyperlink"/>
          <w:noProof/>
        </w:rPr>
        <w:fldChar w:fldCharType="end"/>
      </w:r>
    </w:p>
    <w:p w14:paraId="0187559F" w14:textId="77777777" w:rsidR="004C3C3D" w:rsidRDefault="004C3C3D">
      <w:pPr>
        <w:pStyle w:val="TOC1"/>
        <w:rPr>
          <w:rFonts w:asciiTheme="minorHAnsi" w:eastAsiaTheme="minorEastAsia" w:hAnsiTheme="minorHAnsi" w:cstheme="minorBidi"/>
          <w:noProof/>
          <w:sz w:val="22"/>
        </w:rPr>
      </w:pPr>
      <w:r w:rsidRPr="00F30713">
        <w:rPr>
          <w:rStyle w:val="Hyperlink"/>
          <w:noProof/>
        </w:rPr>
        <w:lastRenderedPageBreak/>
        <w:fldChar w:fldCharType="begin"/>
      </w:r>
      <w:r w:rsidRPr="00F30713">
        <w:rPr>
          <w:rStyle w:val="Hyperlink"/>
          <w:noProof/>
        </w:rPr>
        <w:instrText xml:space="preserve"> </w:instrText>
      </w:r>
      <w:r>
        <w:rPr>
          <w:noProof/>
        </w:rPr>
        <w:instrText>HYPERLINK \l "_Toc343841748"</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4.9: Giải thuật RPROP</w:t>
      </w:r>
      <w:r>
        <w:rPr>
          <w:noProof/>
          <w:webHidden/>
        </w:rPr>
        <w:tab/>
      </w:r>
      <w:r>
        <w:rPr>
          <w:noProof/>
          <w:webHidden/>
        </w:rPr>
        <w:fldChar w:fldCharType="begin"/>
      </w:r>
      <w:r>
        <w:rPr>
          <w:noProof/>
          <w:webHidden/>
        </w:rPr>
        <w:instrText xml:space="preserve"> PAGEREF _Toc343841748 \h </w:instrText>
      </w:r>
      <w:r>
        <w:rPr>
          <w:noProof/>
          <w:webHidden/>
        </w:rPr>
      </w:r>
      <w:r>
        <w:rPr>
          <w:noProof/>
          <w:webHidden/>
        </w:rPr>
        <w:fldChar w:fldCharType="separate"/>
      </w:r>
      <w:r w:rsidR="00951AF7">
        <w:rPr>
          <w:noProof/>
          <w:webHidden/>
        </w:rPr>
        <w:t>48</w:t>
      </w:r>
      <w:r>
        <w:rPr>
          <w:noProof/>
          <w:webHidden/>
        </w:rPr>
        <w:fldChar w:fldCharType="end"/>
      </w:r>
      <w:r w:rsidRPr="00F30713">
        <w:rPr>
          <w:rStyle w:val="Hyperlink"/>
          <w:noProof/>
        </w:rPr>
        <w:fldChar w:fldCharType="end"/>
      </w:r>
    </w:p>
    <w:p w14:paraId="3FEC5654"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"_Toc343841749"</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_Toc343841749 \h </w:instrText>
      </w:r>
      <w:r>
        <w:rPr>
          <w:noProof/>
          <w:webHidden/>
        </w:rPr>
      </w:r>
      <w:r>
        <w:rPr>
          <w:noProof/>
          <w:webHidden/>
        </w:rPr>
        <w:fldChar w:fldCharType="separate"/>
      </w:r>
      <w:r w:rsidR="00951AF7">
        <w:rPr>
          <w:noProof/>
          <w:webHidden/>
        </w:rPr>
        <w:t>50</w:t>
      </w:r>
      <w:r>
        <w:rPr>
          <w:noProof/>
          <w:webHidden/>
        </w:rPr>
        <w:fldChar w:fldCharType="end"/>
      </w:r>
      <w:r w:rsidRPr="00F30713">
        <w:rPr>
          <w:rStyle w:val="Hyperlink"/>
          <w:noProof/>
        </w:rPr>
        <w:fldChar w:fldCharType="end"/>
      </w:r>
    </w:p>
    <w:p w14:paraId="68B8BCBD"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"_Toc343841750"</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_Toc343841750 \h </w:instrText>
      </w:r>
      <w:r>
        <w:rPr>
          <w:noProof/>
          <w:webHidden/>
        </w:rPr>
      </w:r>
      <w:r>
        <w:rPr>
          <w:noProof/>
          <w:webHidden/>
        </w:rPr>
        <w:fldChar w:fldCharType="separate"/>
      </w:r>
      <w:r w:rsidR="00951AF7">
        <w:rPr>
          <w:noProof/>
          <w:webHidden/>
        </w:rPr>
        <w:t>60</w:t>
      </w:r>
      <w:r>
        <w:rPr>
          <w:noProof/>
          <w:webHidden/>
        </w:rPr>
        <w:fldChar w:fldCharType="end"/>
      </w:r>
      <w:r w:rsidRPr="00F30713">
        <w:rPr>
          <w:rStyle w:val="Hyperlink"/>
          <w:noProof/>
        </w:rPr>
        <w:fldChar w:fldCharType="end"/>
      </w:r>
    </w:p>
    <w:p w14:paraId="122D9D5E"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"_Toc343841751"</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6.1: Giao diện quá trình xây dựng mô hình SARIMA</w:t>
      </w:r>
      <w:r>
        <w:rPr>
          <w:noProof/>
          <w:webHidden/>
        </w:rPr>
        <w:tab/>
      </w:r>
      <w:r>
        <w:rPr>
          <w:noProof/>
          <w:webHidden/>
        </w:rPr>
        <w:fldChar w:fldCharType="begin"/>
      </w:r>
      <w:r>
        <w:rPr>
          <w:noProof/>
          <w:webHidden/>
        </w:rPr>
        <w:instrText xml:space="preserve"> PAGEREF _Toc343841751 \h </w:instrText>
      </w:r>
      <w:r>
        <w:rPr>
          <w:noProof/>
          <w:webHidden/>
        </w:rPr>
      </w:r>
      <w:r>
        <w:rPr>
          <w:noProof/>
          <w:webHidden/>
        </w:rPr>
        <w:fldChar w:fldCharType="separate"/>
      </w:r>
      <w:r w:rsidR="00951AF7">
        <w:rPr>
          <w:noProof/>
          <w:webHidden/>
        </w:rPr>
        <w:t>62</w:t>
      </w:r>
      <w:r>
        <w:rPr>
          <w:noProof/>
          <w:webHidden/>
        </w:rPr>
        <w:fldChar w:fldCharType="end"/>
      </w:r>
      <w:r w:rsidRPr="00F30713">
        <w:rPr>
          <w:rStyle w:val="Hyperlink"/>
          <w:noProof/>
        </w:rPr>
        <w:fldChar w:fldCharType="end"/>
      </w:r>
    </w:p>
    <w:p w14:paraId="7AFAD88A"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"_Toc343841752"</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6.2: Giao diện quá trình xây dựng mô hình mạng nơron</w:t>
      </w:r>
      <w:r>
        <w:rPr>
          <w:noProof/>
          <w:webHidden/>
        </w:rPr>
        <w:tab/>
      </w:r>
      <w:r>
        <w:rPr>
          <w:noProof/>
          <w:webHidden/>
        </w:rPr>
        <w:fldChar w:fldCharType="begin"/>
      </w:r>
      <w:r>
        <w:rPr>
          <w:noProof/>
          <w:webHidden/>
        </w:rPr>
        <w:instrText xml:space="preserve"> PAGEREF _Toc343841752 \h </w:instrText>
      </w:r>
      <w:r>
        <w:rPr>
          <w:noProof/>
          <w:webHidden/>
        </w:rPr>
      </w:r>
      <w:r>
        <w:rPr>
          <w:noProof/>
          <w:webHidden/>
        </w:rPr>
        <w:fldChar w:fldCharType="separate"/>
      </w:r>
      <w:r w:rsidR="00951AF7">
        <w:rPr>
          <w:noProof/>
          <w:webHidden/>
        </w:rPr>
        <w:t>63</w:t>
      </w:r>
      <w:r>
        <w:rPr>
          <w:noProof/>
          <w:webHidden/>
        </w:rPr>
        <w:fldChar w:fldCharType="end"/>
      </w:r>
      <w:r w:rsidRPr="00F30713">
        <w:rPr>
          <w:rStyle w:val="Hyperlink"/>
          <w:noProof/>
        </w:rPr>
        <w:fldChar w:fldCharType="end"/>
      </w:r>
    </w:p>
    <w:p w14:paraId="04522B96"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"_Toc343841753"</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6.3: Giao diện quá trình dự đoán sử dụng mô hình kết hợp</w:t>
      </w:r>
      <w:r>
        <w:rPr>
          <w:noProof/>
          <w:webHidden/>
        </w:rPr>
        <w:tab/>
      </w:r>
      <w:r>
        <w:rPr>
          <w:noProof/>
          <w:webHidden/>
        </w:rPr>
        <w:fldChar w:fldCharType="begin"/>
      </w:r>
      <w:r>
        <w:rPr>
          <w:noProof/>
          <w:webHidden/>
        </w:rPr>
        <w:instrText xml:space="preserve"> PAGEREF _Toc343841753 \h </w:instrText>
      </w:r>
      <w:r>
        <w:rPr>
          <w:noProof/>
          <w:webHidden/>
        </w:rPr>
      </w:r>
      <w:r>
        <w:rPr>
          <w:noProof/>
          <w:webHidden/>
        </w:rPr>
        <w:fldChar w:fldCharType="separate"/>
      </w:r>
      <w:r w:rsidR="00951AF7">
        <w:rPr>
          <w:noProof/>
          <w:webHidden/>
        </w:rPr>
        <w:t>64</w:t>
      </w:r>
      <w:r>
        <w:rPr>
          <w:noProof/>
          <w:webHidden/>
        </w:rPr>
        <w:fldChar w:fldCharType="end"/>
      </w:r>
      <w:r w:rsidRPr="00F30713">
        <w:rPr>
          <w:rStyle w:val="Hyperlink"/>
          <w:noProof/>
        </w:rPr>
        <w:fldChar w:fldCharType="end"/>
      </w:r>
    </w:p>
    <w:p w14:paraId="5F5EB9EF"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"_Toc343841754"</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6.4: Đồ thị của chuỗi thời gian</w:t>
      </w:r>
      <w:r>
        <w:rPr>
          <w:noProof/>
          <w:webHidden/>
        </w:rPr>
        <w:tab/>
      </w:r>
      <w:r>
        <w:rPr>
          <w:noProof/>
          <w:webHidden/>
        </w:rPr>
        <w:fldChar w:fldCharType="begin"/>
      </w:r>
      <w:r>
        <w:rPr>
          <w:noProof/>
          <w:webHidden/>
        </w:rPr>
        <w:instrText xml:space="preserve"> PAGEREF _Toc343841754 \h </w:instrText>
      </w:r>
      <w:r>
        <w:rPr>
          <w:noProof/>
          <w:webHidden/>
        </w:rPr>
      </w:r>
      <w:r>
        <w:rPr>
          <w:noProof/>
          <w:webHidden/>
        </w:rPr>
        <w:fldChar w:fldCharType="separate"/>
      </w:r>
      <w:r w:rsidR="00951AF7">
        <w:rPr>
          <w:noProof/>
          <w:webHidden/>
        </w:rPr>
        <w:t>65</w:t>
      </w:r>
      <w:r>
        <w:rPr>
          <w:noProof/>
          <w:webHidden/>
        </w:rPr>
        <w:fldChar w:fldCharType="end"/>
      </w:r>
      <w:r w:rsidRPr="00F30713">
        <w:rPr>
          <w:rStyle w:val="Hyperlink"/>
          <w:noProof/>
        </w:rPr>
        <w:fldChar w:fldCharType="end"/>
      </w:r>
    </w:p>
    <w:p w14:paraId="500FF89D"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"_Toc343841755"</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6.5: Hàm tự tương quan của chuỗi thời gian</w:t>
      </w:r>
      <w:r>
        <w:rPr>
          <w:noProof/>
          <w:webHidden/>
        </w:rPr>
        <w:tab/>
      </w:r>
      <w:r>
        <w:rPr>
          <w:noProof/>
          <w:webHidden/>
        </w:rPr>
        <w:fldChar w:fldCharType="begin"/>
      </w:r>
      <w:r>
        <w:rPr>
          <w:noProof/>
          <w:webHidden/>
        </w:rPr>
        <w:instrText xml:space="preserve"> PAGEREF _Toc343841755 \h </w:instrText>
      </w:r>
      <w:r>
        <w:rPr>
          <w:noProof/>
          <w:webHidden/>
        </w:rPr>
      </w:r>
      <w:r>
        <w:rPr>
          <w:noProof/>
          <w:webHidden/>
        </w:rPr>
        <w:fldChar w:fldCharType="separate"/>
      </w:r>
      <w:r w:rsidR="00951AF7">
        <w:rPr>
          <w:noProof/>
          <w:webHidden/>
        </w:rPr>
        <w:t>65</w:t>
      </w:r>
      <w:r>
        <w:rPr>
          <w:noProof/>
          <w:webHidden/>
        </w:rPr>
        <w:fldChar w:fldCharType="end"/>
      </w:r>
      <w:r w:rsidRPr="00F30713">
        <w:rPr>
          <w:rStyle w:val="Hyperlink"/>
          <w:noProof/>
        </w:rPr>
        <w:fldChar w:fldCharType="end"/>
      </w:r>
    </w:p>
    <w:p w14:paraId="0FC1835E"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"_Toc343841756"</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6.6: Hàm tự tương quan riêng phần của chuỗi thời gian</w:t>
      </w:r>
      <w:r>
        <w:rPr>
          <w:noProof/>
          <w:webHidden/>
        </w:rPr>
        <w:tab/>
      </w:r>
      <w:r>
        <w:rPr>
          <w:noProof/>
          <w:webHidden/>
        </w:rPr>
        <w:fldChar w:fldCharType="begin"/>
      </w:r>
      <w:r>
        <w:rPr>
          <w:noProof/>
          <w:webHidden/>
        </w:rPr>
        <w:instrText xml:space="preserve"> PAGEREF _Toc343841756 \h </w:instrText>
      </w:r>
      <w:r>
        <w:rPr>
          <w:noProof/>
          <w:webHidden/>
        </w:rPr>
      </w:r>
      <w:r>
        <w:rPr>
          <w:noProof/>
          <w:webHidden/>
        </w:rPr>
        <w:fldChar w:fldCharType="separate"/>
      </w:r>
      <w:r w:rsidR="00951AF7">
        <w:rPr>
          <w:noProof/>
          <w:webHidden/>
        </w:rPr>
        <w:t>66</w:t>
      </w:r>
      <w:r>
        <w:rPr>
          <w:noProof/>
          <w:webHidden/>
        </w:rPr>
        <w:fldChar w:fldCharType="end"/>
      </w:r>
      <w:r w:rsidRPr="00F30713">
        <w:rPr>
          <w:rStyle w:val="Hyperlink"/>
          <w:noProof/>
        </w:rPr>
        <w:fldChar w:fldCharType="end"/>
      </w:r>
    </w:p>
    <w:p w14:paraId="0DD968F2"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"_Toc343841757"</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4C3C3D">
        <w:rPr>
          <w:rStyle w:val="Hyperlink"/>
          <w:noProof/>
        </w:rPr>
        <w:t>Hình 6</w:t>
      </w:r>
      <w:r w:rsidRPr="004C3C3D">
        <w:rPr>
          <w:rStyle w:val="Hyperlink"/>
          <w:noProof/>
        </w:rPr>
        <w:t>.</w:t>
      </w:r>
      <w:r w:rsidRPr="00F30713">
        <w:rPr>
          <w:rStyle w:val="Hyperlink"/>
          <w:noProof/>
        </w:rPr>
        <w:t>7: Đồ thị chuỗi dữ liệu Passengers</w:t>
      </w:r>
      <w:r>
        <w:rPr>
          <w:noProof/>
          <w:webHidden/>
        </w:rPr>
        <w:tab/>
      </w:r>
      <w:r>
        <w:rPr>
          <w:noProof/>
          <w:webHidden/>
        </w:rPr>
        <w:fldChar w:fldCharType="begin"/>
      </w:r>
      <w:r>
        <w:rPr>
          <w:noProof/>
          <w:webHidden/>
        </w:rPr>
        <w:instrText xml:space="preserve"> PAGEREF _Toc343841757 \h </w:instrText>
      </w:r>
      <w:r>
        <w:rPr>
          <w:noProof/>
          <w:webHidden/>
        </w:rPr>
      </w:r>
      <w:r>
        <w:rPr>
          <w:noProof/>
          <w:webHidden/>
        </w:rPr>
        <w:fldChar w:fldCharType="separate"/>
      </w:r>
      <w:r w:rsidR="00951AF7">
        <w:rPr>
          <w:noProof/>
          <w:webHidden/>
        </w:rPr>
        <w:t>68</w:t>
      </w:r>
      <w:r>
        <w:rPr>
          <w:noProof/>
          <w:webHidden/>
        </w:rPr>
        <w:fldChar w:fldCharType="end"/>
      </w:r>
      <w:r w:rsidRPr="00F30713">
        <w:rPr>
          <w:rStyle w:val="Hyperlink"/>
          <w:noProof/>
        </w:rPr>
        <w:fldChar w:fldCharType="end"/>
      </w:r>
    </w:p>
    <w:p w14:paraId="689BBD71"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"_Toc343841758"</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6.8: Đồ thị chuỗi dữ liệu Paper</w:t>
      </w:r>
      <w:r>
        <w:rPr>
          <w:noProof/>
          <w:webHidden/>
        </w:rPr>
        <w:tab/>
      </w:r>
      <w:r>
        <w:rPr>
          <w:noProof/>
          <w:webHidden/>
        </w:rPr>
        <w:fldChar w:fldCharType="begin"/>
      </w:r>
      <w:r>
        <w:rPr>
          <w:noProof/>
          <w:webHidden/>
        </w:rPr>
        <w:instrText xml:space="preserve"> PAGEREF _Toc343841758 \h </w:instrText>
      </w:r>
      <w:r>
        <w:rPr>
          <w:noProof/>
          <w:webHidden/>
        </w:rPr>
      </w:r>
      <w:r>
        <w:rPr>
          <w:noProof/>
          <w:webHidden/>
        </w:rPr>
        <w:fldChar w:fldCharType="separate"/>
      </w:r>
      <w:r w:rsidR="00951AF7">
        <w:rPr>
          <w:noProof/>
          <w:webHidden/>
        </w:rPr>
        <w:t>68</w:t>
      </w:r>
      <w:r>
        <w:rPr>
          <w:noProof/>
          <w:webHidden/>
        </w:rPr>
        <w:fldChar w:fldCharType="end"/>
      </w:r>
      <w:r w:rsidRPr="00F30713">
        <w:rPr>
          <w:rStyle w:val="Hyperlink"/>
          <w:noProof/>
        </w:rPr>
        <w:fldChar w:fldCharType="end"/>
      </w:r>
    </w:p>
    <w:p w14:paraId="39BF745D"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"_Toc343841759"</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6.9: Đồ thị chuỗi dữ liệu Deaths</w:t>
      </w:r>
      <w:r>
        <w:rPr>
          <w:noProof/>
          <w:webHidden/>
        </w:rPr>
        <w:tab/>
      </w:r>
      <w:r>
        <w:rPr>
          <w:noProof/>
          <w:webHidden/>
        </w:rPr>
        <w:fldChar w:fldCharType="begin"/>
      </w:r>
      <w:r>
        <w:rPr>
          <w:noProof/>
          <w:webHidden/>
        </w:rPr>
        <w:instrText xml:space="preserve"> PAGEREF _Toc343841759 \h </w:instrText>
      </w:r>
      <w:r>
        <w:rPr>
          <w:noProof/>
          <w:webHidden/>
        </w:rPr>
      </w:r>
      <w:r>
        <w:rPr>
          <w:noProof/>
          <w:webHidden/>
        </w:rPr>
        <w:fldChar w:fldCharType="separate"/>
      </w:r>
      <w:r w:rsidR="00951AF7">
        <w:rPr>
          <w:noProof/>
          <w:webHidden/>
        </w:rPr>
        <w:t>69</w:t>
      </w:r>
      <w:r>
        <w:rPr>
          <w:noProof/>
          <w:webHidden/>
        </w:rPr>
        <w:fldChar w:fldCharType="end"/>
      </w:r>
      <w:r w:rsidRPr="00F30713">
        <w:rPr>
          <w:rStyle w:val="Hyperlink"/>
          <w:noProof/>
        </w:rPr>
        <w:fldChar w:fldCharType="end"/>
      </w:r>
    </w:p>
    <w:p w14:paraId="00DFE53D"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"_Toc343841760"</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6.10: Đồ thị chuỗi dữ liệu Maxtemp</w:t>
      </w:r>
      <w:r>
        <w:rPr>
          <w:noProof/>
          <w:webHidden/>
        </w:rPr>
        <w:tab/>
      </w:r>
      <w:r>
        <w:rPr>
          <w:noProof/>
          <w:webHidden/>
        </w:rPr>
        <w:fldChar w:fldCharType="begin"/>
      </w:r>
      <w:r>
        <w:rPr>
          <w:noProof/>
          <w:webHidden/>
        </w:rPr>
        <w:instrText xml:space="preserve"> PAGEREF _Toc343841760 \h </w:instrText>
      </w:r>
      <w:r>
        <w:rPr>
          <w:noProof/>
          <w:webHidden/>
        </w:rPr>
      </w:r>
      <w:r>
        <w:rPr>
          <w:noProof/>
          <w:webHidden/>
        </w:rPr>
        <w:fldChar w:fldCharType="separate"/>
      </w:r>
      <w:r w:rsidR="00951AF7">
        <w:rPr>
          <w:noProof/>
          <w:webHidden/>
        </w:rPr>
        <w:t>69</w:t>
      </w:r>
      <w:r>
        <w:rPr>
          <w:noProof/>
          <w:webHidden/>
        </w:rPr>
        <w:fldChar w:fldCharType="end"/>
      </w:r>
      <w:r w:rsidRPr="00F30713">
        <w:rPr>
          <w:rStyle w:val="Hyperlink"/>
          <w:noProof/>
        </w:rPr>
        <w:fldChar w:fldCharType="end"/>
      </w:r>
    </w:p>
    <w:p w14:paraId="2869F348"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"_Toc343841761"</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6.11: Đồ thị chuỗi dữ liệu Chemical</w:t>
      </w:r>
      <w:r>
        <w:rPr>
          <w:noProof/>
          <w:webHidden/>
        </w:rPr>
        <w:tab/>
      </w:r>
      <w:r>
        <w:rPr>
          <w:noProof/>
          <w:webHidden/>
        </w:rPr>
        <w:fldChar w:fldCharType="begin"/>
      </w:r>
      <w:r>
        <w:rPr>
          <w:noProof/>
          <w:webHidden/>
        </w:rPr>
        <w:instrText xml:space="preserve"> PAGEREF _Toc343841761 \h </w:instrText>
      </w:r>
      <w:r>
        <w:rPr>
          <w:noProof/>
          <w:webHidden/>
        </w:rPr>
      </w:r>
      <w:r>
        <w:rPr>
          <w:noProof/>
          <w:webHidden/>
        </w:rPr>
        <w:fldChar w:fldCharType="separate"/>
      </w:r>
      <w:r w:rsidR="00951AF7">
        <w:rPr>
          <w:noProof/>
          <w:webHidden/>
        </w:rPr>
        <w:t>70</w:t>
      </w:r>
      <w:r>
        <w:rPr>
          <w:noProof/>
          <w:webHidden/>
        </w:rPr>
        <w:fldChar w:fldCharType="end"/>
      </w:r>
      <w:r w:rsidRPr="00F30713">
        <w:rPr>
          <w:rStyle w:val="Hyperlink"/>
          <w:noProof/>
        </w:rPr>
        <w:fldChar w:fldCharType="end"/>
      </w:r>
    </w:p>
    <w:p w14:paraId="03A6EBC0"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"_Toc343841762"</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6.12: Đồ thị chuỗi dữ liệu Prices</w:t>
      </w:r>
      <w:r>
        <w:rPr>
          <w:noProof/>
          <w:webHidden/>
        </w:rPr>
        <w:tab/>
      </w:r>
      <w:r>
        <w:rPr>
          <w:noProof/>
          <w:webHidden/>
        </w:rPr>
        <w:fldChar w:fldCharType="begin"/>
      </w:r>
      <w:r>
        <w:rPr>
          <w:noProof/>
          <w:webHidden/>
        </w:rPr>
        <w:instrText xml:space="preserve"> PAGEREF _Toc343841762 \h </w:instrText>
      </w:r>
      <w:r>
        <w:rPr>
          <w:noProof/>
          <w:webHidden/>
        </w:rPr>
      </w:r>
      <w:r>
        <w:rPr>
          <w:noProof/>
          <w:webHidden/>
        </w:rPr>
        <w:fldChar w:fldCharType="separate"/>
      </w:r>
      <w:r w:rsidR="00951AF7">
        <w:rPr>
          <w:noProof/>
          <w:webHidden/>
        </w:rPr>
        <w:t>70</w:t>
      </w:r>
      <w:r>
        <w:rPr>
          <w:noProof/>
          <w:webHidden/>
        </w:rPr>
        <w:fldChar w:fldCharType="end"/>
      </w:r>
      <w:r w:rsidRPr="00F30713">
        <w:rPr>
          <w:rStyle w:val="Hyperlink"/>
          <w:noProof/>
        </w:rPr>
        <w:fldChar w:fldCharType="end"/>
      </w:r>
    </w:p>
    <w:p w14:paraId="35AED485"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"_Toc343841763"</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rFonts w:cs="Arial"/>
          <w:noProof/>
        </w:rPr>
        <w:t>Hình 6.13: Đồ thị chuỗi dữ liệu Sunspots</w:t>
      </w:r>
      <w:r>
        <w:rPr>
          <w:noProof/>
          <w:webHidden/>
        </w:rPr>
        <w:tab/>
      </w:r>
      <w:r>
        <w:rPr>
          <w:noProof/>
          <w:webHidden/>
        </w:rPr>
        <w:fldChar w:fldCharType="begin"/>
      </w:r>
      <w:r>
        <w:rPr>
          <w:noProof/>
          <w:webHidden/>
        </w:rPr>
        <w:instrText xml:space="preserve"> PAGEREF _Toc343841763 \h </w:instrText>
      </w:r>
      <w:r>
        <w:rPr>
          <w:noProof/>
          <w:webHidden/>
        </w:rPr>
      </w:r>
      <w:r>
        <w:rPr>
          <w:noProof/>
          <w:webHidden/>
        </w:rPr>
        <w:fldChar w:fldCharType="separate"/>
      </w:r>
      <w:r w:rsidR="00951AF7">
        <w:rPr>
          <w:noProof/>
          <w:webHidden/>
        </w:rPr>
        <w:t>71</w:t>
      </w:r>
      <w:r>
        <w:rPr>
          <w:noProof/>
          <w:webHidden/>
        </w:rPr>
        <w:fldChar w:fldCharType="end"/>
      </w:r>
      <w:r w:rsidRPr="00F30713">
        <w:rPr>
          <w:rStyle w:val="Hyperlink"/>
          <w:noProof/>
        </w:rPr>
        <w:fldChar w:fldCharType="end"/>
      </w:r>
    </w:p>
    <w:p w14:paraId="0F1BB126" w14:textId="77777777" w:rsidR="004C3C3D" w:rsidRDefault="004C3C3D">
      <w:pPr>
        <w:pStyle w:val="TOC1"/>
        <w:rPr>
          <w:rFonts w:asciiTheme="minorHAnsi" w:eastAsiaTheme="minorEastAsia" w:hAnsiTheme="minorHAnsi" w:cstheme="minorBidi"/>
          <w:noProof/>
          <w:sz w:val="22"/>
        </w:rPr>
      </w:pPr>
      <w:r w:rsidRPr="00F30713">
        <w:rPr>
          <w:rStyle w:val="Hyperlink"/>
          <w:noProof/>
        </w:rPr>
        <w:fldChar w:fldCharType="begin"/>
      </w:r>
      <w:r w:rsidRPr="00F30713">
        <w:rPr>
          <w:rStyle w:val="Hyperlink"/>
          <w:noProof/>
        </w:rPr>
        <w:instrText xml:space="preserve"> </w:instrText>
      </w:r>
      <w:r>
        <w:rPr>
          <w:noProof/>
        </w:rPr>
        <w:instrText>HYPERLINK \l "_Toc343841764"</w:instrText>
      </w:r>
      <w:r w:rsidRPr="00F30713">
        <w:rPr>
          <w:rStyle w:val="Hyperlink"/>
          <w:noProof/>
        </w:rPr>
        <w:instrText xml:space="preserve"> </w:instrText>
      </w:r>
      <w:r w:rsidRPr="00F30713">
        <w:rPr>
          <w:rStyle w:val="Hyperlink"/>
          <w:noProof/>
        </w:rPr>
      </w:r>
      <w:r w:rsidRPr="00F30713">
        <w:rPr>
          <w:rStyle w:val="Hyperlink"/>
          <w:noProof/>
        </w:rPr>
        <w:fldChar w:fldCharType="separate"/>
      </w:r>
      <w:r w:rsidRPr="00F30713">
        <w:rPr>
          <w:rStyle w:val="Hyperlink"/>
          <w:noProof/>
        </w:rPr>
        <w:t>Hình 6.14: Đồ thị chuỗi dữ liệu Kobe</w:t>
      </w:r>
      <w:r>
        <w:rPr>
          <w:noProof/>
          <w:webHidden/>
        </w:rPr>
        <w:tab/>
      </w:r>
      <w:r>
        <w:rPr>
          <w:noProof/>
          <w:webHidden/>
        </w:rPr>
        <w:fldChar w:fldCharType="begin"/>
      </w:r>
      <w:r>
        <w:rPr>
          <w:noProof/>
          <w:webHidden/>
        </w:rPr>
        <w:instrText xml:space="preserve"> PAGEREF _Toc343841764 \h </w:instrText>
      </w:r>
      <w:r>
        <w:rPr>
          <w:noProof/>
          <w:webHidden/>
        </w:rPr>
      </w:r>
      <w:r>
        <w:rPr>
          <w:noProof/>
          <w:webHidden/>
        </w:rPr>
        <w:fldChar w:fldCharType="separate"/>
      </w:r>
      <w:r w:rsidR="00951AF7">
        <w:rPr>
          <w:noProof/>
          <w:webHidden/>
        </w:rPr>
        <w:t>71</w:t>
      </w:r>
      <w:r>
        <w:rPr>
          <w:noProof/>
          <w:webHidden/>
        </w:rPr>
        <w:fldChar w:fldCharType="end"/>
      </w:r>
      <w:r w:rsidRPr="00F30713">
        <w:rPr>
          <w:rStyle w:val="Hyperlink"/>
          <w:noProof/>
        </w:rPr>
        <w:fldChar w:fldCharType="end"/>
      </w:r>
    </w:p>
    <w:p w14:paraId="752E51D5" w14:textId="77777777" w:rsidR="00023D92" w:rsidRDefault="00187200" w:rsidP="00187200">
      <w:pPr>
        <w:rPr>
          <w:ins w:id="184" w:author="The Si Tran" w:date="2012-12-11T23:59:00Z"/>
        </w:rPr>
      </w:pPr>
      <w:ins w:id="185" w:author="The Si Tran" w:date="2012-12-11T23:27:00Z">
        <w:r>
          <w:fldChar w:fldCharType="end"/>
        </w:r>
      </w:ins>
    </w:p>
    <w:p w14:paraId="0D0647A7" w14:textId="77777777" w:rsidR="00023D92" w:rsidRDefault="00023D92">
      <w:pPr>
        <w:spacing w:before="0" w:after="200" w:line="276" w:lineRule="auto"/>
        <w:jc w:val="left"/>
        <w:rPr>
          <w:ins w:id="186" w:author="The Si Tran" w:date="2012-12-11T23:59:00Z"/>
        </w:rPr>
      </w:pPr>
      <w:ins w:id="187" w:author="The Si Tran" w:date="2012-12-11T23:59:00Z">
        <w:r>
          <w:br w:type="page"/>
        </w:r>
      </w:ins>
    </w:p>
    <w:p w14:paraId="44F77B1A" w14:textId="77777777" w:rsidR="00682B49" w:rsidRDefault="006D2AC8">
      <w:pPr>
        <w:pStyle w:val="Heading1"/>
        <w:numPr>
          <w:ilvl w:val="0"/>
          <w:numId w:val="0"/>
        </w:numPr>
        <w:tabs>
          <w:tab w:val="clear" w:pos="864"/>
        </w:tabs>
        <w:rPr>
          <w:ins w:id="188" w:author="The Si Tran" w:date="2012-12-12T08:04:00Z"/>
        </w:rPr>
        <w:pPrChange w:id="189" w:author="The Si Tran" w:date="2012-12-14T07:17:00Z">
          <w:pPr>
            <w:pStyle w:val="TOC1"/>
            <w:tabs>
              <w:tab w:val="right" w:pos="9321"/>
            </w:tabs>
          </w:pPr>
        </w:pPrChange>
      </w:pPr>
      <w:bookmarkStart w:id="190" w:name="_Toc343841790"/>
      <w:ins w:id="191" w:author="The Si Tran" w:date="2012-12-12T07:33:00Z">
        <w:r w:rsidRPr="00250D4D">
          <w:lastRenderedPageBreak/>
          <w:t>DANH MỤ</w:t>
        </w:r>
        <w:r>
          <w:t xml:space="preserve">C </w:t>
        </w:r>
      </w:ins>
      <w:ins w:id="192" w:author="The Si Tran" w:date="2012-12-12T07:34:00Z">
        <w:r>
          <w:t>B</w:t>
        </w:r>
      </w:ins>
      <w:ins w:id="193" w:author="The Si Tran" w:date="2012-12-12T07:33:00Z">
        <w:r>
          <w:t>ẢNG</w:t>
        </w:r>
      </w:ins>
      <w:bookmarkEnd w:id="190"/>
    </w:p>
    <w:p w14:paraId="7A4E57C4" w14:textId="77777777" w:rsidR="0099437A" w:rsidRDefault="00B557A5">
      <w:pPr>
        <w:pStyle w:val="TOC1"/>
        <w:rPr>
          <w:rFonts w:asciiTheme="minorHAnsi" w:eastAsiaTheme="minorEastAsia" w:hAnsiTheme="minorHAnsi" w:cstheme="minorBidi"/>
          <w:noProof/>
          <w:sz w:val="22"/>
        </w:rPr>
      </w:pPr>
      <w:ins w:id="194" w:author="The Si Tran" w:date="2012-12-12T07:35:00Z">
        <w:r>
          <w:fldChar w:fldCharType="begin"/>
        </w:r>
        <w:r>
          <w:instrText xml:space="preserve"> TOC \f \h \z \t "Bang,1" </w:instrText>
        </w:r>
      </w:ins>
      <w:r>
        <w:fldChar w:fldCharType="separate"/>
      </w:r>
      <w:r w:rsidR="0099437A" w:rsidRPr="00BA7250">
        <w:rPr>
          <w:rStyle w:val="Hyperlink"/>
          <w:noProof/>
        </w:rPr>
        <w:fldChar w:fldCharType="begin"/>
      </w:r>
      <w:r w:rsidR="0099437A" w:rsidRPr="00BA7250">
        <w:rPr>
          <w:rStyle w:val="Hyperlink"/>
          <w:noProof/>
        </w:rPr>
        <w:instrText xml:space="preserve"> </w:instrText>
      </w:r>
      <w:r w:rsidR="0099437A">
        <w:rPr>
          <w:noProof/>
        </w:rPr>
        <w:instrText>HYPERLINK \l "_Toc343841773"</w:instrText>
      </w:r>
      <w:r w:rsidR="0099437A" w:rsidRPr="00BA7250">
        <w:rPr>
          <w:rStyle w:val="Hyperlink"/>
          <w:noProof/>
        </w:rPr>
        <w:instrText xml:space="preserve"> </w:instrText>
      </w:r>
      <w:r w:rsidR="0099437A" w:rsidRPr="00BA7250">
        <w:rPr>
          <w:rStyle w:val="Hyperlink"/>
          <w:noProof/>
        </w:rPr>
      </w:r>
      <w:r w:rsidR="0099437A" w:rsidRPr="00BA7250">
        <w:rPr>
          <w:rStyle w:val="Hyperlink"/>
          <w:noProof/>
        </w:rPr>
        <w:fldChar w:fldCharType="separate"/>
      </w:r>
      <w:r w:rsidR="0099437A" w:rsidRPr="00BA7250">
        <w:rPr>
          <w:rStyle w:val="Hyperlink"/>
          <w:noProof/>
        </w:rPr>
        <w:t xml:space="preserve">Bảng 2.1: Một số kĩ </w:t>
      </w:r>
      <w:r w:rsidR="0099437A" w:rsidRPr="00BA7250">
        <w:rPr>
          <w:rStyle w:val="Hyperlink"/>
          <w:noProof/>
        </w:rPr>
        <w:t>t</w:t>
      </w:r>
      <w:r w:rsidR="0099437A" w:rsidRPr="00BA7250">
        <w:rPr>
          <w:rStyle w:val="Hyperlink"/>
          <w:noProof/>
        </w:rPr>
        <w:t>huật dự đoán cho từng thành phần của chuỗi thời gian</w:t>
      </w:r>
      <w:r w:rsidR="0099437A">
        <w:rPr>
          <w:noProof/>
          <w:webHidden/>
        </w:rPr>
        <w:tab/>
      </w:r>
      <w:r w:rsidR="0099437A">
        <w:rPr>
          <w:noProof/>
          <w:webHidden/>
        </w:rPr>
        <w:fldChar w:fldCharType="begin"/>
      </w:r>
      <w:r w:rsidR="0099437A">
        <w:rPr>
          <w:noProof/>
          <w:webHidden/>
        </w:rPr>
        <w:instrText xml:space="preserve"> PAGEREF _Toc343841773 \h </w:instrText>
      </w:r>
      <w:r w:rsidR="0099437A">
        <w:rPr>
          <w:noProof/>
          <w:webHidden/>
        </w:rPr>
      </w:r>
      <w:r w:rsidR="0099437A">
        <w:rPr>
          <w:noProof/>
          <w:webHidden/>
        </w:rPr>
        <w:fldChar w:fldCharType="separate"/>
      </w:r>
      <w:r w:rsidR="00951AF7">
        <w:rPr>
          <w:noProof/>
          <w:webHidden/>
        </w:rPr>
        <w:t>14</w:t>
      </w:r>
      <w:r w:rsidR="0099437A">
        <w:rPr>
          <w:noProof/>
          <w:webHidden/>
        </w:rPr>
        <w:fldChar w:fldCharType="end"/>
      </w:r>
      <w:r w:rsidR="0099437A" w:rsidRPr="00BA7250">
        <w:rPr>
          <w:rStyle w:val="Hyperlink"/>
          <w:noProof/>
        </w:rPr>
        <w:fldChar w:fldCharType="end"/>
      </w:r>
    </w:p>
    <w:p w14:paraId="2A89FC95" w14:textId="77777777" w:rsidR="0099437A" w:rsidRDefault="0099437A">
      <w:pPr>
        <w:pStyle w:val="TOC1"/>
        <w:rPr>
          <w:rFonts w:asciiTheme="minorHAnsi" w:eastAsiaTheme="minorEastAsia" w:hAnsiTheme="minorHAnsi" w:cstheme="minorBidi"/>
          <w:noProof/>
          <w:sz w:val="22"/>
        </w:rPr>
      </w:pPr>
      <w:r w:rsidRPr="00BA7250">
        <w:rPr>
          <w:rStyle w:val="Hyperlink"/>
          <w:noProof/>
        </w:rPr>
        <w:fldChar w:fldCharType="begin"/>
      </w:r>
      <w:r w:rsidRPr="00BA7250">
        <w:rPr>
          <w:rStyle w:val="Hyperlink"/>
          <w:noProof/>
        </w:rPr>
        <w:instrText xml:space="preserve"> </w:instrText>
      </w:r>
      <w:r>
        <w:rPr>
          <w:noProof/>
        </w:rPr>
        <w:instrText>HYPERLINK \l "_Toc343841774"</w:instrText>
      </w:r>
      <w:r w:rsidRPr="00BA7250">
        <w:rPr>
          <w:rStyle w:val="Hyperlink"/>
          <w:noProof/>
        </w:rPr>
        <w:instrText xml:space="preserve"> </w:instrText>
      </w:r>
      <w:r w:rsidRPr="00BA7250">
        <w:rPr>
          <w:rStyle w:val="Hyperlink"/>
          <w:noProof/>
        </w:rPr>
      </w:r>
      <w:r w:rsidRPr="00BA7250">
        <w:rPr>
          <w:rStyle w:val="Hyperlink"/>
          <w:noProof/>
        </w:rPr>
        <w:fldChar w:fldCharType="separate"/>
      </w:r>
      <w:r w:rsidRPr="00BA7250">
        <w:rPr>
          <w:rStyle w:val="Hyperlink"/>
          <w:noProof/>
        </w:rPr>
        <w:t>Bảng 3.1: Tính chất của ACF và PACF</w:t>
      </w:r>
      <w:r>
        <w:rPr>
          <w:noProof/>
          <w:webHidden/>
        </w:rPr>
        <w:tab/>
      </w:r>
      <w:r>
        <w:rPr>
          <w:noProof/>
          <w:webHidden/>
        </w:rPr>
        <w:fldChar w:fldCharType="begin"/>
      </w:r>
      <w:r>
        <w:rPr>
          <w:noProof/>
          <w:webHidden/>
        </w:rPr>
        <w:instrText xml:space="preserve"> PAGEREF _Toc343841774 \h </w:instrText>
      </w:r>
      <w:r>
        <w:rPr>
          <w:noProof/>
          <w:webHidden/>
        </w:rPr>
      </w:r>
      <w:r>
        <w:rPr>
          <w:noProof/>
          <w:webHidden/>
        </w:rPr>
        <w:fldChar w:fldCharType="separate"/>
      </w:r>
      <w:r w:rsidR="00951AF7">
        <w:rPr>
          <w:noProof/>
          <w:webHidden/>
        </w:rPr>
        <w:t>23</w:t>
      </w:r>
      <w:r>
        <w:rPr>
          <w:noProof/>
          <w:webHidden/>
        </w:rPr>
        <w:fldChar w:fldCharType="end"/>
      </w:r>
      <w:r w:rsidRPr="00BA7250">
        <w:rPr>
          <w:rStyle w:val="Hyperlink"/>
          <w:noProof/>
        </w:rPr>
        <w:fldChar w:fldCharType="end"/>
      </w:r>
    </w:p>
    <w:p w14:paraId="0AABA418" w14:textId="77777777" w:rsidR="0099437A" w:rsidRDefault="0099437A">
      <w:pPr>
        <w:pStyle w:val="TOC1"/>
        <w:rPr>
          <w:rFonts w:asciiTheme="minorHAnsi" w:eastAsiaTheme="minorEastAsia" w:hAnsiTheme="minorHAnsi" w:cstheme="minorBidi"/>
          <w:noProof/>
          <w:sz w:val="22"/>
        </w:rPr>
      </w:pPr>
      <w:r w:rsidRPr="00BA7250">
        <w:rPr>
          <w:rStyle w:val="Hyperlink"/>
          <w:noProof/>
        </w:rPr>
        <w:fldChar w:fldCharType="begin"/>
      </w:r>
      <w:r w:rsidRPr="00BA7250">
        <w:rPr>
          <w:rStyle w:val="Hyperlink"/>
          <w:noProof/>
        </w:rPr>
        <w:instrText xml:space="preserve"> </w:instrText>
      </w:r>
      <w:r>
        <w:rPr>
          <w:noProof/>
        </w:rPr>
        <w:instrText>HYPERLINK \l "_Toc343841775"</w:instrText>
      </w:r>
      <w:r w:rsidRPr="00BA7250">
        <w:rPr>
          <w:rStyle w:val="Hyperlink"/>
          <w:noProof/>
        </w:rPr>
        <w:instrText xml:space="preserve"> </w:instrText>
      </w:r>
      <w:r w:rsidRPr="00BA7250">
        <w:rPr>
          <w:rStyle w:val="Hyperlink"/>
          <w:noProof/>
        </w:rPr>
      </w:r>
      <w:r w:rsidRPr="00BA7250">
        <w:rPr>
          <w:rStyle w:val="Hyperlink"/>
          <w:noProof/>
        </w:rPr>
        <w:fldChar w:fldCharType="separate"/>
      </w:r>
      <w:r w:rsidRPr="00BA7250">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_Toc343841775 \h </w:instrText>
      </w:r>
      <w:r>
        <w:rPr>
          <w:noProof/>
          <w:webHidden/>
        </w:rPr>
      </w:r>
      <w:r>
        <w:rPr>
          <w:noProof/>
          <w:webHidden/>
        </w:rPr>
        <w:fldChar w:fldCharType="separate"/>
      </w:r>
      <w:r w:rsidR="00951AF7">
        <w:rPr>
          <w:noProof/>
          <w:webHidden/>
        </w:rPr>
        <w:t>67</w:t>
      </w:r>
      <w:r>
        <w:rPr>
          <w:noProof/>
          <w:webHidden/>
        </w:rPr>
        <w:fldChar w:fldCharType="end"/>
      </w:r>
      <w:r w:rsidRPr="00BA7250">
        <w:rPr>
          <w:rStyle w:val="Hyperlink"/>
          <w:noProof/>
        </w:rPr>
        <w:fldChar w:fldCharType="end"/>
      </w:r>
    </w:p>
    <w:p w14:paraId="75C2D687" w14:textId="77777777" w:rsidR="0099437A" w:rsidRDefault="0099437A">
      <w:pPr>
        <w:pStyle w:val="TOC1"/>
        <w:rPr>
          <w:rFonts w:asciiTheme="minorHAnsi" w:eastAsiaTheme="minorEastAsia" w:hAnsiTheme="minorHAnsi" w:cstheme="minorBidi"/>
          <w:noProof/>
          <w:sz w:val="22"/>
        </w:rPr>
      </w:pPr>
      <w:r w:rsidRPr="00BA7250">
        <w:rPr>
          <w:rStyle w:val="Hyperlink"/>
          <w:noProof/>
        </w:rPr>
        <w:fldChar w:fldCharType="begin"/>
      </w:r>
      <w:r w:rsidRPr="00BA7250">
        <w:rPr>
          <w:rStyle w:val="Hyperlink"/>
          <w:noProof/>
        </w:rPr>
        <w:instrText xml:space="preserve"> </w:instrText>
      </w:r>
      <w:r>
        <w:rPr>
          <w:noProof/>
        </w:rPr>
        <w:instrText>HYPERLINK \l "_Toc343841776"</w:instrText>
      </w:r>
      <w:r w:rsidRPr="00BA7250">
        <w:rPr>
          <w:rStyle w:val="Hyperlink"/>
          <w:noProof/>
        </w:rPr>
        <w:instrText xml:space="preserve"> </w:instrText>
      </w:r>
      <w:r w:rsidRPr="00BA7250">
        <w:rPr>
          <w:rStyle w:val="Hyperlink"/>
          <w:noProof/>
        </w:rPr>
      </w:r>
      <w:r w:rsidRPr="00BA7250">
        <w:rPr>
          <w:rStyle w:val="Hyperlink"/>
          <w:noProof/>
        </w:rPr>
        <w:fldChar w:fldCharType="separate"/>
      </w:r>
      <w:r w:rsidRPr="00BA7250">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_Toc343841776 \h </w:instrText>
      </w:r>
      <w:r>
        <w:rPr>
          <w:noProof/>
          <w:webHidden/>
        </w:rPr>
      </w:r>
      <w:r>
        <w:rPr>
          <w:noProof/>
          <w:webHidden/>
        </w:rPr>
        <w:fldChar w:fldCharType="separate"/>
      </w:r>
      <w:r w:rsidR="00951AF7">
        <w:rPr>
          <w:noProof/>
          <w:webHidden/>
        </w:rPr>
        <w:t>72</w:t>
      </w:r>
      <w:r>
        <w:rPr>
          <w:noProof/>
          <w:webHidden/>
        </w:rPr>
        <w:fldChar w:fldCharType="end"/>
      </w:r>
      <w:r w:rsidRPr="00BA7250">
        <w:rPr>
          <w:rStyle w:val="Hyperlink"/>
          <w:noProof/>
        </w:rPr>
        <w:fldChar w:fldCharType="end"/>
      </w:r>
    </w:p>
    <w:p w14:paraId="4EACE085" w14:textId="77777777" w:rsidR="0099437A" w:rsidRDefault="0099437A">
      <w:pPr>
        <w:pStyle w:val="TOC1"/>
        <w:rPr>
          <w:rFonts w:asciiTheme="minorHAnsi" w:eastAsiaTheme="minorEastAsia" w:hAnsiTheme="minorHAnsi" w:cstheme="minorBidi"/>
          <w:noProof/>
          <w:sz w:val="22"/>
        </w:rPr>
      </w:pPr>
      <w:r w:rsidRPr="00BA7250">
        <w:rPr>
          <w:rStyle w:val="Hyperlink"/>
          <w:noProof/>
        </w:rPr>
        <w:fldChar w:fldCharType="begin"/>
      </w:r>
      <w:r w:rsidRPr="00BA7250">
        <w:rPr>
          <w:rStyle w:val="Hyperlink"/>
          <w:noProof/>
        </w:rPr>
        <w:instrText xml:space="preserve"> </w:instrText>
      </w:r>
      <w:r>
        <w:rPr>
          <w:noProof/>
        </w:rPr>
        <w:instrText>HYPERLINK \l "_Toc343841777"</w:instrText>
      </w:r>
      <w:r w:rsidRPr="00BA7250">
        <w:rPr>
          <w:rStyle w:val="Hyperlink"/>
          <w:noProof/>
        </w:rPr>
        <w:instrText xml:space="preserve"> </w:instrText>
      </w:r>
      <w:r w:rsidRPr="00BA7250">
        <w:rPr>
          <w:rStyle w:val="Hyperlink"/>
          <w:noProof/>
        </w:rPr>
      </w:r>
      <w:r w:rsidRPr="00BA7250">
        <w:rPr>
          <w:rStyle w:val="Hyperlink"/>
          <w:noProof/>
        </w:rPr>
        <w:fldChar w:fldCharType="separate"/>
      </w:r>
      <w:r w:rsidRPr="00BA7250">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_Toc343841777 \h </w:instrText>
      </w:r>
      <w:r>
        <w:rPr>
          <w:noProof/>
          <w:webHidden/>
        </w:rPr>
      </w:r>
      <w:r>
        <w:rPr>
          <w:noProof/>
          <w:webHidden/>
        </w:rPr>
        <w:fldChar w:fldCharType="separate"/>
      </w:r>
      <w:r w:rsidR="00951AF7">
        <w:rPr>
          <w:noProof/>
          <w:webHidden/>
        </w:rPr>
        <w:t>73</w:t>
      </w:r>
      <w:r>
        <w:rPr>
          <w:noProof/>
          <w:webHidden/>
        </w:rPr>
        <w:fldChar w:fldCharType="end"/>
      </w:r>
      <w:r w:rsidRPr="00BA7250">
        <w:rPr>
          <w:rStyle w:val="Hyperlink"/>
          <w:noProof/>
        </w:rPr>
        <w:fldChar w:fldCharType="end"/>
      </w:r>
    </w:p>
    <w:p w14:paraId="592E224F" w14:textId="77777777" w:rsidR="0099437A" w:rsidRDefault="0099437A">
      <w:pPr>
        <w:pStyle w:val="TOC1"/>
        <w:rPr>
          <w:rFonts w:asciiTheme="minorHAnsi" w:eastAsiaTheme="minorEastAsia" w:hAnsiTheme="minorHAnsi" w:cstheme="minorBidi"/>
          <w:noProof/>
          <w:sz w:val="22"/>
        </w:rPr>
      </w:pPr>
      <w:r w:rsidRPr="00BA7250">
        <w:rPr>
          <w:rStyle w:val="Hyperlink"/>
          <w:noProof/>
        </w:rPr>
        <w:fldChar w:fldCharType="begin"/>
      </w:r>
      <w:r w:rsidRPr="00BA7250">
        <w:rPr>
          <w:rStyle w:val="Hyperlink"/>
          <w:noProof/>
        </w:rPr>
        <w:instrText xml:space="preserve"> </w:instrText>
      </w:r>
      <w:r>
        <w:rPr>
          <w:noProof/>
        </w:rPr>
        <w:instrText>HYPERLINK \l "_Toc343841778"</w:instrText>
      </w:r>
      <w:r w:rsidRPr="00BA7250">
        <w:rPr>
          <w:rStyle w:val="Hyperlink"/>
          <w:noProof/>
        </w:rPr>
        <w:instrText xml:space="preserve"> </w:instrText>
      </w:r>
      <w:r w:rsidRPr="00BA7250">
        <w:rPr>
          <w:rStyle w:val="Hyperlink"/>
          <w:noProof/>
        </w:rPr>
      </w:r>
      <w:r w:rsidRPr="00BA7250">
        <w:rPr>
          <w:rStyle w:val="Hyperlink"/>
          <w:noProof/>
        </w:rPr>
        <w:fldChar w:fldCharType="separate"/>
      </w:r>
      <w:r w:rsidRPr="00BA7250">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_Toc343841778 \h </w:instrText>
      </w:r>
      <w:r>
        <w:rPr>
          <w:noProof/>
          <w:webHidden/>
        </w:rPr>
      </w:r>
      <w:r>
        <w:rPr>
          <w:noProof/>
          <w:webHidden/>
        </w:rPr>
        <w:fldChar w:fldCharType="separate"/>
      </w:r>
      <w:r w:rsidR="00951AF7">
        <w:rPr>
          <w:noProof/>
          <w:webHidden/>
        </w:rPr>
        <w:t>73</w:t>
      </w:r>
      <w:r>
        <w:rPr>
          <w:noProof/>
          <w:webHidden/>
        </w:rPr>
        <w:fldChar w:fldCharType="end"/>
      </w:r>
      <w:r w:rsidRPr="00BA7250">
        <w:rPr>
          <w:rStyle w:val="Hyperlink"/>
          <w:noProof/>
        </w:rPr>
        <w:fldChar w:fldCharType="end"/>
      </w:r>
    </w:p>
    <w:p w14:paraId="59E7224A" w14:textId="77777777" w:rsidR="0099437A" w:rsidRDefault="0099437A">
      <w:pPr>
        <w:pStyle w:val="TOC1"/>
        <w:rPr>
          <w:rFonts w:asciiTheme="minorHAnsi" w:eastAsiaTheme="minorEastAsia" w:hAnsiTheme="minorHAnsi" w:cstheme="minorBidi"/>
          <w:noProof/>
          <w:sz w:val="22"/>
        </w:rPr>
      </w:pPr>
      <w:r w:rsidRPr="00BA7250">
        <w:rPr>
          <w:rStyle w:val="Hyperlink"/>
          <w:noProof/>
        </w:rPr>
        <w:fldChar w:fldCharType="begin"/>
      </w:r>
      <w:r w:rsidRPr="00BA7250">
        <w:rPr>
          <w:rStyle w:val="Hyperlink"/>
          <w:noProof/>
        </w:rPr>
        <w:instrText xml:space="preserve"> </w:instrText>
      </w:r>
      <w:r>
        <w:rPr>
          <w:noProof/>
        </w:rPr>
        <w:instrText>HYPERLINK \l "_Toc343841779"</w:instrText>
      </w:r>
      <w:r w:rsidRPr="00BA7250">
        <w:rPr>
          <w:rStyle w:val="Hyperlink"/>
          <w:noProof/>
        </w:rPr>
        <w:instrText xml:space="preserve"> </w:instrText>
      </w:r>
      <w:r w:rsidRPr="00BA7250">
        <w:rPr>
          <w:rStyle w:val="Hyperlink"/>
          <w:noProof/>
        </w:rPr>
      </w:r>
      <w:r w:rsidRPr="00BA7250">
        <w:rPr>
          <w:rStyle w:val="Hyperlink"/>
          <w:noProof/>
        </w:rPr>
        <w:fldChar w:fldCharType="separate"/>
      </w:r>
      <w:r w:rsidRPr="00BA7250">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_Toc343841779 \h </w:instrText>
      </w:r>
      <w:r>
        <w:rPr>
          <w:noProof/>
          <w:webHidden/>
        </w:rPr>
      </w:r>
      <w:r>
        <w:rPr>
          <w:noProof/>
          <w:webHidden/>
        </w:rPr>
        <w:fldChar w:fldCharType="separate"/>
      </w:r>
      <w:r w:rsidR="00951AF7">
        <w:rPr>
          <w:noProof/>
          <w:webHidden/>
        </w:rPr>
        <w:t>74</w:t>
      </w:r>
      <w:r>
        <w:rPr>
          <w:noProof/>
          <w:webHidden/>
        </w:rPr>
        <w:fldChar w:fldCharType="end"/>
      </w:r>
      <w:r w:rsidRPr="00BA7250">
        <w:rPr>
          <w:rStyle w:val="Hyperlink"/>
          <w:noProof/>
        </w:rPr>
        <w:fldChar w:fldCharType="end"/>
      </w:r>
    </w:p>
    <w:p w14:paraId="131B58D0" w14:textId="77777777" w:rsidR="0099437A" w:rsidRDefault="0099437A">
      <w:pPr>
        <w:pStyle w:val="TOC1"/>
        <w:rPr>
          <w:rFonts w:asciiTheme="minorHAnsi" w:eastAsiaTheme="minorEastAsia" w:hAnsiTheme="minorHAnsi" w:cstheme="minorBidi"/>
          <w:noProof/>
          <w:sz w:val="22"/>
        </w:rPr>
      </w:pPr>
      <w:r w:rsidRPr="00BA7250">
        <w:rPr>
          <w:rStyle w:val="Hyperlink"/>
          <w:noProof/>
        </w:rPr>
        <w:fldChar w:fldCharType="begin"/>
      </w:r>
      <w:r w:rsidRPr="00BA7250">
        <w:rPr>
          <w:rStyle w:val="Hyperlink"/>
          <w:noProof/>
        </w:rPr>
        <w:instrText xml:space="preserve"> </w:instrText>
      </w:r>
      <w:r>
        <w:rPr>
          <w:noProof/>
        </w:rPr>
        <w:instrText>HYPERLINK \l "_Toc343841780"</w:instrText>
      </w:r>
      <w:r w:rsidRPr="00BA7250">
        <w:rPr>
          <w:rStyle w:val="Hyperlink"/>
          <w:noProof/>
        </w:rPr>
        <w:instrText xml:space="preserve"> </w:instrText>
      </w:r>
      <w:r w:rsidRPr="00BA7250">
        <w:rPr>
          <w:rStyle w:val="Hyperlink"/>
          <w:noProof/>
        </w:rPr>
      </w:r>
      <w:r w:rsidRPr="00BA7250">
        <w:rPr>
          <w:rStyle w:val="Hyperlink"/>
          <w:noProof/>
        </w:rPr>
        <w:fldChar w:fldCharType="separate"/>
      </w:r>
      <w:r w:rsidRPr="00BA7250">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_Toc343841780 \h </w:instrText>
      </w:r>
      <w:r>
        <w:rPr>
          <w:noProof/>
          <w:webHidden/>
        </w:rPr>
      </w:r>
      <w:r>
        <w:rPr>
          <w:noProof/>
          <w:webHidden/>
        </w:rPr>
        <w:fldChar w:fldCharType="separate"/>
      </w:r>
      <w:r w:rsidR="00951AF7">
        <w:rPr>
          <w:noProof/>
          <w:webHidden/>
        </w:rPr>
        <w:t>75</w:t>
      </w:r>
      <w:r>
        <w:rPr>
          <w:noProof/>
          <w:webHidden/>
        </w:rPr>
        <w:fldChar w:fldCharType="end"/>
      </w:r>
      <w:r w:rsidRPr="00BA7250">
        <w:rPr>
          <w:rStyle w:val="Hyperlink"/>
          <w:noProof/>
        </w:rPr>
        <w:fldChar w:fldCharType="end"/>
      </w:r>
    </w:p>
    <w:p w14:paraId="1B2AD491" w14:textId="77777777" w:rsidR="0099437A" w:rsidRDefault="0099437A">
      <w:pPr>
        <w:pStyle w:val="TOC1"/>
        <w:rPr>
          <w:rFonts w:asciiTheme="minorHAnsi" w:eastAsiaTheme="minorEastAsia" w:hAnsiTheme="minorHAnsi" w:cstheme="minorBidi"/>
          <w:noProof/>
          <w:sz w:val="22"/>
        </w:rPr>
      </w:pPr>
      <w:r w:rsidRPr="00BA7250">
        <w:rPr>
          <w:rStyle w:val="Hyperlink"/>
          <w:noProof/>
        </w:rPr>
        <w:fldChar w:fldCharType="begin"/>
      </w:r>
      <w:r w:rsidRPr="00BA7250">
        <w:rPr>
          <w:rStyle w:val="Hyperlink"/>
          <w:noProof/>
        </w:rPr>
        <w:instrText xml:space="preserve"> </w:instrText>
      </w:r>
      <w:r>
        <w:rPr>
          <w:noProof/>
        </w:rPr>
        <w:instrText>HYPERLINK \l "_Toc343841781"</w:instrText>
      </w:r>
      <w:r w:rsidRPr="00BA7250">
        <w:rPr>
          <w:rStyle w:val="Hyperlink"/>
          <w:noProof/>
        </w:rPr>
        <w:instrText xml:space="preserve"> </w:instrText>
      </w:r>
      <w:r w:rsidRPr="00BA7250">
        <w:rPr>
          <w:rStyle w:val="Hyperlink"/>
          <w:noProof/>
        </w:rPr>
      </w:r>
      <w:r w:rsidRPr="00BA7250">
        <w:rPr>
          <w:rStyle w:val="Hyperlink"/>
          <w:noProof/>
        </w:rPr>
        <w:fldChar w:fldCharType="separate"/>
      </w:r>
      <w:r w:rsidRPr="00BA7250">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_Toc343841781 \h </w:instrText>
      </w:r>
      <w:r>
        <w:rPr>
          <w:noProof/>
          <w:webHidden/>
        </w:rPr>
      </w:r>
      <w:r>
        <w:rPr>
          <w:noProof/>
          <w:webHidden/>
        </w:rPr>
        <w:fldChar w:fldCharType="separate"/>
      </w:r>
      <w:r w:rsidR="00951AF7">
        <w:rPr>
          <w:noProof/>
          <w:webHidden/>
        </w:rPr>
        <w:t>75</w:t>
      </w:r>
      <w:r>
        <w:rPr>
          <w:noProof/>
          <w:webHidden/>
        </w:rPr>
        <w:fldChar w:fldCharType="end"/>
      </w:r>
      <w:r w:rsidRPr="00BA7250">
        <w:rPr>
          <w:rStyle w:val="Hyperlink"/>
          <w:noProof/>
        </w:rPr>
        <w:fldChar w:fldCharType="end"/>
      </w:r>
    </w:p>
    <w:p w14:paraId="55299092" w14:textId="77777777" w:rsidR="0099437A" w:rsidRDefault="0099437A">
      <w:pPr>
        <w:pStyle w:val="TOC1"/>
        <w:rPr>
          <w:rFonts w:asciiTheme="minorHAnsi" w:eastAsiaTheme="minorEastAsia" w:hAnsiTheme="minorHAnsi" w:cstheme="minorBidi"/>
          <w:noProof/>
          <w:sz w:val="22"/>
        </w:rPr>
      </w:pPr>
      <w:r w:rsidRPr="00BA7250">
        <w:rPr>
          <w:rStyle w:val="Hyperlink"/>
          <w:noProof/>
        </w:rPr>
        <w:fldChar w:fldCharType="begin"/>
      </w:r>
      <w:r w:rsidRPr="00BA7250">
        <w:rPr>
          <w:rStyle w:val="Hyperlink"/>
          <w:noProof/>
        </w:rPr>
        <w:instrText xml:space="preserve"> </w:instrText>
      </w:r>
      <w:r>
        <w:rPr>
          <w:noProof/>
        </w:rPr>
        <w:instrText>HYPERLINK \l "_Toc343841782"</w:instrText>
      </w:r>
      <w:r w:rsidRPr="00BA7250">
        <w:rPr>
          <w:rStyle w:val="Hyperlink"/>
          <w:noProof/>
        </w:rPr>
        <w:instrText xml:space="preserve"> </w:instrText>
      </w:r>
      <w:r w:rsidRPr="00BA7250">
        <w:rPr>
          <w:rStyle w:val="Hyperlink"/>
          <w:noProof/>
        </w:rPr>
      </w:r>
      <w:r w:rsidRPr="00BA7250">
        <w:rPr>
          <w:rStyle w:val="Hyperlink"/>
          <w:noProof/>
        </w:rPr>
        <w:fldChar w:fldCharType="separate"/>
      </w:r>
      <w:r w:rsidRPr="00BA7250">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_Toc343841782 \h </w:instrText>
      </w:r>
      <w:r>
        <w:rPr>
          <w:noProof/>
          <w:webHidden/>
        </w:rPr>
      </w:r>
      <w:r>
        <w:rPr>
          <w:noProof/>
          <w:webHidden/>
        </w:rPr>
        <w:fldChar w:fldCharType="separate"/>
      </w:r>
      <w:r w:rsidR="00951AF7">
        <w:rPr>
          <w:noProof/>
          <w:webHidden/>
        </w:rPr>
        <w:t>76</w:t>
      </w:r>
      <w:r>
        <w:rPr>
          <w:noProof/>
          <w:webHidden/>
        </w:rPr>
        <w:fldChar w:fldCharType="end"/>
      </w:r>
      <w:r w:rsidRPr="00BA7250">
        <w:rPr>
          <w:rStyle w:val="Hyperlink"/>
          <w:noProof/>
        </w:rPr>
        <w:fldChar w:fldCharType="end"/>
      </w:r>
    </w:p>
    <w:p w14:paraId="369C1F56" w14:textId="77777777" w:rsidR="0099437A" w:rsidRDefault="0099437A">
      <w:pPr>
        <w:pStyle w:val="TOC1"/>
        <w:rPr>
          <w:rFonts w:asciiTheme="minorHAnsi" w:eastAsiaTheme="minorEastAsia" w:hAnsiTheme="minorHAnsi" w:cstheme="minorBidi"/>
          <w:noProof/>
          <w:sz w:val="22"/>
        </w:rPr>
      </w:pPr>
      <w:r w:rsidRPr="00BA7250">
        <w:rPr>
          <w:rStyle w:val="Hyperlink"/>
          <w:noProof/>
        </w:rPr>
        <w:fldChar w:fldCharType="begin"/>
      </w:r>
      <w:r w:rsidRPr="00BA7250">
        <w:rPr>
          <w:rStyle w:val="Hyperlink"/>
          <w:noProof/>
        </w:rPr>
        <w:instrText xml:space="preserve"> </w:instrText>
      </w:r>
      <w:r>
        <w:rPr>
          <w:noProof/>
        </w:rPr>
        <w:instrText>HYPERLINK \l "_Toc343841783"</w:instrText>
      </w:r>
      <w:r w:rsidRPr="00BA7250">
        <w:rPr>
          <w:rStyle w:val="Hyperlink"/>
          <w:noProof/>
        </w:rPr>
        <w:instrText xml:space="preserve"> </w:instrText>
      </w:r>
      <w:r w:rsidRPr="00BA7250">
        <w:rPr>
          <w:rStyle w:val="Hyperlink"/>
          <w:noProof/>
        </w:rPr>
      </w:r>
      <w:r w:rsidRPr="00BA7250">
        <w:rPr>
          <w:rStyle w:val="Hyperlink"/>
          <w:noProof/>
        </w:rPr>
        <w:fldChar w:fldCharType="separate"/>
      </w:r>
      <w:r w:rsidRPr="00BA7250">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_Toc343841783 \h </w:instrText>
      </w:r>
      <w:r>
        <w:rPr>
          <w:noProof/>
          <w:webHidden/>
        </w:rPr>
      </w:r>
      <w:r>
        <w:rPr>
          <w:noProof/>
          <w:webHidden/>
        </w:rPr>
        <w:fldChar w:fldCharType="separate"/>
      </w:r>
      <w:r w:rsidR="00951AF7">
        <w:rPr>
          <w:noProof/>
          <w:webHidden/>
        </w:rPr>
        <w:t>76</w:t>
      </w:r>
      <w:r>
        <w:rPr>
          <w:noProof/>
          <w:webHidden/>
        </w:rPr>
        <w:fldChar w:fldCharType="end"/>
      </w:r>
      <w:r w:rsidRPr="00BA7250">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95" w:author="The Si Tran" w:date="2012-12-11T23:27:00Z"/>
        </w:rPr>
        <w:pPrChange w:id="196" w:author="The Si Tran" w:date="2012-12-12T07:33:00Z">
          <w:pPr>
            <w:pStyle w:val="Heading1"/>
            <w:numPr>
              <w:numId w:val="0"/>
            </w:numPr>
            <w:spacing w:line="480" w:lineRule="auto"/>
            <w:ind w:left="0" w:firstLine="0"/>
            <w:jc w:val="left"/>
          </w:pPr>
        </w:pPrChange>
      </w:pPr>
      <w:ins w:id="197"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198" w:author="The Si Tran" w:date="2012-12-11T23:00:00Z"/>
          <w:b w:val="0"/>
          <w:bCs w:val="0"/>
          <w:sz w:val="26"/>
          <w:rPrChange w:id="199" w:author="The Si Tran" w:date="2012-12-05T23:02:00Z">
            <w:rPr>
              <w:del w:id="200" w:author="The Si Tran" w:date="2012-12-11T23:00:00Z"/>
              <w:b/>
              <w:bCs/>
              <w:kern w:val="32"/>
              <w:sz w:val="32"/>
              <w:szCs w:val="32"/>
            </w:rPr>
          </w:rPrChange>
        </w:rPr>
        <w:pPrChange w:id="201" w:author="The Si Tran" w:date="2012-12-12T07:33:00Z">
          <w:pPr>
            <w:spacing w:before="0" w:after="200" w:line="276" w:lineRule="auto"/>
            <w:jc w:val="left"/>
          </w:pPr>
        </w:pPrChange>
      </w:pPr>
      <w:bookmarkStart w:id="202" w:name="_Toc328879888"/>
      <w:bookmarkStart w:id="203" w:name="_Toc328894964"/>
      <w:del w:id="204"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05" w:author="The Si Tran" w:date="2012-12-12T00:01:00Z"/>
          <w:rFonts w:cs="Times New Roman"/>
          <w:sz w:val="26"/>
        </w:rPr>
        <w:pPrChange w:id="206" w:author="The Si Tran" w:date="2012-12-12T07:33:00Z">
          <w:pPr>
            <w:pStyle w:val="Heading1"/>
            <w:numPr>
              <w:numId w:val="0"/>
            </w:numPr>
            <w:spacing w:line="480" w:lineRule="auto"/>
            <w:ind w:left="0" w:firstLine="0"/>
            <w:jc w:val="left"/>
          </w:pPr>
        </w:pPrChange>
      </w:pPr>
      <w:del w:id="207" w:author="The Si Tran" w:date="2012-12-12T07:33:00Z">
        <w:r w:rsidRPr="00312F4F" w:rsidDel="006D2AC8">
          <w:rPr>
            <w:rFonts w:cs="Times New Roman"/>
            <w:sz w:val="26"/>
          </w:rPr>
          <w:delText>DANH MỤC BẢNG</w:delText>
        </w:r>
      </w:del>
      <w:bookmarkEnd w:id="202"/>
      <w:bookmarkEnd w:id="203"/>
    </w:p>
    <w:p w14:paraId="697A1872" w14:textId="77777777" w:rsidR="0045424A" w:rsidRPr="002B1464" w:rsidDel="00D80916" w:rsidRDefault="0045424A">
      <w:pPr>
        <w:rPr>
          <w:del w:id="208" w:author="The Si Tran" w:date="2012-12-12T13:34:00Z"/>
        </w:rPr>
      </w:pPr>
    </w:p>
    <w:p w14:paraId="0C08AE99" w14:textId="77777777" w:rsidR="004D65BA" w:rsidRPr="0049233F" w:rsidDel="00D80916" w:rsidRDefault="0045424A" w:rsidP="0045424A">
      <w:pPr>
        <w:spacing w:before="0" w:after="200" w:line="276" w:lineRule="auto"/>
        <w:jc w:val="left"/>
        <w:rPr>
          <w:del w:id="209" w:author="The Si Tran" w:date="2012-12-12T13:33:00Z"/>
          <w:noProof/>
          <w:szCs w:val="26"/>
        </w:rPr>
      </w:pPr>
      <w:del w:id="210"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11" w:author="The Si Tran" w:date="2012-12-12T13:34:00Z"/>
          <w:noProof/>
        </w:rPr>
      </w:pPr>
    </w:p>
    <w:p w14:paraId="718E6531" w14:textId="77777777" w:rsidR="00D80916" w:rsidRPr="00D80916" w:rsidRDefault="00D80916">
      <w:pPr>
        <w:rPr>
          <w:ins w:id="212" w:author="The Si Tran" w:date="2012-12-12T13:34:00Z"/>
          <w:rPrChange w:id="213" w:author="The Si Tran" w:date="2012-12-12T13:34:00Z">
            <w:rPr>
              <w:ins w:id="214" w:author="The Si Tran" w:date="2012-12-12T13:34:00Z"/>
              <w:noProof/>
            </w:rPr>
          </w:rPrChange>
        </w:rPr>
        <w:pPrChange w:id="215" w:author="The Si Tran" w:date="2012-12-12T13:34:00Z">
          <w:pPr>
            <w:spacing w:before="0" w:after="200" w:line="276" w:lineRule="auto"/>
            <w:jc w:val="left"/>
          </w:pPr>
        </w:pPrChange>
      </w:pPr>
    </w:p>
    <w:p w14:paraId="7ECCFBBD" w14:textId="77777777" w:rsidR="00D80916" w:rsidRPr="00D80916" w:rsidRDefault="00D80916">
      <w:pPr>
        <w:rPr>
          <w:ins w:id="216" w:author="The Si Tran" w:date="2012-12-12T13:34:00Z"/>
          <w:rPrChange w:id="217" w:author="The Si Tran" w:date="2012-12-12T13:34:00Z">
            <w:rPr>
              <w:ins w:id="218" w:author="The Si Tran" w:date="2012-12-12T13:34:00Z"/>
              <w:noProof/>
            </w:rPr>
          </w:rPrChange>
        </w:rPr>
        <w:pPrChange w:id="219" w:author="The Si Tran" w:date="2012-12-12T13:34:00Z">
          <w:pPr>
            <w:spacing w:before="0" w:after="200" w:line="276" w:lineRule="auto"/>
            <w:jc w:val="left"/>
          </w:pPr>
        </w:pPrChange>
      </w:pPr>
    </w:p>
    <w:p w14:paraId="18E27414" w14:textId="77777777" w:rsidR="00D80916" w:rsidRPr="00D80916" w:rsidRDefault="00D80916">
      <w:pPr>
        <w:rPr>
          <w:ins w:id="220" w:author="The Si Tran" w:date="2012-12-12T13:34:00Z"/>
          <w:rPrChange w:id="221" w:author="The Si Tran" w:date="2012-12-12T13:34:00Z">
            <w:rPr>
              <w:ins w:id="222" w:author="The Si Tran" w:date="2012-12-12T13:34:00Z"/>
              <w:noProof/>
            </w:rPr>
          </w:rPrChange>
        </w:rPr>
        <w:pPrChange w:id="223" w:author="The Si Tran" w:date="2012-12-12T13:34:00Z">
          <w:pPr>
            <w:spacing w:before="0" w:after="200" w:line="276" w:lineRule="auto"/>
            <w:jc w:val="left"/>
          </w:pPr>
        </w:pPrChange>
      </w:pPr>
    </w:p>
    <w:p w14:paraId="428BE4D4" w14:textId="77777777" w:rsidR="00D80916" w:rsidRPr="00D80916" w:rsidRDefault="00D80916">
      <w:pPr>
        <w:rPr>
          <w:ins w:id="224" w:author="The Si Tran" w:date="2012-12-12T13:34:00Z"/>
          <w:rPrChange w:id="225" w:author="The Si Tran" w:date="2012-12-12T13:34:00Z">
            <w:rPr>
              <w:ins w:id="226" w:author="The Si Tran" w:date="2012-12-12T13:34:00Z"/>
              <w:noProof/>
            </w:rPr>
          </w:rPrChange>
        </w:rPr>
        <w:pPrChange w:id="227" w:author="The Si Tran" w:date="2012-12-12T13:34:00Z">
          <w:pPr>
            <w:spacing w:before="0" w:after="200" w:line="276" w:lineRule="auto"/>
            <w:jc w:val="left"/>
          </w:pPr>
        </w:pPrChange>
      </w:pPr>
    </w:p>
    <w:p w14:paraId="0BD67063" w14:textId="77777777" w:rsidR="00D80916" w:rsidRDefault="00D80916" w:rsidP="00D80916">
      <w:pPr>
        <w:rPr>
          <w:ins w:id="228" w:author="The Si Tran" w:date="2012-12-12T13:34:00Z"/>
        </w:rPr>
      </w:pPr>
    </w:p>
    <w:p w14:paraId="3CA23180" w14:textId="77777777" w:rsidR="00D80916" w:rsidRDefault="00D80916">
      <w:pPr>
        <w:tabs>
          <w:tab w:val="left" w:pos="1260"/>
        </w:tabs>
        <w:rPr>
          <w:ins w:id="229" w:author="The Si Tran" w:date="2012-12-12T13:34:00Z"/>
        </w:rPr>
        <w:pPrChange w:id="230" w:author="The Si Tran" w:date="2012-12-12T13:34:00Z">
          <w:pPr/>
        </w:pPrChange>
      </w:pPr>
      <w:ins w:id="231" w:author="The Si Tran" w:date="2012-12-12T13:34:00Z">
        <w:r>
          <w:tab/>
        </w:r>
      </w:ins>
    </w:p>
    <w:p w14:paraId="3551C36F" w14:textId="77777777" w:rsidR="002F1D4B" w:rsidRDefault="002F1D4B">
      <w:pPr>
        <w:rPr>
          <w:ins w:id="232" w:author="The Si Tran" w:date="2012-12-12T13:34:00Z"/>
          <w:b/>
          <w:bCs/>
          <w:rPrChange w:id="233" w:author="The Si Tran" w:date="2012-12-12T13:34:00Z">
            <w:rPr>
              <w:ins w:id="234" w:author="The Si Tran" w:date="2012-12-12T13:34:00Z"/>
              <w:rFonts w:cs="Times New Roman"/>
              <w:b w:val="0"/>
              <w:bCs w:val="0"/>
              <w:caps/>
              <w:noProof/>
              <w:kern w:val="0"/>
              <w:sz w:val="26"/>
              <w:szCs w:val="26"/>
            </w:rPr>
          </w:rPrChange>
        </w:rPr>
        <w:sectPr w:rsidR="002F1D4B" w:rsidSect="00CB7332">
          <w:footerReference w:type="default" r:id="rId9"/>
          <w:pgSz w:w="11909" w:h="16834" w:code="9"/>
          <w:pgMar w:top="1138" w:right="1134" w:bottom="1134" w:left="1701" w:header="720" w:footer="720" w:gutter="0"/>
          <w:pgNumType w:fmt="lowerRoman" w:start="1"/>
          <w:cols w:space="720"/>
          <w:titlePg/>
          <w:docGrid w:linePitch="360"/>
          <w:sectPrChange w:id="240" w:author="The Si Tran" w:date="2012-12-12T13:50:00Z">
            <w:sectPr w:rsidR="002F1D4B" w:rsidSect="00CB7332">
              <w:pgMar w:top="1411" w:right="1138" w:bottom="1411" w:left="1699" w:header="720" w:footer="720" w:gutter="0"/>
              <w:pgNumType w:fmt="decimal"/>
              <w:titlePg w:val="0"/>
            </w:sectPr>
          </w:sectPrChange>
        </w:sectPr>
        <w:pPrChange w:id="241" w:author="The Si Tran" w:date="2012-12-12T13:34:00Z">
          <w:pPr>
            <w:pStyle w:val="Heading1"/>
            <w:ind w:firstLine="180"/>
            <w:jc w:val="left"/>
          </w:pPr>
        </w:pPrChange>
      </w:pPr>
    </w:p>
    <w:p w14:paraId="1CC33B30" w14:textId="77777777" w:rsidR="004B6166" w:rsidRPr="00EC61DB" w:rsidDel="00C31595" w:rsidRDefault="004B6166">
      <w:pPr>
        <w:pStyle w:val="Heading1"/>
        <w:rPr>
          <w:del w:id="242" w:author="The Si Tran" w:date="2012-12-12T07:32:00Z"/>
          <w:b w:val="0"/>
          <w:rPrChange w:id="243" w:author="The Si Tran" w:date="2012-12-14T07:14:00Z">
            <w:rPr>
              <w:del w:id="244" w:author="The Si Tran" w:date="2012-12-12T07:32:00Z"/>
              <w:b/>
              <w:caps/>
              <w:noProof/>
              <w:sz w:val="32"/>
              <w:szCs w:val="32"/>
            </w:rPr>
          </w:rPrChange>
        </w:rPr>
        <w:pPrChange w:id="245" w:author="The Si Tran" w:date="2012-12-14T07:14:00Z">
          <w:pPr>
            <w:spacing w:before="0" w:after="200" w:line="276" w:lineRule="auto"/>
            <w:jc w:val="center"/>
          </w:pPr>
        </w:pPrChange>
      </w:pPr>
      <w:del w:id="246" w:author="The Si Tran" w:date="2012-12-12T07:32:00Z">
        <w:r w:rsidRPr="00EC61DB" w:rsidDel="00C31595">
          <w:rPr>
            <w:b w:val="0"/>
            <w:bCs w:val="0"/>
            <w:rPrChange w:id="247" w:author="The Si Tran" w:date="2012-12-14T07:14:00Z">
              <w:rPr>
                <w:rFonts w:cs="Arial"/>
                <w:b/>
                <w:bCs/>
                <w:caps/>
                <w:noProof/>
                <w:kern w:val="32"/>
                <w:sz w:val="32"/>
                <w:szCs w:val="26"/>
              </w:rPr>
            </w:rPrChange>
          </w:rPr>
          <w:lastRenderedPageBreak/>
          <w:delText>Danh mục chữ viết tắt</w:delText>
        </w:r>
        <w:bookmarkStart w:id="248" w:name="_Toc343083492"/>
        <w:bookmarkStart w:id="249" w:name="_Toc343083706"/>
        <w:bookmarkStart w:id="250" w:name="_Toc343083917"/>
        <w:bookmarkStart w:id="251" w:name="_Toc343220676"/>
        <w:bookmarkStart w:id="252" w:name="_Toc343232179"/>
        <w:bookmarkStart w:id="253" w:name="_Toc343232592"/>
        <w:bookmarkStart w:id="254" w:name="_Toc343232877"/>
        <w:bookmarkStart w:id="255" w:name="_Toc343415382"/>
        <w:bookmarkStart w:id="256" w:name="_Toc343415678"/>
        <w:bookmarkStart w:id="257" w:name="_Toc343452337"/>
        <w:bookmarkStart w:id="258" w:name="_Toc343461128"/>
        <w:bookmarkStart w:id="259" w:name="_Toc343494015"/>
        <w:bookmarkStart w:id="260" w:name="_Toc343494227"/>
        <w:bookmarkStart w:id="261" w:name="_Toc343495000"/>
        <w:bookmarkStart w:id="262" w:name="_Toc343660227"/>
        <w:bookmarkStart w:id="263" w:name="_Toc343660441"/>
        <w:bookmarkStart w:id="264" w:name="_Toc343711069"/>
        <w:bookmarkStart w:id="265" w:name="_Toc343829033"/>
        <w:bookmarkStart w:id="266" w:name="_Toc343831837"/>
        <w:bookmarkStart w:id="267" w:name="_Toc343832206"/>
        <w:bookmarkStart w:id="268" w:name="_Toc343832423"/>
        <w:bookmarkStart w:id="269" w:name="_Toc343832640"/>
        <w:bookmarkStart w:id="270" w:name="_Toc343837233"/>
        <w:bookmarkStart w:id="271" w:name="_Toc343841791"/>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del>
    </w:p>
    <w:p w14:paraId="08C26D51" w14:textId="77777777" w:rsidR="004B6166" w:rsidRPr="00EC61DB" w:rsidDel="00C31595" w:rsidRDefault="004B6166">
      <w:pPr>
        <w:pStyle w:val="Heading1"/>
        <w:rPr>
          <w:del w:id="272" w:author="The Si Tran" w:date="2012-12-12T07:32:00Z"/>
          <w:rPrChange w:id="273" w:author="The Si Tran" w:date="2012-12-14T07:14:00Z">
            <w:rPr>
              <w:del w:id="274" w:author="The Si Tran" w:date="2012-12-12T07:32:00Z"/>
              <w:noProof/>
              <w:szCs w:val="26"/>
            </w:rPr>
          </w:rPrChange>
        </w:rPr>
        <w:pPrChange w:id="275" w:author="The Si Tran" w:date="2012-12-14T07:14:00Z">
          <w:pPr>
            <w:spacing w:before="0" w:after="200" w:line="276" w:lineRule="auto"/>
            <w:jc w:val="left"/>
          </w:pPr>
        </w:pPrChange>
      </w:pPr>
      <w:bookmarkStart w:id="276" w:name="_Toc343083493"/>
      <w:bookmarkStart w:id="277" w:name="_Toc343083707"/>
      <w:bookmarkStart w:id="278" w:name="_Toc343083918"/>
      <w:bookmarkStart w:id="279" w:name="_Toc343220677"/>
      <w:bookmarkStart w:id="280" w:name="_Toc343232180"/>
      <w:bookmarkStart w:id="281" w:name="_Toc343232593"/>
      <w:bookmarkStart w:id="282" w:name="_Toc343232878"/>
      <w:bookmarkStart w:id="283" w:name="_Toc343415383"/>
      <w:bookmarkStart w:id="284" w:name="_Toc343415679"/>
      <w:bookmarkStart w:id="285" w:name="_Toc343452338"/>
      <w:bookmarkStart w:id="286" w:name="_Toc343461129"/>
      <w:bookmarkStart w:id="287" w:name="_Toc343494016"/>
      <w:bookmarkStart w:id="288" w:name="_Toc343494228"/>
      <w:bookmarkStart w:id="289" w:name="_Toc343495001"/>
      <w:bookmarkStart w:id="290" w:name="_Toc343660228"/>
      <w:bookmarkStart w:id="291" w:name="_Toc343660442"/>
      <w:bookmarkStart w:id="292" w:name="_Toc343711070"/>
      <w:bookmarkStart w:id="293" w:name="_Toc343829034"/>
      <w:bookmarkStart w:id="294" w:name="_Toc343831838"/>
      <w:bookmarkStart w:id="295" w:name="_Toc343832207"/>
      <w:bookmarkStart w:id="296" w:name="_Toc343832424"/>
      <w:bookmarkStart w:id="297" w:name="_Toc343832641"/>
      <w:bookmarkStart w:id="298" w:name="_Toc343837234"/>
      <w:bookmarkStart w:id="299" w:name="_Toc343841792"/>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25E87DD7" w14:textId="77777777" w:rsidR="004B6166" w:rsidRPr="00EC61DB" w:rsidDel="00C31595" w:rsidRDefault="004B6166">
      <w:pPr>
        <w:pStyle w:val="Heading1"/>
        <w:rPr>
          <w:del w:id="300" w:author="The Si Tran" w:date="2012-12-12T07:32:00Z"/>
          <w:rPrChange w:id="301" w:author="The Si Tran" w:date="2012-12-14T07:14:00Z">
            <w:rPr>
              <w:del w:id="302" w:author="The Si Tran" w:date="2012-12-12T07:32:00Z"/>
              <w:noProof/>
              <w:szCs w:val="26"/>
            </w:rPr>
          </w:rPrChange>
        </w:rPr>
        <w:pPrChange w:id="303" w:author="The Si Tran" w:date="2012-12-14T07:14:00Z">
          <w:pPr>
            <w:spacing w:before="0" w:after="200" w:line="276" w:lineRule="auto"/>
            <w:jc w:val="left"/>
          </w:pPr>
        </w:pPrChange>
      </w:pPr>
      <w:bookmarkStart w:id="304" w:name="_Toc343083494"/>
      <w:bookmarkStart w:id="305" w:name="_Toc343083708"/>
      <w:bookmarkStart w:id="306" w:name="_Toc343083919"/>
      <w:bookmarkStart w:id="307" w:name="_Toc343220678"/>
      <w:bookmarkStart w:id="308" w:name="_Toc343232181"/>
      <w:bookmarkStart w:id="309" w:name="_Toc343232594"/>
      <w:bookmarkStart w:id="310" w:name="_Toc343232879"/>
      <w:bookmarkStart w:id="311" w:name="_Toc343415384"/>
      <w:bookmarkStart w:id="312" w:name="_Toc343415680"/>
      <w:bookmarkStart w:id="313" w:name="_Toc343452339"/>
      <w:bookmarkStart w:id="314" w:name="_Toc343461130"/>
      <w:bookmarkStart w:id="315" w:name="_Toc343494017"/>
      <w:bookmarkStart w:id="316" w:name="_Toc343494229"/>
      <w:bookmarkStart w:id="317" w:name="_Toc343495002"/>
      <w:bookmarkStart w:id="318" w:name="_Toc343660229"/>
      <w:bookmarkStart w:id="319" w:name="_Toc343660443"/>
      <w:bookmarkStart w:id="320" w:name="_Toc343711071"/>
      <w:bookmarkStart w:id="321" w:name="_Toc343829035"/>
      <w:bookmarkStart w:id="322" w:name="_Toc343831839"/>
      <w:bookmarkStart w:id="323" w:name="_Toc343832208"/>
      <w:bookmarkStart w:id="324" w:name="_Toc343832425"/>
      <w:bookmarkStart w:id="325" w:name="_Toc343832642"/>
      <w:bookmarkStart w:id="326" w:name="_Toc343837235"/>
      <w:bookmarkStart w:id="327" w:name="_Toc34384179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63306A89" w14:textId="77777777" w:rsidR="004B6166" w:rsidRPr="00EC61DB" w:rsidDel="00C31595" w:rsidRDefault="004B6166">
      <w:pPr>
        <w:pStyle w:val="Heading1"/>
        <w:rPr>
          <w:del w:id="328" w:author="The Si Tran" w:date="2012-12-12T07:32:00Z"/>
          <w:rPrChange w:id="329" w:author="The Si Tran" w:date="2012-12-14T07:14:00Z">
            <w:rPr>
              <w:del w:id="330" w:author="The Si Tran" w:date="2012-12-12T07:32:00Z"/>
              <w:noProof/>
              <w:szCs w:val="26"/>
            </w:rPr>
          </w:rPrChange>
        </w:rPr>
        <w:pPrChange w:id="331" w:author="The Si Tran" w:date="2012-12-14T07:14:00Z">
          <w:pPr>
            <w:spacing w:before="0" w:after="200" w:line="276" w:lineRule="auto"/>
            <w:jc w:val="left"/>
          </w:pPr>
        </w:pPrChange>
      </w:pPr>
      <w:bookmarkStart w:id="332" w:name="_Toc343083495"/>
      <w:bookmarkStart w:id="333" w:name="_Toc343083709"/>
      <w:bookmarkStart w:id="334" w:name="_Toc343083920"/>
      <w:bookmarkStart w:id="335" w:name="_Toc343220679"/>
      <w:bookmarkStart w:id="336" w:name="_Toc343232182"/>
      <w:bookmarkStart w:id="337" w:name="_Toc343232595"/>
      <w:bookmarkStart w:id="338" w:name="_Toc343232880"/>
      <w:bookmarkStart w:id="339" w:name="_Toc343415385"/>
      <w:bookmarkStart w:id="340" w:name="_Toc343415681"/>
      <w:bookmarkStart w:id="341" w:name="_Toc343452340"/>
      <w:bookmarkStart w:id="342" w:name="_Toc343461131"/>
      <w:bookmarkStart w:id="343" w:name="_Toc343494018"/>
      <w:bookmarkStart w:id="344" w:name="_Toc343494230"/>
      <w:bookmarkStart w:id="345" w:name="_Toc343495003"/>
      <w:bookmarkStart w:id="346" w:name="_Toc343660230"/>
      <w:bookmarkStart w:id="347" w:name="_Toc343660444"/>
      <w:bookmarkStart w:id="348" w:name="_Toc343711072"/>
      <w:bookmarkStart w:id="349" w:name="_Toc343829036"/>
      <w:bookmarkStart w:id="350" w:name="_Toc343831840"/>
      <w:bookmarkStart w:id="351" w:name="_Toc343832209"/>
      <w:bookmarkStart w:id="352" w:name="_Toc343832426"/>
      <w:bookmarkStart w:id="353" w:name="_Toc343832643"/>
      <w:bookmarkStart w:id="354" w:name="_Toc343837236"/>
      <w:bookmarkStart w:id="355" w:name="_Toc343841794"/>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5373E3E8" w14:textId="77777777" w:rsidR="004B6166" w:rsidRPr="00EC61DB" w:rsidDel="00C31595" w:rsidRDefault="004B6166">
      <w:pPr>
        <w:pStyle w:val="Heading1"/>
        <w:rPr>
          <w:del w:id="356" w:author="The Si Tran" w:date="2012-12-12T07:32:00Z"/>
          <w:rPrChange w:id="357" w:author="The Si Tran" w:date="2012-12-14T07:14:00Z">
            <w:rPr>
              <w:del w:id="358" w:author="The Si Tran" w:date="2012-12-12T07:32:00Z"/>
              <w:noProof/>
              <w:szCs w:val="26"/>
            </w:rPr>
          </w:rPrChange>
        </w:rPr>
        <w:pPrChange w:id="359" w:author="The Si Tran" w:date="2012-12-14T07:14:00Z">
          <w:pPr>
            <w:spacing w:before="0" w:after="200" w:line="276" w:lineRule="auto"/>
            <w:jc w:val="left"/>
          </w:pPr>
        </w:pPrChange>
      </w:pPr>
      <w:bookmarkStart w:id="360" w:name="_Toc343083496"/>
      <w:bookmarkStart w:id="361" w:name="_Toc343083710"/>
      <w:bookmarkStart w:id="362" w:name="_Toc343083921"/>
      <w:bookmarkStart w:id="363" w:name="_Toc343220680"/>
      <w:bookmarkStart w:id="364" w:name="_Toc343232183"/>
      <w:bookmarkStart w:id="365" w:name="_Toc343232596"/>
      <w:bookmarkStart w:id="366" w:name="_Toc343232881"/>
      <w:bookmarkStart w:id="367" w:name="_Toc343415386"/>
      <w:bookmarkStart w:id="368" w:name="_Toc343415682"/>
      <w:bookmarkStart w:id="369" w:name="_Toc343452341"/>
      <w:bookmarkStart w:id="370" w:name="_Toc343461132"/>
      <w:bookmarkStart w:id="371" w:name="_Toc343494019"/>
      <w:bookmarkStart w:id="372" w:name="_Toc343494231"/>
      <w:bookmarkStart w:id="373" w:name="_Toc343495004"/>
      <w:bookmarkStart w:id="374" w:name="_Toc343660231"/>
      <w:bookmarkStart w:id="375" w:name="_Toc343660445"/>
      <w:bookmarkStart w:id="376" w:name="_Toc343711073"/>
      <w:bookmarkStart w:id="377" w:name="_Toc343829037"/>
      <w:bookmarkStart w:id="378" w:name="_Toc343831841"/>
      <w:bookmarkStart w:id="379" w:name="_Toc343832210"/>
      <w:bookmarkStart w:id="380" w:name="_Toc343832427"/>
      <w:bookmarkStart w:id="381" w:name="_Toc343832644"/>
      <w:bookmarkStart w:id="382" w:name="_Toc343837237"/>
      <w:bookmarkStart w:id="383" w:name="_Toc343841795"/>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1FFB28D4" w14:textId="77777777" w:rsidR="004B6166" w:rsidRPr="00EC61DB" w:rsidDel="00C31595" w:rsidRDefault="004B6166">
      <w:pPr>
        <w:pStyle w:val="Heading1"/>
        <w:rPr>
          <w:del w:id="384" w:author="The Si Tran" w:date="2012-12-12T07:32:00Z"/>
          <w:rPrChange w:id="385" w:author="The Si Tran" w:date="2012-12-14T07:14:00Z">
            <w:rPr>
              <w:del w:id="386" w:author="The Si Tran" w:date="2012-12-12T07:32:00Z"/>
              <w:noProof/>
              <w:szCs w:val="26"/>
            </w:rPr>
          </w:rPrChange>
        </w:rPr>
        <w:pPrChange w:id="387" w:author="The Si Tran" w:date="2012-12-14T07:14:00Z">
          <w:pPr>
            <w:spacing w:before="0" w:after="200" w:line="276" w:lineRule="auto"/>
            <w:jc w:val="left"/>
          </w:pPr>
        </w:pPrChange>
      </w:pPr>
      <w:bookmarkStart w:id="388" w:name="_Toc343083497"/>
      <w:bookmarkStart w:id="389" w:name="_Toc343083711"/>
      <w:bookmarkStart w:id="390" w:name="_Toc343083922"/>
      <w:bookmarkStart w:id="391" w:name="_Toc343220681"/>
      <w:bookmarkStart w:id="392" w:name="_Toc343232184"/>
      <w:bookmarkStart w:id="393" w:name="_Toc343232597"/>
      <w:bookmarkStart w:id="394" w:name="_Toc343232882"/>
      <w:bookmarkStart w:id="395" w:name="_Toc343415387"/>
      <w:bookmarkStart w:id="396" w:name="_Toc343415683"/>
      <w:bookmarkStart w:id="397" w:name="_Toc343452342"/>
      <w:bookmarkStart w:id="398" w:name="_Toc343461133"/>
      <w:bookmarkStart w:id="399" w:name="_Toc343494020"/>
      <w:bookmarkStart w:id="400" w:name="_Toc343494232"/>
      <w:bookmarkStart w:id="401" w:name="_Toc343495005"/>
      <w:bookmarkStart w:id="402" w:name="_Toc343660232"/>
      <w:bookmarkStart w:id="403" w:name="_Toc343660446"/>
      <w:bookmarkStart w:id="404" w:name="_Toc343711074"/>
      <w:bookmarkStart w:id="405" w:name="_Toc343829038"/>
      <w:bookmarkStart w:id="406" w:name="_Toc343831842"/>
      <w:bookmarkStart w:id="407" w:name="_Toc343832211"/>
      <w:bookmarkStart w:id="408" w:name="_Toc343832428"/>
      <w:bookmarkStart w:id="409" w:name="_Toc343832645"/>
      <w:bookmarkStart w:id="410" w:name="_Toc343837238"/>
      <w:bookmarkStart w:id="411" w:name="_Toc343841796"/>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015A15ED" w14:textId="77777777" w:rsidR="004B6166" w:rsidRPr="00EC61DB" w:rsidDel="00C31595" w:rsidRDefault="004B6166">
      <w:pPr>
        <w:pStyle w:val="Heading1"/>
        <w:rPr>
          <w:del w:id="412" w:author="The Si Tran" w:date="2012-12-12T07:32:00Z"/>
          <w:rPrChange w:id="413" w:author="The Si Tran" w:date="2012-12-14T07:14:00Z">
            <w:rPr>
              <w:del w:id="414" w:author="The Si Tran" w:date="2012-12-12T07:32:00Z"/>
              <w:noProof/>
              <w:szCs w:val="26"/>
            </w:rPr>
          </w:rPrChange>
        </w:rPr>
        <w:pPrChange w:id="415" w:author="The Si Tran" w:date="2012-12-14T07:14:00Z">
          <w:pPr>
            <w:spacing w:before="0" w:after="200" w:line="276" w:lineRule="auto"/>
            <w:jc w:val="left"/>
          </w:pPr>
        </w:pPrChange>
      </w:pPr>
      <w:bookmarkStart w:id="416" w:name="_Toc343083498"/>
      <w:bookmarkStart w:id="417" w:name="_Toc343083712"/>
      <w:bookmarkStart w:id="418" w:name="_Toc343083923"/>
      <w:bookmarkStart w:id="419" w:name="_Toc343220682"/>
      <w:bookmarkStart w:id="420" w:name="_Toc343232185"/>
      <w:bookmarkStart w:id="421" w:name="_Toc343232598"/>
      <w:bookmarkStart w:id="422" w:name="_Toc343232883"/>
      <w:bookmarkStart w:id="423" w:name="_Toc343415388"/>
      <w:bookmarkStart w:id="424" w:name="_Toc343415684"/>
      <w:bookmarkStart w:id="425" w:name="_Toc343452343"/>
      <w:bookmarkStart w:id="426" w:name="_Toc343461134"/>
      <w:bookmarkStart w:id="427" w:name="_Toc343494021"/>
      <w:bookmarkStart w:id="428" w:name="_Toc343494233"/>
      <w:bookmarkStart w:id="429" w:name="_Toc343495006"/>
      <w:bookmarkStart w:id="430" w:name="_Toc343660233"/>
      <w:bookmarkStart w:id="431" w:name="_Toc343660447"/>
      <w:bookmarkStart w:id="432" w:name="_Toc343711075"/>
      <w:bookmarkStart w:id="433" w:name="_Toc343829039"/>
      <w:bookmarkStart w:id="434" w:name="_Toc343831843"/>
      <w:bookmarkStart w:id="435" w:name="_Toc343832212"/>
      <w:bookmarkStart w:id="436" w:name="_Toc343832429"/>
      <w:bookmarkStart w:id="437" w:name="_Toc343832646"/>
      <w:bookmarkStart w:id="438" w:name="_Toc343837239"/>
      <w:bookmarkStart w:id="439" w:name="_Toc343841797"/>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p>
    <w:p w14:paraId="7807CE74" w14:textId="77777777" w:rsidR="004B6166" w:rsidRPr="00EC61DB" w:rsidDel="00C31595" w:rsidRDefault="004B6166">
      <w:pPr>
        <w:pStyle w:val="Heading1"/>
        <w:rPr>
          <w:del w:id="440" w:author="The Si Tran" w:date="2012-12-12T07:32:00Z"/>
          <w:rPrChange w:id="441" w:author="The Si Tran" w:date="2012-12-14T07:14:00Z">
            <w:rPr>
              <w:del w:id="442" w:author="The Si Tran" w:date="2012-12-12T07:32:00Z"/>
              <w:noProof/>
              <w:szCs w:val="26"/>
            </w:rPr>
          </w:rPrChange>
        </w:rPr>
        <w:pPrChange w:id="443" w:author="The Si Tran" w:date="2012-12-14T07:14:00Z">
          <w:pPr>
            <w:spacing w:before="0" w:after="200" w:line="276" w:lineRule="auto"/>
            <w:jc w:val="left"/>
          </w:pPr>
        </w:pPrChange>
      </w:pPr>
      <w:bookmarkStart w:id="444" w:name="_Toc343083499"/>
      <w:bookmarkStart w:id="445" w:name="_Toc343083713"/>
      <w:bookmarkStart w:id="446" w:name="_Toc343083924"/>
      <w:bookmarkStart w:id="447" w:name="_Toc343220683"/>
      <w:bookmarkStart w:id="448" w:name="_Toc343232186"/>
      <w:bookmarkStart w:id="449" w:name="_Toc343232599"/>
      <w:bookmarkStart w:id="450" w:name="_Toc343232884"/>
      <w:bookmarkStart w:id="451" w:name="_Toc343415389"/>
      <w:bookmarkStart w:id="452" w:name="_Toc343415685"/>
      <w:bookmarkStart w:id="453" w:name="_Toc343452344"/>
      <w:bookmarkStart w:id="454" w:name="_Toc343461135"/>
      <w:bookmarkStart w:id="455" w:name="_Toc343494022"/>
      <w:bookmarkStart w:id="456" w:name="_Toc343494234"/>
      <w:bookmarkStart w:id="457" w:name="_Toc343495007"/>
      <w:bookmarkStart w:id="458" w:name="_Toc343660234"/>
      <w:bookmarkStart w:id="459" w:name="_Toc343660448"/>
      <w:bookmarkStart w:id="460" w:name="_Toc343711076"/>
      <w:bookmarkStart w:id="461" w:name="_Toc343829040"/>
      <w:bookmarkStart w:id="462" w:name="_Toc343831844"/>
      <w:bookmarkStart w:id="463" w:name="_Toc343832213"/>
      <w:bookmarkStart w:id="464" w:name="_Toc343832430"/>
      <w:bookmarkStart w:id="465" w:name="_Toc343832647"/>
      <w:bookmarkStart w:id="466" w:name="_Toc343837240"/>
      <w:bookmarkStart w:id="467" w:name="_Toc343841798"/>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14:paraId="5E884288" w14:textId="77777777" w:rsidR="004B6166" w:rsidRPr="00EC61DB" w:rsidDel="00C31595" w:rsidRDefault="004B6166">
      <w:pPr>
        <w:pStyle w:val="Heading1"/>
        <w:rPr>
          <w:del w:id="468" w:author="The Si Tran" w:date="2012-12-12T07:32:00Z"/>
          <w:rPrChange w:id="469" w:author="The Si Tran" w:date="2012-12-14T07:14:00Z">
            <w:rPr>
              <w:del w:id="470" w:author="The Si Tran" w:date="2012-12-12T07:32:00Z"/>
              <w:noProof/>
              <w:szCs w:val="26"/>
            </w:rPr>
          </w:rPrChange>
        </w:rPr>
        <w:pPrChange w:id="471" w:author="The Si Tran" w:date="2012-12-14T07:14:00Z">
          <w:pPr>
            <w:spacing w:before="0" w:after="200" w:line="276" w:lineRule="auto"/>
            <w:jc w:val="left"/>
          </w:pPr>
        </w:pPrChange>
      </w:pPr>
      <w:bookmarkStart w:id="472" w:name="_Toc343083500"/>
      <w:bookmarkStart w:id="473" w:name="_Toc343083714"/>
      <w:bookmarkStart w:id="474" w:name="_Toc343083925"/>
      <w:bookmarkStart w:id="475" w:name="_Toc343220684"/>
      <w:bookmarkStart w:id="476" w:name="_Toc343232187"/>
      <w:bookmarkStart w:id="477" w:name="_Toc343232600"/>
      <w:bookmarkStart w:id="478" w:name="_Toc343232885"/>
      <w:bookmarkStart w:id="479" w:name="_Toc343415390"/>
      <w:bookmarkStart w:id="480" w:name="_Toc343415686"/>
      <w:bookmarkStart w:id="481" w:name="_Toc343452345"/>
      <w:bookmarkStart w:id="482" w:name="_Toc343461136"/>
      <w:bookmarkStart w:id="483" w:name="_Toc343494023"/>
      <w:bookmarkStart w:id="484" w:name="_Toc343494235"/>
      <w:bookmarkStart w:id="485" w:name="_Toc343495008"/>
      <w:bookmarkStart w:id="486" w:name="_Toc343660235"/>
      <w:bookmarkStart w:id="487" w:name="_Toc343660449"/>
      <w:bookmarkStart w:id="488" w:name="_Toc343711077"/>
      <w:bookmarkStart w:id="489" w:name="_Toc343829041"/>
      <w:bookmarkStart w:id="490" w:name="_Toc343831845"/>
      <w:bookmarkStart w:id="491" w:name="_Toc343832214"/>
      <w:bookmarkStart w:id="492" w:name="_Toc343832431"/>
      <w:bookmarkStart w:id="493" w:name="_Toc343832648"/>
      <w:bookmarkStart w:id="494" w:name="_Toc343837241"/>
      <w:bookmarkStart w:id="495" w:name="_Toc343841799"/>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2C6D53AB" w14:textId="77777777" w:rsidR="004B6166" w:rsidRPr="00EC61DB" w:rsidDel="00C31595" w:rsidRDefault="004B6166">
      <w:pPr>
        <w:pStyle w:val="Heading1"/>
        <w:rPr>
          <w:del w:id="496" w:author="The Si Tran" w:date="2012-12-12T07:32:00Z"/>
          <w:rPrChange w:id="497" w:author="The Si Tran" w:date="2012-12-14T07:14:00Z">
            <w:rPr>
              <w:del w:id="498" w:author="The Si Tran" w:date="2012-12-12T07:32:00Z"/>
              <w:noProof/>
              <w:szCs w:val="26"/>
            </w:rPr>
          </w:rPrChange>
        </w:rPr>
        <w:pPrChange w:id="499" w:author="The Si Tran" w:date="2012-12-14T07:14:00Z">
          <w:pPr>
            <w:spacing w:before="0" w:after="200" w:line="276" w:lineRule="auto"/>
            <w:jc w:val="left"/>
          </w:pPr>
        </w:pPrChange>
      </w:pPr>
      <w:bookmarkStart w:id="500" w:name="_Toc343083501"/>
      <w:bookmarkStart w:id="501" w:name="_Toc343083715"/>
      <w:bookmarkStart w:id="502" w:name="_Toc343083926"/>
      <w:bookmarkStart w:id="503" w:name="_Toc343220685"/>
      <w:bookmarkStart w:id="504" w:name="_Toc343232188"/>
      <w:bookmarkStart w:id="505" w:name="_Toc343232601"/>
      <w:bookmarkStart w:id="506" w:name="_Toc343232886"/>
      <w:bookmarkStart w:id="507" w:name="_Toc343415391"/>
      <w:bookmarkStart w:id="508" w:name="_Toc343415687"/>
      <w:bookmarkStart w:id="509" w:name="_Toc343452346"/>
      <w:bookmarkStart w:id="510" w:name="_Toc343461137"/>
      <w:bookmarkStart w:id="511" w:name="_Toc343494024"/>
      <w:bookmarkStart w:id="512" w:name="_Toc343494236"/>
      <w:bookmarkStart w:id="513" w:name="_Toc343495009"/>
      <w:bookmarkStart w:id="514" w:name="_Toc343660236"/>
      <w:bookmarkStart w:id="515" w:name="_Toc343660450"/>
      <w:bookmarkStart w:id="516" w:name="_Toc343711078"/>
      <w:bookmarkStart w:id="517" w:name="_Toc343829042"/>
      <w:bookmarkStart w:id="518" w:name="_Toc343831846"/>
      <w:bookmarkStart w:id="519" w:name="_Toc343832215"/>
      <w:bookmarkStart w:id="520" w:name="_Toc343832432"/>
      <w:bookmarkStart w:id="521" w:name="_Toc343832649"/>
      <w:bookmarkStart w:id="522" w:name="_Toc343837242"/>
      <w:bookmarkStart w:id="523" w:name="_Toc343841800"/>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792F8F0D" w14:textId="77777777" w:rsidR="004B6166" w:rsidRPr="00EC61DB" w:rsidDel="00C31595" w:rsidRDefault="004B6166">
      <w:pPr>
        <w:pStyle w:val="Heading1"/>
        <w:rPr>
          <w:del w:id="524" w:author="The Si Tran" w:date="2012-12-12T07:32:00Z"/>
          <w:rPrChange w:id="525" w:author="The Si Tran" w:date="2012-12-14T07:14:00Z">
            <w:rPr>
              <w:del w:id="526" w:author="The Si Tran" w:date="2012-12-12T07:32:00Z"/>
              <w:noProof/>
              <w:szCs w:val="26"/>
            </w:rPr>
          </w:rPrChange>
        </w:rPr>
        <w:pPrChange w:id="527" w:author="The Si Tran" w:date="2012-12-14T07:14:00Z">
          <w:pPr>
            <w:spacing w:before="0" w:after="200" w:line="276" w:lineRule="auto"/>
            <w:jc w:val="left"/>
          </w:pPr>
        </w:pPrChange>
      </w:pPr>
      <w:bookmarkStart w:id="528" w:name="_Toc343083502"/>
      <w:bookmarkStart w:id="529" w:name="_Toc343083716"/>
      <w:bookmarkStart w:id="530" w:name="_Toc343083927"/>
      <w:bookmarkStart w:id="531" w:name="_Toc343220686"/>
      <w:bookmarkStart w:id="532" w:name="_Toc343232189"/>
      <w:bookmarkStart w:id="533" w:name="_Toc343232602"/>
      <w:bookmarkStart w:id="534" w:name="_Toc343232887"/>
      <w:bookmarkStart w:id="535" w:name="_Toc343415392"/>
      <w:bookmarkStart w:id="536" w:name="_Toc343415688"/>
      <w:bookmarkStart w:id="537" w:name="_Toc343452347"/>
      <w:bookmarkStart w:id="538" w:name="_Toc343461138"/>
      <w:bookmarkStart w:id="539" w:name="_Toc343494025"/>
      <w:bookmarkStart w:id="540" w:name="_Toc343494237"/>
      <w:bookmarkStart w:id="541" w:name="_Toc343495010"/>
      <w:bookmarkStart w:id="542" w:name="_Toc343660237"/>
      <w:bookmarkStart w:id="543" w:name="_Toc343660451"/>
      <w:bookmarkStart w:id="544" w:name="_Toc343711079"/>
      <w:bookmarkStart w:id="545" w:name="_Toc343829043"/>
      <w:bookmarkStart w:id="546" w:name="_Toc343831847"/>
      <w:bookmarkStart w:id="547" w:name="_Toc343832216"/>
      <w:bookmarkStart w:id="548" w:name="_Toc343832433"/>
      <w:bookmarkStart w:id="549" w:name="_Toc343832650"/>
      <w:bookmarkStart w:id="550" w:name="_Toc343837243"/>
      <w:bookmarkStart w:id="551" w:name="_Toc343841801"/>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p>
    <w:p w14:paraId="308FCDF3" w14:textId="77777777" w:rsidR="004B6166" w:rsidRPr="00EC61DB" w:rsidDel="00C31595" w:rsidRDefault="004B6166">
      <w:pPr>
        <w:pStyle w:val="Heading1"/>
        <w:rPr>
          <w:del w:id="552" w:author="The Si Tran" w:date="2012-12-12T07:32:00Z"/>
          <w:rPrChange w:id="553" w:author="The Si Tran" w:date="2012-12-14T07:14:00Z">
            <w:rPr>
              <w:del w:id="554" w:author="The Si Tran" w:date="2012-12-12T07:32:00Z"/>
              <w:noProof/>
              <w:szCs w:val="26"/>
            </w:rPr>
          </w:rPrChange>
        </w:rPr>
        <w:pPrChange w:id="555" w:author="The Si Tran" w:date="2012-12-14T07:14:00Z">
          <w:pPr>
            <w:spacing w:before="0" w:after="200" w:line="276" w:lineRule="auto"/>
            <w:jc w:val="left"/>
          </w:pPr>
        </w:pPrChange>
      </w:pPr>
      <w:bookmarkStart w:id="556" w:name="_Toc343083503"/>
      <w:bookmarkStart w:id="557" w:name="_Toc343083717"/>
      <w:bookmarkStart w:id="558" w:name="_Toc343083928"/>
      <w:bookmarkStart w:id="559" w:name="_Toc343220687"/>
      <w:bookmarkStart w:id="560" w:name="_Toc343232190"/>
      <w:bookmarkStart w:id="561" w:name="_Toc343232603"/>
      <w:bookmarkStart w:id="562" w:name="_Toc343232888"/>
      <w:bookmarkStart w:id="563" w:name="_Toc343415393"/>
      <w:bookmarkStart w:id="564" w:name="_Toc343415689"/>
      <w:bookmarkStart w:id="565" w:name="_Toc343452348"/>
      <w:bookmarkStart w:id="566" w:name="_Toc343461139"/>
      <w:bookmarkStart w:id="567" w:name="_Toc343494026"/>
      <w:bookmarkStart w:id="568" w:name="_Toc343494238"/>
      <w:bookmarkStart w:id="569" w:name="_Toc343495011"/>
      <w:bookmarkStart w:id="570" w:name="_Toc343660238"/>
      <w:bookmarkStart w:id="571" w:name="_Toc343660452"/>
      <w:bookmarkStart w:id="572" w:name="_Toc343711080"/>
      <w:bookmarkStart w:id="573" w:name="_Toc343829044"/>
      <w:bookmarkStart w:id="574" w:name="_Toc343831848"/>
      <w:bookmarkStart w:id="575" w:name="_Toc343832217"/>
      <w:bookmarkStart w:id="576" w:name="_Toc343832434"/>
      <w:bookmarkStart w:id="577" w:name="_Toc343832651"/>
      <w:bookmarkStart w:id="578" w:name="_Toc343837244"/>
      <w:bookmarkStart w:id="579" w:name="_Toc343841802"/>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17DCB03B" w14:textId="77777777" w:rsidR="004B6166" w:rsidRPr="00EC61DB" w:rsidDel="00C31595" w:rsidRDefault="004B6166">
      <w:pPr>
        <w:pStyle w:val="Heading1"/>
        <w:rPr>
          <w:del w:id="580" w:author="The Si Tran" w:date="2012-12-12T07:32:00Z"/>
          <w:rPrChange w:id="581" w:author="The Si Tran" w:date="2012-12-14T07:14:00Z">
            <w:rPr>
              <w:del w:id="582" w:author="The Si Tran" w:date="2012-12-12T07:32:00Z"/>
              <w:noProof/>
              <w:szCs w:val="26"/>
            </w:rPr>
          </w:rPrChange>
        </w:rPr>
        <w:pPrChange w:id="583" w:author="The Si Tran" w:date="2012-12-14T07:14:00Z">
          <w:pPr>
            <w:spacing w:before="0" w:after="200" w:line="276" w:lineRule="auto"/>
            <w:jc w:val="left"/>
          </w:pPr>
        </w:pPrChange>
      </w:pPr>
      <w:bookmarkStart w:id="584" w:name="_Toc343083504"/>
      <w:bookmarkStart w:id="585" w:name="_Toc343083718"/>
      <w:bookmarkStart w:id="586" w:name="_Toc343083929"/>
      <w:bookmarkStart w:id="587" w:name="_Toc343220688"/>
      <w:bookmarkStart w:id="588" w:name="_Toc343232191"/>
      <w:bookmarkStart w:id="589" w:name="_Toc343232604"/>
      <w:bookmarkStart w:id="590" w:name="_Toc343232889"/>
      <w:bookmarkStart w:id="591" w:name="_Toc343415394"/>
      <w:bookmarkStart w:id="592" w:name="_Toc343415690"/>
      <w:bookmarkStart w:id="593" w:name="_Toc343452349"/>
      <w:bookmarkStart w:id="594" w:name="_Toc343461140"/>
      <w:bookmarkStart w:id="595" w:name="_Toc343494027"/>
      <w:bookmarkStart w:id="596" w:name="_Toc343494239"/>
      <w:bookmarkStart w:id="597" w:name="_Toc343495012"/>
      <w:bookmarkStart w:id="598" w:name="_Toc343660239"/>
      <w:bookmarkStart w:id="599" w:name="_Toc343660453"/>
      <w:bookmarkStart w:id="600" w:name="_Toc343711081"/>
      <w:bookmarkStart w:id="601" w:name="_Toc343829045"/>
      <w:bookmarkStart w:id="602" w:name="_Toc343831849"/>
      <w:bookmarkStart w:id="603" w:name="_Toc343832218"/>
      <w:bookmarkStart w:id="604" w:name="_Toc343832435"/>
      <w:bookmarkStart w:id="605" w:name="_Toc343832652"/>
      <w:bookmarkStart w:id="606" w:name="_Toc343837245"/>
      <w:bookmarkStart w:id="607" w:name="_Toc34384180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p>
    <w:p w14:paraId="08618FD1" w14:textId="77777777" w:rsidR="004B6166" w:rsidRPr="00EC61DB" w:rsidDel="00C31595" w:rsidRDefault="004B6166">
      <w:pPr>
        <w:pStyle w:val="Heading1"/>
        <w:rPr>
          <w:del w:id="608" w:author="The Si Tran" w:date="2012-12-12T07:32:00Z"/>
          <w:rPrChange w:id="609" w:author="The Si Tran" w:date="2012-12-14T07:14:00Z">
            <w:rPr>
              <w:del w:id="610" w:author="The Si Tran" w:date="2012-12-12T07:32:00Z"/>
              <w:noProof/>
              <w:szCs w:val="26"/>
            </w:rPr>
          </w:rPrChange>
        </w:rPr>
        <w:pPrChange w:id="611" w:author="The Si Tran" w:date="2012-12-14T07:14:00Z">
          <w:pPr>
            <w:spacing w:before="0" w:after="200" w:line="276" w:lineRule="auto"/>
            <w:jc w:val="left"/>
          </w:pPr>
        </w:pPrChange>
      </w:pPr>
      <w:bookmarkStart w:id="612" w:name="_Toc343083505"/>
      <w:bookmarkStart w:id="613" w:name="_Toc343083719"/>
      <w:bookmarkStart w:id="614" w:name="_Toc343083930"/>
      <w:bookmarkStart w:id="615" w:name="_Toc343220689"/>
      <w:bookmarkStart w:id="616" w:name="_Toc343232192"/>
      <w:bookmarkStart w:id="617" w:name="_Toc343232605"/>
      <w:bookmarkStart w:id="618" w:name="_Toc343232890"/>
      <w:bookmarkStart w:id="619" w:name="_Toc343415395"/>
      <w:bookmarkStart w:id="620" w:name="_Toc343415691"/>
      <w:bookmarkStart w:id="621" w:name="_Toc343452350"/>
      <w:bookmarkStart w:id="622" w:name="_Toc343461141"/>
      <w:bookmarkStart w:id="623" w:name="_Toc343494028"/>
      <w:bookmarkStart w:id="624" w:name="_Toc343494240"/>
      <w:bookmarkStart w:id="625" w:name="_Toc343495013"/>
      <w:bookmarkStart w:id="626" w:name="_Toc343660240"/>
      <w:bookmarkStart w:id="627" w:name="_Toc343660454"/>
      <w:bookmarkStart w:id="628" w:name="_Toc343711082"/>
      <w:bookmarkStart w:id="629" w:name="_Toc343829046"/>
      <w:bookmarkStart w:id="630" w:name="_Toc343831850"/>
      <w:bookmarkStart w:id="631" w:name="_Toc343832219"/>
      <w:bookmarkStart w:id="632" w:name="_Toc343832436"/>
      <w:bookmarkStart w:id="633" w:name="_Toc343832653"/>
      <w:bookmarkStart w:id="634" w:name="_Toc343837246"/>
      <w:bookmarkStart w:id="635" w:name="_Toc343841804"/>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p>
    <w:p w14:paraId="21D70A3D" w14:textId="77777777" w:rsidR="004B6166" w:rsidRPr="00EC61DB" w:rsidDel="00C31595" w:rsidRDefault="004B6166">
      <w:pPr>
        <w:pStyle w:val="Heading1"/>
        <w:rPr>
          <w:del w:id="636" w:author="The Si Tran" w:date="2012-12-12T07:32:00Z"/>
          <w:rPrChange w:id="637" w:author="The Si Tran" w:date="2012-12-14T07:14:00Z">
            <w:rPr>
              <w:del w:id="638" w:author="The Si Tran" w:date="2012-12-12T07:32:00Z"/>
              <w:noProof/>
              <w:szCs w:val="26"/>
            </w:rPr>
          </w:rPrChange>
        </w:rPr>
        <w:pPrChange w:id="639" w:author="The Si Tran" w:date="2012-12-14T07:14:00Z">
          <w:pPr>
            <w:spacing w:before="0" w:after="200" w:line="276" w:lineRule="auto"/>
            <w:jc w:val="left"/>
          </w:pPr>
        </w:pPrChange>
      </w:pPr>
      <w:bookmarkStart w:id="640" w:name="_Toc343083506"/>
      <w:bookmarkStart w:id="641" w:name="_Toc343083720"/>
      <w:bookmarkStart w:id="642" w:name="_Toc343083931"/>
      <w:bookmarkStart w:id="643" w:name="_Toc343220690"/>
      <w:bookmarkStart w:id="644" w:name="_Toc343232193"/>
      <w:bookmarkStart w:id="645" w:name="_Toc343232606"/>
      <w:bookmarkStart w:id="646" w:name="_Toc343232891"/>
      <w:bookmarkStart w:id="647" w:name="_Toc343415396"/>
      <w:bookmarkStart w:id="648" w:name="_Toc343415692"/>
      <w:bookmarkStart w:id="649" w:name="_Toc343452351"/>
      <w:bookmarkStart w:id="650" w:name="_Toc343461142"/>
      <w:bookmarkStart w:id="651" w:name="_Toc343494029"/>
      <w:bookmarkStart w:id="652" w:name="_Toc343494241"/>
      <w:bookmarkStart w:id="653" w:name="_Toc343495014"/>
      <w:bookmarkStart w:id="654" w:name="_Toc343660241"/>
      <w:bookmarkStart w:id="655" w:name="_Toc343660455"/>
      <w:bookmarkStart w:id="656" w:name="_Toc343711083"/>
      <w:bookmarkStart w:id="657" w:name="_Toc343829047"/>
      <w:bookmarkStart w:id="658" w:name="_Toc343831851"/>
      <w:bookmarkStart w:id="659" w:name="_Toc343832220"/>
      <w:bookmarkStart w:id="660" w:name="_Toc343832437"/>
      <w:bookmarkStart w:id="661" w:name="_Toc343832654"/>
      <w:bookmarkStart w:id="662" w:name="_Toc343837247"/>
      <w:bookmarkStart w:id="663" w:name="_Toc343841805"/>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14:paraId="51B07A4F" w14:textId="77777777" w:rsidR="004B6166" w:rsidRPr="00EC61DB" w:rsidDel="00C31595" w:rsidRDefault="004B6166">
      <w:pPr>
        <w:pStyle w:val="Heading1"/>
        <w:rPr>
          <w:del w:id="664" w:author="The Si Tran" w:date="2012-12-12T07:32:00Z"/>
          <w:rPrChange w:id="665" w:author="The Si Tran" w:date="2012-12-14T07:14:00Z">
            <w:rPr>
              <w:del w:id="666" w:author="The Si Tran" w:date="2012-12-12T07:32:00Z"/>
              <w:noProof/>
              <w:szCs w:val="26"/>
            </w:rPr>
          </w:rPrChange>
        </w:rPr>
        <w:pPrChange w:id="667" w:author="The Si Tran" w:date="2012-12-14T07:14:00Z">
          <w:pPr>
            <w:spacing w:before="0" w:after="200" w:line="276" w:lineRule="auto"/>
            <w:jc w:val="left"/>
          </w:pPr>
        </w:pPrChange>
      </w:pPr>
      <w:bookmarkStart w:id="668" w:name="_Toc343083507"/>
      <w:bookmarkStart w:id="669" w:name="_Toc343083721"/>
      <w:bookmarkStart w:id="670" w:name="_Toc343083932"/>
      <w:bookmarkStart w:id="671" w:name="_Toc343220691"/>
      <w:bookmarkStart w:id="672" w:name="_Toc343232194"/>
      <w:bookmarkStart w:id="673" w:name="_Toc343232607"/>
      <w:bookmarkStart w:id="674" w:name="_Toc343232892"/>
      <w:bookmarkStart w:id="675" w:name="_Toc343415397"/>
      <w:bookmarkStart w:id="676" w:name="_Toc343415693"/>
      <w:bookmarkStart w:id="677" w:name="_Toc343452352"/>
      <w:bookmarkStart w:id="678" w:name="_Toc343461143"/>
      <w:bookmarkStart w:id="679" w:name="_Toc343494030"/>
      <w:bookmarkStart w:id="680" w:name="_Toc343494242"/>
      <w:bookmarkStart w:id="681" w:name="_Toc343495015"/>
      <w:bookmarkStart w:id="682" w:name="_Toc343660242"/>
      <w:bookmarkStart w:id="683" w:name="_Toc343660456"/>
      <w:bookmarkStart w:id="684" w:name="_Toc343711084"/>
      <w:bookmarkStart w:id="685" w:name="_Toc343829048"/>
      <w:bookmarkStart w:id="686" w:name="_Toc343831852"/>
      <w:bookmarkStart w:id="687" w:name="_Toc343832221"/>
      <w:bookmarkStart w:id="688" w:name="_Toc343832438"/>
      <w:bookmarkStart w:id="689" w:name="_Toc343832655"/>
      <w:bookmarkStart w:id="690" w:name="_Toc343837248"/>
      <w:bookmarkStart w:id="691" w:name="_Toc343841806"/>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p>
    <w:p w14:paraId="7A5112B8" w14:textId="77777777" w:rsidR="004B6166" w:rsidRPr="00EC61DB" w:rsidDel="00C31595" w:rsidRDefault="004B6166">
      <w:pPr>
        <w:pStyle w:val="Heading1"/>
        <w:rPr>
          <w:del w:id="692" w:author="The Si Tran" w:date="2012-12-12T07:32:00Z"/>
          <w:rPrChange w:id="693" w:author="The Si Tran" w:date="2012-12-14T07:14:00Z">
            <w:rPr>
              <w:del w:id="694" w:author="The Si Tran" w:date="2012-12-12T07:32:00Z"/>
              <w:noProof/>
              <w:szCs w:val="26"/>
            </w:rPr>
          </w:rPrChange>
        </w:rPr>
        <w:pPrChange w:id="695" w:author="The Si Tran" w:date="2012-12-14T07:14:00Z">
          <w:pPr>
            <w:spacing w:before="0" w:after="200" w:line="276" w:lineRule="auto"/>
            <w:jc w:val="left"/>
          </w:pPr>
        </w:pPrChange>
      </w:pPr>
      <w:bookmarkStart w:id="696" w:name="_Toc343083508"/>
      <w:bookmarkStart w:id="697" w:name="_Toc343083722"/>
      <w:bookmarkStart w:id="698" w:name="_Toc343083933"/>
      <w:bookmarkStart w:id="699" w:name="_Toc343220692"/>
      <w:bookmarkStart w:id="700" w:name="_Toc343232195"/>
      <w:bookmarkStart w:id="701" w:name="_Toc343232608"/>
      <w:bookmarkStart w:id="702" w:name="_Toc343232893"/>
      <w:bookmarkStart w:id="703" w:name="_Toc343415398"/>
      <w:bookmarkStart w:id="704" w:name="_Toc343415694"/>
      <w:bookmarkStart w:id="705" w:name="_Toc343452353"/>
      <w:bookmarkStart w:id="706" w:name="_Toc343461144"/>
      <w:bookmarkStart w:id="707" w:name="_Toc343494031"/>
      <w:bookmarkStart w:id="708" w:name="_Toc343494243"/>
      <w:bookmarkStart w:id="709" w:name="_Toc343495016"/>
      <w:bookmarkStart w:id="710" w:name="_Toc343660243"/>
      <w:bookmarkStart w:id="711" w:name="_Toc343660457"/>
      <w:bookmarkStart w:id="712" w:name="_Toc343711085"/>
      <w:bookmarkStart w:id="713" w:name="_Toc343829049"/>
      <w:bookmarkStart w:id="714" w:name="_Toc343831853"/>
      <w:bookmarkStart w:id="715" w:name="_Toc343832222"/>
      <w:bookmarkStart w:id="716" w:name="_Toc343832439"/>
      <w:bookmarkStart w:id="717" w:name="_Toc343832656"/>
      <w:bookmarkStart w:id="718" w:name="_Toc343837249"/>
      <w:bookmarkStart w:id="719" w:name="_Toc343841807"/>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14:paraId="13481DE0" w14:textId="77777777" w:rsidR="004B6166" w:rsidRPr="00EC61DB" w:rsidDel="00C31595" w:rsidRDefault="004B6166">
      <w:pPr>
        <w:pStyle w:val="Heading1"/>
        <w:rPr>
          <w:del w:id="720" w:author="The Si Tran" w:date="2012-12-12T07:32:00Z"/>
          <w:rPrChange w:id="721" w:author="The Si Tran" w:date="2012-12-14T07:14:00Z">
            <w:rPr>
              <w:del w:id="722" w:author="The Si Tran" w:date="2012-12-12T07:32:00Z"/>
              <w:noProof/>
              <w:szCs w:val="26"/>
            </w:rPr>
          </w:rPrChange>
        </w:rPr>
        <w:pPrChange w:id="723" w:author="The Si Tran" w:date="2012-12-14T07:14:00Z">
          <w:pPr>
            <w:spacing w:before="0" w:after="200" w:line="276" w:lineRule="auto"/>
            <w:jc w:val="left"/>
          </w:pPr>
        </w:pPrChange>
      </w:pPr>
      <w:bookmarkStart w:id="724" w:name="_Toc343083509"/>
      <w:bookmarkStart w:id="725" w:name="_Toc343083723"/>
      <w:bookmarkStart w:id="726" w:name="_Toc343083934"/>
      <w:bookmarkStart w:id="727" w:name="_Toc343220693"/>
      <w:bookmarkStart w:id="728" w:name="_Toc343232196"/>
      <w:bookmarkStart w:id="729" w:name="_Toc343232609"/>
      <w:bookmarkStart w:id="730" w:name="_Toc343232894"/>
      <w:bookmarkStart w:id="731" w:name="_Toc343415399"/>
      <w:bookmarkStart w:id="732" w:name="_Toc343415695"/>
      <w:bookmarkStart w:id="733" w:name="_Toc343452354"/>
      <w:bookmarkStart w:id="734" w:name="_Toc343461145"/>
      <w:bookmarkStart w:id="735" w:name="_Toc343494032"/>
      <w:bookmarkStart w:id="736" w:name="_Toc343494244"/>
      <w:bookmarkStart w:id="737" w:name="_Toc343495017"/>
      <w:bookmarkStart w:id="738" w:name="_Toc343660244"/>
      <w:bookmarkStart w:id="739" w:name="_Toc343660458"/>
      <w:bookmarkStart w:id="740" w:name="_Toc343711086"/>
      <w:bookmarkStart w:id="741" w:name="_Toc343829050"/>
      <w:bookmarkStart w:id="742" w:name="_Toc343831854"/>
      <w:bookmarkStart w:id="743" w:name="_Toc343832223"/>
      <w:bookmarkStart w:id="744" w:name="_Toc343832440"/>
      <w:bookmarkStart w:id="745" w:name="_Toc343832657"/>
      <w:bookmarkStart w:id="746" w:name="_Toc343837250"/>
      <w:bookmarkStart w:id="747" w:name="_Toc343841808"/>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p>
    <w:p w14:paraId="50AEC5C2" w14:textId="77777777" w:rsidR="004B6166" w:rsidRPr="00EC61DB" w:rsidDel="00C31595" w:rsidRDefault="004B6166">
      <w:pPr>
        <w:pStyle w:val="Heading1"/>
        <w:rPr>
          <w:del w:id="748" w:author="The Si Tran" w:date="2012-12-12T07:32:00Z"/>
          <w:rPrChange w:id="749" w:author="The Si Tran" w:date="2012-12-14T07:14:00Z">
            <w:rPr>
              <w:del w:id="750" w:author="The Si Tran" w:date="2012-12-12T07:32:00Z"/>
              <w:noProof/>
              <w:szCs w:val="26"/>
            </w:rPr>
          </w:rPrChange>
        </w:rPr>
        <w:pPrChange w:id="751" w:author="The Si Tran" w:date="2012-12-14T07:14:00Z">
          <w:pPr>
            <w:spacing w:before="0" w:after="200" w:line="276" w:lineRule="auto"/>
            <w:jc w:val="left"/>
          </w:pPr>
        </w:pPrChange>
      </w:pPr>
      <w:bookmarkStart w:id="752" w:name="_Toc343083510"/>
      <w:bookmarkStart w:id="753" w:name="_Toc343083724"/>
      <w:bookmarkStart w:id="754" w:name="_Toc343083935"/>
      <w:bookmarkStart w:id="755" w:name="_Toc343220694"/>
      <w:bookmarkStart w:id="756" w:name="_Toc343232197"/>
      <w:bookmarkStart w:id="757" w:name="_Toc343232610"/>
      <w:bookmarkStart w:id="758" w:name="_Toc343232895"/>
      <w:bookmarkStart w:id="759" w:name="_Toc343415400"/>
      <w:bookmarkStart w:id="760" w:name="_Toc343415696"/>
      <w:bookmarkStart w:id="761" w:name="_Toc343452355"/>
      <w:bookmarkStart w:id="762" w:name="_Toc343461146"/>
      <w:bookmarkStart w:id="763" w:name="_Toc343494033"/>
      <w:bookmarkStart w:id="764" w:name="_Toc343494245"/>
      <w:bookmarkStart w:id="765" w:name="_Toc343495018"/>
      <w:bookmarkStart w:id="766" w:name="_Toc343660245"/>
      <w:bookmarkStart w:id="767" w:name="_Toc343660459"/>
      <w:bookmarkStart w:id="768" w:name="_Toc343711087"/>
      <w:bookmarkStart w:id="769" w:name="_Toc343829051"/>
      <w:bookmarkStart w:id="770" w:name="_Toc343831855"/>
      <w:bookmarkStart w:id="771" w:name="_Toc343832224"/>
      <w:bookmarkStart w:id="772" w:name="_Toc343832441"/>
      <w:bookmarkStart w:id="773" w:name="_Toc343832658"/>
      <w:bookmarkStart w:id="774" w:name="_Toc343837251"/>
      <w:bookmarkStart w:id="775" w:name="_Toc343841809"/>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14:paraId="5BE583D5" w14:textId="77777777" w:rsidR="004B6166" w:rsidRPr="00EC61DB" w:rsidDel="00C31595" w:rsidRDefault="004B6166">
      <w:pPr>
        <w:pStyle w:val="Heading1"/>
        <w:rPr>
          <w:del w:id="776" w:author="The Si Tran" w:date="2012-12-12T07:32:00Z"/>
          <w:rPrChange w:id="777" w:author="The Si Tran" w:date="2012-12-14T07:14:00Z">
            <w:rPr>
              <w:del w:id="778" w:author="The Si Tran" w:date="2012-12-12T07:32:00Z"/>
              <w:noProof/>
              <w:szCs w:val="26"/>
            </w:rPr>
          </w:rPrChange>
        </w:rPr>
        <w:pPrChange w:id="779" w:author="The Si Tran" w:date="2012-12-14T07:14:00Z">
          <w:pPr>
            <w:spacing w:before="0" w:after="200" w:line="276" w:lineRule="auto"/>
            <w:jc w:val="left"/>
          </w:pPr>
        </w:pPrChange>
      </w:pPr>
      <w:bookmarkStart w:id="780" w:name="_Toc343083511"/>
      <w:bookmarkStart w:id="781" w:name="_Toc343083725"/>
      <w:bookmarkStart w:id="782" w:name="_Toc343083936"/>
      <w:bookmarkStart w:id="783" w:name="_Toc343220695"/>
      <w:bookmarkStart w:id="784" w:name="_Toc343232198"/>
      <w:bookmarkStart w:id="785" w:name="_Toc343232611"/>
      <w:bookmarkStart w:id="786" w:name="_Toc343232896"/>
      <w:bookmarkStart w:id="787" w:name="_Toc343415401"/>
      <w:bookmarkStart w:id="788" w:name="_Toc343415697"/>
      <w:bookmarkStart w:id="789" w:name="_Toc343452356"/>
      <w:bookmarkStart w:id="790" w:name="_Toc343461147"/>
      <w:bookmarkStart w:id="791" w:name="_Toc343494034"/>
      <w:bookmarkStart w:id="792" w:name="_Toc343494246"/>
      <w:bookmarkStart w:id="793" w:name="_Toc343495019"/>
      <w:bookmarkStart w:id="794" w:name="_Toc343660246"/>
      <w:bookmarkStart w:id="795" w:name="_Toc343660460"/>
      <w:bookmarkStart w:id="796" w:name="_Toc343711088"/>
      <w:bookmarkStart w:id="797" w:name="_Toc343829052"/>
      <w:bookmarkStart w:id="798" w:name="_Toc343831856"/>
      <w:bookmarkStart w:id="799" w:name="_Toc343832225"/>
      <w:bookmarkStart w:id="800" w:name="_Toc343832442"/>
      <w:bookmarkStart w:id="801" w:name="_Toc343832659"/>
      <w:bookmarkStart w:id="802" w:name="_Toc343837252"/>
      <w:bookmarkStart w:id="803" w:name="_Toc343841810"/>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14:paraId="0EFF72D9" w14:textId="77777777" w:rsidR="004B6166" w:rsidRPr="00EC61DB" w:rsidDel="00C31595" w:rsidRDefault="004B6166">
      <w:pPr>
        <w:pStyle w:val="Heading1"/>
        <w:rPr>
          <w:del w:id="804" w:author="The Si Tran" w:date="2012-12-12T07:32:00Z"/>
          <w:rPrChange w:id="805" w:author="The Si Tran" w:date="2012-12-14T07:14:00Z">
            <w:rPr>
              <w:del w:id="806" w:author="The Si Tran" w:date="2012-12-12T07:32:00Z"/>
              <w:noProof/>
              <w:szCs w:val="26"/>
            </w:rPr>
          </w:rPrChange>
        </w:rPr>
        <w:pPrChange w:id="807" w:author="The Si Tran" w:date="2012-12-14T07:14:00Z">
          <w:pPr>
            <w:spacing w:before="0" w:after="200" w:line="276" w:lineRule="auto"/>
            <w:jc w:val="left"/>
          </w:pPr>
        </w:pPrChange>
      </w:pPr>
      <w:bookmarkStart w:id="808" w:name="_Toc343083512"/>
      <w:bookmarkStart w:id="809" w:name="_Toc343083726"/>
      <w:bookmarkStart w:id="810" w:name="_Toc343083937"/>
      <w:bookmarkStart w:id="811" w:name="_Toc343220696"/>
      <w:bookmarkStart w:id="812" w:name="_Toc343232199"/>
      <w:bookmarkStart w:id="813" w:name="_Toc343232612"/>
      <w:bookmarkStart w:id="814" w:name="_Toc343232897"/>
      <w:bookmarkStart w:id="815" w:name="_Toc343415402"/>
      <w:bookmarkStart w:id="816" w:name="_Toc343415698"/>
      <w:bookmarkStart w:id="817" w:name="_Toc343452357"/>
      <w:bookmarkStart w:id="818" w:name="_Toc343461148"/>
      <w:bookmarkStart w:id="819" w:name="_Toc343494035"/>
      <w:bookmarkStart w:id="820" w:name="_Toc343494247"/>
      <w:bookmarkStart w:id="821" w:name="_Toc343495020"/>
      <w:bookmarkStart w:id="822" w:name="_Toc343660247"/>
      <w:bookmarkStart w:id="823" w:name="_Toc343660461"/>
      <w:bookmarkStart w:id="824" w:name="_Toc343711089"/>
      <w:bookmarkStart w:id="825" w:name="_Toc343829053"/>
      <w:bookmarkStart w:id="826" w:name="_Toc343831857"/>
      <w:bookmarkStart w:id="827" w:name="_Toc343832226"/>
      <w:bookmarkStart w:id="828" w:name="_Toc343832443"/>
      <w:bookmarkStart w:id="829" w:name="_Toc343832660"/>
      <w:bookmarkStart w:id="830" w:name="_Toc343837253"/>
      <w:bookmarkStart w:id="831" w:name="_Toc343841811"/>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p>
    <w:p w14:paraId="78E5BAF5" w14:textId="77777777" w:rsidR="004B6166" w:rsidRPr="00EC61DB" w:rsidDel="00C31595" w:rsidRDefault="004B6166">
      <w:pPr>
        <w:pStyle w:val="Heading1"/>
        <w:rPr>
          <w:del w:id="832" w:author="The Si Tran" w:date="2012-12-12T07:32:00Z"/>
          <w:rPrChange w:id="833" w:author="The Si Tran" w:date="2012-12-14T07:14:00Z">
            <w:rPr>
              <w:del w:id="834" w:author="The Si Tran" w:date="2012-12-12T07:32:00Z"/>
              <w:noProof/>
              <w:szCs w:val="26"/>
            </w:rPr>
          </w:rPrChange>
        </w:rPr>
        <w:pPrChange w:id="835" w:author="The Si Tran" w:date="2012-12-14T07:14:00Z">
          <w:pPr>
            <w:spacing w:before="0" w:after="200" w:line="276" w:lineRule="auto"/>
            <w:jc w:val="left"/>
          </w:pPr>
        </w:pPrChange>
      </w:pPr>
      <w:bookmarkStart w:id="836" w:name="_Toc343083513"/>
      <w:bookmarkStart w:id="837" w:name="_Toc343083727"/>
      <w:bookmarkStart w:id="838" w:name="_Toc343083938"/>
      <w:bookmarkStart w:id="839" w:name="_Toc343220697"/>
      <w:bookmarkStart w:id="840" w:name="_Toc343232200"/>
      <w:bookmarkStart w:id="841" w:name="_Toc343232613"/>
      <w:bookmarkStart w:id="842" w:name="_Toc343232898"/>
      <w:bookmarkStart w:id="843" w:name="_Toc343415403"/>
      <w:bookmarkStart w:id="844" w:name="_Toc343415699"/>
      <w:bookmarkStart w:id="845" w:name="_Toc343452358"/>
      <w:bookmarkStart w:id="846" w:name="_Toc343461149"/>
      <w:bookmarkStart w:id="847" w:name="_Toc343494036"/>
      <w:bookmarkStart w:id="848" w:name="_Toc343494248"/>
      <w:bookmarkStart w:id="849" w:name="_Toc343495021"/>
      <w:bookmarkStart w:id="850" w:name="_Toc343660248"/>
      <w:bookmarkStart w:id="851" w:name="_Toc343660462"/>
      <w:bookmarkStart w:id="852" w:name="_Toc343711090"/>
      <w:bookmarkStart w:id="853" w:name="_Toc343829054"/>
      <w:bookmarkStart w:id="854" w:name="_Toc343831858"/>
      <w:bookmarkStart w:id="855" w:name="_Toc343832227"/>
      <w:bookmarkStart w:id="856" w:name="_Toc343832444"/>
      <w:bookmarkStart w:id="857" w:name="_Toc343832661"/>
      <w:bookmarkStart w:id="858" w:name="_Toc343837254"/>
      <w:bookmarkStart w:id="859" w:name="_Toc343841812"/>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204237D3" w14:textId="77777777" w:rsidR="004B6166" w:rsidRPr="00EC61DB" w:rsidDel="00C31595" w:rsidRDefault="004B6166">
      <w:pPr>
        <w:pStyle w:val="Heading1"/>
        <w:rPr>
          <w:del w:id="860" w:author="The Si Tran" w:date="2012-12-12T07:32:00Z"/>
          <w:rPrChange w:id="861" w:author="The Si Tran" w:date="2012-12-14T07:14:00Z">
            <w:rPr>
              <w:del w:id="862" w:author="The Si Tran" w:date="2012-12-12T07:32:00Z"/>
              <w:noProof/>
              <w:szCs w:val="26"/>
            </w:rPr>
          </w:rPrChange>
        </w:rPr>
        <w:pPrChange w:id="863" w:author="The Si Tran" w:date="2012-12-14T07:14:00Z">
          <w:pPr>
            <w:spacing w:before="0" w:after="200" w:line="276" w:lineRule="auto"/>
            <w:jc w:val="left"/>
          </w:pPr>
        </w:pPrChange>
      </w:pPr>
      <w:bookmarkStart w:id="864" w:name="_Toc343083514"/>
      <w:bookmarkStart w:id="865" w:name="_Toc343083728"/>
      <w:bookmarkStart w:id="866" w:name="_Toc343083939"/>
      <w:bookmarkStart w:id="867" w:name="_Toc343220698"/>
      <w:bookmarkStart w:id="868" w:name="_Toc343232201"/>
      <w:bookmarkStart w:id="869" w:name="_Toc343232614"/>
      <w:bookmarkStart w:id="870" w:name="_Toc343232899"/>
      <w:bookmarkStart w:id="871" w:name="_Toc343415404"/>
      <w:bookmarkStart w:id="872" w:name="_Toc343415700"/>
      <w:bookmarkStart w:id="873" w:name="_Toc343452359"/>
      <w:bookmarkStart w:id="874" w:name="_Toc343461150"/>
      <w:bookmarkStart w:id="875" w:name="_Toc343494037"/>
      <w:bookmarkStart w:id="876" w:name="_Toc343494249"/>
      <w:bookmarkStart w:id="877" w:name="_Toc343495022"/>
      <w:bookmarkStart w:id="878" w:name="_Toc343660249"/>
      <w:bookmarkStart w:id="879" w:name="_Toc343660463"/>
      <w:bookmarkStart w:id="880" w:name="_Toc343711091"/>
      <w:bookmarkStart w:id="881" w:name="_Toc343829055"/>
      <w:bookmarkStart w:id="882" w:name="_Toc343831859"/>
      <w:bookmarkStart w:id="883" w:name="_Toc343832228"/>
      <w:bookmarkStart w:id="884" w:name="_Toc343832445"/>
      <w:bookmarkStart w:id="885" w:name="_Toc343832662"/>
      <w:bookmarkStart w:id="886" w:name="_Toc343837255"/>
      <w:bookmarkStart w:id="887" w:name="_Toc34384181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27646602" w14:textId="577287E3" w:rsidR="004D65BA" w:rsidRPr="00EC61DB" w:rsidDel="009462B6" w:rsidRDefault="004D65BA">
      <w:pPr>
        <w:pStyle w:val="Heading1"/>
        <w:rPr>
          <w:del w:id="888" w:author="The Si Tran" w:date="2012-12-14T03:56:00Z"/>
        </w:rPr>
        <w:pPrChange w:id="889" w:author="The Si Tran" w:date="2012-12-14T07:14:00Z">
          <w:pPr>
            <w:pStyle w:val="Heading1"/>
            <w:ind w:firstLine="180"/>
            <w:jc w:val="left"/>
          </w:pPr>
        </w:pPrChange>
      </w:pPr>
      <w:bookmarkStart w:id="890" w:name="_Toc327348165"/>
      <w:del w:id="891" w:author="The Si Tran" w:date="2012-12-14T07:14:00Z">
        <w:r w:rsidRPr="00EC61DB" w:rsidDel="00EC61DB">
          <w:rPr>
            <w:b w:val="0"/>
            <w:bCs w:val="0"/>
          </w:rPr>
          <w:delText>GIỚI THIỆU</w:delText>
        </w:r>
      </w:del>
      <w:bookmarkStart w:id="892" w:name="_Toc343232900"/>
      <w:bookmarkStart w:id="893" w:name="_Toc343415405"/>
      <w:bookmarkStart w:id="894" w:name="_Toc343415701"/>
      <w:bookmarkStart w:id="895" w:name="_Toc343452360"/>
      <w:bookmarkStart w:id="896" w:name="_Toc343461151"/>
      <w:bookmarkStart w:id="897" w:name="_Toc343494038"/>
      <w:bookmarkStart w:id="898" w:name="_Toc343494250"/>
      <w:bookmarkStart w:id="899" w:name="_Toc343495023"/>
      <w:bookmarkStart w:id="900" w:name="_Toc343660250"/>
      <w:bookmarkStart w:id="901" w:name="_Toc343660464"/>
      <w:bookmarkStart w:id="902" w:name="_Toc343711092"/>
      <w:bookmarkStart w:id="903" w:name="_Toc343829056"/>
      <w:bookmarkStart w:id="904" w:name="_Toc343831860"/>
      <w:bookmarkStart w:id="905" w:name="_Toc343832229"/>
      <w:bookmarkStart w:id="906" w:name="_Toc343832446"/>
      <w:bookmarkStart w:id="907" w:name="_Toc343832663"/>
      <w:bookmarkStart w:id="908" w:name="_Toc343837256"/>
      <w:bookmarkStart w:id="909" w:name="_Toc343841814"/>
      <w:bookmarkEnd w:id="890"/>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p>
    <w:p w14:paraId="0476CC7D" w14:textId="4CE2BC56" w:rsidR="004D65BA" w:rsidRPr="001D3484" w:rsidRDefault="00E94A26" w:rsidP="001D3484">
      <w:pPr>
        <w:pStyle w:val="Heading1"/>
        <w:rPr>
          <w:szCs w:val="26"/>
          <w:rPrChange w:id="910" w:author="The Si Tran" w:date="2012-12-05T23:02:00Z">
            <w:rPr>
              <w:i/>
            </w:rPr>
          </w:rPrChange>
        </w:rPr>
      </w:pPr>
      <w:ins w:id="911" w:author="superchickend" w:date="2012-12-16T14:55:00Z">
        <w:r>
          <w:rPr>
            <w:szCs w:val="26"/>
          </w:rPr>
          <w:t xml:space="preserve">   </w:t>
        </w:r>
      </w:ins>
      <w:ins w:id="912" w:author="superchickend" w:date="2012-12-16T14:57:00Z">
        <w:r w:rsidR="00AB74F2">
          <w:rPr>
            <w:szCs w:val="26"/>
          </w:rPr>
          <w:t xml:space="preserve"> </w:t>
        </w:r>
      </w:ins>
      <w:ins w:id="913" w:author="The Si Tran" w:date="2012-12-14T07:15:00Z">
        <w:del w:id="914" w:author="superchickend" w:date="2012-12-16T14:55:00Z">
          <w:r w:rsidR="008002A4" w:rsidDel="00E94A26">
            <w:rPr>
              <w:szCs w:val="26"/>
            </w:rPr>
            <w:delText xml:space="preserve">: </w:delText>
          </w:r>
        </w:del>
        <w:bookmarkStart w:id="915" w:name="_Toc343841815"/>
        <w:r w:rsidR="008002A4">
          <w:rPr>
            <w:szCs w:val="26"/>
          </w:rPr>
          <w:t>GIỚI THIỆU</w:t>
        </w:r>
      </w:ins>
      <w:bookmarkStart w:id="916" w:name="_Toc327348166"/>
      <w:bookmarkEnd w:id="915"/>
      <w:del w:id="917" w:author="The Si Tran" w:date="2012-12-12T14:06:00Z">
        <w:r w:rsidR="004D65BA" w:rsidRPr="001D3484" w:rsidDel="00355596">
          <w:rPr>
            <w:iCs/>
            <w:kern w:val="0"/>
            <w:sz w:val="26"/>
            <w:szCs w:val="26"/>
            <w:rPrChange w:id="918" w:author="The Si Tran" w:date="2012-12-05T23:02:00Z">
              <w:rPr>
                <w:rFonts w:cs="Times New Roman"/>
                <w:b w:val="0"/>
                <w:bCs w:val="0"/>
                <w:iCs/>
              </w:rPr>
            </w:rPrChange>
          </w:rPr>
          <w:delText>ẶT VẤN</w:delText>
        </w:r>
      </w:del>
      <w:del w:id="919" w:author="The Si Tran" w:date="2012-12-12T14:05:00Z">
        <w:r w:rsidR="004D65BA" w:rsidRPr="001D3484" w:rsidDel="00355596">
          <w:rPr>
            <w:iCs/>
            <w:kern w:val="0"/>
            <w:sz w:val="26"/>
            <w:szCs w:val="26"/>
            <w:rPrChange w:id="920" w:author="The Si Tran" w:date="2012-12-05T23:02:00Z">
              <w:rPr>
                <w:rFonts w:cs="Times New Roman"/>
                <w:b w:val="0"/>
                <w:bCs w:val="0"/>
                <w:iCs/>
              </w:rPr>
            </w:rPrChange>
          </w:rPr>
          <w:delText xml:space="preserve"> ĐỀ</w:delText>
        </w:r>
      </w:del>
      <w:bookmarkEnd w:id="916"/>
    </w:p>
    <w:p w14:paraId="5C8F8890" w14:textId="1BD4150B" w:rsidR="004D65BA" w:rsidRPr="0049233F" w:rsidRDefault="004D65BA">
      <w:pPr>
        <w:pPrChange w:id="921" w:author="The Si Tran" w:date="2012-12-14T07:08:00Z">
          <w:pPr>
            <w:ind w:firstLine="720"/>
          </w:pPr>
        </w:pPrChange>
      </w:pPr>
      <w:r w:rsidRPr="0049233F">
        <w:t>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w:t>
      </w:r>
      <w:r w:rsidR="008B254F">
        <w:t>ch</w:t>
      </w:r>
      <w:r w:rsidRPr="0049233F">
        <w:t xml:space="preserve"> định chính sách quốc gia cần dự đoán được về môi trường kinh doanh quốc tế, tỷ lệ lạm phát, tỷ lệ thất nghiệp… trong nhiều năm tới để đưa ra các chính sách phù hợp. </w:t>
      </w:r>
    </w:p>
    <w:p w14:paraId="0976DC26" w14:textId="2C9E76F2" w:rsidR="004D65BA" w:rsidRPr="0049233F" w:rsidRDefault="004D65BA">
      <w:pPr>
        <w:rPr>
          <w:szCs w:val="26"/>
        </w:rPr>
        <w:pPrChange w:id="922"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2608FA">
        <w:t>ữ</w:t>
      </w:r>
      <w:r w:rsidRPr="008B254F">
        <w:t xml:space="preserve"> li</w:t>
      </w:r>
      <w:r w:rsidRPr="00F47D20">
        <w:t>ệu thu nh</w:t>
      </w:r>
      <w:r w:rsidRPr="00EC61DB">
        <w:rPr>
          <w:rPrChange w:id="923" w:author="The Si Tran" w:date="2012-12-14T07:11:00Z">
            <w:rPr>
              <w:szCs w:val="26"/>
            </w:rPr>
          </w:rPrChange>
        </w:rPr>
        <w:t>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w:t>
      </w:r>
      <w:r w:rsidR="008B254F">
        <w:rPr>
          <w:szCs w:val="26"/>
        </w:rPr>
        <w:t>c vào t</w:t>
      </w:r>
      <w:r w:rsidRPr="0049233F">
        <w:rPr>
          <w:szCs w:val="26"/>
        </w:rPr>
        <w: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2BECC5D3" w:rsidR="004D65BA" w:rsidRPr="0049233F" w:rsidDel="00C17C95" w:rsidRDefault="004D65BA">
      <w:pPr>
        <w:rPr>
          <w:del w:id="924" w:author="The Si Tran" w:date="2012-12-14T03:57:00Z"/>
        </w:rPr>
        <w:pPrChange w:id="925" w:author="The Si Tran" w:date="2012-12-14T07:12:00Z">
          <w:pPr>
            <w:ind w:firstLine="720"/>
          </w:pPr>
        </w:pPrChange>
      </w:pPr>
      <w:r w:rsidRPr="0049233F">
        <w:t xml:space="preserve">Việc dự báo dữ liệu chuỗi thời gian ngày càng chiếm vị trí quan trọng trong hoạt động của các đơn vị tổ chức. Có rất nhiều phương pháp được xây dựng để dự báo chuỗi thời gian, </w:t>
      </w:r>
      <w:r w:rsidR="008B254F">
        <w:t>có những</w:t>
      </w:r>
      <w:r w:rsidRPr="0049233F">
        <w:t xml:space="preserve"> phương pháp (ví dụ</w:t>
      </w:r>
      <w:ins w:id="926" w:author="superchickend" w:date="2012-12-16T15:01:00Z">
        <w:r w:rsidR="00AC05B5">
          <w:t xml:space="preserve"> </w:t>
        </w:r>
      </w:ins>
      <w:del w:id="927" w:author="superchickend" w:date="2012-12-16T15:01:00Z">
        <w:r w:rsidRPr="0049233F" w:rsidDel="00AC05B5">
          <w:delText>:</w:delText>
        </w:r>
      </w:del>
      <w:r w:rsidRPr="0049233F">
        <w:t xml:space="preserve"> phương pháp hồi quy) đã được xây dựng từ thế kỷ 19 và nhiều phương pháp</w:t>
      </w:r>
      <w:r w:rsidR="008B254F">
        <w:t xml:space="preserve"> khác</w:t>
      </w:r>
      <w:r w:rsidRPr="0049233F">
        <w:t xml:space="preserve"> (ví dụ phương pháp mạng </w:t>
      </w:r>
      <w:ins w:id="928" w:author="The Si Tran" w:date="2012-12-16T20:25:00Z">
        <w:r w:rsidR="008E24BE">
          <w:t>nơron</w:t>
        </w:r>
        <w:r w:rsidR="008E24BE" w:rsidRPr="0049233F">
          <w:t xml:space="preserve"> </w:t>
        </w:r>
      </w:ins>
      <w:del w:id="929"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930" w:author="The Si Tran" w:date="2012-12-16T20:24:00Z">
        <w:r w:rsidRPr="0049233F" w:rsidDel="008E24BE">
          <w:delText xml:space="preserve">neuron </w:delText>
        </w:r>
      </w:del>
      <w:ins w:id="931"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932" w:author="The Si Tran" w:date="2012-12-14T07:12:00Z">
          <w:pPr>
            <w:ind w:firstLine="720"/>
          </w:pPr>
        </w:pPrChange>
      </w:pPr>
    </w:p>
    <w:p w14:paraId="3ACBF295" w14:textId="77777777" w:rsidR="004D65BA" w:rsidRPr="0049233F" w:rsidRDefault="004D65BA" w:rsidP="00286C29">
      <w:pPr>
        <w:pStyle w:val="Heading2"/>
      </w:pPr>
      <w:bookmarkStart w:id="933" w:name="_Toc327348167"/>
      <w:del w:id="934" w:author="The Si Tran" w:date="2012-12-12T14:06:00Z">
        <w:r w:rsidRPr="0049233F" w:rsidDel="00355596">
          <w:rPr>
            <w:rPrChange w:id="935" w:author="The Si Tran" w:date="2012-12-05T23:02:00Z">
              <w:rPr>
                <w:rFonts w:cs="Times New Roman"/>
                <w:b w:val="0"/>
                <w:bCs w:val="0"/>
                <w:iCs w:val="0"/>
                <w:kern w:val="32"/>
                <w:sz w:val="32"/>
                <w:szCs w:val="32"/>
              </w:rPr>
            </w:rPrChange>
          </w:rPr>
          <w:delText>MỤC TIÊU CỦA ĐỀ TÀI</w:delText>
        </w:r>
      </w:del>
      <w:bookmarkStart w:id="936" w:name="_Toc343841816"/>
      <w:bookmarkEnd w:id="933"/>
      <w:ins w:id="937" w:author="The Si Tran" w:date="2012-12-12T14:06:00Z">
        <w:r w:rsidR="00355596">
          <w:t>Mục tiêu của đề tài</w:t>
        </w:r>
      </w:ins>
      <w:bookmarkEnd w:id="936"/>
    </w:p>
    <w:p w14:paraId="3D26230F" w14:textId="695BEBFA" w:rsidR="007C782C" w:rsidRPr="0030559E" w:rsidRDefault="007C782C">
      <w:pPr>
        <w:rPr>
          <w:ins w:id="938" w:author="superchickend" w:date="2012-12-12T08:18:00Z"/>
        </w:rPr>
        <w:pPrChange w:id="939" w:author="The Si Tran" w:date="2012-12-14T07:13:00Z">
          <w:pPr>
            <w:ind w:firstLine="720"/>
          </w:pPr>
        </w:pPrChange>
      </w:pPr>
      <w:ins w:id="940"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941" w:author="The Si Tran" w:date="2012-12-16T20:26:00Z">
        <w:r w:rsidR="008E24BE">
          <w:t>nơron</w:t>
        </w:r>
        <w:r w:rsidR="008E24BE" w:rsidRPr="0049233F">
          <w:t xml:space="preserve"> </w:t>
        </w:r>
      </w:ins>
      <w:ins w:id="942" w:author="superchickend" w:date="2012-12-12T08:18:00Z">
        <w:del w:id="943" w:author="The Si Tran" w:date="2012-12-16T20:26:00Z">
          <w:r w:rsidRPr="0030559E" w:rsidDel="008E24BE">
            <w:delText>nơ</w:delText>
          </w:r>
        </w:del>
        <w:del w:id="944" w:author="The Si Tran" w:date="2012-12-16T20:25:00Z">
          <w:r w:rsidRPr="0030559E" w:rsidDel="008E24BE">
            <w:delText xml:space="preserve"> </w:delText>
          </w:r>
        </w:del>
        <w:del w:id="945"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946" w:author="superchickend" w:date="2012-12-12T08:18:00Z"/>
        </w:rPr>
        <w:pPrChange w:id="947" w:author="The Si Tran" w:date="2012-12-14T07:13:00Z">
          <w:pPr>
            <w:ind w:firstLine="720"/>
          </w:pPr>
        </w:pPrChange>
      </w:pPr>
      <w:ins w:id="948"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949" w:author="The Si Tran" w:date="2012-12-16T20:26:00Z">
        <w:r w:rsidR="008E24BE">
          <w:t>ị</w:t>
        </w:r>
      </w:ins>
      <w:ins w:id="950" w:author="superchickend" w:date="2012-12-12T08:18:00Z">
        <w:del w:id="951"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952" w:author="superchickend" w:date="2012-12-12T08:18:00Z"/>
        </w:rPr>
        <w:pPrChange w:id="953" w:author="The Si Tran" w:date="2012-12-14T07:13:00Z">
          <w:pPr>
            <w:ind w:firstLine="720"/>
          </w:pPr>
        </w:pPrChange>
      </w:pPr>
      <w:ins w:id="954" w:author="superchickend" w:date="2012-12-12T08:18:00Z">
        <w:r w:rsidRPr="0030559E">
          <w:t>Ngược lại, mô hình mạng nơ</w:t>
        </w:r>
        <w:del w:id="955" w:author="The Si Tran" w:date="2012-12-16T20:27:00Z">
          <w:r w:rsidRPr="0030559E" w:rsidDel="008E24BE">
            <w:delText xml:space="preserve"> </w:delText>
          </w:r>
        </w:del>
        <w:r w:rsidRPr="0030559E">
          <w:t>ron nhân tạo lại dự báo hiệu quả với chuỗi dữ liệu phi tuyến. Mạng nơ</w:t>
        </w:r>
        <w:del w:id="956" w:author="The Si Tran" w:date="2012-12-16T20:27:00Z">
          <w:r w:rsidRPr="0030559E" w:rsidDel="008E24BE">
            <w:delText xml:space="preserve"> </w:delText>
          </w:r>
        </w:del>
        <w:r w:rsidRPr="0030559E">
          <w:t xml:space="preserve">ron nhân tạo là mạng lưới các </w:t>
        </w:r>
      </w:ins>
      <w:r w:rsidR="00DE25DE">
        <w:t>nút</w:t>
      </w:r>
      <w:ins w:id="957"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958" w:author="The Si Tran" w:date="2012-12-16T20:27:00Z">
          <w:r w:rsidRPr="0030559E" w:rsidDel="008E24BE">
            <w:delText xml:space="preserve"> </w:delText>
          </w:r>
        </w:del>
        <w:r w:rsidRPr="0030559E">
          <w:t>ron nhân tạo không cho kết quả dự báo tốt khi phải xử lý các chuỗi thời gian tuyến tính.</w:t>
        </w:r>
      </w:ins>
    </w:p>
    <w:p w14:paraId="48FB3C89" w14:textId="77777777" w:rsidR="007C782C" w:rsidRPr="0030559E" w:rsidRDefault="007C782C">
      <w:pPr>
        <w:rPr>
          <w:ins w:id="959" w:author="superchickend" w:date="2012-12-12T08:18:00Z"/>
        </w:rPr>
        <w:pPrChange w:id="960" w:author="The Si Tran" w:date="2012-12-14T07:13:00Z">
          <w:pPr>
            <w:ind w:firstLine="720"/>
          </w:pPr>
        </w:pPrChange>
      </w:pPr>
      <w:ins w:id="961"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6CF76E21" w:rsidR="007C782C" w:rsidRPr="0030559E" w:rsidRDefault="007C782C">
      <w:pPr>
        <w:rPr>
          <w:ins w:id="962" w:author="superchickend" w:date="2012-12-12T08:18:00Z"/>
        </w:rPr>
        <w:pPrChange w:id="963" w:author="The Si Tran" w:date="2012-12-14T07:13:00Z">
          <w:pPr>
            <w:ind w:firstLine="720"/>
          </w:pPr>
        </w:pPrChange>
      </w:pPr>
      <w:ins w:id="964" w:author="superchickend" w:date="2012-12-12T08:18:00Z">
        <w:r w:rsidRPr="0030559E">
          <w:t xml:space="preserve">Do đó, một vài nhà nghiên cứu đã </w:t>
        </w:r>
      </w:ins>
      <w:r w:rsidR="008B254F" w:rsidRPr="008B254F">
        <w:t>đề xuất mô hình mới là sư kết hợ</w:t>
      </w:r>
      <w:r w:rsidR="008B254F">
        <w:t>p</w:t>
      </w:r>
      <w:ins w:id="965" w:author="superchickend" w:date="2012-12-12T08:18:00Z">
        <w:r w:rsidRPr="0030559E">
          <w:t xml:space="preserve">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966" w:author="superchickend" w:date="2012-12-12T08:18:00Z"/>
        </w:rPr>
        <w:pPrChange w:id="967" w:author="The Si Tran" w:date="2012-12-14T07:13:00Z">
          <w:pPr>
            <w:ind w:firstLine="720"/>
          </w:pPr>
        </w:pPrChange>
      </w:pPr>
      <w:ins w:id="968" w:author="superchickend" w:date="2012-12-12T08:18:00Z">
        <w:r w:rsidRPr="0030559E">
          <w:lastRenderedPageBreak/>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969" w:author="The Si Tran" w:date="2012-12-11T08:01:00Z"/>
          <w:del w:id="970" w:author="superchickend" w:date="2012-12-12T08:18:00Z"/>
          <w:szCs w:val="26"/>
        </w:rPr>
        <w:pPrChange w:id="971" w:author="superchickend" w:date="2012-12-12T08:17:00Z">
          <w:pPr/>
        </w:pPrChange>
      </w:pPr>
      <w:ins w:id="972" w:author="The Si Tran" w:date="2012-12-11T08:01:00Z">
        <w:del w:id="973"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974" w:author="superchickend" w:date="2012-12-12T08:17:00Z">
          <w:r w:rsidRPr="0030559E" w:rsidDel="007C782C">
            <w:rPr>
              <w:szCs w:val="26"/>
            </w:rPr>
            <w:delText>(model)</w:delText>
          </w:r>
        </w:del>
        <w:del w:id="975"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976" w:name="_Toc343083518"/>
          <w:bookmarkStart w:id="977" w:name="_Toc343083732"/>
          <w:bookmarkStart w:id="978" w:name="_Toc343083943"/>
          <w:bookmarkStart w:id="979" w:name="_Toc343220702"/>
          <w:bookmarkStart w:id="980" w:name="_Toc343232206"/>
          <w:bookmarkStart w:id="981" w:name="_Toc343232619"/>
          <w:bookmarkStart w:id="982" w:name="_Toc343232904"/>
          <w:bookmarkStart w:id="983" w:name="_Toc343415409"/>
          <w:bookmarkStart w:id="984" w:name="_Toc343415705"/>
          <w:bookmarkStart w:id="985" w:name="_Toc343452364"/>
          <w:bookmarkStart w:id="986" w:name="_Toc343461154"/>
          <w:bookmarkStart w:id="987" w:name="_Toc343494041"/>
          <w:bookmarkStart w:id="988" w:name="_Toc343494253"/>
          <w:bookmarkStart w:id="989" w:name="_Toc343495026"/>
          <w:bookmarkStart w:id="990" w:name="_Toc343660253"/>
          <w:bookmarkStart w:id="991" w:name="_Toc343660467"/>
          <w:bookmarkStart w:id="992" w:name="_Toc343711095"/>
          <w:bookmarkStart w:id="993" w:name="_Toc343829059"/>
          <w:bookmarkStart w:id="994" w:name="_Toc343831863"/>
          <w:bookmarkStart w:id="995" w:name="_Toc343832232"/>
          <w:bookmarkStart w:id="996" w:name="_Toc343832449"/>
          <w:bookmarkStart w:id="997" w:name="_Toc343832666"/>
          <w:bookmarkStart w:id="998" w:name="_Toc343837259"/>
          <w:bookmarkStart w:id="999" w:name="_Toc343841817"/>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del>
      </w:ins>
    </w:p>
    <w:p w14:paraId="1202EAAD" w14:textId="77777777" w:rsidR="004D65F6" w:rsidRPr="0030559E" w:rsidDel="007C782C" w:rsidRDefault="004D65F6" w:rsidP="004D65F6">
      <w:pPr>
        <w:rPr>
          <w:ins w:id="1000" w:author="The Si Tran" w:date="2012-12-11T08:01:00Z"/>
          <w:del w:id="1001" w:author="superchickend" w:date="2012-12-12T08:18:00Z"/>
          <w:szCs w:val="26"/>
        </w:rPr>
      </w:pPr>
      <w:ins w:id="1002" w:author="The Si Tran" w:date="2012-12-11T08:01:00Z">
        <w:del w:id="1003"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1004" w:name="_Toc343083519"/>
          <w:bookmarkStart w:id="1005" w:name="_Toc343083733"/>
          <w:bookmarkStart w:id="1006" w:name="_Toc343083944"/>
          <w:bookmarkStart w:id="1007" w:name="_Toc343220703"/>
          <w:bookmarkStart w:id="1008" w:name="_Toc343232207"/>
          <w:bookmarkStart w:id="1009" w:name="_Toc343232620"/>
          <w:bookmarkStart w:id="1010" w:name="_Toc343232905"/>
          <w:bookmarkStart w:id="1011" w:name="_Toc343415410"/>
          <w:bookmarkStart w:id="1012" w:name="_Toc343415706"/>
          <w:bookmarkStart w:id="1013" w:name="_Toc343452365"/>
          <w:bookmarkStart w:id="1014" w:name="_Toc343461155"/>
          <w:bookmarkStart w:id="1015" w:name="_Toc343494042"/>
          <w:bookmarkStart w:id="1016" w:name="_Toc343494254"/>
          <w:bookmarkStart w:id="1017" w:name="_Toc343495027"/>
          <w:bookmarkStart w:id="1018" w:name="_Toc343660254"/>
          <w:bookmarkStart w:id="1019" w:name="_Toc343660468"/>
          <w:bookmarkStart w:id="1020" w:name="_Toc343711096"/>
          <w:bookmarkStart w:id="1021" w:name="_Toc343829060"/>
          <w:bookmarkStart w:id="1022" w:name="_Toc343831864"/>
          <w:bookmarkStart w:id="1023" w:name="_Toc343832233"/>
          <w:bookmarkStart w:id="1024" w:name="_Toc343832450"/>
          <w:bookmarkStart w:id="1025" w:name="_Toc343832667"/>
          <w:bookmarkStart w:id="1026" w:name="_Toc343837260"/>
          <w:bookmarkStart w:id="1027" w:name="_Toc343841818"/>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del>
      </w:ins>
    </w:p>
    <w:p w14:paraId="14F19CDB" w14:textId="77777777" w:rsidR="004D65F6" w:rsidRPr="0030559E" w:rsidDel="007C782C" w:rsidRDefault="004D65F6" w:rsidP="004D65F6">
      <w:pPr>
        <w:rPr>
          <w:ins w:id="1028" w:author="The Si Tran" w:date="2012-12-11T08:01:00Z"/>
          <w:del w:id="1029" w:author="superchickend" w:date="2012-12-12T08:18:00Z"/>
          <w:szCs w:val="26"/>
        </w:rPr>
      </w:pPr>
      <w:ins w:id="1030" w:author="The Si Tran" w:date="2012-12-11T08:01:00Z">
        <w:del w:id="1031"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1032" w:name="_Toc343083520"/>
          <w:bookmarkStart w:id="1033" w:name="_Toc343083734"/>
          <w:bookmarkStart w:id="1034" w:name="_Toc343083945"/>
          <w:bookmarkStart w:id="1035" w:name="_Toc343220704"/>
          <w:bookmarkStart w:id="1036" w:name="_Toc343232208"/>
          <w:bookmarkStart w:id="1037" w:name="_Toc343232621"/>
          <w:bookmarkStart w:id="1038" w:name="_Toc343232906"/>
          <w:bookmarkStart w:id="1039" w:name="_Toc343415411"/>
          <w:bookmarkStart w:id="1040" w:name="_Toc343415707"/>
          <w:bookmarkStart w:id="1041" w:name="_Toc343452366"/>
          <w:bookmarkStart w:id="1042" w:name="_Toc343461156"/>
          <w:bookmarkStart w:id="1043" w:name="_Toc343494043"/>
          <w:bookmarkStart w:id="1044" w:name="_Toc343494255"/>
          <w:bookmarkStart w:id="1045" w:name="_Toc343495028"/>
          <w:bookmarkStart w:id="1046" w:name="_Toc343660255"/>
          <w:bookmarkStart w:id="1047" w:name="_Toc343660469"/>
          <w:bookmarkStart w:id="1048" w:name="_Toc343711097"/>
          <w:bookmarkStart w:id="1049" w:name="_Toc343829061"/>
          <w:bookmarkStart w:id="1050" w:name="_Toc343831865"/>
          <w:bookmarkStart w:id="1051" w:name="_Toc343832234"/>
          <w:bookmarkStart w:id="1052" w:name="_Toc343832451"/>
          <w:bookmarkStart w:id="1053" w:name="_Toc343832668"/>
          <w:bookmarkStart w:id="1054" w:name="_Toc343837261"/>
          <w:bookmarkStart w:id="1055" w:name="_Toc343841819"/>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del>
      </w:ins>
    </w:p>
    <w:p w14:paraId="141B4545" w14:textId="77777777" w:rsidR="004D65F6" w:rsidRPr="0030559E" w:rsidDel="007C782C" w:rsidRDefault="004D65F6" w:rsidP="004D65F6">
      <w:pPr>
        <w:rPr>
          <w:ins w:id="1056" w:author="The Si Tran" w:date="2012-12-11T08:01:00Z"/>
          <w:del w:id="1057" w:author="superchickend" w:date="2012-12-12T08:18:00Z"/>
          <w:szCs w:val="26"/>
        </w:rPr>
      </w:pPr>
      <w:ins w:id="1058" w:author="The Si Tran" w:date="2012-12-11T08:01:00Z">
        <w:del w:id="1059"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1060" w:name="_Toc343083521"/>
          <w:bookmarkStart w:id="1061" w:name="_Toc343083735"/>
          <w:bookmarkStart w:id="1062" w:name="_Toc343083946"/>
          <w:bookmarkStart w:id="1063" w:name="_Toc343220705"/>
          <w:bookmarkStart w:id="1064" w:name="_Toc343232209"/>
          <w:bookmarkStart w:id="1065" w:name="_Toc343232622"/>
          <w:bookmarkStart w:id="1066" w:name="_Toc343232907"/>
          <w:bookmarkStart w:id="1067" w:name="_Toc343415412"/>
          <w:bookmarkStart w:id="1068" w:name="_Toc343415708"/>
          <w:bookmarkStart w:id="1069" w:name="_Toc343452367"/>
          <w:bookmarkStart w:id="1070" w:name="_Toc343461157"/>
          <w:bookmarkStart w:id="1071" w:name="_Toc343494044"/>
          <w:bookmarkStart w:id="1072" w:name="_Toc343494256"/>
          <w:bookmarkStart w:id="1073" w:name="_Toc343495029"/>
          <w:bookmarkStart w:id="1074" w:name="_Toc343660256"/>
          <w:bookmarkStart w:id="1075" w:name="_Toc343660470"/>
          <w:bookmarkStart w:id="1076" w:name="_Toc343711098"/>
          <w:bookmarkStart w:id="1077" w:name="_Toc343829062"/>
          <w:bookmarkStart w:id="1078" w:name="_Toc343831866"/>
          <w:bookmarkStart w:id="1079" w:name="_Toc343832235"/>
          <w:bookmarkStart w:id="1080" w:name="_Toc343832452"/>
          <w:bookmarkStart w:id="1081" w:name="_Toc343832669"/>
          <w:bookmarkStart w:id="1082" w:name="_Toc343837262"/>
          <w:bookmarkStart w:id="1083" w:name="_Toc343841820"/>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ins>
    </w:p>
    <w:p w14:paraId="753D1505" w14:textId="77777777" w:rsidR="004D65F6" w:rsidRPr="0030559E" w:rsidDel="007C782C" w:rsidRDefault="004D65F6" w:rsidP="004D65F6">
      <w:pPr>
        <w:rPr>
          <w:ins w:id="1084" w:author="The Si Tran" w:date="2012-12-11T08:01:00Z"/>
          <w:del w:id="1085" w:author="superchickend" w:date="2012-12-12T08:18:00Z"/>
          <w:szCs w:val="26"/>
        </w:rPr>
      </w:pPr>
      <w:ins w:id="1086" w:author="The Si Tran" w:date="2012-12-11T08:01:00Z">
        <w:del w:id="1087"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1088" w:name="_Toc343083522"/>
          <w:bookmarkStart w:id="1089" w:name="_Toc343083736"/>
          <w:bookmarkStart w:id="1090" w:name="_Toc343083947"/>
          <w:bookmarkStart w:id="1091" w:name="_Toc343220706"/>
          <w:bookmarkStart w:id="1092" w:name="_Toc343232210"/>
          <w:bookmarkStart w:id="1093" w:name="_Toc343232623"/>
          <w:bookmarkStart w:id="1094" w:name="_Toc343232908"/>
          <w:bookmarkStart w:id="1095" w:name="_Toc343415413"/>
          <w:bookmarkStart w:id="1096" w:name="_Toc343415709"/>
          <w:bookmarkStart w:id="1097" w:name="_Toc343452368"/>
          <w:bookmarkStart w:id="1098" w:name="_Toc343461158"/>
          <w:bookmarkStart w:id="1099" w:name="_Toc343494045"/>
          <w:bookmarkStart w:id="1100" w:name="_Toc343494257"/>
          <w:bookmarkStart w:id="1101" w:name="_Toc343495030"/>
          <w:bookmarkStart w:id="1102" w:name="_Toc343660257"/>
          <w:bookmarkStart w:id="1103" w:name="_Toc343660471"/>
          <w:bookmarkStart w:id="1104" w:name="_Toc343711099"/>
          <w:bookmarkStart w:id="1105" w:name="_Toc343829063"/>
          <w:bookmarkStart w:id="1106" w:name="_Toc343831867"/>
          <w:bookmarkStart w:id="1107" w:name="_Toc343832236"/>
          <w:bookmarkStart w:id="1108" w:name="_Toc343832453"/>
          <w:bookmarkStart w:id="1109" w:name="_Toc343832670"/>
          <w:bookmarkStart w:id="1110" w:name="_Toc343837263"/>
          <w:bookmarkStart w:id="1111" w:name="_Toc343841821"/>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del>
      </w:ins>
    </w:p>
    <w:p w14:paraId="435C606B" w14:textId="77777777" w:rsidR="004D65F6" w:rsidRPr="0030559E" w:rsidDel="007C782C" w:rsidRDefault="004D65F6" w:rsidP="004D65F6">
      <w:pPr>
        <w:rPr>
          <w:ins w:id="1112" w:author="The Si Tran" w:date="2012-12-11T08:01:00Z"/>
          <w:del w:id="1113" w:author="superchickend" w:date="2012-12-12T08:18:00Z"/>
          <w:szCs w:val="26"/>
        </w:rPr>
      </w:pPr>
      <w:ins w:id="1114" w:author="The Si Tran" w:date="2012-12-11T08:01:00Z">
        <w:del w:id="1115"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1116" w:name="_Toc343083523"/>
          <w:bookmarkStart w:id="1117" w:name="_Toc343083737"/>
          <w:bookmarkStart w:id="1118" w:name="_Toc343083948"/>
          <w:bookmarkStart w:id="1119" w:name="_Toc343220707"/>
          <w:bookmarkStart w:id="1120" w:name="_Toc343232211"/>
          <w:bookmarkStart w:id="1121" w:name="_Toc343232624"/>
          <w:bookmarkStart w:id="1122" w:name="_Toc343232909"/>
          <w:bookmarkStart w:id="1123" w:name="_Toc343415414"/>
          <w:bookmarkStart w:id="1124" w:name="_Toc343415710"/>
          <w:bookmarkStart w:id="1125" w:name="_Toc343452369"/>
          <w:bookmarkStart w:id="1126" w:name="_Toc343461159"/>
          <w:bookmarkStart w:id="1127" w:name="_Toc343494046"/>
          <w:bookmarkStart w:id="1128" w:name="_Toc343494258"/>
          <w:bookmarkStart w:id="1129" w:name="_Toc343495031"/>
          <w:bookmarkStart w:id="1130" w:name="_Toc343660258"/>
          <w:bookmarkStart w:id="1131" w:name="_Toc343660472"/>
          <w:bookmarkStart w:id="1132" w:name="_Toc343711100"/>
          <w:bookmarkStart w:id="1133" w:name="_Toc343829064"/>
          <w:bookmarkStart w:id="1134" w:name="_Toc343831868"/>
          <w:bookmarkStart w:id="1135" w:name="_Toc343832237"/>
          <w:bookmarkStart w:id="1136" w:name="_Toc343832454"/>
          <w:bookmarkStart w:id="1137" w:name="_Toc343832671"/>
          <w:bookmarkStart w:id="1138" w:name="_Toc343837264"/>
          <w:bookmarkStart w:id="1139" w:name="_Toc343841822"/>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del>
      </w:ins>
    </w:p>
    <w:p w14:paraId="49EBCF99" w14:textId="77777777" w:rsidR="004D65F6" w:rsidRPr="0030559E" w:rsidDel="007C782C" w:rsidRDefault="004D65F6" w:rsidP="004D65F6">
      <w:pPr>
        <w:rPr>
          <w:ins w:id="1140" w:author="The Si Tran" w:date="2012-12-11T08:01:00Z"/>
          <w:del w:id="1141" w:author="superchickend" w:date="2012-12-12T08:18:00Z"/>
          <w:szCs w:val="26"/>
        </w:rPr>
      </w:pPr>
      <w:bookmarkStart w:id="1142" w:name="time_series_forcecasting_Chris_Chatfield"/>
      <w:ins w:id="1143" w:author="The Si Tran" w:date="2012-12-11T08:01:00Z">
        <w:del w:id="1144" w:author="superchickend" w:date="2012-12-12T08:18:00Z">
          <w:r w:rsidRPr="0030559E" w:rsidDel="007C782C">
            <w:rPr>
              <w:szCs w:val="26"/>
            </w:rPr>
            <w:delText>[1]</w:delText>
          </w:r>
          <w:bookmarkEnd w:id="1142"/>
          <w:r w:rsidRPr="0030559E" w:rsidDel="007C782C">
            <w:rPr>
              <w:szCs w:val="26"/>
            </w:rPr>
            <w:delText xml:space="preserve"> time series forecasting – Chris Chatfield</w:delText>
          </w:r>
          <w:bookmarkStart w:id="1145" w:name="_Toc343083524"/>
          <w:bookmarkStart w:id="1146" w:name="_Toc343083738"/>
          <w:bookmarkStart w:id="1147" w:name="_Toc343083949"/>
          <w:bookmarkStart w:id="1148" w:name="_Toc343220708"/>
          <w:bookmarkStart w:id="1149" w:name="_Toc343232212"/>
          <w:bookmarkStart w:id="1150" w:name="_Toc343232625"/>
          <w:bookmarkStart w:id="1151" w:name="_Toc343232910"/>
          <w:bookmarkStart w:id="1152" w:name="_Toc343415415"/>
          <w:bookmarkStart w:id="1153" w:name="_Toc343415711"/>
          <w:bookmarkStart w:id="1154" w:name="_Toc343452370"/>
          <w:bookmarkStart w:id="1155" w:name="_Toc343461160"/>
          <w:bookmarkStart w:id="1156" w:name="_Toc343494047"/>
          <w:bookmarkStart w:id="1157" w:name="_Toc343494259"/>
          <w:bookmarkStart w:id="1158" w:name="_Toc343495032"/>
          <w:bookmarkStart w:id="1159" w:name="_Toc343660259"/>
          <w:bookmarkStart w:id="1160" w:name="_Toc343660473"/>
          <w:bookmarkStart w:id="1161" w:name="_Toc343711101"/>
          <w:bookmarkStart w:id="1162" w:name="_Toc343829065"/>
          <w:bookmarkStart w:id="1163" w:name="_Toc343831869"/>
          <w:bookmarkStart w:id="1164" w:name="_Toc343832238"/>
          <w:bookmarkStart w:id="1165" w:name="_Toc343832455"/>
          <w:bookmarkStart w:id="1166" w:name="_Toc343832672"/>
          <w:bookmarkStart w:id="1167" w:name="_Toc343837265"/>
          <w:bookmarkStart w:id="1168" w:name="_Toc343841823"/>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del>
      </w:ins>
    </w:p>
    <w:p w14:paraId="7687FB8B" w14:textId="77777777" w:rsidR="004D65F6" w:rsidRPr="0030559E" w:rsidDel="007C782C" w:rsidRDefault="004D65F6" w:rsidP="004D65F6">
      <w:pPr>
        <w:rPr>
          <w:ins w:id="1169" w:author="The Si Tran" w:date="2012-12-11T08:01:00Z"/>
          <w:del w:id="1170" w:author="superchickend" w:date="2012-12-12T08:18:00Z"/>
          <w:szCs w:val="26"/>
        </w:rPr>
      </w:pPr>
      <w:bookmarkStart w:id="1171" w:name="Sterba_Hilovska"/>
      <w:ins w:id="1172" w:author="The Si Tran" w:date="2012-12-11T08:01:00Z">
        <w:del w:id="1173" w:author="superchickend" w:date="2012-12-12T08:18:00Z">
          <w:r w:rsidRPr="0030559E" w:rsidDel="007C782C">
            <w:rPr>
              <w:szCs w:val="26"/>
            </w:rPr>
            <w:delText>[2]</w:delText>
          </w:r>
          <w:bookmarkEnd w:id="1171"/>
          <w:r w:rsidRPr="0030559E" w:rsidDel="007C782C">
            <w:rPr>
              <w:szCs w:val="26"/>
            </w:rPr>
            <w:delText xml:space="preserve"> Journal of Applies Mathematics – Sterba_Hilovska</w:delText>
          </w:r>
          <w:bookmarkStart w:id="1174" w:name="_Toc343083525"/>
          <w:bookmarkStart w:id="1175" w:name="_Toc343083739"/>
          <w:bookmarkStart w:id="1176" w:name="_Toc343083950"/>
          <w:bookmarkStart w:id="1177" w:name="_Toc343220709"/>
          <w:bookmarkStart w:id="1178" w:name="_Toc343232213"/>
          <w:bookmarkStart w:id="1179" w:name="_Toc343232626"/>
          <w:bookmarkStart w:id="1180" w:name="_Toc343232911"/>
          <w:bookmarkStart w:id="1181" w:name="_Toc343415416"/>
          <w:bookmarkStart w:id="1182" w:name="_Toc343415712"/>
          <w:bookmarkStart w:id="1183" w:name="_Toc343452371"/>
          <w:bookmarkStart w:id="1184" w:name="_Toc343461161"/>
          <w:bookmarkStart w:id="1185" w:name="_Toc343494048"/>
          <w:bookmarkStart w:id="1186" w:name="_Toc343494260"/>
          <w:bookmarkStart w:id="1187" w:name="_Toc343495033"/>
          <w:bookmarkStart w:id="1188" w:name="_Toc343660260"/>
          <w:bookmarkStart w:id="1189" w:name="_Toc343660474"/>
          <w:bookmarkStart w:id="1190" w:name="_Toc343711102"/>
          <w:bookmarkStart w:id="1191" w:name="_Toc343829066"/>
          <w:bookmarkStart w:id="1192" w:name="_Toc343831870"/>
          <w:bookmarkStart w:id="1193" w:name="_Toc343832239"/>
          <w:bookmarkStart w:id="1194" w:name="_Toc343832456"/>
          <w:bookmarkStart w:id="1195" w:name="_Toc343832673"/>
          <w:bookmarkStart w:id="1196" w:name="_Toc343837266"/>
          <w:bookmarkStart w:id="1197" w:name="_Toc343841824"/>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del>
      </w:ins>
    </w:p>
    <w:p w14:paraId="59C9F0F7" w14:textId="77777777" w:rsidR="004D65BA" w:rsidRPr="0049233F" w:rsidDel="00395324" w:rsidRDefault="004D65BA" w:rsidP="004D65BA">
      <w:pPr>
        <w:ind w:firstLine="720"/>
        <w:rPr>
          <w:del w:id="1198" w:author="The Si Tran" w:date="2012-12-12T08:05:00Z"/>
          <w:szCs w:val="26"/>
        </w:rPr>
      </w:pPr>
      <w:bookmarkStart w:id="1199" w:name="_Toc343083526"/>
      <w:bookmarkStart w:id="1200" w:name="_Toc343083740"/>
      <w:bookmarkStart w:id="1201" w:name="_Toc343083951"/>
      <w:bookmarkStart w:id="1202" w:name="_Toc343220710"/>
      <w:bookmarkStart w:id="1203" w:name="_Toc343232214"/>
      <w:bookmarkStart w:id="1204" w:name="_Toc343232627"/>
      <w:bookmarkStart w:id="1205" w:name="_Toc343232912"/>
      <w:bookmarkStart w:id="1206" w:name="_Toc343415417"/>
      <w:bookmarkStart w:id="1207" w:name="_Toc343415713"/>
      <w:bookmarkStart w:id="1208" w:name="_Toc343452372"/>
      <w:bookmarkStart w:id="1209" w:name="_Toc343461162"/>
      <w:bookmarkStart w:id="1210" w:name="_Toc343494049"/>
      <w:bookmarkStart w:id="1211" w:name="_Toc343494261"/>
      <w:bookmarkStart w:id="1212" w:name="_Toc343495034"/>
      <w:bookmarkStart w:id="1213" w:name="_Toc343660261"/>
      <w:bookmarkStart w:id="1214" w:name="_Toc343660475"/>
      <w:bookmarkStart w:id="1215" w:name="_Toc343711103"/>
      <w:bookmarkStart w:id="1216" w:name="_Toc343829067"/>
      <w:bookmarkStart w:id="1217" w:name="_Toc343831871"/>
      <w:bookmarkStart w:id="1218" w:name="_Toc343832240"/>
      <w:bookmarkStart w:id="1219" w:name="_Toc343832457"/>
      <w:bookmarkStart w:id="1220" w:name="_Toc343832674"/>
      <w:bookmarkStart w:id="1221" w:name="_Toc343837267"/>
      <w:bookmarkStart w:id="1222" w:name="_Toc343841825"/>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14:paraId="332E1C1B" w14:textId="77777777" w:rsidR="004D65BA" w:rsidRPr="0049233F" w:rsidRDefault="004D65BA" w:rsidP="00286C29">
      <w:pPr>
        <w:pStyle w:val="Heading2"/>
        <w:rPr>
          <w:i/>
        </w:rPr>
      </w:pPr>
      <w:bookmarkStart w:id="1223" w:name="_Toc327348168"/>
      <w:del w:id="1224" w:author="The Si Tran" w:date="2012-12-12T14:06:00Z">
        <w:r w:rsidRPr="0049233F" w:rsidDel="00355596">
          <w:rPr>
            <w:rPrChange w:id="1225" w:author="The Si Tran" w:date="2012-12-05T23:02:00Z">
              <w:rPr>
                <w:rFonts w:cs="Times New Roman"/>
                <w:b w:val="0"/>
                <w:bCs w:val="0"/>
                <w:iCs w:val="0"/>
                <w:kern w:val="32"/>
                <w:sz w:val="32"/>
                <w:szCs w:val="32"/>
              </w:rPr>
            </w:rPrChange>
          </w:rPr>
          <w:delText>CẤU TRÚC BÁO CÁO</w:delText>
        </w:r>
      </w:del>
      <w:bookmarkStart w:id="1226" w:name="_Toc343841826"/>
      <w:bookmarkEnd w:id="1223"/>
      <w:ins w:id="1227" w:author="The Si Tran" w:date="2012-12-12T14:06:00Z">
        <w:r w:rsidR="00355596">
          <w:t>Cấu trúc báo cáo</w:t>
        </w:r>
      </w:ins>
      <w:bookmarkEnd w:id="1226"/>
    </w:p>
    <w:p w14:paraId="0AF912A0" w14:textId="77777777" w:rsidR="004D65BA" w:rsidRDefault="004D65BA">
      <w:pPr>
        <w:rPr>
          <w:ins w:id="1228" w:author="The Si Tran" w:date="2012-12-11T21:22:00Z"/>
        </w:rPr>
        <w:pPrChange w:id="1229" w:author="The Si Tran" w:date="2012-12-14T07:13:00Z">
          <w:pPr>
            <w:ind w:firstLine="720"/>
          </w:pPr>
        </w:pPrChange>
      </w:pPr>
      <w:r w:rsidRPr="0049233F">
        <w:t xml:space="preserve">Bài báo cáo chia làm </w:t>
      </w:r>
      <w:ins w:id="1230" w:author="The Si Tran" w:date="2012-12-12T08:04:00Z">
        <w:r w:rsidR="00682B49">
          <w:t>7</w:t>
        </w:r>
      </w:ins>
      <w:del w:id="1231" w:author="The Si Tran" w:date="2012-12-12T08:04:00Z">
        <w:r w:rsidRPr="0049233F" w:rsidDel="00682B49">
          <w:delText>6</w:delText>
        </w:r>
      </w:del>
      <w:r w:rsidRPr="0049233F">
        <w:t xml:space="preserve"> chương:</w:t>
      </w:r>
    </w:p>
    <w:p w14:paraId="104C3D4C" w14:textId="1F8CD895" w:rsidR="00946BC5" w:rsidRDefault="00946BC5">
      <w:pPr>
        <w:rPr>
          <w:ins w:id="1232" w:author="The Si Tran" w:date="2012-12-11T21:22:00Z"/>
        </w:rPr>
      </w:pPr>
      <w:ins w:id="1233" w:author="The Si Tran" w:date="2012-12-11T21:22:00Z">
        <w:r>
          <w:t>Chương 1</w:t>
        </w:r>
      </w:ins>
      <w:ins w:id="1234" w:author="superchickend" w:date="2012-12-16T15:03:00Z">
        <w:r w:rsidR="006A6E25">
          <w:t>.</w:t>
        </w:r>
      </w:ins>
      <w:ins w:id="1235" w:author="The Si Tran" w:date="2012-12-11T21:22:00Z">
        <w:r>
          <w:t xml:space="preserve"> GIỚI THIỆU CHUNG </w:t>
        </w:r>
      </w:ins>
      <w:r w:rsidR="00FD250C">
        <w:t xml:space="preserve">trình bày </w:t>
      </w:r>
      <w:ins w:id="1236" w:author="The Si Tran" w:date="2012-12-11T21:22:00Z">
        <w:r>
          <w:t>tổng quan về bài toán dự báo</w:t>
        </w:r>
      </w:ins>
    </w:p>
    <w:p w14:paraId="57D856CA" w14:textId="795D9E52" w:rsidR="00946BC5" w:rsidRDefault="00946BC5">
      <w:pPr>
        <w:rPr>
          <w:ins w:id="1237" w:author="The Si Tran" w:date="2012-12-11T21:22:00Z"/>
        </w:rPr>
      </w:pPr>
      <w:ins w:id="1238" w:author="The Si Tran" w:date="2012-12-11T21:23:00Z">
        <w:r>
          <w:t>Chương 2</w:t>
        </w:r>
      </w:ins>
      <w:ins w:id="1239" w:author="superchickend" w:date="2012-12-16T15:03:00Z">
        <w:r w:rsidR="006A6E25">
          <w:t>.</w:t>
        </w:r>
      </w:ins>
      <w:ins w:id="1240" w:author="The Si Tran" w:date="2012-12-11T21:23:00Z">
        <w:r>
          <w:t xml:space="preserve"> CHUỖI DỮ LIỆU THỜI GIAN </w:t>
        </w:r>
      </w:ins>
      <w:r w:rsidR="00FD250C">
        <w:t xml:space="preserve">trình bày </w:t>
      </w:r>
      <w:ins w:id="1241"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242" w:author="The Si Tran" w:date="2012-12-11T21:22:00Z"/>
        </w:rPr>
      </w:pPr>
      <w:ins w:id="1243" w:author="The Si Tran" w:date="2012-12-11T21:22:00Z">
        <w:r>
          <w:t xml:space="preserve">Chương </w:t>
        </w:r>
      </w:ins>
      <w:ins w:id="1244" w:author="The Si Tran" w:date="2012-12-11T21:24:00Z">
        <w:r>
          <w:t>3</w:t>
        </w:r>
      </w:ins>
      <w:ins w:id="1245" w:author="superchickend" w:date="2012-12-16T15:03:00Z">
        <w:r w:rsidR="006A6E25">
          <w:t>.</w:t>
        </w:r>
      </w:ins>
      <w:ins w:id="1246"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7571213" w:rsidR="00946BC5" w:rsidRDefault="00730A63">
      <w:pPr>
        <w:rPr>
          <w:ins w:id="1247" w:author="The Si Tran" w:date="2012-12-11T21:22:00Z"/>
        </w:rPr>
      </w:pPr>
      <w:ins w:id="1248" w:author="The Si Tran" w:date="2012-12-11T21:22:00Z">
        <w:r>
          <w:t>Chương 4</w:t>
        </w:r>
      </w:ins>
      <w:ins w:id="1249" w:author="superchickend" w:date="2012-12-16T15:03:00Z">
        <w:r w:rsidR="006A6E25">
          <w:t>.</w:t>
        </w:r>
      </w:ins>
      <w:ins w:id="1250" w:author="The Si Tran" w:date="2012-12-11T21:22:00Z">
        <w:r w:rsidR="00946BC5">
          <w:t xml:space="preserve"> MÔ HÌNH ANN</w:t>
        </w:r>
      </w:ins>
      <w:r w:rsidR="00FD250C">
        <w:t xml:space="preserve"> trình bày</w:t>
      </w:r>
      <w:ins w:id="1251"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w:t>
        </w:r>
      </w:ins>
      <w:r w:rsidR="00F47D20">
        <w:t xml:space="preserve">của mạng nơron nhân tạo </w:t>
      </w:r>
      <w:ins w:id="1252" w:author="The Si Tran" w:date="2012-12-11T21:22:00Z">
        <w:r w:rsidR="00946BC5">
          <w:t>là giải thuật lan truyền ngược (Back Propagation), lan truyền có tính đàn hồi (Resilient Propagation).</w:t>
        </w:r>
      </w:ins>
    </w:p>
    <w:p w14:paraId="40EC9978" w14:textId="0543532B" w:rsidR="00946BC5" w:rsidRDefault="00730A63">
      <w:pPr>
        <w:rPr>
          <w:ins w:id="1253" w:author="The Si Tran" w:date="2012-12-11T21:22:00Z"/>
        </w:rPr>
      </w:pPr>
      <w:ins w:id="1254" w:author="The Si Tran" w:date="2012-12-11T21:22:00Z">
        <w:r>
          <w:t>Chương 5</w:t>
        </w:r>
      </w:ins>
      <w:ins w:id="1255" w:author="superchickend" w:date="2012-12-16T15:03:00Z">
        <w:r w:rsidR="006A6E25">
          <w:t>.</w:t>
        </w:r>
      </w:ins>
      <w:ins w:id="1256" w:author="The Si Tran" w:date="2012-12-11T21:22:00Z">
        <w:r w:rsidR="00946BC5">
          <w:t xml:space="preserve"> MÔ HÌNH KẾT HỢP SARIMA VÀ ANN trình bày cơ sở hình thành, nguyên lý hoạt động của mô hình kết hợp.</w:t>
        </w:r>
      </w:ins>
    </w:p>
    <w:p w14:paraId="4FC86377" w14:textId="02C16C99" w:rsidR="00946BC5" w:rsidRDefault="00946BC5">
      <w:pPr>
        <w:rPr>
          <w:ins w:id="1257" w:author="The Si Tran" w:date="2012-12-11T21:22:00Z"/>
        </w:rPr>
      </w:pPr>
      <w:ins w:id="1258" w:author="The Si Tran" w:date="2012-12-11T21:22:00Z">
        <w:r>
          <w:t>Chươ</w:t>
        </w:r>
        <w:r w:rsidR="00730A63">
          <w:t>ng 6</w:t>
        </w:r>
      </w:ins>
      <w:ins w:id="1259" w:author="superchickend" w:date="2012-12-16T15:03:00Z">
        <w:r w:rsidR="006A6E25">
          <w:t>.</w:t>
        </w:r>
      </w:ins>
      <w:ins w:id="1260" w:author="The Si Tran" w:date="2012-12-11T21:22:00Z">
        <w:r>
          <w:t xml:space="preserve"> KẾT QUẢ THỰC NGHIỆM </w:t>
        </w:r>
      </w:ins>
      <w:r w:rsidR="00FD250C">
        <w:t xml:space="preserve">trình bày </w:t>
      </w:r>
      <w:ins w:id="1261" w:author="The Si Tran" w:date="2012-12-11T21:22:00Z">
        <w:r>
          <w:t>tổng quan chương trình thực nghiệm, dữ liệu thực nghiệm</w:t>
        </w:r>
      </w:ins>
      <w:r w:rsidR="00F47D20">
        <w:t>,</w:t>
      </w:r>
      <w:ins w:id="1262" w:author="The Si Tran" w:date="2012-12-11T21:22:00Z">
        <w:r>
          <w:t xml:space="preserve"> các công cụ liên quan</w:t>
        </w:r>
      </w:ins>
      <w:r w:rsidR="00F47D20">
        <w:t xml:space="preserve"> và</w:t>
      </w:r>
      <w:ins w:id="1263" w:author="The Si Tran" w:date="2012-12-11T21:22:00Z">
        <w:r>
          <w:t xml:space="preserve"> </w:t>
        </w:r>
      </w:ins>
      <w:r w:rsidR="00F47D20">
        <w:t>k</w:t>
      </w:r>
      <w:ins w:id="1264" w:author="The Si Tran" w:date="2012-12-11T21:22:00Z">
        <w:r>
          <w:t>ết quả thực nghiệm của ba mô hình đã được đề cập: SARIMA, ANN và SARIMA – ANN.</w:t>
        </w:r>
      </w:ins>
    </w:p>
    <w:p w14:paraId="559CA206" w14:textId="7D05B6AA" w:rsidR="00946BC5" w:rsidDel="00516C62" w:rsidRDefault="00730A63">
      <w:pPr>
        <w:rPr>
          <w:ins w:id="1265" w:author="superchickend" w:date="2012-12-12T08:20:00Z"/>
          <w:del w:id="1266" w:author="The Si Tran" w:date="2012-12-14T07:20:00Z"/>
        </w:rPr>
        <w:pPrChange w:id="1267" w:author="The Si Tran" w:date="2012-12-14T07:13:00Z">
          <w:pPr>
            <w:ind w:firstLine="720"/>
          </w:pPr>
        </w:pPrChange>
      </w:pPr>
      <w:ins w:id="1268" w:author="The Si Tran" w:date="2012-12-11T21:22:00Z">
        <w:r>
          <w:t>Chương 7</w:t>
        </w:r>
      </w:ins>
      <w:ins w:id="1269" w:author="superchickend" w:date="2012-12-16T15:03:00Z">
        <w:r w:rsidR="006A6E25">
          <w:t>.</w:t>
        </w:r>
      </w:ins>
      <w:ins w:id="1270" w:author="The Si Tran" w:date="2012-12-11T21:22:00Z">
        <w:r w:rsidR="00946BC5">
          <w:t xml:space="preserve"> KẾT LUẬN </w:t>
        </w:r>
      </w:ins>
      <w:r w:rsidR="00BB5E39">
        <w:t xml:space="preserve">trình bày </w:t>
      </w:r>
      <w:ins w:id="1271" w:author="The Si Tran" w:date="2012-12-11T21:22:00Z">
        <w:r w:rsidR="00946BC5">
          <w:t>tổng kết báo cáo và hướng phát triển của đề tài.</w:t>
        </w:r>
      </w:ins>
    </w:p>
    <w:p w14:paraId="75009931" w14:textId="7D75B194" w:rsidR="0087598C" w:rsidRDefault="0087598C">
      <w:pPr>
        <w:rPr>
          <w:ins w:id="1272" w:author="The Si Tran" w:date="2012-12-11T21:22:00Z"/>
        </w:rPr>
        <w:pPrChange w:id="1273" w:author="The Si Tran" w:date="2012-12-14T07:20:00Z">
          <w:pPr>
            <w:ind w:firstLine="720"/>
          </w:pPr>
        </w:pPrChange>
      </w:pPr>
      <w:ins w:id="1274" w:author="superchickend" w:date="2012-12-12T08:20:00Z">
        <w:del w:id="1275" w:author="The Si Tran" w:date="2012-12-14T07:20:00Z">
          <w:r w:rsidDel="00516C62">
            <w:br w:type="page"/>
          </w:r>
        </w:del>
      </w:ins>
    </w:p>
    <w:p w14:paraId="3301E4E9" w14:textId="3B97D996" w:rsidR="00946BC5" w:rsidRPr="0095710D" w:rsidDel="00395324" w:rsidRDefault="007B33EC" w:rsidP="004D65BA">
      <w:pPr>
        <w:ind w:firstLine="720"/>
        <w:rPr>
          <w:del w:id="1276" w:author="The Si Tran" w:date="2012-12-12T08:06:00Z"/>
          <w:sz w:val="32"/>
          <w:szCs w:val="32"/>
          <w:rPrChange w:id="1277" w:author="The Si Tran" w:date="2012-12-12T13:54:00Z">
            <w:rPr>
              <w:del w:id="1278" w:author="The Si Tran" w:date="2012-12-12T08:06:00Z"/>
              <w:szCs w:val="26"/>
            </w:rPr>
          </w:rPrChange>
        </w:rPr>
      </w:pPr>
      <w:bookmarkStart w:id="1279" w:name="_Toc343083528"/>
      <w:bookmarkStart w:id="1280" w:name="_Toc343083742"/>
      <w:bookmarkStart w:id="1281" w:name="_Toc343083953"/>
      <w:bookmarkStart w:id="1282" w:name="_Toc343220712"/>
      <w:bookmarkStart w:id="1283" w:name="_Toc343232216"/>
      <w:bookmarkStart w:id="1284" w:name="_Toc343232629"/>
      <w:bookmarkStart w:id="1285" w:name="_Toc343232914"/>
      <w:bookmarkStart w:id="1286" w:name="_Toc343415419"/>
      <w:bookmarkStart w:id="1287" w:name="_Toc343415715"/>
      <w:bookmarkEnd w:id="1279"/>
      <w:bookmarkEnd w:id="1280"/>
      <w:bookmarkEnd w:id="1281"/>
      <w:bookmarkEnd w:id="1282"/>
      <w:bookmarkEnd w:id="1283"/>
      <w:bookmarkEnd w:id="1284"/>
      <w:bookmarkEnd w:id="1285"/>
      <w:bookmarkEnd w:id="1286"/>
      <w:bookmarkEnd w:id="1287"/>
      <w:ins w:id="1288" w:author="superchickend" w:date="2012-12-16T14:57:00Z">
        <w:r>
          <w:lastRenderedPageBreak/>
          <w:t xml:space="preserve">    </w:t>
        </w:r>
      </w:ins>
      <w:bookmarkStart w:id="1289" w:name="_Toc343452374"/>
      <w:bookmarkStart w:id="1290" w:name="_Toc343461164"/>
      <w:bookmarkStart w:id="1291" w:name="_Toc343494051"/>
      <w:bookmarkStart w:id="1292" w:name="_Toc343494263"/>
      <w:bookmarkStart w:id="1293" w:name="_Toc343495036"/>
      <w:bookmarkStart w:id="1294" w:name="_Toc343660263"/>
      <w:bookmarkStart w:id="1295" w:name="_Toc343660477"/>
      <w:bookmarkStart w:id="1296" w:name="_Toc343711105"/>
      <w:bookmarkStart w:id="1297" w:name="_Toc343829069"/>
      <w:bookmarkStart w:id="1298" w:name="_Toc343831873"/>
      <w:bookmarkStart w:id="1299" w:name="_Toc343832242"/>
      <w:bookmarkStart w:id="1300" w:name="_Toc343832459"/>
      <w:bookmarkStart w:id="1301" w:name="_Toc343832676"/>
      <w:bookmarkStart w:id="1302" w:name="_Toc343837269"/>
      <w:bookmarkStart w:id="1303" w:name="_Toc343841827"/>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6AB79F13" w14:textId="77777777" w:rsidR="004D65BA" w:rsidRPr="0095710D" w:rsidDel="00CA2190" w:rsidRDefault="004D65BA" w:rsidP="004D65BA">
      <w:pPr>
        <w:ind w:firstLine="720"/>
        <w:rPr>
          <w:del w:id="1304" w:author="The Si Tran" w:date="2012-12-11T21:24:00Z"/>
          <w:sz w:val="32"/>
          <w:szCs w:val="32"/>
          <w:rPrChange w:id="1305" w:author="The Si Tran" w:date="2012-12-12T13:54:00Z">
            <w:rPr>
              <w:del w:id="1306" w:author="The Si Tran" w:date="2012-12-11T21:24:00Z"/>
              <w:szCs w:val="26"/>
            </w:rPr>
          </w:rPrChange>
        </w:rPr>
      </w:pPr>
      <w:del w:id="1307" w:author="The Si Tran" w:date="2012-12-11T21:24:00Z">
        <w:r w:rsidRPr="0095710D" w:rsidDel="00CA2190">
          <w:rPr>
            <w:b/>
            <w:sz w:val="32"/>
            <w:szCs w:val="32"/>
            <w:rPrChange w:id="1308" w:author="The Si Tran" w:date="2012-12-12T13:54:00Z">
              <w:rPr>
                <w:b/>
                <w:szCs w:val="26"/>
              </w:rPr>
            </w:rPrChange>
          </w:rPr>
          <w:delText xml:space="preserve">Chương 1: </w:delText>
        </w:r>
        <w:r w:rsidRPr="0095710D" w:rsidDel="00CA2190">
          <w:rPr>
            <w:sz w:val="32"/>
            <w:szCs w:val="32"/>
            <w:rPrChange w:id="1309" w:author="The Si Tran" w:date="2012-12-12T13:54:00Z">
              <w:rPr>
                <w:szCs w:val="26"/>
              </w:rPr>
            </w:rPrChange>
          </w:rPr>
          <w:delText>Giới thiệu về bài toán và nhiệm vụ đề tài.</w:delText>
        </w:r>
        <w:bookmarkStart w:id="1310" w:name="_Toc343083529"/>
        <w:bookmarkStart w:id="1311" w:name="_Toc343083743"/>
        <w:bookmarkStart w:id="1312" w:name="_Toc343083954"/>
        <w:bookmarkStart w:id="1313" w:name="_Toc343220713"/>
        <w:bookmarkStart w:id="1314" w:name="_Toc343232217"/>
        <w:bookmarkStart w:id="1315" w:name="_Toc343232630"/>
        <w:bookmarkStart w:id="1316" w:name="_Toc343232915"/>
        <w:bookmarkStart w:id="1317" w:name="_Toc343415420"/>
        <w:bookmarkStart w:id="1318" w:name="_Toc343415716"/>
        <w:bookmarkStart w:id="1319" w:name="_Toc343452375"/>
        <w:bookmarkStart w:id="1320" w:name="_Toc343461165"/>
        <w:bookmarkStart w:id="1321" w:name="_Toc343494052"/>
        <w:bookmarkStart w:id="1322" w:name="_Toc343494264"/>
        <w:bookmarkStart w:id="1323" w:name="_Toc343495037"/>
        <w:bookmarkStart w:id="1324" w:name="_Toc343660264"/>
        <w:bookmarkStart w:id="1325" w:name="_Toc343660478"/>
        <w:bookmarkStart w:id="1326" w:name="_Toc343711106"/>
        <w:bookmarkStart w:id="1327" w:name="_Toc343829070"/>
        <w:bookmarkStart w:id="1328" w:name="_Toc343831874"/>
        <w:bookmarkStart w:id="1329" w:name="_Toc343832243"/>
        <w:bookmarkStart w:id="1330" w:name="_Toc343832460"/>
        <w:bookmarkStart w:id="1331" w:name="_Toc343832677"/>
        <w:bookmarkStart w:id="1332" w:name="_Toc343837270"/>
        <w:bookmarkStart w:id="1333" w:name="_Toc343841828"/>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del>
    </w:p>
    <w:p w14:paraId="215E9357" w14:textId="77777777" w:rsidR="004D65BA" w:rsidRPr="0095710D" w:rsidDel="00CA2190" w:rsidRDefault="004D65BA" w:rsidP="004D65BA">
      <w:pPr>
        <w:ind w:firstLine="720"/>
        <w:rPr>
          <w:del w:id="1334" w:author="The Si Tran" w:date="2012-12-11T21:24:00Z"/>
          <w:sz w:val="32"/>
          <w:szCs w:val="32"/>
          <w:rPrChange w:id="1335" w:author="The Si Tran" w:date="2012-12-12T13:54:00Z">
            <w:rPr>
              <w:del w:id="1336" w:author="The Si Tran" w:date="2012-12-11T21:24:00Z"/>
              <w:szCs w:val="26"/>
            </w:rPr>
          </w:rPrChange>
        </w:rPr>
      </w:pPr>
      <w:del w:id="1337" w:author="The Si Tran" w:date="2012-12-11T21:24:00Z">
        <w:r w:rsidRPr="0095710D" w:rsidDel="00CA2190">
          <w:rPr>
            <w:sz w:val="32"/>
            <w:szCs w:val="32"/>
            <w:rPrChange w:id="1338" w:author="The Si Tran" w:date="2012-12-12T13:54:00Z">
              <w:rPr>
                <w:szCs w:val="26"/>
              </w:rPr>
            </w:rPrChange>
          </w:rPr>
          <w:delText>Chương 2: Chuỗi thời gian và các thành phần của chuỗi thời gian</w:delText>
        </w:r>
        <w:bookmarkStart w:id="1339" w:name="_Toc343083530"/>
        <w:bookmarkStart w:id="1340" w:name="_Toc343083744"/>
        <w:bookmarkStart w:id="1341" w:name="_Toc343083955"/>
        <w:bookmarkStart w:id="1342" w:name="_Toc343220714"/>
        <w:bookmarkStart w:id="1343" w:name="_Toc343232218"/>
        <w:bookmarkStart w:id="1344" w:name="_Toc343232631"/>
        <w:bookmarkStart w:id="1345" w:name="_Toc343232916"/>
        <w:bookmarkStart w:id="1346" w:name="_Toc343415421"/>
        <w:bookmarkStart w:id="1347" w:name="_Toc343415717"/>
        <w:bookmarkStart w:id="1348" w:name="_Toc343452376"/>
        <w:bookmarkStart w:id="1349" w:name="_Toc343461166"/>
        <w:bookmarkStart w:id="1350" w:name="_Toc343494053"/>
        <w:bookmarkStart w:id="1351" w:name="_Toc343494265"/>
        <w:bookmarkStart w:id="1352" w:name="_Toc343495038"/>
        <w:bookmarkStart w:id="1353" w:name="_Toc343660265"/>
        <w:bookmarkStart w:id="1354" w:name="_Toc343660479"/>
        <w:bookmarkStart w:id="1355" w:name="_Toc343711107"/>
        <w:bookmarkStart w:id="1356" w:name="_Toc343829071"/>
        <w:bookmarkStart w:id="1357" w:name="_Toc343831875"/>
        <w:bookmarkStart w:id="1358" w:name="_Toc343832244"/>
        <w:bookmarkStart w:id="1359" w:name="_Toc343832461"/>
        <w:bookmarkStart w:id="1360" w:name="_Toc343832678"/>
        <w:bookmarkStart w:id="1361" w:name="_Toc343837271"/>
        <w:bookmarkStart w:id="1362" w:name="_Toc343841829"/>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del>
    </w:p>
    <w:p w14:paraId="4447389D" w14:textId="77777777" w:rsidR="004D65BA" w:rsidRPr="0095710D" w:rsidDel="00CA2190" w:rsidRDefault="004D65BA" w:rsidP="004D65BA">
      <w:pPr>
        <w:ind w:firstLine="720"/>
        <w:rPr>
          <w:del w:id="1363" w:author="The Si Tran" w:date="2012-12-11T21:24:00Z"/>
          <w:sz w:val="32"/>
          <w:szCs w:val="32"/>
          <w:rPrChange w:id="1364" w:author="The Si Tran" w:date="2012-12-12T13:54:00Z">
            <w:rPr>
              <w:del w:id="1365" w:author="The Si Tran" w:date="2012-12-11T21:24:00Z"/>
              <w:szCs w:val="26"/>
            </w:rPr>
          </w:rPrChange>
        </w:rPr>
      </w:pPr>
      <w:del w:id="1366" w:author="The Si Tran" w:date="2012-12-11T21:24:00Z">
        <w:r w:rsidRPr="0095710D" w:rsidDel="00CA2190">
          <w:rPr>
            <w:sz w:val="32"/>
            <w:szCs w:val="32"/>
            <w:rPrChange w:id="1367" w:author="The Si Tran" w:date="2012-12-12T13:54:00Z">
              <w:rPr>
                <w:szCs w:val="26"/>
              </w:rPr>
            </w:rPrChange>
          </w:rPr>
          <w:delText>Chương 3: Mô hình ARIMA</w:delText>
        </w:r>
        <w:bookmarkStart w:id="1368" w:name="_Toc343083531"/>
        <w:bookmarkStart w:id="1369" w:name="_Toc343083745"/>
        <w:bookmarkStart w:id="1370" w:name="_Toc343083956"/>
        <w:bookmarkStart w:id="1371" w:name="_Toc343220715"/>
        <w:bookmarkStart w:id="1372" w:name="_Toc343232219"/>
        <w:bookmarkStart w:id="1373" w:name="_Toc343232632"/>
        <w:bookmarkStart w:id="1374" w:name="_Toc343232917"/>
        <w:bookmarkStart w:id="1375" w:name="_Toc343415422"/>
        <w:bookmarkStart w:id="1376" w:name="_Toc343415718"/>
        <w:bookmarkStart w:id="1377" w:name="_Toc343452377"/>
        <w:bookmarkStart w:id="1378" w:name="_Toc343461167"/>
        <w:bookmarkStart w:id="1379" w:name="_Toc343494054"/>
        <w:bookmarkStart w:id="1380" w:name="_Toc343494266"/>
        <w:bookmarkStart w:id="1381" w:name="_Toc343495039"/>
        <w:bookmarkStart w:id="1382" w:name="_Toc343660266"/>
        <w:bookmarkStart w:id="1383" w:name="_Toc343660480"/>
        <w:bookmarkStart w:id="1384" w:name="_Toc343711108"/>
        <w:bookmarkStart w:id="1385" w:name="_Toc343829072"/>
        <w:bookmarkStart w:id="1386" w:name="_Toc343831876"/>
        <w:bookmarkStart w:id="1387" w:name="_Toc343832245"/>
        <w:bookmarkStart w:id="1388" w:name="_Toc343832462"/>
        <w:bookmarkStart w:id="1389" w:name="_Toc343832679"/>
        <w:bookmarkStart w:id="1390" w:name="_Toc343837272"/>
        <w:bookmarkStart w:id="1391" w:name="_Toc343841830"/>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del>
    </w:p>
    <w:p w14:paraId="7B53A7DD" w14:textId="77777777" w:rsidR="004D65BA" w:rsidRPr="0095710D" w:rsidDel="00CA2190" w:rsidRDefault="004D65BA" w:rsidP="004D65BA">
      <w:pPr>
        <w:ind w:firstLine="720"/>
        <w:rPr>
          <w:del w:id="1392" w:author="The Si Tran" w:date="2012-12-11T21:24:00Z"/>
          <w:sz w:val="32"/>
          <w:szCs w:val="32"/>
          <w:rPrChange w:id="1393" w:author="The Si Tran" w:date="2012-12-12T13:54:00Z">
            <w:rPr>
              <w:del w:id="1394" w:author="The Si Tran" w:date="2012-12-11T21:24:00Z"/>
              <w:szCs w:val="26"/>
            </w:rPr>
          </w:rPrChange>
        </w:rPr>
      </w:pPr>
      <w:del w:id="1395" w:author="The Si Tran" w:date="2012-12-11T21:24:00Z">
        <w:r w:rsidRPr="0095710D" w:rsidDel="00CA2190">
          <w:rPr>
            <w:sz w:val="32"/>
            <w:szCs w:val="32"/>
            <w:rPrChange w:id="1396" w:author="The Si Tran" w:date="2012-12-12T13:54:00Z">
              <w:rPr>
                <w:szCs w:val="26"/>
              </w:rPr>
            </w:rPrChange>
          </w:rPr>
          <w:delText>Chương 4: Mô hình ANN</w:delText>
        </w:r>
        <w:bookmarkStart w:id="1397" w:name="_Toc343083532"/>
        <w:bookmarkStart w:id="1398" w:name="_Toc343083746"/>
        <w:bookmarkStart w:id="1399" w:name="_Toc343083957"/>
        <w:bookmarkStart w:id="1400" w:name="_Toc343220716"/>
        <w:bookmarkStart w:id="1401" w:name="_Toc343232220"/>
        <w:bookmarkStart w:id="1402" w:name="_Toc343232633"/>
        <w:bookmarkStart w:id="1403" w:name="_Toc343232918"/>
        <w:bookmarkStart w:id="1404" w:name="_Toc343415423"/>
        <w:bookmarkStart w:id="1405" w:name="_Toc343415719"/>
        <w:bookmarkStart w:id="1406" w:name="_Toc343452378"/>
        <w:bookmarkStart w:id="1407" w:name="_Toc343461168"/>
        <w:bookmarkStart w:id="1408" w:name="_Toc343494055"/>
        <w:bookmarkStart w:id="1409" w:name="_Toc343494267"/>
        <w:bookmarkStart w:id="1410" w:name="_Toc343495040"/>
        <w:bookmarkStart w:id="1411" w:name="_Toc343660267"/>
        <w:bookmarkStart w:id="1412" w:name="_Toc343660481"/>
        <w:bookmarkStart w:id="1413" w:name="_Toc343711109"/>
        <w:bookmarkStart w:id="1414" w:name="_Toc343829073"/>
        <w:bookmarkStart w:id="1415" w:name="_Toc343831877"/>
        <w:bookmarkStart w:id="1416" w:name="_Toc343832246"/>
        <w:bookmarkStart w:id="1417" w:name="_Toc343832463"/>
        <w:bookmarkStart w:id="1418" w:name="_Toc343832680"/>
        <w:bookmarkStart w:id="1419" w:name="_Toc343837273"/>
        <w:bookmarkStart w:id="1420" w:name="_Toc343841831"/>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del>
    </w:p>
    <w:p w14:paraId="535BB867" w14:textId="77777777" w:rsidR="004D65BA" w:rsidRPr="0095710D" w:rsidDel="00CA2190" w:rsidRDefault="004D65BA" w:rsidP="004D65BA">
      <w:pPr>
        <w:ind w:firstLine="720"/>
        <w:rPr>
          <w:del w:id="1421" w:author="The Si Tran" w:date="2012-12-11T21:24:00Z"/>
          <w:sz w:val="32"/>
          <w:szCs w:val="32"/>
          <w:rPrChange w:id="1422" w:author="The Si Tran" w:date="2012-12-12T13:54:00Z">
            <w:rPr>
              <w:del w:id="1423" w:author="The Si Tran" w:date="2012-12-11T21:24:00Z"/>
              <w:szCs w:val="26"/>
            </w:rPr>
          </w:rPrChange>
        </w:rPr>
      </w:pPr>
      <w:del w:id="1424" w:author="The Si Tran" w:date="2012-12-11T21:24:00Z">
        <w:r w:rsidRPr="0095710D" w:rsidDel="00CA2190">
          <w:rPr>
            <w:sz w:val="32"/>
            <w:szCs w:val="32"/>
            <w:rPrChange w:id="1425" w:author="The Si Tran" w:date="2012-12-12T13:54:00Z">
              <w:rPr>
                <w:szCs w:val="26"/>
              </w:rPr>
            </w:rPrChange>
          </w:rPr>
          <w:delText>Chương 5: Mô hình kết hợp giữa ARIMA và ANN</w:delText>
        </w:r>
        <w:bookmarkStart w:id="1426" w:name="_Toc343083533"/>
        <w:bookmarkStart w:id="1427" w:name="_Toc343083747"/>
        <w:bookmarkStart w:id="1428" w:name="_Toc343083958"/>
        <w:bookmarkStart w:id="1429" w:name="_Toc343220717"/>
        <w:bookmarkStart w:id="1430" w:name="_Toc343232221"/>
        <w:bookmarkStart w:id="1431" w:name="_Toc343232634"/>
        <w:bookmarkStart w:id="1432" w:name="_Toc343232919"/>
        <w:bookmarkStart w:id="1433" w:name="_Toc343415424"/>
        <w:bookmarkStart w:id="1434" w:name="_Toc343415720"/>
        <w:bookmarkStart w:id="1435" w:name="_Toc343452379"/>
        <w:bookmarkStart w:id="1436" w:name="_Toc343461169"/>
        <w:bookmarkStart w:id="1437" w:name="_Toc343494056"/>
        <w:bookmarkStart w:id="1438" w:name="_Toc343494268"/>
        <w:bookmarkStart w:id="1439" w:name="_Toc343495041"/>
        <w:bookmarkStart w:id="1440" w:name="_Toc343660268"/>
        <w:bookmarkStart w:id="1441" w:name="_Toc343660482"/>
        <w:bookmarkStart w:id="1442" w:name="_Toc343711110"/>
        <w:bookmarkStart w:id="1443" w:name="_Toc343829074"/>
        <w:bookmarkStart w:id="1444" w:name="_Toc343831878"/>
        <w:bookmarkStart w:id="1445" w:name="_Toc343832247"/>
        <w:bookmarkStart w:id="1446" w:name="_Toc343832464"/>
        <w:bookmarkStart w:id="1447" w:name="_Toc343832681"/>
        <w:bookmarkStart w:id="1448" w:name="_Toc343837274"/>
        <w:bookmarkStart w:id="1449" w:name="_Toc343841832"/>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del>
    </w:p>
    <w:p w14:paraId="00BE2FA6" w14:textId="77777777" w:rsidR="004D65BA" w:rsidRPr="0095710D" w:rsidDel="00CA2190" w:rsidRDefault="004D65BA" w:rsidP="004D65BA">
      <w:pPr>
        <w:ind w:firstLine="720"/>
        <w:rPr>
          <w:del w:id="1450" w:author="The Si Tran" w:date="2012-12-11T21:24:00Z"/>
          <w:sz w:val="32"/>
          <w:szCs w:val="32"/>
          <w:rPrChange w:id="1451" w:author="The Si Tran" w:date="2012-12-12T13:54:00Z">
            <w:rPr>
              <w:del w:id="1452" w:author="The Si Tran" w:date="2012-12-11T21:24:00Z"/>
              <w:szCs w:val="26"/>
            </w:rPr>
          </w:rPrChange>
        </w:rPr>
      </w:pPr>
      <w:del w:id="1453" w:author="The Si Tran" w:date="2012-12-11T21:24:00Z">
        <w:r w:rsidRPr="0095710D" w:rsidDel="00CA2190">
          <w:rPr>
            <w:sz w:val="32"/>
            <w:szCs w:val="32"/>
            <w:rPrChange w:id="1454" w:author="The Si Tran" w:date="2012-12-12T13:54:00Z">
              <w:rPr>
                <w:szCs w:val="26"/>
              </w:rPr>
            </w:rPrChange>
          </w:rPr>
          <w:delText>Chương 6: Kết quả thực nghiệm</w:delText>
        </w:r>
        <w:bookmarkStart w:id="1455" w:name="_Toc343083534"/>
        <w:bookmarkStart w:id="1456" w:name="_Toc343083748"/>
        <w:bookmarkStart w:id="1457" w:name="_Toc343083959"/>
        <w:bookmarkStart w:id="1458" w:name="_Toc343220718"/>
        <w:bookmarkStart w:id="1459" w:name="_Toc343232222"/>
        <w:bookmarkStart w:id="1460" w:name="_Toc343232635"/>
        <w:bookmarkStart w:id="1461" w:name="_Toc343232920"/>
        <w:bookmarkStart w:id="1462" w:name="_Toc343415425"/>
        <w:bookmarkStart w:id="1463" w:name="_Toc343415721"/>
        <w:bookmarkStart w:id="1464" w:name="_Toc343452380"/>
        <w:bookmarkStart w:id="1465" w:name="_Toc343461170"/>
        <w:bookmarkStart w:id="1466" w:name="_Toc343494057"/>
        <w:bookmarkStart w:id="1467" w:name="_Toc343494269"/>
        <w:bookmarkStart w:id="1468" w:name="_Toc343495042"/>
        <w:bookmarkStart w:id="1469" w:name="_Toc343660269"/>
        <w:bookmarkStart w:id="1470" w:name="_Toc343660483"/>
        <w:bookmarkStart w:id="1471" w:name="_Toc343711111"/>
        <w:bookmarkStart w:id="1472" w:name="_Toc343829075"/>
        <w:bookmarkStart w:id="1473" w:name="_Toc343831879"/>
        <w:bookmarkStart w:id="1474" w:name="_Toc343832248"/>
        <w:bookmarkStart w:id="1475" w:name="_Toc343832465"/>
        <w:bookmarkStart w:id="1476" w:name="_Toc343832682"/>
        <w:bookmarkStart w:id="1477" w:name="_Toc343837275"/>
        <w:bookmarkStart w:id="1478" w:name="_Toc343841833"/>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del>
    </w:p>
    <w:p w14:paraId="1B3699D2" w14:textId="77777777" w:rsidR="004D65BA" w:rsidRPr="0095710D" w:rsidDel="00CA2190" w:rsidRDefault="004D65BA" w:rsidP="004D65BA">
      <w:pPr>
        <w:ind w:firstLine="720"/>
        <w:rPr>
          <w:del w:id="1479" w:author="The Si Tran" w:date="2012-12-11T21:24:00Z"/>
          <w:sz w:val="32"/>
          <w:szCs w:val="32"/>
          <w:rPrChange w:id="1480" w:author="The Si Tran" w:date="2012-12-12T13:54:00Z">
            <w:rPr>
              <w:del w:id="1481" w:author="The Si Tran" w:date="2012-12-11T21:24:00Z"/>
              <w:szCs w:val="26"/>
            </w:rPr>
          </w:rPrChange>
        </w:rPr>
      </w:pPr>
      <w:del w:id="1482" w:author="The Si Tran" w:date="2012-12-11T21:24:00Z">
        <w:r w:rsidRPr="0095710D" w:rsidDel="00CA2190">
          <w:rPr>
            <w:b/>
            <w:sz w:val="32"/>
            <w:szCs w:val="32"/>
            <w:rPrChange w:id="1483" w:author="The Si Tran" w:date="2012-12-12T13:54:00Z">
              <w:rPr>
                <w:b/>
                <w:szCs w:val="26"/>
              </w:rPr>
            </w:rPrChange>
          </w:rPr>
          <w:delText xml:space="preserve">Chương 7: </w:delText>
        </w:r>
        <w:r w:rsidRPr="0095710D" w:rsidDel="00CA2190">
          <w:rPr>
            <w:sz w:val="32"/>
            <w:szCs w:val="32"/>
            <w:rPrChange w:id="1484" w:author="The Si Tran" w:date="2012-12-12T13:54:00Z">
              <w:rPr>
                <w:szCs w:val="26"/>
              </w:rPr>
            </w:rPrChange>
          </w:rPr>
          <w:delText>Kết luận về kết quả đạt được và hướng phát triển tương lai.</w:delText>
        </w:r>
        <w:bookmarkStart w:id="1485" w:name="_Toc343083535"/>
        <w:bookmarkStart w:id="1486" w:name="_Toc343083749"/>
        <w:bookmarkStart w:id="1487" w:name="_Toc343083960"/>
        <w:bookmarkStart w:id="1488" w:name="_Toc343220719"/>
        <w:bookmarkStart w:id="1489" w:name="_Toc343232223"/>
        <w:bookmarkStart w:id="1490" w:name="_Toc343232636"/>
        <w:bookmarkStart w:id="1491" w:name="_Toc343232921"/>
        <w:bookmarkStart w:id="1492" w:name="_Toc343415426"/>
        <w:bookmarkStart w:id="1493" w:name="_Toc343415722"/>
        <w:bookmarkStart w:id="1494" w:name="_Toc343452381"/>
        <w:bookmarkStart w:id="1495" w:name="_Toc343461171"/>
        <w:bookmarkStart w:id="1496" w:name="_Toc343494058"/>
        <w:bookmarkStart w:id="1497" w:name="_Toc343494270"/>
        <w:bookmarkStart w:id="1498" w:name="_Toc343495043"/>
        <w:bookmarkStart w:id="1499" w:name="_Toc343660270"/>
        <w:bookmarkStart w:id="1500" w:name="_Toc343660484"/>
        <w:bookmarkStart w:id="1501" w:name="_Toc343711112"/>
        <w:bookmarkStart w:id="1502" w:name="_Toc343829076"/>
        <w:bookmarkStart w:id="1503" w:name="_Toc343831880"/>
        <w:bookmarkStart w:id="1504" w:name="_Toc343832249"/>
        <w:bookmarkStart w:id="1505" w:name="_Toc343832466"/>
        <w:bookmarkStart w:id="1506" w:name="_Toc343832683"/>
        <w:bookmarkStart w:id="1507" w:name="_Toc343837276"/>
        <w:bookmarkStart w:id="1508" w:name="_Toc34384183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del>
    </w:p>
    <w:p w14:paraId="18B7CEB5" w14:textId="77777777" w:rsidR="00AA4819" w:rsidRPr="0095710D" w:rsidDel="00726875" w:rsidRDefault="00AA4819" w:rsidP="004D65BA">
      <w:pPr>
        <w:ind w:firstLine="720"/>
        <w:rPr>
          <w:del w:id="1509" w:author="The Si Tran" w:date="2012-12-12T07:57:00Z"/>
          <w:sz w:val="32"/>
          <w:szCs w:val="32"/>
          <w:rPrChange w:id="1510" w:author="The Si Tran" w:date="2012-12-12T13:54:00Z">
            <w:rPr>
              <w:del w:id="1511" w:author="The Si Tran" w:date="2012-12-12T07:57:00Z"/>
              <w:szCs w:val="26"/>
            </w:rPr>
          </w:rPrChange>
        </w:rPr>
      </w:pPr>
      <w:bookmarkStart w:id="1512" w:name="_Toc343083536"/>
      <w:bookmarkStart w:id="1513" w:name="_Toc343083750"/>
      <w:bookmarkStart w:id="1514" w:name="_Toc343083961"/>
      <w:bookmarkStart w:id="1515" w:name="_Toc343220720"/>
      <w:bookmarkStart w:id="1516" w:name="_Toc343232224"/>
      <w:bookmarkStart w:id="1517" w:name="_Toc343232637"/>
      <w:bookmarkStart w:id="1518" w:name="_Toc343232922"/>
      <w:bookmarkStart w:id="1519" w:name="_Toc343415427"/>
      <w:bookmarkStart w:id="1520" w:name="_Toc343415723"/>
      <w:bookmarkStart w:id="1521" w:name="_Toc343452382"/>
      <w:bookmarkStart w:id="1522" w:name="_Toc343461172"/>
      <w:bookmarkStart w:id="1523" w:name="_Toc343494059"/>
      <w:bookmarkStart w:id="1524" w:name="_Toc343494271"/>
      <w:bookmarkStart w:id="1525" w:name="_Toc343495044"/>
      <w:bookmarkStart w:id="1526" w:name="_Toc343660271"/>
      <w:bookmarkStart w:id="1527" w:name="_Toc343660485"/>
      <w:bookmarkStart w:id="1528" w:name="_Toc343711113"/>
      <w:bookmarkStart w:id="1529" w:name="_Toc343829077"/>
      <w:bookmarkStart w:id="1530" w:name="_Toc343831881"/>
      <w:bookmarkStart w:id="1531" w:name="_Toc343832250"/>
      <w:bookmarkStart w:id="1532" w:name="_Toc343832467"/>
      <w:bookmarkStart w:id="1533" w:name="_Toc343832684"/>
      <w:bookmarkStart w:id="1534" w:name="_Toc343837277"/>
      <w:bookmarkStart w:id="1535" w:name="_Toc343841835"/>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p>
    <w:p w14:paraId="5E81A452" w14:textId="54F7A593" w:rsidR="00AA4819" w:rsidRDefault="00AA4819" w:rsidP="00AA4819">
      <w:pPr>
        <w:pStyle w:val="Heading1"/>
        <w:rPr>
          <w:ins w:id="1536" w:author="The Si Tran" w:date="2012-12-16T09:42:00Z"/>
        </w:rPr>
      </w:pPr>
      <w:del w:id="1537" w:author="superchickend" w:date="2012-12-16T14:57:00Z">
        <w:r w:rsidRPr="0095710D" w:rsidDel="007B33EC">
          <w:delText xml:space="preserve">: </w:delText>
        </w:r>
      </w:del>
      <w:del w:id="1538" w:author="The Si Tran" w:date="2012-12-12T13:53:00Z">
        <w:r w:rsidRPr="0095710D" w:rsidDel="007529B1">
          <w:delText>Chuỗi thời gian và các thành phần của chuỗi thời gian</w:delText>
        </w:r>
      </w:del>
      <w:bookmarkStart w:id="1539" w:name="_Toc343841836"/>
      <w:ins w:id="1540" w:author="The Si Tran" w:date="2012-12-12T13:53:00Z">
        <w:r w:rsidR="007529B1" w:rsidRPr="0095710D">
          <w:rPr>
            <w:rPrChange w:id="1541" w:author="The Si Tran" w:date="2012-12-12T13:54:00Z">
              <w:rPr>
                <w:rFonts w:cs="Times New Roman"/>
                <w:b w:val="0"/>
                <w:bCs w:val="0"/>
                <w:kern w:val="0"/>
                <w:sz w:val="26"/>
                <w:szCs w:val="26"/>
              </w:rPr>
            </w:rPrChange>
          </w:rPr>
          <w:t xml:space="preserve">CHUỖI THỜI GIAN VÀ CÁC THÀNH PHẦN </w:t>
        </w:r>
      </w:ins>
      <w:ins w:id="1542" w:author="The Si Tran" w:date="2012-12-12T13:54:00Z">
        <w:r w:rsidR="007529B1" w:rsidRPr="0095710D">
          <w:rPr>
            <w:rPrChange w:id="1543" w:author="The Si Tran" w:date="2012-12-12T13:54:00Z">
              <w:rPr>
                <w:rFonts w:cs="Times New Roman"/>
                <w:b w:val="0"/>
                <w:bCs w:val="0"/>
                <w:kern w:val="0"/>
                <w:sz w:val="26"/>
                <w:szCs w:val="26"/>
              </w:rPr>
            </w:rPrChange>
          </w:rPr>
          <w:t xml:space="preserve">CỦA </w:t>
        </w:r>
      </w:ins>
      <w:ins w:id="1544" w:author="The Si Tran" w:date="2012-12-12T13:53:00Z">
        <w:r w:rsidR="007529B1" w:rsidRPr="0095710D">
          <w:rPr>
            <w:rPrChange w:id="1545" w:author="The Si Tran" w:date="2012-12-12T13:54:00Z">
              <w:rPr>
                <w:rFonts w:cs="Times New Roman"/>
                <w:b w:val="0"/>
                <w:bCs w:val="0"/>
                <w:kern w:val="0"/>
                <w:sz w:val="26"/>
                <w:szCs w:val="26"/>
              </w:rPr>
            </w:rPrChange>
          </w:rPr>
          <w:t>CHUỖI THỜI GIAN</w:t>
        </w:r>
      </w:ins>
      <w:bookmarkEnd w:id="1539"/>
    </w:p>
    <w:p w14:paraId="3E498819" w14:textId="55227863" w:rsidR="00E231FB" w:rsidRPr="002F74DC" w:rsidRDefault="00E231FB">
      <w:pPr>
        <w:pPrChange w:id="1546" w:author="The Si Tran" w:date="2012-12-16T09:42:00Z">
          <w:pPr>
            <w:pStyle w:val="Heading1"/>
          </w:pPr>
        </w:pPrChange>
      </w:pPr>
      <w:ins w:id="1547" w:author="The Si Tran" w:date="2012-12-16T09:42:00Z">
        <w:r>
          <w:t xml:space="preserve">Trong chương này, chúng tôi sẽ giới thiệu các khái niệm cơ bản về chuỗi thời gian, các thành phần của chuỗi thời gian. Đồng thời, giới thiệu phương pháp để xác định các thành phần </w:t>
        </w:r>
      </w:ins>
      <w:r w:rsidR="00BB5E39">
        <w:t>của chuỗi thời gian</w:t>
      </w:r>
      <w:ins w:id="1548" w:author="The Si Tran" w:date="2012-12-16T09:42:00Z">
        <w:r>
          <w:t>, cũng như các công cụ hỗ trợ cho quá trình phân tích</w:t>
        </w:r>
      </w:ins>
      <w:r w:rsidR="00330CA0">
        <w:t xml:space="preserve"> chuỗi thời gian</w:t>
      </w:r>
      <w:ins w:id="1549" w:author="The Si Tran" w:date="2012-12-16T09:42:00Z">
        <w:r>
          <w:t xml:space="preserve">. Mục đích là </w:t>
        </w:r>
      </w:ins>
      <w:r w:rsidR="00330CA0">
        <w:t>giúp</w:t>
      </w:r>
      <w:ins w:id="1550" w:author="The Si Tran" w:date="2012-12-16T09:42:00Z">
        <w:r>
          <w:t xml:space="preserve"> người đọc nắm được tổng quan về chuỗi dữ liệu thời gian, thành phần của chuỗi thời gian</w:t>
        </w:r>
      </w:ins>
      <w:r w:rsidR="00330CA0">
        <w:t xml:space="preserve"> và</w:t>
      </w:r>
      <w:ins w:id="1551" w:author="The Si Tran" w:date="2012-12-16T09:42:00Z">
        <w:r>
          <w:t xml:space="preserve"> cách xác định chúng.</w:t>
        </w:r>
      </w:ins>
    </w:p>
    <w:p w14:paraId="2E89C694" w14:textId="77777777" w:rsidR="00AA4819" w:rsidRPr="0049233F" w:rsidRDefault="00AA4819" w:rsidP="00286C29">
      <w:pPr>
        <w:pStyle w:val="Heading2"/>
      </w:pPr>
      <w:bookmarkStart w:id="1552" w:name="_Toc343841837"/>
      <w:r w:rsidRPr="0049233F">
        <w:rPr>
          <w:rPrChange w:id="1553" w:author="The Si Tran" w:date="2012-12-05T23:02:00Z">
            <w:rPr>
              <w:iCs w:val="0"/>
              <w:kern w:val="32"/>
              <w:sz w:val="32"/>
              <w:szCs w:val="32"/>
            </w:rPr>
          </w:rPrChange>
        </w:rPr>
        <w:t>Chuỗi thời gian</w:t>
      </w:r>
      <w:bookmarkEnd w:id="1552"/>
      <w:del w:id="1554" w:author="The Si Tran" w:date="2012-12-11T21:05:00Z">
        <w:r w:rsidRPr="0049233F" w:rsidDel="006C2050">
          <w:rPr>
            <w:rPrChange w:id="1555" w:author="The Si Tran" w:date="2012-12-05T23:02:00Z">
              <w:rPr>
                <w:iCs w:val="0"/>
                <w:kern w:val="32"/>
                <w:sz w:val="32"/>
                <w:szCs w:val="32"/>
              </w:rPr>
            </w:rPrChange>
          </w:rPr>
          <w:delText>:</w:delText>
        </w:r>
      </w:del>
    </w:p>
    <w:p w14:paraId="7693E365" w14:textId="2E6BA0B7" w:rsidR="00024D6E" w:rsidRPr="0049233F" w:rsidRDefault="00387D5F">
      <w:pPr>
        <w:rPr>
          <w:rPrChange w:id="1556" w:author="The Si Tran" w:date="2012-12-05T23:02:00Z">
            <w:rPr>
              <w:sz w:val="28"/>
              <w:szCs w:val="28"/>
            </w:rPr>
          </w:rPrChange>
        </w:rPr>
        <w:pPrChange w:id="1557" w:author="The Si Tran" w:date="2012-12-14T07:21:00Z">
          <w:pPr>
            <w:ind w:firstLine="720"/>
          </w:pPr>
        </w:pPrChange>
      </w:pPr>
      <w:r w:rsidRPr="0049233F">
        <w:rPr>
          <w:rPrChange w:id="1558" w:author="The Si Tran" w:date="2012-12-05T23:02:00Z">
            <w:rPr>
              <w:rFonts w:cs="Arial"/>
              <w:b/>
              <w:bCs/>
              <w:kern w:val="32"/>
              <w:sz w:val="28"/>
              <w:szCs w:val="28"/>
            </w:rPr>
          </w:rPrChange>
        </w:rPr>
        <w:t xml:space="preserve">Dữ liệu chuỗi thời gian </w:t>
      </w:r>
      <w:r w:rsidR="00024D6E" w:rsidRPr="0049233F">
        <w:rPr>
          <w:rPrChange w:id="1559"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w:t>
      </w:r>
      <w:r w:rsidR="00FD279A">
        <w:t xml:space="preserve"> số lượng</w:t>
      </w:r>
      <w:r w:rsidR="00024D6E" w:rsidRPr="0049233F">
        <w:rPr>
          <w:rPrChange w:id="1560" w:author="The Si Tran" w:date="2012-12-05T23:02:00Z">
            <w:rPr>
              <w:rFonts w:cs="Arial"/>
              <w:b/>
              <w:bCs/>
              <w:kern w:val="32"/>
              <w:sz w:val="28"/>
              <w:szCs w:val="28"/>
            </w:rPr>
          </w:rPrChange>
        </w:rPr>
        <w:t xml:space="preserve"> </w:t>
      </w:r>
      <w:r w:rsidR="00FD279A">
        <w:t xml:space="preserve">hành khách sử dụng phương tiện công cộng </w:t>
      </w:r>
      <w:r w:rsidR="00024D6E" w:rsidRPr="0049233F">
        <w:rPr>
          <w:rPrChange w:id="1561" w:author="The Si Tran" w:date="2012-12-05T23:02:00Z">
            <w:rPr>
              <w:rFonts w:cs="Arial"/>
              <w:b/>
              <w:bCs/>
              <w:kern w:val="32"/>
              <w:sz w:val="28"/>
              <w:szCs w:val="28"/>
            </w:rPr>
          </w:rPrChange>
        </w:rPr>
        <w:t xml:space="preserve">của một </w:t>
      </w:r>
      <w:r w:rsidR="00FD279A">
        <w:t>thành phố</w:t>
      </w:r>
      <w:r w:rsidR="00024D6E" w:rsidRPr="0049233F">
        <w:rPr>
          <w:rPrChange w:id="1562" w:author="The Si Tran" w:date="2012-12-05T23:02:00Z">
            <w:rPr>
              <w:rFonts w:cs="Arial"/>
              <w:b/>
              <w:bCs/>
              <w:kern w:val="32"/>
              <w:sz w:val="28"/>
              <w:szCs w:val="28"/>
            </w:rPr>
          </w:rPrChange>
        </w:rPr>
        <w:t xml:space="preserve"> được lưu trữ theo từng </w:t>
      </w:r>
      <w:r w:rsidR="00FD279A">
        <w:t>tháng</w:t>
      </w:r>
      <w:r w:rsidR="00024D6E" w:rsidRPr="0049233F">
        <w:rPr>
          <w:rPrChange w:id="1563" w:author="The Si Tran" w:date="2012-12-05T23:02:00Z">
            <w:rPr>
              <w:rFonts w:cs="Arial"/>
              <w:b/>
              <w:bCs/>
              <w:kern w:val="32"/>
              <w:sz w:val="28"/>
              <w:szCs w:val="28"/>
            </w:rPr>
          </w:rPrChange>
        </w:rPr>
        <w:t xml:space="preserve"> là các dữ liệu chuỗi thời gian.</w:t>
      </w:r>
    </w:p>
    <w:p w14:paraId="22878C69" w14:textId="7D3DE245" w:rsidR="00024D6E" w:rsidRPr="0049233F" w:rsidDel="00011A74" w:rsidRDefault="00024D6E">
      <w:pPr>
        <w:rPr>
          <w:del w:id="1564" w:author="The Si Tran" w:date="2012-12-14T07:21:00Z"/>
          <w:rPrChange w:id="1565" w:author="The Si Tran" w:date="2012-12-05T23:02:00Z">
            <w:rPr>
              <w:del w:id="1566" w:author="The Si Tran" w:date="2012-12-14T07:21:00Z"/>
              <w:sz w:val="28"/>
              <w:szCs w:val="28"/>
            </w:rPr>
          </w:rPrChange>
        </w:rPr>
        <w:pPrChange w:id="1567" w:author="The Si Tran" w:date="2012-12-14T07:21:00Z">
          <w:pPr>
            <w:ind w:firstLine="720"/>
          </w:pPr>
        </w:pPrChange>
      </w:pPr>
      <w:del w:id="1568" w:author="The Si Tran" w:date="2012-12-14T04:19:00Z">
        <w:r w:rsidRPr="0049233F" w:rsidDel="00454557">
          <w:rPr>
            <w:rPrChange w:id="1569" w:author="The Si Tran" w:date="2012-12-05T23:02:00Z">
              <w:rPr>
                <w:rFonts w:cs="Arial"/>
                <w:b/>
                <w:bCs/>
                <w:kern w:val="32"/>
                <w:sz w:val="28"/>
                <w:szCs w:val="28"/>
              </w:rPr>
            </w:rPrChange>
          </w:rPr>
          <w:tab/>
        </w:r>
      </w:del>
      <w:r w:rsidRPr="0049233F">
        <w:rPr>
          <w:rPrChange w:id="1570" w:author="The Si Tran" w:date="2012-12-05T23:02:00Z">
            <w:rPr>
              <w:rFonts w:cs="Arial"/>
              <w:b/>
              <w:bCs/>
              <w:kern w:val="32"/>
              <w:sz w:val="28"/>
              <w:szCs w:val="28"/>
            </w:rPr>
          </w:rPrChange>
        </w:rPr>
        <w:t xml:space="preserve">Ta </w:t>
      </w:r>
      <w:r w:rsidR="005C2C13" w:rsidRPr="0049233F">
        <w:rPr>
          <w:rPrChange w:id="1571" w:author="The Si Tran" w:date="2012-12-05T23:02:00Z">
            <w:rPr>
              <w:rFonts w:cs="Arial"/>
              <w:b/>
              <w:bCs/>
              <w:kern w:val="32"/>
              <w:sz w:val="28"/>
              <w:szCs w:val="28"/>
            </w:rPr>
          </w:rPrChange>
        </w:rPr>
        <w:t xml:space="preserve">thường </w:t>
      </w:r>
      <w:r w:rsidRPr="0049233F">
        <w:rPr>
          <w:rPrChange w:id="1572" w:author="The Si Tran" w:date="2012-12-05T23:02:00Z">
            <w:rPr>
              <w:rFonts w:cs="Arial"/>
              <w:b/>
              <w:bCs/>
              <w:kern w:val="32"/>
              <w:sz w:val="28"/>
              <w:szCs w:val="28"/>
            </w:rPr>
          </w:rPrChange>
        </w:rPr>
        <w:t xml:space="preserve">ký kiệu chuỗi thời gian là </w:t>
      </w:r>
      <w:ins w:id="1573"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574" w:author="The Si Tran" w:date="2012-12-06T03:50:00Z">
        <w:r w:rsidRPr="0049233F" w:rsidDel="00C16A39">
          <w:rPr>
            <w:rPrChange w:id="1575" w:author="The Si Tran" w:date="2012-12-05T23:02:00Z">
              <w:rPr>
                <w:rFonts w:cs="Arial"/>
                <w:b/>
                <w:bCs/>
                <w:kern w:val="32"/>
                <w:sz w:val="28"/>
                <w:szCs w:val="28"/>
              </w:rPr>
            </w:rPrChange>
          </w:rPr>
          <w:delText>{X</w:delText>
        </w:r>
        <w:r w:rsidRPr="0049233F" w:rsidDel="00C16A39">
          <w:rPr>
            <w:vertAlign w:val="subscript"/>
            <w:rPrChange w:id="1576" w:author="The Si Tran" w:date="2012-12-05T23:02:00Z">
              <w:rPr>
                <w:rFonts w:cs="Arial"/>
                <w:b/>
                <w:bCs/>
                <w:kern w:val="32"/>
                <w:sz w:val="28"/>
                <w:szCs w:val="28"/>
                <w:vertAlign w:val="subscript"/>
              </w:rPr>
            </w:rPrChange>
          </w:rPr>
          <w:delText>t</w:delText>
        </w:r>
        <w:r w:rsidRPr="0049233F" w:rsidDel="00C16A39">
          <w:rPr>
            <w:rPrChange w:id="1577" w:author="The Si Tran" w:date="2012-12-05T23:02:00Z">
              <w:rPr>
                <w:rFonts w:cs="Arial"/>
                <w:b/>
                <w:bCs/>
                <w:kern w:val="32"/>
                <w:sz w:val="28"/>
                <w:szCs w:val="28"/>
              </w:rPr>
            </w:rPrChange>
          </w:rPr>
          <w:delText>}</w:delText>
        </w:r>
      </w:del>
      <w:r w:rsidRPr="0049233F">
        <w:rPr>
          <w:rPrChange w:id="1578" w:author="The Si Tran" w:date="2012-12-05T23:02:00Z">
            <w:rPr>
              <w:rFonts w:cs="Arial"/>
              <w:b/>
              <w:bCs/>
              <w:kern w:val="32"/>
              <w:sz w:val="28"/>
              <w:szCs w:val="28"/>
            </w:rPr>
          </w:rPrChange>
        </w:rPr>
        <w:t xml:space="preserve"> với </w:t>
      </w:r>
      <w:ins w:id="1579" w:author="The Si Tran" w:date="2012-12-06T03:50:00Z">
        <m:oMath>
          <m:r>
            <w:rPr>
              <w:rFonts w:ascii="Cambria Math" w:hAnsi="Cambria Math"/>
            </w:rPr>
            <m:t>t</m:t>
          </m:r>
        </m:oMath>
      </w:ins>
      <w:del w:id="1580" w:author="The Si Tran" w:date="2012-12-06T03:50:00Z">
        <w:r w:rsidRPr="0049233F" w:rsidDel="00C16A39">
          <w:rPr>
            <w:rPrChange w:id="1581" w:author="The Si Tran" w:date="2012-12-05T23:02:00Z">
              <w:rPr>
                <w:rFonts w:cs="Arial"/>
                <w:b/>
                <w:bCs/>
                <w:kern w:val="32"/>
                <w:sz w:val="28"/>
                <w:szCs w:val="28"/>
              </w:rPr>
            </w:rPrChange>
          </w:rPr>
          <w:delText>t</w:delText>
        </w:r>
      </w:del>
      <w:r w:rsidRPr="0049233F">
        <w:rPr>
          <w:rPrChange w:id="1582" w:author="The Si Tran" w:date="2012-12-05T23:02:00Z">
            <w:rPr>
              <w:rFonts w:cs="Arial"/>
              <w:b/>
              <w:bCs/>
              <w:kern w:val="32"/>
              <w:sz w:val="28"/>
              <w:szCs w:val="28"/>
            </w:rPr>
          </w:rPrChange>
        </w:rPr>
        <w:t xml:space="preserve"> là các số tự nhiên. </w:t>
      </w:r>
      <m:oMath>
        <m:sSub>
          <m:sSubPr>
            <m:ctrlPr>
              <w:ins w:id="1583" w:author="The Si Tran" w:date="2012-12-06T03:50:00Z">
                <w:rPr>
                  <w:rFonts w:ascii="Cambria Math" w:hAnsi="Cambria Math"/>
                  <w:i/>
                </w:rPr>
              </w:ins>
            </m:ctrlPr>
          </m:sSubPr>
          <m:e>
            <w:ins w:id="1584" w:author="The Si Tran" w:date="2012-12-06T03:50:00Z">
              <m:r>
                <w:rPr>
                  <w:rFonts w:ascii="Cambria Math" w:hAnsi="Cambria Math"/>
                </w:rPr>
                <m:t>X</m:t>
              </m:r>
            </w:ins>
          </m:e>
          <m:sub>
            <w:ins w:id="1585" w:author="The Si Tran" w:date="2012-12-06T03:50:00Z">
              <m:r>
                <w:rPr>
                  <w:rFonts w:ascii="Cambria Math" w:hAnsi="Cambria Math"/>
                </w:rPr>
                <m:t>t</m:t>
              </m:r>
            </w:ins>
          </m:sub>
        </m:sSub>
      </m:oMath>
      <w:ins w:id="1586" w:author="The Si Tran" w:date="2012-12-06T03:50:00Z">
        <w:r w:rsidR="00C16A39">
          <w:t xml:space="preserve"> </w:t>
        </w:r>
      </w:ins>
      <w:del w:id="1587" w:author="The Si Tran" w:date="2012-12-06T03:50:00Z">
        <w:r w:rsidRPr="0049233F" w:rsidDel="00C16A39">
          <w:rPr>
            <w:rPrChange w:id="1588" w:author="The Si Tran" w:date="2012-12-05T23:02:00Z">
              <w:rPr>
                <w:rFonts w:cs="Arial"/>
                <w:b/>
                <w:bCs/>
                <w:kern w:val="32"/>
                <w:sz w:val="28"/>
                <w:szCs w:val="28"/>
              </w:rPr>
            </w:rPrChange>
          </w:rPr>
          <w:delText>X</w:delText>
        </w:r>
        <w:r w:rsidRPr="0049233F" w:rsidDel="00C16A39">
          <w:rPr>
            <w:vertAlign w:val="subscript"/>
            <w:rPrChange w:id="1589" w:author="The Si Tran" w:date="2012-12-05T23:02:00Z">
              <w:rPr>
                <w:rFonts w:cs="Arial"/>
                <w:b/>
                <w:bCs/>
                <w:kern w:val="32"/>
                <w:sz w:val="28"/>
                <w:szCs w:val="28"/>
                <w:vertAlign w:val="subscript"/>
              </w:rPr>
            </w:rPrChange>
          </w:rPr>
          <w:delText>t</w:delText>
        </w:r>
        <w:r w:rsidRPr="0049233F" w:rsidDel="00C16A39">
          <w:rPr>
            <w:rPrChange w:id="1590" w:author="The Si Tran" w:date="2012-12-05T23:02:00Z">
              <w:rPr>
                <w:rFonts w:cs="Arial"/>
                <w:b/>
                <w:bCs/>
                <w:kern w:val="32"/>
                <w:sz w:val="28"/>
                <w:szCs w:val="28"/>
              </w:rPr>
            </w:rPrChange>
          </w:rPr>
          <w:delText xml:space="preserve"> </w:delText>
        </w:r>
      </w:del>
      <w:r w:rsidRPr="0049233F">
        <w:rPr>
          <w:rPrChange w:id="1591" w:author="The Si Tran" w:date="2012-12-05T23:02:00Z">
            <w:rPr>
              <w:rFonts w:cs="Arial"/>
              <w:b/>
              <w:bCs/>
              <w:kern w:val="32"/>
              <w:sz w:val="28"/>
              <w:szCs w:val="28"/>
            </w:rPr>
          </w:rPrChange>
        </w:rPr>
        <w:t>là các biến ngẫu nhiên rút ra từ một phân bố xác suấ</w:t>
      </w:r>
      <w:r w:rsidR="0084788B">
        <w:t>t nào đó. Hình 2.1</w:t>
      </w:r>
      <w:r w:rsidRPr="0049233F">
        <w:rPr>
          <w:rPrChange w:id="1592"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593" w:author="The Si Tran" w:date="2012-12-05T23:02:00Z">
            <w:rPr>
              <w:rFonts w:cs="Arial"/>
              <w:b/>
              <w:bCs/>
              <w:kern w:val="32"/>
              <w:sz w:val="28"/>
              <w:szCs w:val="28"/>
            </w:rPr>
          </w:rPrChange>
        </w:rPr>
        <w:t xml:space="preserve"> hàng tháng của hãng </w:t>
      </w:r>
      <w:r w:rsidR="005C2C13" w:rsidRPr="0049233F">
        <w:rPr>
          <w:rPrChange w:id="1594" w:author="The Si Tran" w:date="2012-12-05T23:02:00Z">
            <w:rPr>
              <w:rFonts w:cs="Arial"/>
              <w:b/>
              <w:bCs/>
              <w:kern w:val="32"/>
              <w:sz w:val="28"/>
              <w:szCs w:val="28"/>
            </w:rPr>
          </w:rPrChange>
        </w:rPr>
        <w:t xml:space="preserve">hàng không </w:t>
      </w:r>
      <w:r w:rsidRPr="0049233F">
        <w:rPr>
          <w:rPrChange w:id="1595" w:author="The Si Tran" w:date="2012-12-05T23:02:00Z">
            <w:rPr>
              <w:rFonts w:cs="Arial"/>
              <w:b/>
              <w:bCs/>
              <w:kern w:val="32"/>
              <w:sz w:val="28"/>
              <w:szCs w:val="28"/>
            </w:rPr>
          </w:rPrChange>
        </w:rPr>
        <w:t>Pan Am</w:t>
      </w:r>
      <w:r w:rsidR="005C2C13" w:rsidRPr="0049233F">
        <w:rPr>
          <w:rPrChange w:id="1596"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597" w:author="The Si Tran" w:date="2012-12-05T23:02:00Z">
            <w:rPr>
              <w:sz w:val="28"/>
              <w:szCs w:val="28"/>
            </w:rPr>
          </w:rPrChange>
        </w:rPr>
      </w:pPr>
    </w:p>
    <w:p w14:paraId="5045DE3A" w14:textId="77777777" w:rsidR="009526E2" w:rsidRPr="009531AA" w:rsidRDefault="00024D6E">
      <w:pPr>
        <w:pStyle w:val="Canhgiua"/>
        <w:rPr>
          <w:rPrChange w:id="1598" w:author="The Si Tran" w:date="2012-12-11T23:14:00Z">
            <w:rPr>
              <w:sz w:val="28"/>
              <w:szCs w:val="28"/>
            </w:rPr>
          </w:rPrChange>
        </w:rPr>
        <w:pPrChange w:id="1599" w:author="The Si Tran" w:date="2012-12-16T16:45:00Z">
          <w:pPr/>
        </w:pPrChange>
      </w:pPr>
      <w:r w:rsidRPr="00BB708B">
        <w:rPr>
          <w:noProof/>
          <w:rPrChange w:id="1600" w:author="Unknown">
            <w:rPr>
              <w:rFonts w:cs="Arial"/>
              <w:b/>
              <w:bCs/>
              <w:noProof/>
              <w:kern w:val="32"/>
              <w:sz w:val="28"/>
              <w:szCs w:val="28"/>
            </w:rPr>
          </w:rPrChange>
        </w:rPr>
        <w:drawing>
          <wp:inline distT="0" distB="0" distL="0" distR="0" wp14:anchorId="3BED6EB7" wp14:editId="2C91C241">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601" w:author="The Si Tran" w:date="2012-12-14T07:21:00Z"/>
        </w:rPr>
        <w:pPrChange w:id="1602" w:author="The Si Tran" w:date="2012-12-16T16:45:00Z">
          <w:pPr>
            <w:pStyle w:val="Caption"/>
            <w:ind w:firstLine="540"/>
          </w:pPr>
        </w:pPrChange>
      </w:pPr>
      <w:bookmarkStart w:id="1603" w:name="_Toc312142075"/>
      <w:bookmarkStart w:id="1604" w:name="_Toc343029950"/>
      <w:bookmarkStart w:id="1605" w:name="_Toc343841725"/>
      <w:r w:rsidRPr="00454DCE">
        <w:rPr>
          <w:bCs w:val="0"/>
          <w:rPrChange w:id="1606" w:author="The Si Tran" w:date="2012-12-16T16:45:00Z">
            <w:rPr>
              <w:b w:val="0"/>
              <w:bCs w:val="0"/>
              <w:sz w:val="28"/>
              <w:szCs w:val="28"/>
            </w:rPr>
          </w:rPrChange>
        </w:rPr>
        <w:t xml:space="preserve">Hình </w:t>
      </w:r>
      <w:del w:id="1607" w:author="The Si Tran" w:date="2012-12-11T23:15:00Z">
        <w:r w:rsidRPr="00454DCE" w:rsidDel="005F761D">
          <w:rPr>
            <w:bCs w:val="0"/>
            <w:rPrChange w:id="1608" w:author="The Si Tran" w:date="2012-12-16T16:45:00Z">
              <w:rPr>
                <w:b w:val="0"/>
                <w:bCs w:val="0"/>
                <w:sz w:val="28"/>
                <w:szCs w:val="28"/>
              </w:rPr>
            </w:rPrChange>
          </w:rPr>
          <w:fldChar w:fldCharType="begin"/>
        </w:r>
        <w:r w:rsidRPr="00454DCE" w:rsidDel="005F761D">
          <w:rPr>
            <w:bCs w:val="0"/>
            <w:rPrChange w:id="1609" w:author="The Si Tran" w:date="2012-12-16T16:45:00Z">
              <w:rPr>
                <w:b w:val="0"/>
                <w:bCs w:val="0"/>
                <w:sz w:val="28"/>
                <w:szCs w:val="28"/>
              </w:rPr>
            </w:rPrChange>
          </w:rPr>
          <w:delInstrText xml:space="preserve"> SEQ Hình \* ARABIC </w:delInstrText>
        </w:r>
        <w:r w:rsidRPr="00454DCE" w:rsidDel="005F761D">
          <w:rPr>
            <w:bCs w:val="0"/>
            <w:rPrChange w:id="1610" w:author="The Si Tran" w:date="2012-12-16T16:45:00Z">
              <w:rPr>
                <w:b w:val="0"/>
                <w:bCs w:val="0"/>
                <w:sz w:val="28"/>
                <w:szCs w:val="28"/>
              </w:rPr>
            </w:rPrChange>
          </w:rPr>
          <w:fldChar w:fldCharType="separate"/>
        </w:r>
        <w:r w:rsidRPr="00454DCE" w:rsidDel="005F761D">
          <w:rPr>
            <w:bCs w:val="0"/>
            <w:rPrChange w:id="1611" w:author="The Si Tran" w:date="2012-12-16T16:45:00Z">
              <w:rPr>
                <w:b w:val="0"/>
                <w:bCs w:val="0"/>
                <w:noProof/>
                <w:sz w:val="28"/>
                <w:szCs w:val="28"/>
              </w:rPr>
            </w:rPrChange>
          </w:rPr>
          <w:delText>1</w:delText>
        </w:r>
        <w:r w:rsidRPr="00454DCE" w:rsidDel="005F761D">
          <w:rPr>
            <w:bCs w:val="0"/>
            <w:rPrChange w:id="1612" w:author="The Si Tran" w:date="2012-12-16T16:45:00Z">
              <w:rPr>
                <w:b w:val="0"/>
                <w:bCs w:val="0"/>
                <w:sz w:val="28"/>
                <w:szCs w:val="28"/>
              </w:rPr>
            </w:rPrChange>
          </w:rPr>
          <w:fldChar w:fldCharType="end"/>
        </w:r>
      </w:del>
      <w:ins w:id="1613" w:author="The Si Tran" w:date="2012-12-11T23:15:00Z">
        <w:r w:rsidR="005F761D" w:rsidRPr="00032D83">
          <w:rPr>
            <w:bCs w:val="0"/>
          </w:rPr>
          <w:t>2</w:t>
        </w:r>
      </w:ins>
      <w:ins w:id="1614" w:author="The Si Tran" w:date="2012-12-11T23:13:00Z">
        <w:r w:rsidR="00FD0D9E" w:rsidRPr="00032D83">
          <w:rPr>
            <w:bCs w:val="0"/>
          </w:rPr>
          <w:t>.1</w:t>
        </w:r>
      </w:ins>
      <w:ins w:id="1615" w:author="The Si Tran" w:date="2012-12-14T04:07:00Z">
        <w:r w:rsidR="00C409EE" w:rsidRPr="006D6C8D">
          <w:t>:</w:t>
        </w:r>
      </w:ins>
      <w:r w:rsidRPr="00454DCE">
        <w:rPr>
          <w:bCs w:val="0"/>
          <w:rPrChange w:id="1616" w:author="The Si Tran" w:date="2012-12-16T16:45:00Z">
            <w:rPr>
              <w:b w:val="0"/>
              <w:bCs w:val="0"/>
              <w:sz w:val="28"/>
              <w:szCs w:val="28"/>
            </w:rPr>
          </w:rPrChange>
        </w:rPr>
        <w:t xml:space="preserve"> Số khách hàng đặt chỗ hàng tháng của hãng Pan Am</w:t>
      </w:r>
      <w:bookmarkEnd w:id="1603"/>
      <w:bookmarkEnd w:id="1604"/>
      <w:bookmarkEnd w:id="1605"/>
    </w:p>
    <w:p w14:paraId="6148F770" w14:textId="77777777" w:rsidR="00024D6E" w:rsidRPr="0049233F" w:rsidRDefault="00024D6E">
      <w:pPr>
        <w:pStyle w:val="Hinh"/>
        <w:rPr>
          <w:rPrChange w:id="1617" w:author="The Si Tran" w:date="2012-12-05T23:02:00Z">
            <w:rPr>
              <w:sz w:val="28"/>
              <w:szCs w:val="28"/>
            </w:rPr>
          </w:rPrChange>
        </w:rPr>
        <w:pPrChange w:id="1618" w:author="The Si Tran" w:date="2012-12-16T16:45:00Z">
          <w:pPr/>
        </w:pPrChange>
      </w:pPr>
    </w:p>
    <w:p w14:paraId="47496638" w14:textId="303FCD55" w:rsidR="0080635D" w:rsidRPr="0049233F" w:rsidRDefault="0080635D">
      <w:pPr>
        <w:rPr>
          <w:rPrChange w:id="1619" w:author="The Si Tran" w:date="2012-12-05T23:02:00Z">
            <w:rPr>
              <w:sz w:val="28"/>
              <w:szCs w:val="28"/>
            </w:rPr>
          </w:rPrChange>
        </w:rPr>
        <w:pPrChange w:id="1620" w:author="The Si Tran" w:date="2012-12-14T07:21:00Z">
          <w:pPr>
            <w:ind w:firstLine="720"/>
          </w:pPr>
        </w:pPrChange>
      </w:pPr>
      <w:del w:id="1621" w:author="The Si Tran" w:date="2012-12-14T04:19:00Z">
        <w:r w:rsidRPr="0049233F" w:rsidDel="00454557">
          <w:rPr>
            <w:rPrChange w:id="1622" w:author="The Si Tran" w:date="2012-12-05T23:02:00Z">
              <w:rPr>
                <w:b/>
                <w:bCs/>
                <w:sz w:val="28"/>
                <w:szCs w:val="28"/>
              </w:rPr>
            </w:rPrChange>
          </w:rPr>
          <w:lastRenderedPageBreak/>
          <w:tab/>
        </w:r>
      </w:del>
      <w:r w:rsidRPr="0049233F">
        <w:rPr>
          <w:rPrChange w:id="1623"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49233F">
        <w:rPr>
          <w:rPrChange w:id="1624" w:author="The Si Tran" w:date="2012-12-05T23:02:00Z">
            <w:rPr>
              <w:b/>
              <w:bCs/>
              <w:sz w:val="28"/>
              <w:szCs w:val="28"/>
            </w:rPr>
          </w:rPrChange>
        </w:rPr>
        <w:t xml:space="preserve"> bất qui tắc </w:t>
      </w:r>
      <w:r w:rsidR="00F518BC" w:rsidRPr="0049233F">
        <w:rPr>
          <w:rPrChange w:id="1625" w:author="The Si Tran" w:date="2012-12-05T23:02:00Z">
            <w:rPr>
              <w:b/>
              <w:bCs/>
              <w:sz w:val="28"/>
              <w:szCs w:val="28"/>
            </w:rPr>
          </w:rPrChange>
        </w:rPr>
        <w:fldChar w:fldCharType="begin"/>
      </w:r>
      <w:r w:rsidR="00F518BC" w:rsidRPr="0049233F">
        <w:rPr>
          <w:rPrChange w:id="1626"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627" w:author="The Si Tran" w:date="2012-12-05T23:02:00Z">
            <w:rPr>
              <w:b/>
              <w:bCs/>
              <w:sz w:val="28"/>
              <w:szCs w:val="28"/>
            </w:rPr>
          </w:rPrChange>
        </w:rPr>
        <w:fldChar w:fldCharType="end"/>
      </w:r>
    </w:p>
    <w:p w14:paraId="65E346B6" w14:textId="17F9BC19" w:rsidR="001F017F" w:rsidRPr="006A5AA2" w:rsidRDefault="00F518BC">
      <w:pPr>
        <w:pStyle w:val="BuletL1"/>
        <w:rPr>
          <w:rPrChange w:id="1628" w:author="The Si Tran" w:date="2012-12-14T04:05:00Z">
            <w:rPr>
              <w:sz w:val="28"/>
              <w:szCs w:val="28"/>
            </w:rPr>
          </w:rPrChange>
        </w:rPr>
        <w:pPrChange w:id="1629" w:author="The Si Tran" w:date="2012-12-16T10:07:00Z">
          <w:pPr>
            <w:pStyle w:val="ListParagraph"/>
            <w:numPr>
              <w:numId w:val="12"/>
            </w:numPr>
            <w:ind w:left="900" w:hanging="360"/>
          </w:pPr>
        </w:pPrChange>
      </w:pPr>
      <w:r w:rsidRPr="006A5AA2">
        <w:rPr>
          <w:rPrChange w:id="1630" w:author="The Si Tran" w:date="2012-12-14T04:05:00Z">
            <w:rPr>
              <w:rFonts w:eastAsiaTheme="minorHAnsi"/>
              <w:b/>
              <w:bCs/>
              <w:sz w:val="28"/>
              <w:szCs w:val="28"/>
            </w:rPr>
          </w:rPrChange>
        </w:rPr>
        <w:t>Thành phần</w:t>
      </w:r>
      <w:r w:rsidR="001F017F" w:rsidRPr="006A5AA2">
        <w:rPr>
          <w:rPrChange w:id="1631" w:author="The Si Tran" w:date="2012-12-14T04:05:00Z">
            <w:rPr>
              <w:rFonts w:eastAsiaTheme="minorHAnsi"/>
              <w:b/>
              <w:bCs/>
              <w:sz w:val="28"/>
              <w:szCs w:val="28"/>
            </w:rPr>
          </w:rPrChange>
        </w:rPr>
        <w:t xml:space="preserve"> xu hướ</w:t>
      </w:r>
      <w:r w:rsidRPr="006A5AA2">
        <w:rPr>
          <w:rPrChange w:id="1632" w:author="The Si Tran" w:date="2012-12-14T04:05:00Z">
            <w:rPr>
              <w:rFonts w:eastAsiaTheme="minorHAnsi"/>
              <w:b/>
              <w:bCs/>
              <w:sz w:val="28"/>
              <w:szCs w:val="28"/>
            </w:rPr>
          </w:rPrChange>
        </w:rPr>
        <w:t>ng (trend)</w:t>
      </w:r>
      <w:r w:rsidR="00246F0B">
        <w:t>: C</w:t>
      </w:r>
      <w:r w:rsidR="001F017F" w:rsidRPr="006A5AA2">
        <w:rPr>
          <w:rPrChange w:id="1633"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634" w:author="The Si Tran" w:date="2012-12-14T04:05:00Z">
            <w:rPr>
              <w:rFonts w:eastAsiaTheme="minorHAnsi"/>
              <w:b/>
              <w:bCs/>
              <w:sz w:val="28"/>
              <w:szCs w:val="28"/>
            </w:rPr>
          </w:rPrChange>
        </w:rPr>
        <w:t>. Đây là thành phần dài hạn (long term)</w:t>
      </w:r>
      <w:r w:rsidR="001F017F" w:rsidRPr="006A5AA2">
        <w:rPr>
          <w:rPrChange w:id="1635"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7201487F" w:rsidR="001F017F" w:rsidRPr="006A5AA2" w:rsidRDefault="00F518BC">
      <w:pPr>
        <w:pStyle w:val="BuletL1"/>
        <w:rPr>
          <w:rPrChange w:id="1636" w:author="The Si Tran" w:date="2012-12-14T04:05:00Z">
            <w:rPr>
              <w:sz w:val="28"/>
              <w:szCs w:val="28"/>
            </w:rPr>
          </w:rPrChange>
        </w:rPr>
        <w:pPrChange w:id="1637" w:author="The Si Tran" w:date="2012-12-16T10:07:00Z">
          <w:pPr>
            <w:pStyle w:val="ListParagraph"/>
            <w:numPr>
              <w:numId w:val="12"/>
            </w:numPr>
            <w:ind w:left="900" w:hanging="360"/>
          </w:pPr>
        </w:pPrChange>
      </w:pPr>
      <w:r w:rsidRPr="006A5AA2">
        <w:rPr>
          <w:rPrChange w:id="1638" w:author="The Si Tran" w:date="2012-12-14T04:05:00Z">
            <w:rPr>
              <w:rFonts w:eastAsiaTheme="minorHAnsi"/>
              <w:b/>
              <w:bCs/>
              <w:sz w:val="28"/>
              <w:szCs w:val="28"/>
            </w:rPr>
          </w:rPrChange>
        </w:rPr>
        <w:t>Thành phần</w:t>
      </w:r>
      <w:r w:rsidR="001F017F" w:rsidRPr="006A5AA2">
        <w:rPr>
          <w:rPrChange w:id="1639" w:author="The Si Tran" w:date="2012-12-14T04:05:00Z">
            <w:rPr>
              <w:rFonts w:eastAsiaTheme="minorHAnsi"/>
              <w:b/>
              <w:bCs/>
              <w:sz w:val="28"/>
              <w:szCs w:val="28"/>
            </w:rPr>
          </w:rPrChange>
        </w:rPr>
        <w:t xml:space="preserve"> </w:t>
      </w:r>
      <w:r w:rsidRPr="006A5AA2">
        <w:rPr>
          <w:rPrChange w:id="1640" w:author="The Si Tran" w:date="2012-12-14T04:05:00Z">
            <w:rPr>
              <w:rFonts w:eastAsiaTheme="minorHAnsi"/>
              <w:b/>
              <w:bCs/>
              <w:sz w:val="28"/>
              <w:szCs w:val="28"/>
            </w:rPr>
          </w:rPrChange>
        </w:rPr>
        <w:t>c</w:t>
      </w:r>
      <w:r w:rsidR="00F7259F" w:rsidRPr="006A5AA2">
        <w:rPr>
          <w:rPrChange w:id="1641" w:author="The Si Tran" w:date="2012-12-14T04:05:00Z">
            <w:rPr>
              <w:rFonts w:eastAsiaTheme="minorHAnsi"/>
              <w:b/>
              <w:bCs/>
              <w:sz w:val="28"/>
              <w:szCs w:val="28"/>
            </w:rPr>
          </w:rPrChange>
        </w:rPr>
        <w:t>hu k</w:t>
      </w:r>
      <w:ins w:id="1642" w:author="The Si Tran" w:date="2012-12-14T04:02:00Z">
        <w:r w:rsidR="00C17C95" w:rsidRPr="00EB1298">
          <w:t>ỳ</w:t>
        </w:r>
      </w:ins>
      <w:del w:id="1643" w:author="The Si Tran" w:date="2012-12-14T04:02:00Z">
        <w:r w:rsidR="00F7259F" w:rsidRPr="006A5AA2" w:rsidDel="00C17C95">
          <w:rPr>
            <w:rPrChange w:id="1644" w:author="The Si Tran" w:date="2012-12-14T04:05:00Z">
              <w:rPr>
                <w:rFonts w:eastAsiaTheme="minorHAnsi"/>
                <w:b/>
                <w:bCs/>
                <w:sz w:val="28"/>
                <w:szCs w:val="28"/>
              </w:rPr>
            </w:rPrChange>
          </w:rPr>
          <w:delText>ì</w:delText>
        </w:r>
      </w:del>
      <w:r w:rsidR="00F7259F" w:rsidRPr="006A5AA2">
        <w:rPr>
          <w:rPrChange w:id="1645" w:author="The Si Tran" w:date="2012-12-14T04:05:00Z">
            <w:rPr>
              <w:rFonts w:eastAsiaTheme="minorHAnsi"/>
              <w:b/>
              <w:bCs/>
              <w:sz w:val="28"/>
              <w:szCs w:val="28"/>
            </w:rPr>
          </w:rPrChange>
        </w:rPr>
        <w:t xml:space="preserve"> (cyclical)</w:t>
      </w:r>
      <w:r w:rsidR="00246F0B">
        <w:t>: N</w:t>
      </w:r>
      <w:r w:rsidR="008E2CA2" w:rsidRPr="006A5AA2">
        <w:rPr>
          <w:rPrChange w:id="1646"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647" w:author="The Si Tran" w:date="2012-12-14T04:05:00Z">
            <w:rPr>
              <w:rFonts w:eastAsiaTheme="minorHAnsi"/>
              <w:b/>
              <w:bCs/>
              <w:sz w:val="28"/>
              <w:szCs w:val="28"/>
            </w:rPr>
          </w:rPrChange>
        </w:rPr>
        <w:t>ng só</w:t>
      </w:r>
      <w:r w:rsidR="008E2CA2" w:rsidRPr="006A5AA2">
        <w:rPr>
          <w:rPrChange w:id="1648" w:author="The Si Tran" w:date="2012-12-14T04:05:00Z">
            <w:rPr>
              <w:rFonts w:eastAsiaTheme="minorHAnsi"/>
              <w:b/>
              <w:bCs/>
              <w:sz w:val="28"/>
              <w:szCs w:val="28"/>
            </w:rPr>
          </w:rPrChange>
        </w:rPr>
        <w:t xml:space="preserve">ng quanh trục xu hướng. Thường xuất hiện bởi sự gia tăng hoặc thu hẹp </w:t>
      </w:r>
      <w:r w:rsidR="00FD279A">
        <w:t xml:space="preserve">sản xuất </w:t>
      </w:r>
      <w:r w:rsidR="008E2CA2" w:rsidRPr="006A5AA2">
        <w:rPr>
          <w:rPrChange w:id="1649" w:author="The Si Tran" w:date="2012-12-14T04:05:00Z">
            <w:rPr>
              <w:rFonts w:eastAsiaTheme="minorHAnsi"/>
              <w:b/>
              <w:bCs/>
              <w:sz w:val="28"/>
              <w:szCs w:val="28"/>
            </w:rPr>
          </w:rPrChange>
        </w:rPr>
        <w:t>trong kinh tế.</w:t>
      </w:r>
    </w:p>
    <w:p w14:paraId="7486DEC1" w14:textId="508D191C" w:rsidR="00C130E5" w:rsidRPr="00EB1298" w:rsidRDefault="00C130E5">
      <w:pPr>
        <w:pStyle w:val="BuletL1"/>
        <w:rPr>
          <w:ins w:id="1650" w:author="The Si Tran" w:date="2012-12-14T04:04:00Z"/>
        </w:rPr>
        <w:pPrChange w:id="1651" w:author="The Si Tran" w:date="2012-12-16T10:07:00Z">
          <w:pPr>
            <w:pStyle w:val="ListParagraph"/>
            <w:numPr>
              <w:numId w:val="12"/>
            </w:numPr>
            <w:ind w:left="900" w:hanging="360"/>
          </w:pPr>
        </w:pPrChange>
      </w:pPr>
      <w:r w:rsidRPr="006A5AA2">
        <w:rPr>
          <w:rPrChange w:id="1652" w:author="The Si Tran" w:date="2012-12-14T04:05:00Z">
            <w:rPr>
              <w:rFonts w:eastAsiaTheme="minorHAnsi"/>
              <w:b/>
              <w:bCs/>
              <w:sz w:val="28"/>
              <w:szCs w:val="28"/>
            </w:rPr>
          </w:rPrChange>
        </w:rPr>
        <w:t>T</w:t>
      </w:r>
      <w:r w:rsidR="00F518BC" w:rsidRPr="006A5AA2">
        <w:rPr>
          <w:rPrChange w:id="1653" w:author="The Si Tran" w:date="2012-12-14T04:05:00Z">
            <w:rPr>
              <w:rFonts w:eastAsiaTheme="minorHAnsi"/>
              <w:b/>
              <w:bCs/>
              <w:sz w:val="28"/>
              <w:szCs w:val="28"/>
            </w:rPr>
          </w:rPrChange>
        </w:rPr>
        <w:t>hành phần</w:t>
      </w:r>
      <w:r w:rsidRPr="006A5AA2">
        <w:rPr>
          <w:rPrChange w:id="1654" w:author="The Si Tran" w:date="2012-12-14T04:05:00Z">
            <w:rPr>
              <w:rFonts w:eastAsiaTheme="minorHAnsi"/>
              <w:b/>
              <w:bCs/>
              <w:sz w:val="28"/>
              <w:szCs w:val="28"/>
            </w:rPr>
          </w:rPrChange>
        </w:rPr>
        <w:t xml:space="preserve"> mùa (seasonal): </w:t>
      </w:r>
      <w:r w:rsidR="00246F0B">
        <w:t>N</w:t>
      </w:r>
      <w:r w:rsidRPr="006A5AA2">
        <w:rPr>
          <w:rPrChange w:id="1655"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656" w:author="The Si Tran" w:date="2012-12-14T04:05:00Z">
            <w:rPr>
              <w:rFonts w:eastAsiaTheme="minorHAnsi"/>
              <w:b/>
              <w:bCs/>
              <w:sz w:val="28"/>
              <w:szCs w:val="28"/>
            </w:rPr>
          </w:rPrChange>
        </w:rPr>
        <w:t xml:space="preserve"> </w:t>
      </w:r>
      <w:r w:rsidRPr="006A5AA2">
        <w:rPr>
          <w:rPrChange w:id="1657"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658"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659"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BuletL1"/>
        <w:rPr>
          <w:del w:id="1660" w:author="The Si Tran" w:date="2012-12-14T04:04:00Z"/>
          <w:rPrChange w:id="1661" w:author="The Si Tran" w:date="2012-12-14T07:22:00Z">
            <w:rPr>
              <w:del w:id="1662" w:author="The Si Tran" w:date="2012-12-14T04:04:00Z"/>
              <w:sz w:val="28"/>
              <w:szCs w:val="28"/>
            </w:rPr>
          </w:rPrChange>
        </w:rPr>
        <w:pPrChange w:id="1663"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664" w:author="The Si Tran" w:date="2012-12-14T04:02:00Z"/>
          <w:rPrChange w:id="1665" w:author="The Si Tran" w:date="2012-12-14T07:22:00Z">
            <w:rPr>
              <w:del w:id="1666" w:author="The Si Tran" w:date="2012-12-14T04:02:00Z"/>
              <w:sz w:val="28"/>
              <w:szCs w:val="28"/>
            </w:rPr>
          </w:rPrChange>
        </w:rPr>
        <w:pPrChange w:id="1667" w:author="The Si Tran" w:date="2012-12-16T10:07:00Z">
          <w:pPr>
            <w:pStyle w:val="ListParagraph"/>
            <w:numPr>
              <w:numId w:val="12"/>
            </w:numPr>
            <w:ind w:left="900" w:hanging="360"/>
          </w:pPr>
        </w:pPrChange>
      </w:pPr>
      <w:r w:rsidRPr="00011A74">
        <w:rPr>
          <w:rPrChange w:id="1668" w:author="The Si Tran" w:date="2012-12-14T07:22:00Z">
            <w:rPr>
              <w:b/>
              <w:bCs/>
              <w:sz w:val="28"/>
              <w:szCs w:val="28"/>
            </w:rPr>
          </w:rPrChange>
        </w:rPr>
        <w:t>Thành phần bất qui tắc</w:t>
      </w:r>
      <w:ins w:id="1669" w:author="superchickend" w:date="2012-12-16T15:04:00Z">
        <w:r w:rsidR="00AA1483">
          <w:t xml:space="preserve"> (irregular)</w:t>
        </w:r>
      </w:ins>
      <w:r w:rsidRPr="00011A74">
        <w:rPr>
          <w:rPrChange w:id="1670"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671" w:author="The Si Tran" w:date="2012-12-14T04:02:00Z"/>
          <w:rPrChange w:id="1672" w:author="The Si Tran" w:date="2012-12-14T04:02:00Z">
            <w:rPr>
              <w:del w:id="1673" w:author="The Si Tran" w:date="2012-12-14T04:02:00Z"/>
              <w:sz w:val="28"/>
              <w:szCs w:val="28"/>
            </w:rPr>
          </w:rPrChange>
        </w:rPr>
        <w:pPrChange w:id="1674" w:author="The Si Tran" w:date="2012-12-16T10:07:00Z">
          <w:pPr>
            <w:pStyle w:val="ListParagraph"/>
            <w:ind w:left="900"/>
          </w:pPr>
        </w:pPrChange>
      </w:pPr>
    </w:p>
    <w:p w14:paraId="2AB52753" w14:textId="77777777" w:rsidR="00024D6E" w:rsidRPr="0049233F" w:rsidDel="00BC6984" w:rsidRDefault="00F518BC">
      <w:pPr>
        <w:pStyle w:val="BuletL1"/>
        <w:rPr>
          <w:rPrChange w:id="1675" w:author="The Si Tran" w:date="2012-12-05T23:02:00Z">
            <w:rPr>
              <w:sz w:val="28"/>
              <w:szCs w:val="28"/>
            </w:rPr>
          </w:rPrChange>
        </w:rPr>
        <w:pPrChange w:id="1676" w:author="The Si Tran" w:date="2012-12-16T10:07:00Z">
          <w:pPr>
            <w:ind w:firstLine="540"/>
          </w:pPr>
        </w:pPrChange>
      </w:pPr>
      <w:moveFromRangeStart w:id="1677" w:author="The Si Tran" w:date="2012-12-12T08:07:00Z" w:name="move343062963"/>
      <w:moveFrom w:id="1678" w:author="The Si Tran" w:date="2012-12-12T08:07:00Z">
        <w:r w:rsidRPr="0049233F" w:rsidDel="00BC6984">
          <w:rPr>
            <w:rPrChange w:id="1679" w:author="The Si Tran" w:date="2012-12-05T23:02:00Z">
              <w:rPr>
                <w:b/>
                <w:bCs/>
                <w:sz w:val="28"/>
                <w:szCs w:val="28"/>
              </w:rPr>
            </w:rPrChange>
          </w:rPr>
          <w:t>Trong quá trình nghiên cứu chuỗi thời gian, ta nhận thấy rằng k</w:t>
        </w:r>
        <w:r w:rsidR="003D4E27" w:rsidRPr="0049233F" w:rsidDel="00BC6984">
          <w:rPr>
            <w:rPrChange w:id="1680" w:author="The Si Tran" w:date="2012-12-05T23:02:00Z">
              <w:rPr>
                <w:b/>
                <w:bCs/>
                <w:sz w:val="28"/>
                <w:szCs w:val="28"/>
              </w:rPr>
            </w:rPrChange>
          </w:rPr>
          <w:t xml:space="preserve">hi </w:t>
        </w:r>
        <w:r w:rsidRPr="0049233F" w:rsidDel="00BC6984">
          <w:rPr>
            <w:rPrChange w:id="1681" w:author="The Si Tran" w:date="2012-12-05T23:02:00Z">
              <w:rPr>
                <w:b/>
                <w:bCs/>
                <w:sz w:val="28"/>
                <w:szCs w:val="28"/>
              </w:rPr>
            </w:rPrChange>
          </w:rPr>
          <w:t>một</w:t>
        </w:r>
        <w:r w:rsidR="003D4E27" w:rsidRPr="0049233F" w:rsidDel="00BC6984">
          <w:rPr>
            <w:rPrChange w:id="1682" w:author="The Si Tran" w:date="2012-12-05T23:02:00Z">
              <w:rPr>
                <w:b/>
                <w:bCs/>
                <w:sz w:val="28"/>
                <w:szCs w:val="28"/>
              </w:rPr>
            </w:rPrChange>
          </w:rPr>
          <w:t xml:space="preserve"> biến được g</w:t>
        </w:r>
        <w:r w:rsidR="00F361D0" w:rsidRPr="0049233F" w:rsidDel="00BC6984">
          <w:rPr>
            <w:rPrChange w:id="1683" w:author="The Si Tran" w:date="2012-12-05T23:02:00Z">
              <w:rPr>
                <w:b/>
                <w:bCs/>
                <w:sz w:val="28"/>
                <w:szCs w:val="28"/>
              </w:rPr>
            </w:rPrChange>
          </w:rPr>
          <w:t xml:space="preserve">hi nhận giá </w:t>
        </w:r>
        <w:r w:rsidRPr="0049233F" w:rsidDel="00BC6984">
          <w:rPr>
            <w:rPrChange w:id="1684" w:author="The Si Tran" w:date="2012-12-05T23:02:00Z">
              <w:rPr>
                <w:b/>
                <w:bCs/>
                <w:sz w:val="28"/>
                <w:szCs w:val="28"/>
              </w:rPr>
            </w:rPrChange>
          </w:rPr>
          <w:t xml:space="preserve">trị theo thời gian, </w:t>
        </w:r>
        <w:r w:rsidR="006D18A1" w:rsidRPr="0049233F" w:rsidDel="00BC6984">
          <w:rPr>
            <w:rPrChange w:id="1685"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686" w:author="The Si Tran" w:date="2012-12-05T23:02:00Z">
              <w:rPr>
                <w:b/>
                <w:bCs/>
                <w:sz w:val="28"/>
                <w:szCs w:val="28"/>
              </w:rPr>
            </w:rPrChange>
          </w:rPr>
          <w:t>này</w:t>
        </w:r>
        <w:r w:rsidR="006D18A1" w:rsidRPr="0049233F" w:rsidDel="00BC6984">
          <w:rPr>
            <w:rPrChange w:id="1687" w:author="The Si Tran" w:date="2012-12-05T23:02:00Z">
              <w:rPr>
                <w:b/>
                <w:bCs/>
                <w:sz w:val="28"/>
                <w:szCs w:val="28"/>
              </w:rPr>
            </w:rPrChange>
          </w:rPr>
          <w:t>, ta sử dụng hệ số tự tương quan (autocorrelation coefficient).</w:t>
        </w:r>
      </w:moveFrom>
    </w:p>
    <w:moveFromRangeEnd w:id="1677"/>
    <w:p w14:paraId="02B258F9" w14:textId="77777777" w:rsidR="00024D6E" w:rsidRPr="00286C29" w:rsidDel="000E6941" w:rsidRDefault="00024D6E" w:rsidP="00024D6E">
      <w:pPr>
        <w:rPr>
          <w:del w:id="1688" w:author="The Si Tran" w:date="2012-12-11T21:27:00Z"/>
          <w:rPrChange w:id="1689" w:author="The Si Tran" w:date="2012-12-05T23:02:00Z">
            <w:rPr>
              <w:del w:id="1690" w:author="The Si Tran" w:date="2012-12-11T21:27:00Z"/>
              <w:sz w:val="28"/>
              <w:szCs w:val="28"/>
            </w:rPr>
          </w:rPrChange>
        </w:rPr>
      </w:pPr>
      <w:del w:id="1691" w:author="The Si Tran" w:date="2012-12-11T21:27:00Z">
        <w:r w:rsidRPr="00286C29" w:rsidDel="000E6941">
          <w:rPr>
            <w:rPrChange w:id="1692" w:author="The Si Tran" w:date="2012-12-05T23:02:00Z">
              <w:rPr>
                <w:b/>
                <w:bCs/>
                <w:sz w:val="28"/>
                <w:szCs w:val="28"/>
              </w:rPr>
            </w:rPrChange>
          </w:rPr>
          <w:delText xml:space="preserve">Định nghĩa: Tự tương quan là sự tương quan giữa một biến với chính nó theo những </w:delText>
        </w:r>
        <w:r w:rsidR="00CD217B" w:rsidRPr="00286C29" w:rsidDel="000E6941">
          <w:rPr>
            <w:rPrChange w:id="1693" w:author="The Si Tran" w:date="2012-12-05T23:02:00Z">
              <w:rPr>
                <w:b/>
                <w:bCs/>
                <w:sz w:val="28"/>
                <w:szCs w:val="28"/>
              </w:rPr>
            </w:rPrChange>
          </w:rPr>
          <w:delText xml:space="preserve">độ trễ thời gian khác nhau </w:delText>
        </w:r>
        <w:r w:rsidR="00CD217B" w:rsidRPr="00286C29" w:rsidDel="000E6941">
          <w:rPr>
            <w:rPrChange w:id="1694" w:author="The Si Tran" w:date="2012-12-05T23:02:00Z">
              <w:rPr>
                <w:b/>
                <w:bCs/>
                <w:sz w:val="28"/>
                <w:szCs w:val="28"/>
              </w:rPr>
            </w:rPrChange>
          </w:rPr>
          <w:fldChar w:fldCharType="begin"/>
        </w:r>
        <w:r w:rsidR="00CD217B" w:rsidRPr="00286C29" w:rsidDel="000E6941">
          <w:rPr>
            <w:rPrChange w:id="1695" w:author="The Si Tran" w:date="2012-12-05T23:02:00Z">
              <w:rPr>
                <w:b/>
                <w:bCs/>
                <w:sz w:val="28"/>
                <w:szCs w:val="28"/>
              </w:rPr>
            </w:rPrChange>
          </w:rPr>
          <w:delInstrText xml:space="preserve"> REF  Bussiness_forecasting_book </w:delInstrText>
        </w:r>
        <w:r w:rsidR="00E50A9B" w:rsidRPr="00286C29" w:rsidDel="000E6941">
          <w:delInstrText xml:space="preserve"> \* MERGEFORMAT </w:delInstrText>
        </w:r>
        <w:r w:rsidR="00CD217B" w:rsidRPr="00286C29" w:rsidDel="000E6941">
          <w:rPr>
            <w:rPrChange w:id="1696" w:author="The Si Tran" w:date="2012-12-05T23:02:00Z">
              <w:rPr>
                <w:b/>
                <w:bCs/>
                <w:sz w:val="28"/>
                <w:szCs w:val="28"/>
              </w:rPr>
            </w:rPrChange>
          </w:rPr>
          <w:fldChar w:fldCharType="separate"/>
        </w:r>
        <w:r w:rsidR="00CD217B" w:rsidRPr="00286C29" w:rsidDel="000E6941">
          <w:rPr>
            <w:rPrChange w:id="1697" w:author="The Si Tran" w:date="2012-12-05T23:02:00Z">
              <w:rPr>
                <w:b/>
                <w:bCs/>
                <w:sz w:val="20"/>
                <w:szCs w:val="20"/>
              </w:rPr>
            </w:rPrChange>
          </w:rPr>
          <w:delText>[1]</w:delText>
        </w:r>
        <w:r w:rsidR="00CD217B" w:rsidRPr="00286C29" w:rsidDel="000E6941">
          <w:rPr>
            <w:rPrChange w:id="1698" w:author="The Si Tran" w:date="2012-12-05T23:02:00Z">
              <w:rPr>
                <w:b/>
                <w:bCs/>
                <w:sz w:val="28"/>
                <w:szCs w:val="28"/>
              </w:rPr>
            </w:rPrChange>
          </w:rPr>
          <w:fldChar w:fldCharType="end"/>
        </w:r>
        <w:r w:rsidR="007A78B2" w:rsidRPr="00286C29" w:rsidDel="000E6941">
          <w:rPr>
            <w:rPrChange w:id="1699" w:author="The Si Tran" w:date="2012-12-05T23:02:00Z">
              <w:rPr>
                <w:b/>
                <w:bCs/>
                <w:sz w:val="28"/>
                <w:szCs w:val="28"/>
              </w:rPr>
            </w:rPrChange>
          </w:rPr>
          <w:delText>.</w:delText>
        </w:r>
        <w:bookmarkStart w:id="1700" w:name="_Toc343083539"/>
        <w:bookmarkStart w:id="1701" w:name="_Toc343083753"/>
        <w:bookmarkStart w:id="1702" w:name="_Toc343083964"/>
        <w:bookmarkStart w:id="1703" w:name="_Toc343220723"/>
        <w:bookmarkStart w:id="1704" w:name="_Toc343232227"/>
        <w:bookmarkStart w:id="1705" w:name="_Toc343232640"/>
        <w:bookmarkStart w:id="1706" w:name="_Toc343232925"/>
        <w:bookmarkStart w:id="1707" w:name="_Toc343415430"/>
        <w:bookmarkStart w:id="1708" w:name="_Toc343415726"/>
        <w:bookmarkStart w:id="1709" w:name="_Toc343452385"/>
        <w:bookmarkStart w:id="1710" w:name="_Toc343461175"/>
        <w:bookmarkStart w:id="1711" w:name="_Toc343494062"/>
        <w:bookmarkStart w:id="1712" w:name="_Toc343494274"/>
        <w:bookmarkStart w:id="1713" w:name="_Toc343495047"/>
        <w:bookmarkStart w:id="1714" w:name="_Toc343660274"/>
        <w:bookmarkStart w:id="1715" w:name="_Toc343660488"/>
        <w:bookmarkStart w:id="1716" w:name="_Toc343711116"/>
        <w:bookmarkStart w:id="1717" w:name="_Toc343829080"/>
        <w:bookmarkStart w:id="1718" w:name="_Toc343831884"/>
        <w:bookmarkStart w:id="1719" w:name="_Toc343832253"/>
        <w:bookmarkStart w:id="1720" w:name="_Toc343832470"/>
        <w:bookmarkStart w:id="1721" w:name="_Toc343832687"/>
        <w:bookmarkStart w:id="1722" w:name="_Toc343837280"/>
        <w:bookmarkStart w:id="1723" w:name="_Toc343841838"/>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del>
    </w:p>
    <w:p w14:paraId="0F0BF651" w14:textId="77777777" w:rsidR="00E50A9B" w:rsidRPr="00286C29" w:rsidDel="000E6941" w:rsidRDefault="00024D6E">
      <w:pPr>
        <w:ind w:left="720" w:firstLine="720"/>
        <w:rPr>
          <w:del w:id="1724" w:author="The Si Tran" w:date="2012-12-11T21:27:00Z"/>
          <w:rPrChange w:id="1725" w:author="The Si Tran" w:date="2012-12-05T23:02:00Z">
            <w:rPr>
              <w:del w:id="1726" w:author="The Si Tran" w:date="2012-12-11T21:27:00Z"/>
              <w:sz w:val="28"/>
              <w:szCs w:val="28"/>
            </w:rPr>
          </w:rPrChange>
        </w:rPr>
        <w:pPrChange w:id="1727" w:author="The Si Tran" w:date="2012-12-05T22:44:00Z">
          <w:pPr>
            <w:ind w:firstLine="540"/>
          </w:pPr>
        </w:pPrChange>
      </w:pPr>
      <w:del w:id="1728" w:author="The Si Tran" w:date="2012-12-11T21:27:00Z">
        <w:r w:rsidRPr="00286C29" w:rsidDel="000E6941">
          <w:rPr>
            <w:rPrChange w:id="1729" w:author="The Si Tran" w:date="2012-12-05T23:02:00Z">
              <w:rPr>
                <w:sz w:val="28"/>
                <w:szCs w:val="28"/>
              </w:rPr>
            </w:rPrChange>
          </w:rPr>
          <w:delText xml:space="preserve">Ta tính hê số tự tương quan của biến </w:delText>
        </w:r>
      </w:del>
      <w:del w:id="1730" w:author="The Si Tran" w:date="2012-12-05T22:46:00Z">
        <w:r w:rsidRPr="00286C29" w:rsidDel="00E9719E">
          <w:rPr>
            <w:rPrChange w:id="1731" w:author="The Si Tran" w:date="2012-12-05T23:02:00Z">
              <w:rPr>
                <w:sz w:val="28"/>
                <w:szCs w:val="28"/>
              </w:rPr>
            </w:rPrChange>
          </w:rPr>
          <w:delText xml:space="preserve">Xt </w:delText>
        </w:r>
      </w:del>
      <w:del w:id="1732" w:author="The Si Tran" w:date="2012-12-11T21:27:00Z">
        <w:r w:rsidRPr="00286C29" w:rsidDel="000E6941">
          <w:rPr>
            <w:rPrChange w:id="1733" w:author="The Si Tran" w:date="2012-12-05T23:02:00Z">
              <w:rPr>
                <w:sz w:val="28"/>
                <w:szCs w:val="28"/>
              </w:rPr>
            </w:rPrChange>
          </w:rPr>
          <w:delText xml:space="preserve">với độ trễ </w:delText>
        </w:r>
      </w:del>
      <w:del w:id="1734" w:author="The Si Tran" w:date="2012-12-06T20:06:00Z">
        <w:r w:rsidRPr="00286C29" w:rsidDel="00263465">
          <w:rPr>
            <w:rPrChange w:id="1735" w:author="The Si Tran" w:date="2012-12-05T23:02:00Z">
              <w:rPr>
                <w:sz w:val="28"/>
                <w:szCs w:val="28"/>
              </w:rPr>
            </w:rPrChange>
          </w:rPr>
          <w:delText>k</w:delText>
        </w:r>
      </w:del>
      <w:del w:id="1736" w:author="The Si Tran" w:date="2012-12-11T21:27:00Z">
        <w:r w:rsidRPr="00286C29" w:rsidDel="000E6941">
          <w:rPr>
            <w:rPrChange w:id="1737" w:author="The Si Tran" w:date="2012-12-05T23:02:00Z">
              <w:rPr>
                <w:sz w:val="28"/>
                <w:szCs w:val="28"/>
              </w:rPr>
            </w:rPrChange>
          </w:rPr>
          <w:delText xml:space="preserve"> theo công thức</w:delText>
        </w:r>
        <w:bookmarkStart w:id="1738" w:name="_Toc343083540"/>
        <w:bookmarkStart w:id="1739" w:name="_Toc343083754"/>
        <w:bookmarkStart w:id="1740" w:name="_Toc343083965"/>
        <w:bookmarkStart w:id="1741" w:name="_Toc343220724"/>
        <w:bookmarkStart w:id="1742" w:name="_Toc343232228"/>
        <w:bookmarkStart w:id="1743" w:name="_Toc343232641"/>
        <w:bookmarkStart w:id="1744" w:name="_Toc343232926"/>
        <w:bookmarkStart w:id="1745" w:name="_Toc343415431"/>
        <w:bookmarkStart w:id="1746" w:name="_Toc343415727"/>
        <w:bookmarkStart w:id="1747" w:name="_Toc343452386"/>
        <w:bookmarkStart w:id="1748" w:name="_Toc343461176"/>
        <w:bookmarkStart w:id="1749" w:name="_Toc343494063"/>
        <w:bookmarkStart w:id="1750" w:name="_Toc343494275"/>
        <w:bookmarkStart w:id="1751" w:name="_Toc343495048"/>
        <w:bookmarkStart w:id="1752" w:name="_Toc343660275"/>
        <w:bookmarkStart w:id="1753" w:name="_Toc343660489"/>
        <w:bookmarkStart w:id="1754" w:name="_Toc343711117"/>
        <w:bookmarkStart w:id="1755" w:name="_Toc343829081"/>
        <w:bookmarkStart w:id="1756" w:name="_Toc343831885"/>
        <w:bookmarkStart w:id="1757" w:name="_Toc343832254"/>
        <w:bookmarkStart w:id="1758" w:name="_Toc343832471"/>
        <w:bookmarkStart w:id="1759" w:name="_Toc343832688"/>
        <w:bookmarkStart w:id="1760" w:name="_Toc343837281"/>
        <w:bookmarkStart w:id="1761" w:name="_Toc343841839"/>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del>
    </w:p>
    <w:p w14:paraId="58F53B32" w14:textId="77777777" w:rsidR="00024D6E" w:rsidRPr="00286C29" w:rsidDel="00E9719E" w:rsidRDefault="00024D6E" w:rsidP="00024D6E">
      <w:pPr>
        <w:rPr>
          <w:del w:id="1762" w:author="The Si Tran" w:date="2012-12-05T22:45:00Z"/>
          <w:rPrChange w:id="1763" w:author="The Si Tran" w:date="2012-12-05T23:02:00Z">
            <w:rPr>
              <w:del w:id="1764" w:author="The Si Tran" w:date="2012-12-05T22:45:00Z"/>
              <w:sz w:val="28"/>
              <w:szCs w:val="28"/>
            </w:rPr>
          </w:rPrChange>
        </w:rPr>
      </w:pPr>
      <w:del w:id="1765" w:author="The Si Tran" w:date="2012-12-05T22:45:00Z">
        <w:r w:rsidRPr="00286C29" w:rsidDel="00E9719E">
          <w:rPr>
            <w:rPrChange w:id="1766" w:author="The Si Tran" w:date="2012-12-05T23:02:00Z">
              <w:rPr>
                <w:sz w:val="28"/>
                <w:szCs w:val="28"/>
              </w:rPr>
            </w:rPrChange>
          </w:rPr>
          <w:delText xml:space="preserve">          </w:delText>
        </w:r>
        <w:r w:rsidRPr="00286C29" w:rsidDel="00E9719E">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1" o:title=""/>
            </v:shape>
            <o:OLEObject Type="Embed" ProgID="Equation.DSMT4" ShapeID="_x0000_i1025" DrawAspect="Content" ObjectID="_1417586721" r:id="rId12"/>
          </w:object>
        </w:r>
        <w:r w:rsidRPr="00286C29" w:rsidDel="00E9719E">
          <w:rPr>
            <w:rPrChange w:id="1767" w:author="The Si Tran" w:date="2012-12-05T23:02:00Z">
              <w:rPr>
                <w:sz w:val="28"/>
                <w:szCs w:val="28"/>
              </w:rPr>
            </w:rPrChange>
          </w:rPr>
          <w:delText xml:space="preserve">                 (2.1.1)</w:delText>
        </w:r>
        <w:bookmarkStart w:id="1768" w:name="_Toc343083541"/>
        <w:bookmarkStart w:id="1769" w:name="_Toc343083755"/>
        <w:bookmarkStart w:id="1770" w:name="_Toc343083966"/>
        <w:bookmarkStart w:id="1771" w:name="_Toc343220725"/>
        <w:bookmarkStart w:id="1772" w:name="_Toc343232229"/>
        <w:bookmarkStart w:id="1773" w:name="_Toc343232642"/>
        <w:bookmarkStart w:id="1774" w:name="_Toc343232927"/>
        <w:bookmarkStart w:id="1775" w:name="_Toc343415432"/>
        <w:bookmarkStart w:id="1776" w:name="_Toc343415728"/>
        <w:bookmarkStart w:id="1777" w:name="_Toc343452387"/>
        <w:bookmarkStart w:id="1778" w:name="_Toc343461177"/>
        <w:bookmarkStart w:id="1779" w:name="_Toc343494064"/>
        <w:bookmarkStart w:id="1780" w:name="_Toc343494276"/>
        <w:bookmarkStart w:id="1781" w:name="_Toc343495049"/>
        <w:bookmarkStart w:id="1782" w:name="_Toc343660276"/>
        <w:bookmarkStart w:id="1783" w:name="_Toc343660490"/>
        <w:bookmarkStart w:id="1784" w:name="_Toc343711118"/>
        <w:bookmarkStart w:id="1785" w:name="_Toc343829082"/>
        <w:bookmarkStart w:id="1786" w:name="_Toc343831886"/>
        <w:bookmarkStart w:id="1787" w:name="_Toc343832255"/>
        <w:bookmarkStart w:id="1788" w:name="_Toc343832472"/>
        <w:bookmarkStart w:id="1789" w:name="_Toc343832689"/>
        <w:bookmarkStart w:id="1790" w:name="_Toc343837282"/>
        <w:bookmarkStart w:id="1791" w:name="_Toc343841840"/>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del>
    </w:p>
    <w:p w14:paraId="52ECDFBB" w14:textId="77777777" w:rsidR="00024D6E" w:rsidRPr="00286C29" w:rsidDel="000E6941" w:rsidRDefault="00024D6E" w:rsidP="00024D6E">
      <w:pPr>
        <w:ind w:firstLine="540"/>
        <w:rPr>
          <w:del w:id="1792" w:author="The Si Tran" w:date="2012-12-11T21:27:00Z"/>
          <w:rPrChange w:id="1793" w:author="The Si Tran" w:date="2012-12-05T23:02:00Z">
            <w:rPr>
              <w:del w:id="1794" w:author="The Si Tran" w:date="2012-12-11T21:27:00Z"/>
              <w:sz w:val="28"/>
              <w:szCs w:val="28"/>
            </w:rPr>
          </w:rPrChange>
        </w:rPr>
      </w:pPr>
      <w:del w:id="1795" w:author="The Si Tran" w:date="2012-12-11T21:27:00Z">
        <w:r w:rsidRPr="00286C29" w:rsidDel="000E6941">
          <w:rPr>
            <w:rPrChange w:id="1796" w:author="The Si Tran" w:date="2012-12-05T23:02:00Z">
              <w:rPr>
                <w:sz w:val="28"/>
                <w:szCs w:val="28"/>
              </w:rPr>
            </w:rPrChange>
          </w:rPr>
          <w:delText xml:space="preserve">Với </w:delText>
        </w:r>
        <w:bookmarkStart w:id="1797" w:name="_Toc343083542"/>
        <w:bookmarkStart w:id="1798" w:name="_Toc343083756"/>
        <w:bookmarkStart w:id="1799" w:name="_Toc343083967"/>
        <w:bookmarkStart w:id="1800" w:name="_Toc343220726"/>
        <w:bookmarkStart w:id="1801" w:name="_Toc343232230"/>
        <w:bookmarkStart w:id="1802" w:name="_Toc343232643"/>
        <w:bookmarkStart w:id="1803" w:name="_Toc343232928"/>
        <w:bookmarkStart w:id="1804" w:name="_Toc343415433"/>
        <w:bookmarkStart w:id="1805" w:name="_Toc343415729"/>
        <w:bookmarkStart w:id="1806" w:name="_Toc343452388"/>
        <w:bookmarkStart w:id="1807" w:name="_Toc343461178"/>
        <w:bookmarkStart w:id="1808" w:name="_Toc343494065"/>
        <w:bookmarkStart w:id="1809" w:name="_Toc343494277"/>
        <w:bookmarkStart w:id="1810" w:name="_Toc343495050"/>
        <w:bookmarkStart w:id="1811" w:name="_Toc343660277"/>
        <w:bookmarkStart w:id="1812" w:name="_Toc343660491"/>
        <w:bookmarkStart w:id="1813" w:name="_Toc343711119"/>
        <w:bookmarkStart w:id="1814" w:name="_Toc343829083"/>
        <w:bookmarkStart w:id="1815" w:name="_Toc343831887"/>
        <w:bookmarkStart w:id="1816" w:name="_Toc343832256"/>
        <w:bookmarkStart w:id="1817" w:name="_Toc343832473"/>
        <w:bookmarkStart w:id="1818" w:name="_Toc343832690"/>
        <w:bookmarkStart w:id="1819" w:name="_Toc343837283"/>
        <w:bookmarkStart w:id="1820" w:name="_Toc343841841"/>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del>
    </w:p>
    <w:p w14:paraId="644FD85B" w14:textId="77777777" w:rsidR="00024D6E" w:rsidRPr="00286C29" w:rsidDel="000E6941" w:rsidRDefault="00024D6E" w:rsidP="00024D6E">
      <w:pPr>
        <w:ind w:firstLine="720"/>
        <w:rPr>
          <w:del w:id="1821" w:author="The Si Tran" w:date="2012-12-11T21:27:00Z"/>
          <w:rPrChange w:id="1822" w:author="The Si Tran" w:date="2012-12-05T23:02:00Z">
            <w:rPr>
              <w:del w:id="1823" w:author="The Si Tran" w:date="2012-12-11T21:27:00Z"/>
              <w:sz w:val="28"/>
              <w:szCs w:val="28"/>
            </w:rPr>
          </w:rPrChange>
        </w:rPr>
      </w:pPr>
      <w:del w:id="1824" w:author="The Si Tran" w:date="2012-12-11T21:27:00Z">
        <w:r w:rsidRPr="00286C29" w:rsidDel="000E6941">
          <w:rPr>
            <w:rPrChange w:id="1825" w:author="The Si Tran" w:date="2012-12-05T23:02:00Z">
              <w:rPr>
                <w:sz w:val="28"/>
                <w:szCs w:val="28"/>
              </w:rPr>
            </w:rPrChange>
          </w:rPr>
          <w:delText>*</w:delText>
        </w:r>
      </w:del>
      <w:del w:id="1826" w:author="The Si Tran" w:date="2012-12-05T22:45:00Z">
        <w:r w:rsidRPr="00286C29" w:rsidDel="00E9719E">
          <w:object w:dxaOrig="300" w:dyaOrig="360" w14:anchorId="1DD27C92">
            <v:shape id="_x0000_i1026" type="#_x0000_t75" style="width:18pt;height:21.75pt" o:ole="">
              <v:imagedata r:id="rId13" o:title=""/>
            </v:shape>
            <o:OLEObject Type="Embed" ProgID="Equation.DSMT4" ShapeID="_x0000_i1026" DrawAspect="Content" ObjectID="_1417586722" r:id="rId14"/>
          </w:object>
        </w:r>
      </w:del>
      <w:del w:id="1827" w:author="The Si Tran" w:date="2012-12-11T21:27:00Z">
        <w:r w:rsidRPr="00286C29" w:rsidDel="000E6941">
          <w:rPr>
            <w:rPrChange w:id="1828" w:author="The Si Tran" w:date="2012-12-05T23:02:00Z">
              <w:rPr>
                <w:sz w:val="28"/>
                <w:szCs w:val="28"/>
              </w:rPr>
            </w:rPrChange>
          </w:rPr>
          <w:delText xml:space="preserve"> là hệ số tự tương quan của </w:delText>
        </w:r>
      </w:del>
      <w:del w:id="1829" w:author="The Si Tran" w:date="2012-12-05T22:47:00Z">
        <w:r w:rsidRPr="00286C29" w:rsidDel="00E9719E">
          <w:rPr>
            <w:rPrChange w:id="1830" w:author="The Si Tran" w:date="2012-12-05T23:02:00Z">
              <w:rPr>
                <w:sz w:val="28"/>
                <w:szCs w:val="28"/>
              </w:rPr>
            </w:rPrChange>
          </w:rPr>
          <w:delText>X</w:delText>
        </w:r>
      </w:del>
      <w:del w:id="1831" w:author="The Si Tran" w:date="2012-12-11T21:27:00Z">
        <w:r w:rsidRPr="00286C29" w:rsidDel="000E6941">
          <w:rPr>
            <w:rPrChange w:id="1832" w:author="The Si Tran" w:date="2012-12-05T23:02:00Z">
              <w:rPr>
                <w:sz w:val="28"/>
                <w:szCs w:val="28"/>
              </w:rPr>
            </w:rPrChange>
          </w:rPr>
          <w:delText xml:space="preserve"> ở độ trễ </w:delText>
        </w:r>
      </w:del>
      <w:del w:id="1833" w:author="The Si Tran" w:date="2012-12-06T20:06:00Z">
        <w:r w:rsidRPr="00286C29" w:rsidDel="00263465">
          <w:rPr>
            <w:rPrChange w:id="1834" w:author="The Si Tran" w:date="2012-12-05T23:02:00Z">
              <w:rPr>
                <w:sz w:val="28"/>
                <w:szCs w:val="28"/>
              </w:rPr>
            </w:rPrChange>
          </w:rPr>
          <w:delText>k</w:delText>
        </w:r>
      </w:del>
      <w:bookmarkStart w:id="1835" w:name="_Toc343083543"/>
      <w:bookmarkStart w:id="1836" w:name="_Toc343083757"/>
      <w:bookmarkStart w:id="1837" w:name="_Toc343083968"/>
      <w:bookmarkStart w:id="1838" w:name="_Toc343220727"/>
      <w:bookmarkStart w:id="1839" w:name="_Toc343232231"/>
      <w:bookmarkStart w:id="1840" w:name="_Toc343232644"/>
      <w:bookmarkStart w:id="1841" w:name="_Toc343232929"/>
      <w:bookmarkStart w:id="1842" w:name="_Toc343415434"/>
      <w:bookmarkStart w:id="1843" w:name="_Toc343415730"/>
      <w:bookmarkStart w:id="1844" w:name="_Toc343452389"/>
      <w:bookmarkStart w:id="1845" w:name="_Toc343461179"/>
      <w:bookmarkStart w:id="1846" w:name="_Toc343494066"/>
      <w:bookmarkStart w:id="1847" w:name="_Toc343494278"/>
      <w:bookmarkStart w:id="1848" w:name="_Toc343495051"/>
      <w:bookmarkStart w:id="1849" w:name="_Toc343660278"/>
      <w:bookmarkStart w:id="1850" w:name="_Toc343660492"/>
      <w:bookmarkStart w:id="1851" w:name="_Toc343711120"/>
      <w:bookmarkStart w:id="1852" w:name="_Toc343829084"/>
      <w:bookmarkStart w:id="1853" w:name="_Toc343831888"/>
      <w:bookmarkStart w:id="1854" w:name="_Toc343832257"/>
      <w:bookmarkStart w:id="1855" w:name="_Toc343832474"/>
      <w:bookmarkStart w:id="1856" w:name="_Toc343832691"/>
      <w:bookmarkStart w:id="1857" w:name="_Toc343837284"/>
      <w:bookmarkStart w:id="1858" w:name="_Toc343841842"/>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p>
    <w:p w14:paraId="662C0993" w14:textId="77777777" w:rsidR="00024D6E" w:rsidRPr="00286C29" w:rsidDel="000E6941" w:rsidRDefault="00024D6E" w:rsidP="00024D6E">
      <w:pPr>
        <w:ind w:firstLine="720"/>
        <w:rPr>
          <w:del w:id="1859" w:author="The Si Tran" w:date="2012-12-11T21:27:00Z"/>
          <w:rPrChange w:id="1860" w:author="The Si Tran" w:date="2012-12-05T23:02:00Z">
            <w:rPr>
              <w:del w:id="1861" w:author="The Si Tran" w:date="2012-12-11T21:27:00Z"/>
              <w:sz w:val="28"/>
              <w:szCs w:val="28"/>
            </w:rPr>
          </w:rPrChange>
        </w:rPr>
      </w:pPr>
      <w:del w:id="1862" w:author="The Si Tran" w:date="2012-12-11T21:27:00Z">
        <w:r w:rsidRPr="00286C29" w:rsidDel="000E6941">
          <w:rPr>
            <w:rPrChange w:id="1863" w:author="The Si Tran" w:date="2012-12-05T23:02:00Z">
              <w:rPr>
                <w:sz w:val="28"/>
                <w:szCs w:val="28"/>
              </w:rPr>
            </w:rPrChange>
          </w:rPr>
          <w:delText>*</w:delText>
        </w:r>
      </w:del>
      <w:del w:id="1864" w:author="The Si Tran" w:date="2012-12-05T22:46:00Z">
        <w:r w:rsidRPr="00286C29" w:rsidDel="00E9719E">
          <w:object w:dxaOrig="240" w:dyaOrig="260" w14:anchorId="2F01B6C5">
            <v:shape id="_x0000_i1027" type="#_x0000_t75" style="width:18pt;height:18pt" o:ole="">
              <v:imagedata r:id="rId15" o:title=""/>
            </v:shape>
            <o:OLEObject Type="Embed" ProgID="Equation.DSMT4" ShapeID="_x0000_i1027" DrawAspect="Content" ObjectID="_1417586723" r:id="rId16"/>
          </w:object>
        </w:r>
      </w:del>
      <w:del w:id="1865" w:author="The Si Tran" w:date="2012-12-11T21:27:00Z">
        <w:r w:rsidRPr="00286C29" w:rsidDel="000E6941">
          <w:rPr>
            <w:rPrChange w:id="1866" w:author="The Si Tran" w:date="2012-12-05T23:02:00Z">
              <w:rPr>
                <w:sz w:val="28"/>
                <w:szCs w:val="28"/>
              </w:rPr>
            </w:rPrChange>
          </w:rPr>
          <w:delText xml:space="preserve"> là trung bình của </w:delText>
        </w:r>
      </w:del>
      <w:del w:id="1867" w:author="The Si Tran" w:date="2012-12-05T22:47:00Z">
        <w:r w:rsidRPr="00286C29" w:rsidDel="00E9719E">
          <w:rPr>
            <w:rPrChange w:id="1868" w:author="The Si Tran" w:date="2012-12-05T23:02:00Z">
              <w:rPr>
                <w:sz w:val="28"/>
                <w:szCs w:val="28"/>
              </w:rPr>
            </w:rPrChange>
          </w:rPr>
          <w:delText>Xt</w:delText>
        </w:r>
      </w:del>
      <w:bookmarkStart w:id="1869" w:name="_Toc343083544"/>
      <w:bookmarkStart w:id="1870" w:name="_Toc343083758"/>
      <w:bookmarkStart w:id="1871" w:name="_Toc343083969"/>
      <w:bookmarkStart w:id="1872" w:name="_Toc343220728"/>
      <w:bookmarkStart w:id="1873" w:name="_Toc343232232"/>
      <w:bookmarkStart w:id="1874" w:name="_Toc343232645"/>
      <w:bookmarkStart w:id="1875" w:name="_Toc343232930"/>
      <w:bookmarkStart w:id="1876" w:name="_Toc343415435"/>
      <w:bookmarkStart w:id="1877" w:name="_Toc343415731"/>
      <w:bookmarkStart w:id="1878" w:name="_Toc343452390"/>
      <w:bookmarkStart w:id="1879" w:name="_Toc343461180"/>
      <w:bookmarkStart w:id="1880" w:name="_Toc343494067"/>
      <w:bookmarkStart w:id="1881" w:name="_Toc343494279"/>
      <w:bookmarkStart w:id="1882" w:name="_Toc343495052"/>
      <w:bookmarkStart w:id="1883" w:name="_Toc343660279"/>
      <w:bookmarkStart w:id="1884" w:name="_Toc343660493"/>
      <w:bookmarkStart w:id="1885" w:name="_Toc343711121"/>
      <w:bookmarkStart w:id="1886" w:name="_Toc343829085"/>
      <w:bookmarkStart w:id="1887" w:name="_Toc343831889"/>
      <w:bookmarkStart w:id="1888" w:name="_Toc343832258"/>
      <w:bookmarkStart w:id="1889" w:name="_Toc343832475"/>
      <w:bookmarkStart w:id="1890" w:name="_Toc343832692"/>
      <w:bookmarkStart w:id="1891" w:name="_Toc343837285"/>
      <w:bookmarkStart w:id="1892" w:name="_Toc343841843"/>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p>
    <w:p w14:paraId="42784988" w14:textId="77777777" w:rsidR="00024D6E" w:rsidRPr="00286C29" w:rsidDel="000E6941" w:rsidRDefault="00024D6E" w:rsidP="00024D6E">
      <w:pPr>
        <w:ind w:firstLine="540"/>
        <w:rPr>
          <w:del w:id="1893" w:author="The Si Tran" w:date="2012-12-11T21:27:00Z"/>
          <w:rPrChange w:id="1894" w:author="The Si Tran" w:date="2012-12-05T23:02:00Z">
            <w:rPr>
              <w:del w:id="1895" w:author="The Si Tran" w:date="2012-12-11T21:27:00Z"/>
              <w:sz w:val="28"/>
              <w:szCs w:val="28"/>
            </w:rPr>
          </w:rPrChange>
        </w:rPr>
      </w:pPr>
      <w:del w:id="1896" w:author="The Si Tran" w:date="2012-12-11T21:27:00Z">
        <w:r w:rsidRPr="00286C29" w:rsidDel="000E6941">
          <w:rPr>
            <w:rPrChange w:id="1897" w:author="The Si Tran" w:date="2012-12-05T23:02:00Z">
              <w:rPr>
                <w:sz w:val="28"/>
                <w:szCs w:val="28"/>
              </w:rPr>
            </w:rPrChange>
          </w:rPr>
          <w:delText xml:space="preserve">Nếu </w:delText>
        </w:r>
      </w:del>
      <w:del w:id="1898" w:author="The Si Tran" w:date="2012-12-06T20:07:00Z">
        <w:r w:rsidRPr="00286C29" w:rsidDel="00263465">
          <w:object w:dxaOrig="300" w:dyaOrig="360" w14:anchorId="6FCD7336">
            <v:shape id="_x0000_i1028" type="#_x0000_t75" style="width:18pt;height:21.75pt" o:ole="">
              <v:imagedata r:id="rId13" o:title=""/>
            </v:shape>
            <o:OLEObject Type="Embed" ProgID="Equation.DSMT4" ShapeID="_x0000_i1028" DrawAspect="Content" ObjectID="_1417586724" r:id="rId17"/>
          </w:object>
        </w:r>
      </w:del>
      <w:del w:id="1899" w:author="The Si Tran" w:date="2012-12-11T21:27:00Z">
        <w:r w:rsidRPr="00286C29" w:rsidDel="000E6941">
          <w:rPr>
            <w:rPrChange w:id="1900" w:author="The Si Tran" w:date="2012-12-05T23:02:00Z">
              <w:rPr>
                <w:sz w:val="28"/>
                <w:szCs w:val="28"/>
              </w:rPr>
            </w:rPrChange>
          </w:rPr>
          <w:delText xml:space="preserve"> khác không thì giữa </w:delText>
        </w:r>
      </w:del>
      <w:del w:id="1901" w:author="The Si Tran" w:date="2012-12-05T22:47:00Z">
        <w:r w:rsidRPr="00286C29" w:rsidDel="00E9719E">
          <w:rPr>
            <w:rPrChange w:id="1902" w:author="The Si Tran" w:date="2012-12-05T23:02:00Z">
              <w:rPr>
                <w:sz w:val="28"/>
                <w:szCs w:val="28"/>
              </w:rPr>
            </w:rPrChange>
          </w:rPr>
          <w:delText>Xt</w:delText>
        </w:r>
      </w:del>
      <w:del w:id="1903" w:author="The Si Tran" w:date="2012-12-11T21:27:00Z">
        <w:r w:rsidRPr="00286C29" w:rsidDel="000E6941">
          <w:rPr>
            <w:rPrChange w:id="1904" w:author="The Si Tran" w:date="2012-12-05T23:02:00Z">
              <w:rPr>
                <w:sz w:val="28"/>
                <w:szCs w:val="28"/>
              </w:rPr>
            </w:rPrChange>
          </w:rPr>
          <w:delText xml:space="preserve"> và </w:delText>
        </w:r>
      </w:del>
      <w:del w:id="1905" w:author="The Si Tran" w:date="2012-12-05T22:47:00Z">
        <w:r w:rsidRPr="00286C29" w:rsidDel="00E9719E">
          <w:rPr>
            <w:rPrChange w:id="1906" w:author="The Si Tran" w:date="2012-12-05T23:02:00Z">
              <w:rPr>
                <w:sz w:val="28"/>
                <w:szCs w:val="28"/>
              </w:rPr>
            </w:rPrChange>
          </w:rPr>
          <w:delText xml:space="preserve">Xt+k </w:delText>
        </w:r>
      </w:del>
      <w:del w:id="1907" w:author="The Si Tran" w:date="2012-12-11T21:27:00Z">
        <w:r w:rsidRPr="00286C29" w:rsidDel="000E6941">
          <w:rPr>
            <w:rPrChange w:id="1908" w:author="The Si Tran" w:date="2012-12-05T23:02:00Z">
              <w:rPr>
                <w:sz w:val="28"/>
                <w:szCs w:val="28"/>
              </w:rPr>
            </w:rPrChange>
          </w:rPr>
          <w:delText>có sự tương quan với nhau.</w:delText>
        </w:r>
        <w:bookmarkStart w:id="1909" w:name="_Toc343083545"/>
        <w:bookmarkStart w:id="1910" w:name="_Toc343083759"/>
        <w:bookmarkStart w:id="1911" w:name="_Toc343083970"/>
        <w:bookmarkStart w:id="1912" w:name="_Toc343220729"/>
        <w:bookmarkStart w:id="1913" w:name="_Toc343232233"/>
        <w:bookmarkStart w:id="1914" w:name="_Toc343232646"/>
        <w:bookmarkStart w:id="1915" w:name="_Toc343232931"/>
        <w:bookmarkStart w:id="1916" w:name="_Toc343415436"/>
        <w:bookmarkStart w:id="1917" w:name="_Toc343415732"/>
        <w:bookmarkStart w:id="1918" w:name="_Toc343452391"/>
        <w:bookmarkStart w:id="1919" w:name="_Toc343461181"/>
        <w:bookmarkStart w:id="1920" w:name="_Toc343494068"/>
        <w:bookmarkStart w:id="1921" w:name="_Toc343494280"/>
        <w:bookmarkStart w:id="1922" w:name="_Toc343495053"/>
        <w:bookmarkStart w:id="1923" w:name="_Toc343660280"/>
        <w:bookmarkStart w:id="1924" w:name="_Toc343660494"/>
        <w:bookmarkStart w:id="1925" w:name="_Toc343711122"/>
        <w:bookmarkStart w:id="1926" w:name="_Toc343829086"/>
        <w:bookmarkStart w:id="1927" w:name="_Toc343831890"/>
        <w:bookmarkStart w:id="1928" w:name="_Toc343832259"/>
        <w:bookmarkStart w:id="1929" w:name="_Toc343832476"/>
        <w:bookmarkStart w:id="1930" w:name="_Toc343832693"/>
        <w:bookmarkStart w:id="1931" w:name="_Toc343837286"/>
        <w:bookmarkStart w:id="1932" w:name="_Toc343841844"/>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del>
    </w:p>
    <w:p w14:paraId="1BA9CD49" w14:textId="77777777" w:rsidR="00024D6E" w:rsidRPr="00286C29" w:rsidDel="000E6941" w:rsidRDefault="00024D6E" w:rsidP="00024D6E">
      <w:pPr>
        <w:ind w:firstLine="540"/>
        <w:rPr>
          <w:del w:id="1933" w:author="The Si Tran" w:date="2012-12-11T21:27:00Z"/>
          <w:rPrChange w:id="1934" w:author="The Si Tran" w:date="2012-12-05T23:02:00Z">
            <w:rPr>
              <w:del w:id="1935" w:author="The Si Tran" w:date="2012-12-11T21:27:00Z"/>
              <w:sz w:val="28"/>
              <w:szCs w:val="28"/>
            </w:rPr>
          </w:rPrChange>
        </w:rPr>
      </w:pPr>
      <w:del w:id="1936" w:author="The Si Tran" w:date="2012-12-11T21:27:00Z">
        <w:r w:rsidRPr="00286C29" w:rsidDel="000E6941">
          <w:rPr>
            <w:rPrChange w:id="1937"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938" w:name="_Toc343083546"/>
        <w:bookmarkStart w:id="1939" w:name="_Toc343083760"/>
        <w:bookmarkStart w:id="1940" w:name="_Toc343083971"/>
        <w:bookmarkStart w:id="1941" w:name="_Toc343220730"/>
        <w:bookmarkStart w:id="1942" w:name="_Toc343232234"/>
        <w:bookmarkStart w:id="1943" w:name="_Toc343232647"/>
        <w:bookmarkStart w:id="1944" w:name="_Toc343232932"/>
        <w:bookmarkStart w:id="1945" w:name="_Toc343415437"/>
        <w:bookmarkStart w:id="1946" w:name="_Toc343415733"/>
        <w:bookmarkStart w:id="1947" w:name="_Toc343452392"/>
        <w:bookmarkStart w:id="1948" w:name="_Toc343461182"/>
        <w:bookmarkStart w:id="1949" w:name="_Toc343494069"/>
        <w:bookmarkStart w:id="1950" w:name="_Toc343494281"/>
        <w:bookmarkStart w:id="1951" w:name="_Toc343495054"/>
        <w:bookmarkStart w:id="1952" w:name="_Toc343660281"/>
        <w:bookmarkStart w:id="1953" w:name="_Toc343660495"/>
        <w:bookmarkStart w:id="1954" w:name="_Toc343711123"/>
        <w:bookmarkStart w:id="1955" w:name="_Toc343829087"/>
        <w:bookmarkStart w:id="1956" w:name="_Toc343831891"/>
        <w:bookmarkStart w:id="1957" w:name="_Toc343832260"/>
        <w:bookmarkStart w:id="1958" w:name="_Toc343832477"/>
        <w:bookmarkStart w:id="1959" w:name="_Toc343832694"/>
        <w:bookmarkStart w:id="1960" w:name="_Toc343837287"/>
        <w:bookmarkStart w:id="1961" w:name="_Toc343841845"/>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del>
    </w:p>
    <w:p w14:paraId="5C352C0E" w14:textId="77777777" w:rsidR="00024D6E" w:rsidRPr="00286C29" w:rsidDel="000E6941" w:rsidRDefault="00024D6E" w:rsidP="00024D6E">
      <w:pPr>
        <w:rPr>
          <w:del w:id="1962" w:author="The Si Tran" w:date="2012-12-11T21:27:00Z"/>
          <w:rPrChange w:id="1963" w:author="The Si Tran" w:date="2012-12-05T23:02:00Z">
            <w:rPr>
              <w:del w:id="1964" w:author="The Si Tran" w:date="2012-12-11T21:27:00Z"/>
              <w:sz w:val="28"/>
              <w:szCs w:val="28"/>
            </w:rPr>
          </w:rPrChange>
        </w:rPr>
      </w:pPr>
      <w:del w:id="1965" w:author="The Si Tran" w:date="2012-12-11T21:27:00Z">
        <w:r w:rsidRPr="00286C29" w:rsidDel="000E6941">
          <w:rPr>
            <w:rPrChange w:id="1966" w:author="The Si Tran" w:date="2012-12-05T23:02:00Z">
              <w:rPr>
                <w:b/>
                <w:sz w:val="28"/>
                <w:szCs w:val="28"/>
              </w:rPr>
            </w:rPrChange>
          </w:rPr>
          <w:delText>Định nghĩa: Hàm tự tương quan là một đồ thị biểu diễn các hệ số tự tương quan theo các độ trễ khác nhau [1].</w:delText>
        </w:r>
        <w:bookmarkStart w:id="1967" w:name="_Toc343083547"/>
        <w:bookmarkStart w:id="1968" w:name="_Toc343083761"/>
        <w:bookmarkStart w:id="1969" w:name="_Toc343083972"/>
        <w:bookmarkStart w:id="1970" w:name="_Toc343220731"/>
        <w:bookmarkStart w:id="1971" w:name="_Toc343232235"/>
        <w:bookmarkStart w:id="1972" w:name="_Toc343232648"/>
        <w:bookmarkStart w:id="1973" w:name="_Toc343232933"/>
        <w:bookmarkStart w:id="1974" w:name="_Toc343415438"/>
        <w:bookmarkStart w:id="1975" w:name="_Toc343415734"/>
        <w:bookmarkStart w:id="1976" w:name="_Toc343452393"/>
        <w:bookmarkStart w:id="1977" w:name="_Toc343461183"/>
        <w:bookmarkStart w:id="1978" w:name="_Toc343494070"/>
        <w:bookmarkStart w:id="1979" w:name="_Toc343494282"/>
        <w:bookmarkStart w:id="1980" w:name="_Toc343495055"/>
        <w:bookmarkStart w:id="1981" w:name="_Toc343660282"/>
        <w:bookmarkStart w:id="1982" w:name="_Toc343660496"/>
        <w:bookmarkStart w:id="1983" w:name="_Toc343711124"/>
        <w:bookmarkStart w:id="1984" w:name="_Toc343829088"/>
        <w:bookmarkStart w:id="1985" w:name="_Toc343831892"/>
        <w:bookmarkStart w:id="1986" w:name="_Toc343832261"/>
        <w:bookmarkStart w:id="1987" w:name="_Toc343832478"/>
        <w:bookmarkStart w:id="1988" w:name="_Toc343832695"/>
        <w:bookmarkStart w:id="1989" w:name="_Toc343837288"/>
        <w:bookmarkStart w:id="1990" w:name="_Toc34384184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del>
    </w:p>
    <w:p w14:paraId="7EE7FA4F" w14:textId="77777777" w:rsidR="00024D6E" w:rsidRPr="00286C29" w:rsidDel="000E6941" w:rsidRDefault="00024D6E" w:rsidP="00CD217B">
      <w:pPr>
        <w:ind w:firstLine="540"/>
        <w:rPr>
          <w:del w:id="1991" w:author="The Si Tran" w:date="2012-12-11T21:27:00Z"/>
          <w:rPrChange w:id="1992" w:author="The Si Tran" w:date="2012-12-05T23:02:00Z">
            <w:rPr>
              <w:del w:id="1993" w:author="The Si Tran" w:date="2012-12-11T21:27:00Z"/>
              <w:sz w:val="28"/>
              <w:szCs w:val="28"/>
            </w:rPr>
          </w:rPrChange>
        </w:rPr>
      </w:pPr>
      <w:del w:id="1994" w:author="The Si Tran" w:date="2012-12-11T21:27:00Z">
        <w:r w:rsidRPr="00286C29" w:rsidDel="000E6941">
          <w:rPr>
            <w:rPrChange w:id="1995" w:author="The Si Tran" w:date="2012-12-05T23:02:00Z">
              <w:rPr>
                <w:sz w:val="28"/>
                <w:szCs w:val="28"/>
              </w:rPr>
            </w:rPrChange>
          </w:rPr>
          <w:delText>Hình 2 là một ví dụ về hàm tự tương quan.</w:delText>
        </w:r>
        <w:bookmarkStart w:id="1996" w:name="_Toc343083548"/>
        <w:bookmarkStart w:id="1997" w:name="_Toc343083762"/>
        <w:bookmarkStart w:id="1998" w:name="_Toc343083973"/>
        <w:bookmarkStart w:id="1999" w:name="_Toc343220732"/>
        <w:bookmarkStart w:id="2000" w:name="_Toc343232236"/>
        <w:bookmarkStart w:id="2001" w:name="_Toc343232649"/>
        <w:bookmarkStart w:id="2002" w:name="_Toc343232934"/>
        <w:bookmarkStart w:id="2003" w:name="_Toc343415439"/>
        <w:bookmarkStart w:id="2004" w:name="_Toc343415735"/>
        <w:bookmarkStart w:id="2005" w:name="_Toc343452394"/>
        <w:bookmarkStart w:id="2006" w:name="_Toc343461184"/>
        <w:bookmarkStart w:id="2007" w:name="_Toc343494071"/>
        <w:bookmarkStart w:id="2008" w:name="_Toc343494283"/>
        <w:bookmarkStart w:id="2009" w:name="_Toc343495056"/>
        <w:bookmarkStart w:id="2010" w:name="_Toc343660283"/>
        <w:bookmarkStart w:id="2011" w:name="_Toc343660497"/>
        <w:bookmarkStart w:id="2012" w:name="_Toc343711125"/>
        <w:bookmarkStart w:id="2013" w:name="_Toc343829089"/>
        <w:bookmarkStart w:id="2014" w:name="_Toc343831893"/>
        <w:bookmarkStart w:id="2015" w:name="_Toc343832262"/>
        <w:bookmarkStart w:id="2016" w:name="_Toc343832479"/>
        <w:bookmarkStart w:id="2017" w:name="_Toc343832696"/>
        <w:bookmarkStart w:id="2018" w:name="_Toc343837289"/>
        <w:bookmarkStart w:id="2019" w:name="_Toc343841847"/>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del>
    </w:p>
    <w:p w14:paraId="247AB81D" w14:textId="77777777" w:rsidR="00024D6E" w:rsidRPr="00286C29" w:rsidDel="000E6941" w:rsidRDefault="00024D6E" w:rsidP="00024D6E">
      <w:pPr>
        <w:rPr>
          <w:del w:id="2020" w:author="The Si Tran" w:date="2012-12-11T21:27:00Z"/>
          <w:rPrChange w:id="2021" w:author="The Si Tran" w:date="2012-12-05T23:02:00Z">
            <w:rPr>
              <w:del w:id="2022" w:author="The Si Tran" w:date="2012-12-11T21:27:00Z"/>
              <w:sz w:val="28"/>
              <w:szCs w:val="28"/>
            </w:rPr>
          </w:rPrChange>
        </w:rPr>
      </w:pPr>
      <w:del w:id="2023" w:author="The Si Tran" w:date="2012-12-11T21:27:00Z">
        <w:r w:rsidRPr="00286C29" w:rsidDel="000E6941">
          <w:rPr>
            <w:noProof/>
            <w:rPrChange w:id="2024" w:author="Unknown">
              <w:rPr>
                <w:noProof/>
                <w:sz w:val="28"/>
                <w:szCs w:val="28"/>
              </w:rPr>
            </w:rPrChange>
          </w:rPr>
          <w:drawing>
            <wp:inline distT="0" distB="0" distL="0" distR="0" wp14:anchorId="37C9E20B" wp14:editId="6ED6137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2025" w:name="_Toc343083549"/>
        <w:bookmarkStart w:id="2026" w:name="_Toc343083763"/>
        <w:bookmarkStart w:id="2027" w:name="_Toc343083974"/>
        <w:bookmarkStart w:id="2028" w:name="_Toc343220733"/>
        <w:bookmarkStart w:id="2029" w:name="_Toc343232237"/>
        <w:bookmarkStart w:id="2030" w:name="_Toc343232650"/>
        <w:bookmarkStart w:id="2031" w:name="_Toc343232935"/>
        <w:bookmarkStart w:id="2032" w:name="_Toc343415440"/>
        <w:bookmarkStart w:id="2033" w:name="_Toc343415736"/>
        <w:bookmarkStart w:id="2034" w:name="_Toc343452395"/>
        <w:bookmarkStart w:id="2035" w:name="_Toc343461185"/>
        <w:bookmarkStart w:id="2036" w:name="_Toc343494072"/>
        <w:bookmarkStart w:id="2037" w:name="_Toc343494284"/>
        <w:bookmarkStart w:id="2038" w:name="_Toc343495057"/>
        <w:bookmarkStart w:id="2039" w:name="_Toc343660284"/>
        <w:bookmarkStart w:id="2040" w:name="_Toc343660498"/>
        <w:bookmarkStart w:id="2041" w:name="_Toc343711126"/>
        <w:bookmarkStart w:id="2042" w:name="_Toc343829090"/>
        <w:bookmarkStart w:id="2043" w:name="_Toc343831894"/>
        <w:bookmarkStart w:id="2044" w:name="_Toc343832263"/>
        <w:bookmarkStart w:id="2045" w:name="_Toc343832480"/>
        <w:bookmarkStart w:id="2046" w:name="_Toc343832697"/>
        <w:bookmarkStart w:id="2047" w:name="_Toc343837290"/>
        <w:bookmarkStart w:id="2048" w:name="_Toc343841848"/>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del>
    </w:p>
    <w:p w14:paraId="12F5FD7D" w14:textId="77777777" w:rsidR="00024D6E" w:rsidRPr="00286C29" w:rsidDel="000E6941" w:rsidRDefault="00024D6E" w:rsidP="008E6A9A">
      <w:pPr>
        <w:pStyle w:val="Caption"/>
        <w:ind w:firstLine="540"/>
        <w:jc w:val="center"/>
        <w:rPr>
          <w:del w:id="2049" w:author="The Si Tran" w:date="2012-12-11T21:27:00Z"/>
          <w:rPrChange w:id="2050" w:author="The Si Tran" w:date="2012-12-05T23:02:00Z">
            <w:rPr>
              <w:del w:id="2051" w:author="The Si Tran" w:date="2012-12-11T21:27:00Z"/>
              <w:sz w:val="28"/>
              <w:szCs w:val="28"/>
            </w:rPr>
          </w:rPrChange>
        </w:rPr>
      </w:pPr>
      <w:bookmarkStart w:id="2052" w:name="_Toc312142076"/>
      <w:del w:id="2053" w:author="The Si Tran" w:date="2012-12-11T21:27:00Z">
        <w:r w:rsidRPr="00286C29" w:rsidDel="000E6941">
          <w:rPr>
            <w:b w:val="0"/>
            <w:bCs w:val="0"/>
            <w:rPrChange w:id="2054" w:author="The Si Tran" w:date="2012-12-05T23:02:00Z">
              <w:rPr>
                <w:b w:val="0"/>
                <w:bCs w:val="0"/>
                <w:sz w:val="28"/>
                <w:szCs w:val="28"/>
              </w:rPr>
            </w:rPrChange>
          </w:rPr>
          <w:delText xml:space="preserve">Hình </w:delText>
        </w:r>
        <w:r w:rsidRPr="00286C29" w:rsidDel="000E6941">
          <w:rPr>
            <w:b w:val="0"/>
            <w:bCs w:val="0"/>
            <w:rPrChange w:id="2055" w:author="The Si Tran" w:date="2012-12-05T23:02:00Z">
              <w:rPr>
                <w:b w:val="0"/>
                <w:bCs w:val="0"/>
                <w:sz w:val="28"/>
                <w:szCs w:val="28"/>
              </w:rPr>
            </w:rPrChange>
          </w:rPr>
          <w:fldChar w:fldCharType="begin"/>
        </w:r>
        <w:r w:rsidRPr="00286C29" w:rsidDel="000E6941">
          <w:rPr>
            <w:b w:val="0"/>
            <w:bCs w:val="0"/>
            <w:rPrChange w:id="2056" w:author="The Si Tran" w:date="2012-12-05T23:02:00Z">
              <w:rPr>
                <w:b w:val="0"/>
                <w:bCs w:val="0"/>
                <w:sz w:val="28"/>
                <w:szCs w:val="28"/>
              </w:rPr>
            </w:rPrChange>
          </w:rPr>
          <w:delInstrText xml:space="preserve"> SEQ Hình \* ARABIC </w:delInstrText>
        </w:r>
        <w:r w:rsidRPr="00286C29" w:rsidDel="000E6941">
          <w:rPr>
            <w:b w:val="0"/>
            <w:bCs w:val="0"/>
            <w:rPrChange w:id="2057" w:author="The Si Tran" w:date="2012-12-05T23:02:00Z">
              <w:rPr>
                <w:b w:val="0"/>
                <w:bCs w:val="0"/>
                <w:sz w:val="28"/>
                <w:szCs w:val="28"/>
              </w:rPr>
            </w:rPrChange>
          </w:rPr>
          <w:fldChar w:fldCharType="separate"/>
        </w:r>
        <w:r w:rsidRPr="00286C29" w:rsidDel="000E6941">
          <w:rPr>
            <w:b w:val="0"/>
            <w:bCs w:val="0"/>
            <w:rPrChange w:id="2058" w:author="The Si Tran" w:date="2012-12-05T23:02:00Z">
              <w:rPr>
                <w:b w:val="0"/>
                <w:bCs w:val="0"/>
                <w:noProof/>
                <w:sz w:val="28"/>
                <w:szCs w:val="28"/>
              </w:rPr>
            </w:rPrChange>
          </w:rPr>
          <w:delText>2</w:delText>
        </w:r>
        <w:r w:rsidRPr="00286C29" w:rsidDel="000E6941">
          <w:rPr>
            <w:b w:val="0"/>
            <w:bCs w:val="0"/>
            <w:rPrChange w:id="2059" w:author="The Si Tran" w:date="2012-12-05T23:02:00Z">
              <w:rPr>
                <w:b w:val="0"/>
                <w:bCs w:val="0"/>
                <w:sz w:val="28"/>
                <w:szCs w:val="28"/>
              </w:rPr>
            </w:rPrChange>
          </w:rPr>
          <w:fldChar w:fldCharType="end"/>
        </w:r>
        <w:r w:rsidRPr="00286C29" w:rsidDel="000E6941">
          <w:rPr>
            <w:b w:val="0"/>
            <w:bCs w:val="0"/>
            <w:rPrChange w:id="2060" w:author="The Si Tran" w:date="2012-12-05T23:02:00Z">
              <w:rPr>
                <w:b w:val="0"/>
                <w:bCs w:val="0"/>
                <w:sz w:val="28"/>
                <w:szCs w:val="28"/>
              </w:rPr>
            </w:rPrChange>
          </w:rPr>
          <w:delText xml:space="preserve"> Hàm tự tương quan</w:delText>
        </w:r>
        <w:bookmarkStart w:id="2061" w:name="_Toc343083550"/>
        <w:bookmarkStart w:id="2062" w:name="_Toc343083764"/>
        <w:bookmarkStart w:id="2063" w:name="_Toc343083975"/>
        <w:bookmarkStart w:id="2064" w:name="_Toc343220734"/>
        <w:bookmarkStart w:id="2065" w:name="_Toc343232238"/>
        <w:bookmarkStart w:id="2066" w:name="_Toc343232651"/>
        <w:bookmarkStart w:id="2067" w:name="_Toc343232936"/>
        <w:bookmarkStart w:id="2068" w:name="_Toc343415441"/>
        <w:bookmarkStart w:id="2069" w:name="_Toc343415737"/>
        <w:bookmarkStart w:id="2070" w:name="_Toc343452396"/>
        <w:bookmarkStart w:id="2071" w:name="_Toc343461186"/>
        <w:bookmarkStart w:id="2072" w:name="_Toc343494073"/>
        <w:bookmarkStart w:id="2073" w:name="_Toc343494285"/>
        <w:bookmarkStart w:id="2074" w:name="_Toc343495058"/>
        <w:bookmarkStart w:id="2075" w:name="_Toc343660285"/>
        <w:bookmarkStart w:id="2076" w:name="_Toc343660499"/>
        <w:bookmarkStart w:id="2077" w:name="_Toc343711127"/>
        <w:bookmarkStart w:id="2078" w:name="_Toc343829091"/>
        <w:bookmarkStart w:id="2079" w:name="_Toc343831895"/>
        <w:bookmarkStart w:id="2080" w:name="_Toc343832264"/>
        <w:bookmarkStart w:id="2081" w:name="_Toc343832481"/>
        <w:bookmarkStart w:id="2082" w:name="_Toc343832698"/>
        <w:bookmarkStart w:id="2083" w:name="_Toc343837291"/>
        <w:bookmarkStart w:id="2084" w:name="_Toc343841849"/>
        <w:bookmarkEnd w:id="2052"/>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del>
    </w:p>
    <w:p w14:paraId="020A6CCC" w14:textId="77777777" w:rsidR="00024D6E" w:rsidRPr="00286C29" w:rsidDel="000E6941" w:rsidRDefault="00024D6E" w:rsidP="00024D6E">
      <w:pPr>
        <w:rPr>
          <w:del w:id="2085" w:author="The Si Tran" w:date="2012-12-11T21:27:00Z"/>
          <w:rPrChange w:id="2086" w:author="The Si Tran" w:date="2012-12-05T23:02:00Z">
            <w:rPr>
              <w:del w:id="2087" w:author="The Si Tran" w:date="2012-12-11T21:27:00Z"/>
              <w:sz w:val="28"/>
              <w:szCs w:val="28"/>
            </w:rPr>
          </w:rPrChange>
        </w:rPr>
      </w:pPr>
      <w:del w:id="2088" w:author="The Si Tran" w:date="2012-12-11T21:27:00Z">
        <w:r w:rsidRPr="00286C29" w:rsidDel="000E6941">
          <w:rPr>
            <w:rPrChange w:id="2089" w:author="The Si Tran" w:date="2012-12-05T23:02:00Z">
              <w:rPr>
                <w:sz w:val="28"/>
                <w:szCs w:val="28"/>
              </w:rPr>
            </w:rPrChange>
          </w:rPr>
          <w:tab/>
        </w:r>
        <w:bookmarkStart w:id="2090" w:name="_Toc343083551"/>
        <w:bookmarkStart w:id="2091" w:name="_Toc343083765"/>
        <w:bookmarkStart w:id="2092" w:name="_Toc343083976"/>
        <w:bookmarkStart w:id="2093" w:name="_Toc343220735"/>
        <w:bookmarkStart w:id="2094" w:name="_Toc343232239"/>
        <w:bookmarkStart w:id="2095" w:name="_Toc343232652"/>
        <w:bookmarkStart w:id="2096" w:name="_Toc343232937"/>
        <w:bookmarkStart w:id="2097" w:name="_Toc343415442"/>
        <w:bookmarkStart w:id="2098" w:name="_Toc343415738"/>
        <w:bookmarkStart w:id="2099" w:name="_Toc343452397"/>
        <w:bookmarkStart w:id="2100" w:name="_Toc343461187"/>
        <w:bookmarkStart w:id="2101" w:name="_Toc343494074"/>
        <w:bookmarkStart w:id="2102" w:name="_Toc343494286"/>
        <w:bookmarkStart w:id="2103" w:name="_Toc343495059"/>
        <w:bookmarkStart w:id="2104" w:name="_Toc343660286"/>
        <w:bookmarkStart w:id="2105" w:name="_Toc343660500"/>
        <w:bookmarkStart w:id="2106" w:name="_Toc343711128"/>
        <w:bookmarkStart w:id="2107" w:name="_Toc343829092"/>
        <w:bookmarkStart w:id="2108" w:name="_Toc343831896"/>
        <w:bookmarkStart w:id="2109" w:name="_Toc343832265"/>
        <w:bookmarkStart w:id="2110" w:name="_Toc343832482"/>
        <w:bookmarkStart w:id="2111" w:name="_Toc343832699"/>
        <w:bookmarkStart w:id="2112" w:name="_Toc343837292"/>
        <w:bookmarkStart w:id="2113" w:name="_Toc343841850"/>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del>
    </w:p>
    <w:p w14:paraId="64FC6D0E" w14:textId="77777777" w:rsidR="00024D6E" w:rsidRPr="00286C29" w:rsidDel="000E6941" w:rsidRDefault="00024D6E" w:rsidP="00024D6E">
      <w:pPr>
        <w:ind w:firstLine="720"/>
        <w:rPr>
          <w:del w:id="2114" w:author="The Si Tran" w:date="2012-12-11T21:27:00Z"/>
          <w:rPrChange w:id="2115" w:author="The Si Tran" w:date="2012-12-05T23:02:00Z">
            <w:rPr>
              <w:del w:id="2116" w:author="The Si Tran" w:date="2012-12-11T21:27:00Z"/>
              <w:sz w:val="28"/>
              <w:szCs w:val="28"/>
            </w:rPr>
          </w:rPrChange>
        </w:rPr>
      </w:pPr>
      <w:del w:id="2117" w:author="The Si Tran" w:date="2012-12-11T21:27:00Z">
        <w:r w:rsidRPr="00286C29" w:rsidDel="000E6941">
          <w:rPr>
            <w:rPrChange w:id="2118"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2119" w:author="The Si Tran" w:date="2012-12-05T22:50:00Z">
        <w:r w:rsidRPr="00286C29" w:rsidDel="008A2D16">
          <w:rPr>
            <w:rPrChange w:id="2120" w:author="The Si Tran" w:date="2012-12-05T23:02:00Z">
              <w:rPr>
                <w:sz w:val="28"/>
                <w:szCs w:val="28"/>
              </w:rPr>
            </w:rPrChange>
          </w:rPr>
          <w:delText xml:space="preserve"> </w:delText>
        </w:r>
      </w:del>
      <w:del w:id="2121" w:author="The Si Tran" w:date="2012-12-11T21:27:00Z">
        <w:r w:rsidRPr="00286C29" w:rsidDel="000E6941">
          <w:rPr>
            <w:rPrChange w:id="2122" w:author="The Si Tran" w:date="2012-12-05T23:02:00Z">
              <w:rPr>
                <w:sz w:val="28"/>
                <w:szCs w:val="28"/>
              </w:rPr>
            </w:rPrChange>
          </w:rPr>
          <w:delText>).</w:delText>
        </w:r>
        <w:bookmarkStart w:id="2123" w:name="_Toc343083552"/>
        <w:bookmarkStart w:id="2124" w:name="_Toc343083766"/>
        <w:bookmarkStart w:id="2125" w:name="_Toc343083977"/>
        <w:bookmarkStart w:id="2126" w:name="_Toc343220736"/>
        <w:bookmarkStart w:id="2127" w:name="_Toc343232240"/>
        <w:bookmarkStart w:id="2128" w:name="_Toc343232653"/>
        <w:bookmarkStart w:id="2129" w:name="_Toc343232938"/>
        <w:bookmarkStart w:id="2130" w:name="_Toc343415443"/>
        <w:bookmarkStart w:id="2131" w:name="_Toc343415739"/>
        <w:bookmarkStart w:id="2132" w:name="_Toc343452398"/>
        <w:bookmarkStart w:id="2133" w:name="_Toc343461188"/>
        <w:bookmarkStart w:id="2134" w:name="_Toc343494075"/>
        <w:bookmarkStart w:id="2135" w:name="_Toc343494287"/>
        <w:bookmarkStart w:id="2136" w:name="_Toc343495060"/>
        <w:bookmarkStart w:id="2137" w:name="_Toc343660287"/>
        <w:bookmarkStart w:id="2138" w:name="_Toc343660501"/>
        <w:bookmarkStart w:id="2139" w:name="_Toc343711129"/>
        <w:bookmarkStart w:id="2140" w:name="_Toc343829093"/>
        <w:bookmarkStart w:id="2141" w:name="_Toc343831897"/>
        <w:bookmarkStart w:id="2142" w:name="_Toc343832266"/>
        <w:bookmarkStart w:id="2143" w:name="_Toc343832483"/>
        <w:bookmarkStart w:id="2144" w:name="_Toc343832700"/>
        <w:bookmarkStart w:id="2145" w:name="_Toc343837293"/>
        <w:bookmarkStart w:id="2146" w:name="_Toc343841851"/>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del>
    </w:p>
    <w:p w14:paraId="42F08C9A" w14:textId="77777777" w:rsidR="008A2D16" w:rsidRPr="00286C29" w:rsidDel="004A3B54" w:rsidRDefault="00024D6E">
      <w:pPr>
        <w:ind w:left="1440" w:firstLine="0"/>
        <w:rPr>
          <w:del w:id="2147" w:author="The Si Tran" w:date="2012-12-05T22:54:00Z"/>
          <w:rPrChange w:id="2148" w:author="The Si Tran" w:date="2012-12-05T23:02:00Z">
            <w:rPr>
              <w:del w:id="2149" w:author="The Si Tran" w:date="2012-12-05T22:54:00Z"/>
              <w:sz w:val="28"/>
              <w:szCs w:val="28"/>
            </w:rPr>
          </w:rPrChange>
        </w:rPr>
        <w:pPrChange w:id="2150" w:author="The Si Tran" w:date="2012-12-05T22:53:00Z">
          <w:pPr>
            <w:ind w:firstLine="720"/>
          </w:pPr>
        </w:pPrChange>
      </w:pPr>
      <w:del w:id="2151" w:author="The Si Tran" w:date="2012-12-11T21:27:00Z">
        <w:r w:rsidRPr="00286C29" w:rsidDel="000E6941">
          <w:rPr>
            <w:rPrChange w:id="2152" w:author="The Si Tran" w:date="2012-12-05T23:02:00Z">
              <w:rPr>
                <w:sz w:val="28"/>
                <w:szCs w:val="28"/>
              </w:rPr>
            </w:rPrChange>
          </w:rPr>
          <w:delText>Công thức tính hệ số tự tương quan lấy mẫu:</w:delText>
        </w:r>
      </w:del>
      <w:bookmarkStart w:id="2153" w:name="_Toc343083553"/>
      <w:bookmarkStart w:id="2154" w:name="_Toc343083767"/>
      <w:bookmarkStart w:id="2155" w:name="_Toc343083978"/>
      <w:bookmarkStart w:id="2156" w:name="_Toc343220737"/>
      <w:bookmarkStart w:id="2157" w:name="_Toc343232241"/>
      <w:bookmarkStart w:id="2158" w:name="_Toc343232654"/>
      <w:bookmarkStart w:id="2159" w:name="_Toc343232939"/>
      <w:bookmarkStart w:id="2160" w:name="_Toc343415444"/>
      <w:bookmarkStart w:id="2161" w:name="_Toc343415740"/>
      <w:bookmarkStart w:id="2162" w:name="_Toc343452399"/>
      <w:bookmarkStart w:id="2163" w:name="_Toc343461189"/>
      <w:bookmarkStart w:id="2164" w:name="_Toc343494076"/>
      <w:bookmarkStart w:id="2165" w:name="_Toc343494288"/>
      <w:bookmarkStart w:id="2166" w:name="_Toc343495061"/>
      <w:bookmarkStart w:id="2167" w:name="_Toc343660288"/>
      <w:bookmarkStart w:id="2168" w:name="_Toc343660502"/>
      <w:bookmarkStart w:id="2169" w:name="_Toc343711130"/>
      <w:bookmarkStart w:id="2170" w:name="_Toc343829094"/>
      <w:bookmarkStart w:id="2171" w:name="_Toc343831898"/>
      <w:bookmarkStart w:id="2172" w:name="_Toc343832267"/>
      <w:bookmarkStart w:id="2173" w:name="_Toc343832484"/>
      <w:bookmarkStart w:id="2174" w:name="_Toc343832701"/>
      <w:bookmarkStart w:id="2175" w:name="_Toc343837294"/>
      <w:bookmarkStart w:id="2176" w:name="_Toc3438418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p>
    <w:p w14:paraId="214ECA9C" w14:textId="77777777" w:rsidR="00024D6E" w:rsidRPr="00286C29" w:rsidDel="004A3B54" w:rsidRDefault="00024D6E">
      <w:pPr>
        <w:ind w:firstLine="0"/>
        <w:rPr>
          <w:del w:id="2177" w:author="The Si Tran" w:date="2012-12-05T22:54:00Z"/>
          <w:rPrChange w:id="2178" w:author="The Si Tran" w:date="2012-12-05T23:02:00Z">
            <w:rPr>
              <w:del w:id="2179" w:author="The Si Tran" w:date="2012-12-05T22:54:00Z"/>
              <w:sz w:val="28"/>
              <w:szCs w:val="28"/>
            </w:rPr>
          </w:rPrChange>
        </w:rPr>
        <w:pPrChange w:id="2180" w:author="The Si Tran" w:date="2012-12-05T22:53:00Z">
          <w:pPr>
            <w:ind w:left="720" w:firstLine="720"/>
          </w:pPr>
        </w:pPrChange>
      </w:pPr>
      <w:del w:id="2181" w:author="The Si Tran" w:date="2012-12-05T22:53:00Z">
        <w:r w:rsidRPr="00286C29" w:rsidDel="004A3B54">
          <w:object w:dxaOrig="180" w:dyaOrig="279" w14:anchorId="0B5D12CD">
            <v:shape id="_x0000_i1029" type="#_x0000_t75" style="width:9pt;height:12.75pt" o:ole="">
              <v:imagedata r:id="rId19" o:title=""/>
            </v:shape>
            <o:OLEObject Type="Embed" ProgID="Equation.DSMT4" ShapeID="_x0000_i1029" DrawAspect="Content" ObjectID="_1417586725" r:id="rId20"/>
          </w:object>
        </w:r>
        <w:r w:rsidRPr="00286C29" w:rsidDel="004A3B54">
          <w:object w:dxaOrig="2940" w:dyaOrig="880" w14:anchorId="0CA6F235">
            <v:shape id="_x0000_i1030" type="#_x0000_t75" style="width:225pt;height:69pt" o:ole="">
              <v:imagedata r:id="rId21" o:title=""/>
            </v:shape>
            <o:OLEObject Type="Embed" ProgID="Equation.DSMT4" ShapeID="_x0000_i1030" DrawAspect="Content" ObjectID="_1417586726" r:id="rId22"/>
          </w:object>
        </w:r>
        <w:r w:rsidRPr="00286C29" w:rsidDel="004A3B54">
          <w:rPr>
            <w:rPrChange w:id="2182" w:author="The Si Tran" w:date="2012-12-05T23:02:00Z">
              <w:rPr>
                <w:sz w:val="28"/>
                <w:szCs w:val="28"/>
              </w:rPr>
            </w:rPrChange>
          </w:rPr>
          <w:delText xml:space="preserve">    </w:delText>
        </w:r>
      </w:del>
      <w:del w:id="2183" w:author="The Si Tran" w:date="2012-12-05T22:54:00Z">
        <w:r w:rsidRPr="00286C29" w:rsidDel="004A3B54">
          <w:rPr>
            <w:rPrChange w:id="2184" w:author="The Si Tran" w:date="2012-12-05T23:02:00Z">
              <w:rPr>
                <w:sz w:val="28"/>
                <w:szCs w:val="28"/>
              </w:rPr>
            </w:rPrChange>
          </w:rPr>
          <w:delText xml:space="preserve"> (2.1.2)</w:delText>
        </w:r>
        <w:bookmarkStart w:id="2185" w:name="_Toc343083554"/>
        <w:bookmarkStart w:id="2186" w:name="_Toc343083768"/>
        <w:bookmarkStart w:id="2187" w:name="_Toc343083979"/>
        <w:bookmarkStart w:id="2188" w:name="_Toc343220738"/>
        <w:bookmarkStart w:id="2189" w:name="_Toc343232242"/>
        <w:bookmarkStart w:id="2190" w:name="_Toc343232655"/>
        <w:bookmarkStart w:id="2191" w:name="_Toc343232940"/>
        <w:bookmarkStart w:id="2192" w:name="_Toc343415445"/>
        <w:bookmarkStart w:id="2193" w:name="_Toc343415741"/>
        <w:bookmarkStart w:id="2194" w:name="_Toc343452400"/>
        <w:bookmarkStart w:id="2195" w:name="_Toc343461190"/>
        <w:bookmarkStart w:id="2196" w:name="_Toc343494077"/>
        <w:bookmarkStart w:id="2197" w:name="_Toc343494289"/>
        <w:bookmarkStart w:id="2198" w:name="_Toc343495062"/>
        <w:bookmarkStart w:id="2199" w:name="_Toc343660289"/>
        <w:bookmarkStart w:id="2200" w:name="_Toc343660503"/>
        <w:bookmarkStart w:id="2201" w:name="_Toc343711131"/>
        <w:bookmarkStart w:id="2202" w:name="_Toc343829095"/>
        <w:bookmarkStart w:id="2203" w:name="_Toc343831899"/>
        <w:bookmarkStart w:id="2204" w:name="_Toc343832268"/>
        <w:bookmarkStart w:id="2205" w:name="_Toc343832485"/>
        <w:bookmarkStart w:id="2206" w:name="_Toc343832702"/>
        <w:bookmarkStart w:id="2207" w:name="_Toc343837295"/>
        <w:bookmarkStart w:id="2208" w:name="_Toc343841853"/>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del>
    </w:p>
    <w:p w14:paraId="66BF9444" w14:textId="77777777" w:rsidR="00024D6E" w:rsidRPr="00286C29" w:rsidDel="000E6941" w:rsidRDefault="00024D6E">
      <w:pPr>
        <w:ind w:left="1440"/>
        <w:rPr>
          <w:del w:id="2209" w:author="The Si Tran" w:date="2012-12-11T21:27:00Z"/>
          <w:rPrChange w:id="2210" w:author="The Si Tran" w:date="2012-12-05T23:02:00Z">
            <w:rPr>
              <w:del w:id="2211" w:author="The Si Tran" w:date="2012-12-11T21:27:00Z"/>
              <w:sz w:val="28"/>
              <w:szCs w:val="28"/>
            </w:rPr>
          </w:rPrChange>
        </w:rPr>
        <w:pPrChange w:id="2212" w:author="The Si Tran" w:date="2012-12-05T22:54:00Z">
          <w:pPr/>
        </w:pPrChange>
      </w:pPr>
      <w:bookmarkStart w:id="2213" w:name="_Toc343083555"/>
      <w:bookmarkStart w:id="2214" w:name="_Toc343083769"/>
      <w:bookmarkStart w:id="2215" w:name="_Toc343083980"/>
      <w:bookmarkStart w:id="2216" w:name="_Toc343220739"/>
      <w:bookmarkStart w:id="2217" w:name="_Toc343232243"/>
      <w:bookmarkStart w:id="2218" w:name="_Toc343232656"/>
      <w:bookmarkStart w:id="2219" w:name="_Toc343232941"/>
      <w:bookmarkStart w:id="2220" w:name="_Toc343415446"/>
      <w:bookmarkStart w:id="2221" w:name="_Toc343415742"/>
      <w:bookmarkStart w:id="2222" w:name="_Toc343452401"/>
      <w:bookmarkStart w:id="2223" w:name="_Toc343461191"/>
      <w:bookmarkStart w:id="2224" w:name="_Toc343494078"/>
      <w:bookmarkStart w:id="2225" w:name="_Toc343494290"/>
      <w:bookmarkStart w:id="2226" w:name="_Toc343495063"/>
      <w:bookmarkStart w:id="2227" w:name="_Toc343660290"/>
      <w:bookmarkStart w:id="2228" w:name="_Toc343660504"/>
      <w:bookmarkStart w:id="2229" w:name="_Toc343711132"/>
      <w:bookmarkStart w:id="2230" w:name="_Toc343829096"/>
      <w:bookmarkStart w:id="2231" w:name="_Toc343831900"/>
      <w:bookmarkStart w:id="2232" w:name="_Toc343832269"/>
      <w:bookmarkStart w:id="2233" w:name="_Toc343832486"/>
      <w:bookmarkStart w:id="2234" w:name="_Toc343832703"/>
      <w:bookmarkStart w:id="2235" w:name="_Toc343837296"/>
      <w:bookmarkStart w:id="2236" w:name="_Toc343841854"/>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p>
    <w:p w14:paraId="5EA7ED7C" w14:textId="77777777" w:rsidR="00024D6E" w:rsidRPr="00286C29" w:rsidDel="000E6941" w:rsidRDefault="00024D6E" w:rsidP="00024D6E">
      <w:pPr>
        <w:rPr>
          <w:del w:id="2237" w:author="The Si Tran" w:date="2012-12-11T21:27:00Z"/>
          <w:rPrChange w:id="2238" w:author="The Si Tran" w:date="2012-12-05T23:02:00Z">
            <w:rPr>
              <w:del w:id="2239" w:author="The Si Tran" w:date="2012-12-11T21:27:00Z"/>
              <w:sz w:val="28"/>
              <w:szCs w:val="28"/>
            </w:rPr>
          </w:rPrChange>
        </w:rPr>
      </w:pPr>
      <w:del w:id="2240" w:author="The Si Tran" w:date="2012-12-11T21:27:00Z">
        <w:r w:rsidRPr="00286C29" w:rsidDel="000E6941">
          <w:rPr>
            <w:rPrChange w:id="2241" w:author="The Si Tran" w:date="2012-12-05T23:02:00Z">
              <w:rPr>
                <w:sz w:val="28"/>
                <w:szCs w:val="28"/>
              </w:rPr>
            </w:rPrChange>
          </w:rPr>
          <w:delText xml:space="preserve">Với </w:delText>
        </w:r>
        <w:bookmarkStart w:id="2242" w:name="_Toc343083556"/>
        <w:bookmarkStart w:id="2243" w:name="_Toc343083770"/>
        <w:bookmarkStart w:id="2244" w:name="_Toc343083981"/>
        <w:bookmarkStart w:id="2245" w:name="_Toc343220740"/>
        <w:bookmarkStart w:id="2246" w:name="_Toc343232244"/>
        <w:bookmarkStart w:id="2247" w:name="_Toc343232657"/>
        <w:bookmarkStart w:id="2248" w:name="_Toc343232942"/>
        <w:bookmarkStart w:id="2249" w:name="_Toc343415447"/>
        <w:bookmarkStart w:id="2250" w:name="_Toc343415743"/>
        <w:bookmarkStart w:id="2251" w:name="_Toc343452402"/>
        <w:bookmarkStart w:id="2252" w:name="_Toc343461192"/>
        <w:bookmarkStart w:id="2253" w:name="_Toc343494079"/>
        <w:bookmarkStart w:id="2254" w:name="_Toc343494291"/>
        <w:bookmarkStart w:id="2255" w:name="_Toc343495064"/>
        <w:bookmarkStart w:id="2256" w:name="_Toc343660291"/>
        <w:bookmarkStart w:id="2257" w:name="_Toc343660505"/>
        <w:bookmarkStart w:id="2258" w:name="_Toc343711133"/>
        <w:bookmarkStart w:id="2259" w:name="_Toc343829097"/>
        <w:bookmarkStart w:id="2260" w:name="_Toc343831901"/>
        <w:bookmarkStart w:id="2261" w:name="_Toc343832270"/>
        <w:bookmarkStart w:id="2262" w:name="_Toc343832487"/>
        <w:bookmarkStart w:id="2263" w:name="_Toc343832704"/>
        <w:bookmarkStart w:id="2264" w:name="_Toc343837297"/>
        <w:bookmarkStart w:id="2265" w:name="_Toc343841855"/>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del>
    </w:p>
    <w:p w14:paraId="6B4EA6C1" w14:textId="77777777" w:rsidR="00024D6E" w:rsidRPr="00286C29" w:rsidDel="000E6941" w:rsidRDefault="00024D6E" w:rsidP="00024D6E">
      <w:pPr>
        <w:rPr>
          <w:del w:id="2266" w:author="The Si Tran" w:date="2012-12-11T21:27:00Z"/>
          <w:rPrChange w:id="2267" w:author="The Si Tran" w:date="2012-12-05T23:02:00Z">
            <w:rPr>
              <w:del w:id="2268" w:author="The Si Tran" w:date="2012-12-11T21:27:00Z"/>
              <w:sz w:val="28"/>
              <w:szCs w:val="28"/>
            </w:rPr>
          </w:rPrChange>
        </w:rPr>
      </w:pPr>
      <w:del w:id="2269" w:author="The Si Tran" w:date="2012-12-11T21:27:00Z">
        <w:r w:rsidRPr="00286C29" w:rsidDel="000E6941">
          <w:rPr>
            <w:rPrChange w:id="2270" w:author="The Si Tran" w:date="2012-12-05T23:02:00Z">
              <w:rPr>
                <w:sz w:val="28"/>
                <w:szCs w:val="28"/>
              </w:rPr>
            </w:rPrChange>
          </w:rPr>
          <w:delText xml:space="preserve">               * </w:delText>
        </w:r>
      </w:del>
      <w:del w:id="2271" w:author="The Si Tran" w:date="2012-12-05T22:54:00Z">
        <w:r w:rsidRPr="00286C29" w:rsidDel="004A3B54">
          <w:object w:dxaOrig="220" w:dyaOrig="360" w14:anchorId="7BA6836A">
            <v:shape id="_x0000_i1031" type="#_x0000_t75" style="width:18pt;height:27.75pt" o:ole="">
              <v:imagedata r:id="rId23" o:title=""/>
            </v:shape>
            <o:OLEObject Type="Embed" ProgID="Equation.DSMT4" ShapeID="_x0000_i1031" DrawAspect="Content" ObjectID="_1417586727" r:id="rId24"/>
          </w:object>
        </w:r>
      </w:del>
      <w:del w:id="2272" w:author="The Si Tran" w:date="2012-12-11T21:27:00Z">
        <w:r w:rsidRPr="00286C29" w:rsidDel="000E6941">
          <w:rPr>
            <w:rPrChange w:id="2273" w:author="The Si Tran" w:date="2012-12-05T23:02:00Z">
              <w:rPr>
                <w:sz w:val="28"/>
                <w:szCs w:val="28"/>
              </w:rPr>
            </w:rPrChange>
          </w:rPr>
          <w:delText xml:space="preserve"> là hệ số tự tương quan lấy mẫu ở độ trễ </w:delText>
        </w:r>
      </w:del>
      <w:del w:id="2274" w:author="The Si Tran" w:date="2012-12-06T03:51:00Z">
        <w:r w:rsidRPr="00286C29" w:rsidDel="008C32B7">
          <w:rPr>
            <w:rPrChange w:id="2275" w:author="The Si Tran" w:date="2012-12-05T23:02:00Z">
              <w:rPr>
                <w:sz w:val="28"/>
                <w:szCs w:val="28"/>
              </w:rPr>
            </w:rPrChange>
          </w:rPr>
          <w:delText>k</w:delText>
        </w:r>
      </w:del>
      <w:bookmarkStart w:id="2276" w:name="_Toc343083557"/>
      <w:bookmarkStart w:id="2277" w:name="_Toc343083771"/>
      <w:bookmarkStart w:id="2278" w:name="_Toc343083982"/>
      <w:bookmarkStart w:id="2279" w:name="_Toc343220741"/>
      <w:bookmarkStart w:id="2280" w:name="_Toc343232245"/>
      <w:bookmarkStart w:id="2281" w:name="_Toc343232658"/>
      <w:bookmarkStart w:id="2282" w:name="_Toc343232943"/>
      <w:bookmarkStart w:id="2283" w:name="_Toc343415448"/>
      <w:bookmarkStart w:id="2284" w:name="_Toc343415744"/>
      <w:bookmarkStart w:id="2285" w:name="_Toc343452403"/>
      <w:bookmarkStart w:id="2286" w:name="_Toc343461193"/>
      <w:bookmarkStart w:id="2287" w:name="_Toc343494080"/>
      <w:bookmarkStart w:id="2288" w:name="_Toc343494292"/>
      <w:bookmarkStart w:id="2289" w:name="_Toc343495065"/>
      <w:bookmarkStart w:id="2290" w:name="_Toc343660292"/>
      <w:bookmarkStart w:id="2291" w:name="_Toc343660506"/>
      <w:bookmarkStart w:id="2292" w:name="_Toc343711134"/>
      <w:bookmarkStart w:id="2293" w:name="_Toc343829098"/>
      <w:bookmarkStart w:id="2294" w:name="_Toc343831902"/>
      <w:bookmarkStart w:id="2295" w:name="_Toc343832271"/>
      <w:bookmarkStart w:id="2296" w:name="_Toc343832488"/>
      <w:bookmarkStart w:id="2297" w:name="_Toc343832705"/>
      <w:bookmarkStart w:id="2298" w:name="_Toc343837298"/>
      <w:bookmarkStart w:id="2299" w:name="_Toc343841856"/>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p>
    <w:p w14:paraId="43602BDB" w14:textId="77777777" w:rsidR="00024D6E" w:rsidRPr="00286C29" w:rsidDel="000E6941" w:rsidRDefault="00024D6E" w:rsidP="00024D6E">
      <w:pPr>
        <w:rPr>
          <w:del w:id="2300" w:author="The Si Tran" w:date="2012-12-11T21:27:00Z"/>
          <w:rPrChange w:id="2301" w:author="The Si Tran" w:date="2012-12-05T23:02:00Z">
            <w:rPr>
              <w:del w:id="2302" w:author="The Si Tran" w:date="2012-12-11T21:27:00Z"/>
              <w:sz w:val="28"/>
              <w:szCs w:val="28"/>
            </w:rPr>
          </w:rPrChange>
        </w:rPr>
      </w:pPr>
      <w:del w:id="2303" w:author="The Si Tran" w:date="2012-12-11T21:27:00Z">
        <w:r w:rsidRPr="00286C29" w:rsidDel="000E6941">
          <w:rPr>
            <w:rPrChange w:id="2304" w:author="The Si Tran" w:date="2012-12-05T23:02:00Z">
              <w:rPr>
                <w:sz w:val="28"/>
                <w:szCs w:val="28"/>
              </w:rPr>
            </w:rPrChange>
          </w:rPr>
          <w:delText xml:space="preserve">               </w:delText>
        </w:r>
      </w:del>
      <w:del w:id="2305" w:author="The Si Tran" w:date="2012-12-05T22:55:00Z">
        <w:r w:rsidRPr="00286C29" w:rsidDel="004A3B54">
          <w:rPr>
            <w:rPrChange w:id="2306" w:author="The Si Tran" w:date="2012-12-05T23:02:00Z">
              <w:rPr>
                <w:sz w:val="28"/>
                <w:szCs w:val="28"/>
              </w:rPr>
            </w:rPrChange>
          </w:rPr>
          <w:delText xml:space="preserve"> </w:delText>
        </w:r>
      </w:del>
      <w:del w:id="2307" w:author="The Si Tran" w:date="2012-12-11T21:27:00Z">
        <w:r w:rsidRPr="00286C29" w:rsidDel="000E6941">
          <w:rPr>
            <w:rPrChange w:id="2308" w:author="The Si Tran" w:date="2012-12-05T23:02:00Z">
              <w:rPr>
                <w:sz w:val="28"/>
                <w:szCs w:val="28"/>
              </w:rPr>
            </w:rPrChange>
          </w:rPr>
          <w:delText xml:space="preserve">*  </w:delText>
        </w:r>
      </w:del>
      <w:del w:id="2309" w:author="The Si Tran" w:date="2012-12-05T22:55:00Z">
        <w:r w:rsidRPr="00286C29" w:rsidDel="004A3B54">
          <w:object w:dxaOrig="279" w:dyaOrig="300" w14:anchorId="3E0C6122">
            <v:shape id="_x0000_i1032" type="#_x0000_t75" style="width:18pt;height:19.5pt" o:ole="">
              <v:imagedata r:id="rId25" o:title=""/>
            </v:shape>
            <o:OLEObject Type="Embed" ProgID="Equation.DSMT4" ShapeID="_x0000_i1032" DrawAspect="Content" ObjectID="_1417586728" r:id="rId26"/>
          </w:object>
        </w:r>
      </w:del>
      <w:del w:id="2310" w:author="The Si Tran" w:date="2012-12-11T21:27:00Z">
        <w:r w:rsidRPr="00286C29" w:rsidDel="000E6941">
          <w:rPr>
            <w:rPrChange w:id="2311" w:author="The Si Tran" w:date="2012-12-05T23:02:00Z">
              <w:rPr>
                <w:sz w:val="28"/>
                <w:szCs w:val="28"/>
              </w:rPr>
            </w:rPrChange>
          </w:rPr>
          <w:delText xml:space="preserve"> là trung bình mẫu của </w:delText>
        </w:r>
      </w:del>
      <w:del w:id="2312" w:author="The Si Tran" w:date="2012-12-05T22:55:00Z">
        <w:r w:rsidRPr="00286C29" w:rsidDel="004A3B54">
          <w:object w:dxaOrig="320" w:dyaOrig="360" w14:anchorId="7BF73748">
            <v:shape id="_x0000_i1033" type="#_x0000_t75" style="width:19.5pt;height:22.5pt" o:ole="">
              <v:imagedata r:id="rId27" o:title=""/>
            </v:shape>
            <o:OLEObject Type="Embed" ProgID="Equation.DSMT4" ShapeID="_x0000_i1033" DrawAspect="Content" ObjectID="_1417586729" r:id="rId28"/>
          </w:object>
        </w:r>
      </w:del>
      <w:bookmarkStart w:id="2313" w:name="_Toc343083558"/>
      <w:bookmarkStart w:id="2314" w:name="_Toc343083772"/>
      <w:bookmarkStart w:id="2315" w:name="_Toc343083983"/>
      <w:bookmarkStart w:id="2316" w:name="_Toc343220742"/>
      <w:bookmarkStart w:id="2317" w:name="_Toc343232246"/>
      <w:bookmarkStart w:id="2318" w:name="_Toc343232659"/>
      <w:bookmarkStart w:id="2319" w:name="_Toc343232944"/>
      <w:bookmarkStart w:id="2320" w:name="_Toc343415449"/>
      <w:bookmarkStart w:id="2321" w:name="_Toc343415745"/>
      <w:bookmarkStart w:id="2322" w:name="_Toc343452404"/>
      <w:bookmarkStart w:id="2323" w:name="_Toc343461194"/>
      <w:bookmarkStart w:id="2324" w:name="_Toc343494081"/>
      <w:bookmarkStart w:id="2325" w:name="_Toc343494293"/>
      <w:bookmarkStart w:id="2326" w:name="_Toc343495066"/>
      <w:bookmarkStart w:id="2327" w:name="_Toc343660293"/>
      <w:bookmarkStart w:id="2328" w:name="_Toc343660507"/>
      <w:bookmarkStart w:id="2329" w:name="_Toc343711135"/>
      <w:bookmarkStart w:id="2330" w:name="_Toc343829099"/>
      <w:bookmarkStart w:id="2331" w:name="_Toc343831903"/>
      <w:bookmarkStart w:id="2332" w:name="_Toc343832272"/>
      <w:bookmarkStart w:id="2333" w:name="_Toc343832489"/>
      <w:bookmarkStart w:id="2334" w:name="_Toc343832706"/>
      <w:bookmarkStart w:id="2335" w:name="_Toc343837299"/>
      <w:bookmarkStart w:id="2336" w:name="_Toc343841857"/>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p>
    <w:p w14:paraId="5B7F4035" w14:textId="77777777" w:rsidR="00024D6E" w:rsidRPr="00286C29" w:rsidDel="000E6941" w:rsidRDefault="00024D6E" w:rsidP="00024D6E">
      <w:pPr>
        <w:rPr>
          <w:del w:id="2337" w:author="The Si Tran" w:date="2012-12-11T21:27:00Z"/>
          <w:rPrChange w:id="2338" w:author="The Si Tran" w:date="2012-12-05T23:02:00Z">
            <w:rPr>
              <w:del w:id="2339" w:author="The Si Tran" w:date="2012-12-11T21:27:00Z"/>
              <w:sz w:val="28"/>
              <w:szCs w:val="28"/>
              <w:lang w:val="fr-FR"/>
            </w:rPr>
          </w:rPrChange>
        </w:rPr>
      </w:pPr>
      <w:del w:id="2340" w:author="The Si Tran" w:date="2012-12-11T21:27:00Z">
        <w:r w:rsidRPr="00286C29" w:rsidDel="000E6941">
          <w:rPr>
            <w:rPrChange w:id="2341" w:author="The Si Tran" w:date="2012-12-05T23:02:00Z">
              <w:rPr>
                <w:sz w:val="28"/>
                <w:szCs w:val="28"/>
              </w:rPr>
            </w:rPrChange>
          </w:rPr>
          <w:tab/>
          <w:delText xml:space="preserve">    </w:delText>
        </w:r>
      </w:del>
      <w:del w:id="2342" w:author="The Si Tran" w:date="2012-12-05T22:55:00Z">
        <w:r w:rsidRPr="00286C29" w:rsidDel="004A3B54">
          <w:rPr>
            <w:rPrChange w:id="2343" w:author="The Si Tran" w:date="2012-12-05T23:02:00Z">
              <w:rPr>
                <w:sz w:val="28"/>
                <w:szCs w:val="28"/>
              </w:rPr>
            </w:rPrChange>
          </w:rPr>
          <w:delText xml:space="preserve">  </w:delText>
        </w:r>
      </w:del>
      <w:del w:id="2344" w:author="The Si Tran" w:date="2012-12-11T21:27:00Z">
        <w:r w:rsidRPr="00286C29" w:rsidDel="000E6941">
          <w:rPr>
            <w:rPrChange w:id="2345" w:author="The Si Tran" w:date="2012-12-05T23:02:00Z">
              <w:rPr>
                <w:sz w:val="28"/>
                <w:szCs w:val="28"/>
                <w:lang w:val="fr-FR"/>
              </w:rPr>
            </w:rPrChange>
          </w:rPr>
          <w:delText xml:space="preserve">*  </w:delText>
        </w:r>
      </w:del>
      <w:del w:id="2346" w:author="The Si Tran" w:date="2012-12-05T22:55:00Z">
        <w:r w:rsidRPr="00286C29" w:rsidDel="004A3B54">
          <w:rPr>
            <w:rPrChange w:id="2347" w:author="The Si Tran" w:date="2012-12-05T23:02:00Z">
              <w:rPr>
                <w:sz w:val="28"/>
                <w:szCs w:val="28"/>
                <w:lang w:val="fr-FR"/>
              </w:rPr>
            </w:rPrChange>
          </w:rPr>
          <w:delText xml:space="preserve"> T</w:delText>
        </w:r>
      </w:del>
      <w:del w:id="2348" w:author="The Si Tran" w:date="2012-12-11T21:27:00Z">
        <w:r w:rsidRPr="00286C29" w:rsidDel="000E6941">
          <w:rPr>
            <w:rPrChange w:id="2349" w:author="The Si Tran" w:date="2012-12-05T23:02:00Z">
              <w:rPr>
                <w:sz w:val="28"/>
                <w:szCs w:val="28"/>
                <w:lang w:val="fr-FR"/>
              </w:rPr>
            </w:rPrChange>
          </w:rPr>
          <w:delText xml:space="preserve"> là số phần tử của mẫu.</w:delText>
        </w:r>
        <w:bookmarkStart w:id="2350" w:name="_Toc343083559"/>
        <w:bookmarkStart w:id="2351" w:name="_Toc343083773"/>
        <w:bookmarkStart w:id="2352" w:name="_Toc343083984"/>
        <w:bookmarkStart w:id="2353" w:name="_Toc343220743"/>
        <w:bookmarkStart w:id="2354" w:name="_Toc343232247"/>
        <w:bookmarkStart w:id="2355" w:name="_Toc343232660"/>
        <w:bookmarkStart w:id="2356" w:name="_Toc343232945"/>
        <w:bookmarkStart w:id="2357" w:name="_Toc343415450"/>
        <w:bookmarkStart w:id="2358" w:name="_Toc343415746"/>
        <w:bookmarkStart w:id="2359" w:name="_Toc343452405"/>
        <w:bookmarkStart w:id="2360" w:name="_Toc343461195"/>
        <w:bookmarkStart w:id="2361" w:name="_Toc343494082"/>
        <w:bookmarkStart w:id="2362" w:name="_Toc343494294"/>
        <w:bookmarkStart w:id="2363" w:name="_Toc343495067"/>
        <w:bookmarkStart w:id="2364" w:name="_Toc343660294"/>
        <w:bookmarkStart w:id="2365" w:name="_Toc343660508"/>
        <w:bookmarkStart w:id="2366" w:name="_Toc343711136"/>
        <w:bookmarkStart w:id="2367" w:name="_Toc343829100"/>
        <w:bookmarkStart w:id="2368" w:name="_Toc343831904"/>
        <w:bookmarkStart w:id="2369" w:name="_Toc343832273"/>
        <w:bookmarkStart w:id="2370" w:name="_Toc343832490"/>
        <w:bookmarkStart w:id="2371" w:name="_Toc343832707"/>
        <w:bookmarkStart w:id="2372" w:name="_Toc343837300"/>
        <w:bookmarkStart w:id="2373" w:name="_Toc343841858"/>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del>
    </w:p>
    <w:p w14:paraId="3BCF0E51" w14:textId="77777777" w:rsidR="00024D6E" w:rsidRPr="00286C29" w:rsidDel="000E6941" w:rsidRDefault="00024D6E" w:rsidP="00024D6E">
      <w:pPr>
        <w:rPr>
          <w:del w:id="2374" w:author="The Si Tran" w:date="2012-12-11T21:27:00Z"/>
          <w:rPrChange w:id="2375" w:author="The Si Tran" w:date="2012-12-05T23:02:00Z">
            <w:rPr>
              <w:del w:id="2376" w:author="The Si Tran" w:date="2012-12-11T21:27:00Z"/>
              <w:sz w:val="28"/>
              <w:szCs w:val="28"/>
              <w:lang w:val="fr-FR"/>
            </w:rPr>
          </w:rPrChange>
        </w:rPr>
      </w:pPr>
      <w:bookmarkStart w:id="2377" w:name="_Toc343083560"/>
      <w:bookmarkStart w:id="2378" w:name="_Toc343083774"/>
      <w:bookmarkStart w:id="2379" w:name="_Toc343083985"/>
      <w:bookmarkStart w:id="2380" w:name="_Toc343220744"/>
      <w:bookmarkStart w:id="2381" w:name="_Toc343232248"/>
      <w:bookmarkStart w:id="2382" w:name="_Toc343232661"/>
      <w:bookmarkStart w:id="2383" w:name="_Toc343232946"/>
      <w:bookmarkStart w:id="2384" w:name="_Toc343415451"/>
      <w:bookmarkStart w:id="2385" w:name="_Toc343415747"/>
      <w:bookmarkStart w:id="2386" w:name="_Toc343452406"/>
      <w:bookmarkStart w:id="2387" w:name="_Toc343461196"/>
      <w:bookmarkStart w:id="2388" w:name="_Toc343494083"/>
      <w:bookmarkStart w:id="2389" w:name="_Toc343494295"/>
      <w:bookmarkStart w:id="2390" w:name="_Toc343495068"/>
      <w:bookmarkStart w:id="2391" w:name="_Toc343660295"/>
      <w:bookmarkStart w:id="2392" w:name="_Toc343660509"/>
      <w:bookmarkStart w:id="2393" w:name="_Toc343711137"/>
      <w:bookmarkStart w:id="2394" w:name="_Toc343829101"/>
      <w:bookmarkStart w:id="2395" w:name="_Toc343831905"/>
      <w:bookmarkStart w:id="2396" w:name="_Toc343832274"/>
      <w:bookmarkStart w:id="2397" w:name="_Toc343832491"/>
      <w:bookmarkStart w:id="2398" w:name="_Toc343832708"/>
      <w:bookmarkStart w:id="2399" w:name="_Toc343837301"/>
      <w:bookmarkStart w:id="2400" w:name="_Toc343841859"/>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14:paraId="116503D5" w14:textId="77777777" w:rsidR="00024D6E" w:rsidRPr="00286C29" w:rsidDel="000E6941" w:rsidRDefault="00024D6E" w:rsidP="00024D6E">
      <w:pPr>
        <w:ind w:firstLine="720"/>
        <w:rPr>
          <w:del w:id="2401" w:author="The Si Tran" w:date="2012-12-11T21:27:00Z"/>
          <w:rPrChange w:id="2402" w:author="The Si Tran" w:date="2012-12-05T23:02:00Z">
            <w:rPr>
              <w:del w:id="2403" w:author="The Si Tran" w:date="2012-12-11T21:27:00Z"/>
              <w:sz w:val="28"/>
              <w:szCs w:val="28"/>
              <w:lang w:val="fr-FR"/>
            </w:rPr>
          </w:rPrChange>
        </w:rPr>
      </w:pPr>
      <w:del w:id="2404" w:author="The Si Tran" w:date="2012-12-11T21:27:00Z">
        <w:r w:rsidRPr="00286C29" w:rsidDel="000E6941">
          <w:rPr>
            <w:rPrChange w:id="2405" w:author="The Si Tran" w:date="2012-12-05T23:02:00Z">
              <w:rPr>
                <w:sz w:val="28"/>
                <w:szCs w:val="28"/>
                <w:lang w:val="fr-FR"/>
              </w:rPr>
            </w:rPrChange>
          </w:rPr>
          <w:delText xml:space="preserve">Để kiểm tra xem hệ số tự tương quan ở độ trễ </w:delText>
        </w:r>
      </w:del>
      <w:del w:id="2406" w:author="The Si Tran" w:date="2012-12-05T22:56:00Z">
        <w:r w:rsidRPr="00286C29" w:rsidDel="002B34FE">
          <w:rPr>
            <w:rPrChange w:id="2407" w:author="The Si Tran" w:date="2012-12-05T23:02:00Z">
              <w:rPr>
                <w:sz w:val="28"/>
                <w:szCs w:val="28"/>
                <w:lang w:val="fr-FR"/>
              </w:rPr>
            </w:rPrChange>
          </w:rPr>
          <w:delText xml:space="preserve">k </w:delText>
        </w:r>
      </w:del>
      <w:del w:id="2408" w:author="The Si Tran" w:date="2012-12-11T21:27:00Z">
        <w:r w:rsidRPr="00286C29" w:rsidDel="000E6941">
          <w:rPr>
            <w:rPrChange w:id="2409" w:author="The Si Tran" w:date="2012-12-05T23:02:00Z">
              <w:rPr>
                <w:sz w:val="28"/>
                <w:szCs w:val="28"/>
                <w:lang w:val="fr-FR"/>
              </w:rPr>
            </w:rPrChange>
          </w:rPr>
          <w:delText xml:space="preserve">của một chuỗi thời gian có khác không hay không, ta dùng phép thử </w:delText>
        </w:r>
      </w:del>
      <w:del w:id="2410" w:author="The Si Tran" w:date="2012-12-05T22:56:00Z">
        <w:r w:rsidRPr="00286C29" w:rsidDel="002B34FE">
          <w:rPr>
            <w:rPrChange w:id="2411" w:author="The Si Tran" w:date="2012-12-05T23:02:00Z">
              <w:rPr>
                <w:sz w:val="28"/>
                <w:szCs w:val="28"/>
                <w:lang w:val="fr-FR"/>
              </w:rPr>
            </w:rPrChange>
          </w:rPr>
          <w:delText>t.</w:delText>
        </w:r>
      </w:del>
      <w:bookmarkStart w:id="2412" w:name="_Toc343083561"/>
      <w:bookmarkStart w:id="2413" w:name="_Toc343083775"/>
      <w:bookmarkStart w:id="2414" w:name="_Toc343083986"/>
      <w:bookmarkStart w:id="2415" w:name="_Toc343220745"/>
      <w:bookmarkStart w:id="2416" w:name="_Toc343232249"/>
      <w:bookmarkStart w:id="2417" w:name="_Toc343232662"/>
      <w:bookmarkStart w:id="2418" w:name="_Toc343232947"/>
      <w:bookmarkStart w:id="2419" w:name="_Toc343415452"/>
      <w:bookmarkStart w:id="2420" w:name="_Toc343415748"/>
      <w:bookmarkStart w:id="2421" w:name="_Toc343452407"/>
      <w:bookmarkStart w:id="2422" w:name="_Toc343461197"/>
      <w:bookmarkStart w:id="2423" w:name="_Toc343494084"/>
      <w:bookmarkStart w:id="2424" w:name="_Toc343494296"/>
      <w:bookmarkStart w:id="2425" w:name="_Toc343495069"/>
      <w:bookmarkStart w:id="2426" w:name="_Toc343660296"/>
      <w:bookmarkStart w:id="2427" w:name="_Toc343660510"/>
      <w:bookmarkStart w:id="2428" w:name="_Toc343711138"/>
      <w:bookmarkStart w:id="2429" w:name="_Toc343829102"/>
      <w:bookmarkStart w:id="2430" w:name="_Toc343831906"/>
      <w:bookmarkStart w:id="2431" w:name="_Toc343832275"/>
      <w:bookmarkStart w:id="2432" w:name="_Toc343832492"/>
      <w:bookmarkStart w:id="2433" w:name="_Toc343832709"/>
      <w:bookmarkStart w:id="2434" w:name="_Toc343837302"/>
      <w:bookmarkStart w:id="2435" w:name="_Toc343841860"/>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p>
    <w:p w14:paraId="6B50C404" w14:textId="77777777" w:rsidR="00024D6E" w:rsidRPr="00286C29" w:rsidDel="00570969" w:rsidRDefault="00024D6E" w:rsidP="00024D6E">
      <w:pPr>
        <w:ind w:firstLine="720"/>
        <w:rPr>
          <w:del w:id="2436" w:author="The Si Tran" w:date="2012-12-05T23:43:00Z"/>
          <w:rPrChange w:id="2437" w:author="The Si Tran" w:date="2012-12-05T23:02:00Z">
            <w:rPr>
              <w:del w:id="2438" w:author="The Si Tran" w:date="2012-12-05T23:43:00Z"/>
              <w:sz w:val="28"/>
              <w:szCs w:val="28"/>
              <w:lang w:val="fr-FR"/>
            </w:rPr>
          </w:rPrChange>
        </w:rPr>
      </w:pPr>
      <w:del w:id="2439" w:author="The Si Tran" w:date="2012-12-05T23:43:00Z">
        <w:r w:rsidRPr="00286C29" w:rsidDel="00570969">
          <w:rPr>
            <w:rPrChange w:id="2440" w:author="The Si Tran" w:date="2012-12-05T23:02:00Z">
              <w:rPr>
                <w:sz w:val="28"/>
                <w:szCs w:val="28"/>
                <w:lang w:val="fr-FR"/>
              </w:rPr>
            </w:rPrChange>
          </w:rPr>
          <w:delText xml:space="preserve">           </w:delText>
        </w:r>
        <w:r w:rsidRPr="00286C29" w:rsidDel="00570969">
          <w:object w:dxaOrig="1560" w:dyaOrig="1320" w14:anchorId="5610AE81">
            <v:shape id="_x0000_i1034" type="#_x0000_t75" style="width:128.25pt;height:107.25pt" o:ole="">
              <v:imagedata r:id="rId29" o:title=""/>
            </v:shape>
            <o:OLEObject Type="Embed" ProgID="Equation.DSMT4" ShapeID="_x0000_i1034" DrawAspect="Content" ObjectID="_1417586730" r:id="rId30"/>
          </w:object>
        </w:r>
        <w:r w:rsidRPr="00286C29" w:rsidDel="00570969">
          <w:rPr>
            <w:rPrChange w:id="2441" w:author="The Si Tran" w:date="2012-12-05T23:02:00Z">
              <w:rPr>
                <w:sz w:val="28"/>
                <w:szCs w:val="28"/>
                <w:lang w:val="fr-FR"/>
              </w:rPr>
            </w:rPrChange>
          </w:rPr>
          <w:delText xml:space="preserve">                    (2.1.3)</w:delText>
        </w:r>
        <w:bookmarkStart w:id="2442" w:name="_Toc343083562"/>
        <w:bookmarkStart w:id="2443" w:name="_Toc343083776"/>
        <w:bookmarkStart w:id="2444" w:name="_Toc343083987"/>
        <w:bookmarkStart w:id="2445" w:name="_Toc343220746"/>
        <w:bookmarkStart w:id="2446" w:name="_Toc343232250"/>
        <w:bookmarkStart w:id="2447" w:name="_Toc343232663"/>
        <w:bookmarkStart w:id="2448" w:name="_Toc343232948"/>
        <w:bookmarkStart w:id="2449" w:name="_Toc343415453"/>
        <w:bookmarkStart w:id="2450" w:name="_Toc343415749"/>
        <w:bookmarkStart w:id="2451" w:name="_Toc343452408"/>
        <w:bookmarkStart w:id="2452" w:name="_Toc343461198"/>
        <w:bookmarkStart w:id="2453" w:name="_Toc343494085"/>
        <w:bookmarkStart w:id="2454" w:name="_Toc343494297"/>
        <w:bookmarkStart w:id="2455" w:name="_Toc343495070"/>
        <w:bookmarkStart w:id="2456" w:name="_Toc343660297"/>
        <w:bookmarkStart w:id="2457" w:name="_Toc343660511"/>
        <w:bookmarkStart w:id="2458" w:name="_Toc343711139"/>
        <w:bookmarkStart w:id="2459" w:name="_Toc343829103"/>
        <w:bookmarkStart w:id="2460" w:name="_Toc343831907"/>
        <w:bookmarkStart w:id="2461" w:name="_Toc343832276"/>
        <w:bookmarkStart w:id="2462" w:name="_Toc343832493"/>
        <w:bookmarkStart w:id="2463" w:name="_Toc343832710"/>
        <w:bookmarkStart w:id="2464" w:name="_Toc343837303"/>
        <w:bookmarkStart w:id="2465" w:name="_Toc34384186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del>
    </w:p>
    <w:p w14:paraId="147CABCA" w14:textId="77777777" w:rsidR="009450BA" w:rsidRPr="00286C29" w:rsidDel="000E6941" w:rsidRDefault="009450BA">
      <w:pPr>
        <w:ind w:left="1440" w:firstLine="720"/>
        <w:rPr>
          <w:del w:id="2466" w:author="The Si Tran" w:date="2012-12-11T21:27:00Z"/>
          <w:rPrChange w:id="2467" w:author="The Si Tran" w:date="2012-12-05T23:43:00Z">
            <w:rPr>
              <w:del w:id="2468" w:author="The Si Tran" w:date="2012-12-11T21:27:00Z"/>
              <w:sz w:val="28"/>
              <w:szCs w:val="28"/>
              <w:lang w:val="fr-FR"/>
            </w:rPr>
          </w:rPrChange>
        </w:rPr>
        <w:pPrChange w:id="2469" w:author="The Si Tran" w:date="2012-12-05T23:43:00Z">
          <w:pPr/>
        </w:pPrChange>
      </w:pPr>
      <w:bookmarkStart w:id="2470" w:name="_Toc343083563"/>
      <w:bookmarkStart w:id="2471" w:name="_Toc343083777"/>
      <w:bookmarkStart w:id="2472" w:name="_Toc343083988"/>
      <w:bookmarkStart w:id="2473" w:name="_Toc343220747"/>
      <w:bookmarkStart w:id="2474" w:name="_Toc343232251"/>
      <w:bookmarkStart w:id="2475" w:name="_Toc343232664"/>
      <w:bookmarkStart w:id="2476" w:name="_Toc343232949"/>
      <w:bookmarkStart w:id="2477" w:name="_Toc343415454"/>
      <w:bookmarkStart w:id="2478" w:name="_Toc343415750"/>
      <w:bookmarkStart w:id="2479" w:name="_Toc343452409"/>
      <w:bookmarkStart w:id="2480" w:name="_Toc343461199"/>
      <w:bookmarkStart w:id="2481" w:name="_Toc343494086"/>
      <w:bookmarkStart w:id="2482" w:name="_Toc343494298"/>
      <w:bookmarkStart w:id="2483" w:name="_Toc343495071"/>
      <w:bookmarkStart w:id="2484" w:name="_Toc343660298"/>
      <w:bookmarkStart w:id="2485" w:name="_Toc343660512"/>
      <w:bookmarkStart w:id="2486" w:name="_Toc343711140"/>
      <w:bookmarkStart w:id="2487" w:name="_Toc343829104"/>
      <w:bookmarkStart w:id="2488" w:name="_Toc343831908"/>
      <w:bookmarkStart w:id="2489" w:name="_Toc343832277"/>
      <w:bookmarkStart w:id="2490" w:name="_Toc343832494"/>
      <w:bookmarkStart w:id="2491" w:name="_Toc343832711"/>
      <w:bookmarkStart w:id="2492" w:name="_Toc343837304"/>
      <w:bookmarkStart w:id="2493" w:name="_Toc343841862"/>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p>
    <w:p w14:paraId="0DD7323D" w14:textId="77777777" w:rsidR="00024D6E" w:rsidRPr="00286C29" w:rsidDel="000E6941" w:rsidRDefault="00024D6E" w:rsidP="00024D6E">
      <w:pPr>
        <w:rPr>
          <w:del w:id="2494" w:author="The Si Tran" w:date="2012-12-11T21:27:00Z"/>
          <w:rPrChange w:id="2495" w:author="The Si Tran" w:date="2012-12-05T23:02:00Z">
            <w:rPr>
              <w:del w:id="2496" w:author="The Si Tran" w:date="2012-12-11T21:27:00Z"/>
              <w:sz w:val="28"/>
              <w:szCs w:val="28"/>
              <w:lang w:val="fr-FR"/>
            </w:rPr>
          </w:rPrChange>
        </w:rPr>
      </w:pPr>
      <w:del w:id="2497" w:author="The Si Tran" w:date="2012-12-11T21:27:00Z">
        <w:r w:rsidRPr="00286C29" w:rsidDel="000E6941">
          <w:rPr>
            <w:rPrChange w:id="2498" w:author="The Si Tran" w:date="2012-12-05T23:02:00Z">
              <w:rPr>
                <w:sz w:val="28"/>
                <w:szCs w:val="28"/>
                <w:lang w:val="fr-FR"/>
              </w:rPr>
            </w:rPrChange>
          </w:rPr>
          <w:delText>Với :</w:delText>
        </w:r>
        <w:bookmarkStart w:id="2499" w:name="_Toc343083564"/>
        <w:bookmarkStart w:id="2500" w:name="_Toc343083778"/>
        <w:bookmarkStart w:id="2501" w:name="_Toc343083989"/>
        <w:bookmarkStart w:id="2502" w:name="_Toc343220748"/>
        <w:bookmarkStart w:id="2503" w:name="_Toc343232252"/>
        <w:bookmarkStart w:id="2504" w:name="_Toc343232665"/>
        <w:bookmarkStart w:id="2505" w:name="_Toc343232950"/>
        <w:bookmarkStart w:id="2506" w:name="_Toc343415455"/>
        <w:bookmarkStart w:id="2507" w:name="_Toc343415751"/>
        <w:bookmarkStart w:id="2508" w:name="_Toc343452410"/>
        <w:bookmarkStart w:id="2509" w:name="_Toc343461200"/>
        <w:bookmarkStart w:id="2510" w:name="_Toc343494087"/>
        <w:bookmarkStart w:id="2511" w:name="_Toc343494299"/>
        <w:bookmarkStart w:id="2512" w:name="_Toc343495072"/>
        <w:bookmarkStart w:id="2513" w:name="_Toc343660299"/>
        <w:bookmarkStart w:id="2514" w:name="_Toc343660513"/>
        <w:bookmarkStart w:id="2515" w:name="_Toc343711141"/>
        <w:bookmarkStart w:id="2516" w:name="_Toc343829105"/>
        <w:bookmarkStart w:id="2517" w:name="_Toc343831909"/>
        <w:bookmarkStart w:id="2518" w:name="_Toc343832278"/>
        <w:bookmarkStart w:id="2519" w:name="_Toc343832495"/>
        <w:bookmarkStart w:id="2520" w:name="_Toc343832712"/>
        <w:bookmarkStart w:id="2521" w:name="_Toc343837305"/>
        <w:bookmarkStart w:id="2522" w:name="_Toc343841863"/>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del>
    </w:p>
    <w:p w14:paraId="13AEF713" w14:textId="77777777" w:rsidR="00024D6E" w:rsidRPr="00286C29" w:rsidDel="000E6941" w:rsidRDefault="00024D6E" w:rsidP="00024D6E">
      <w:pPr>
        <w:rPr>
          <w:del w:id="2523" w:author="The Si Tran" w:date="2012-12-11T21:27:00Z"/>
          <w:rPrChange w:id="2524" w:author="The Si Tran" w:date="2012-12-05T23:02:00Z">
            <w:rPr>
              <w:del w:id="2525" w:author="The Si Tran" w:date="2012-12-11T21:27:00Z"/>
              <w:sz w:val="28"/>
              <w:szCs w:val="28"/>
              <w:lang w:val="fr-FR"/>
            </w:rPr>
          </w:rPrChange>
        </w:rPr>
      </w:pPr>
      <w:del w:id="2526" w:author="The Si Tran" w:date="2012-12-11T21:27:00Z">
        <w:r w:rsidRPr="00286C29" w:rsidDel="000E6941">
          <w:rPr>
            <w:rPrChange w:id="2527" w:author="The Si Tran" w:date="2012-12-05T23:02:00Z">
              <w:rPr>
                <w:sz w:val="28"/>
                <w:szCs w:val="28"/>
                <w:lang w:val="fr-FR"/>
              </w:rPr>
            </w:rPrChange>
          </w:rPr>
          <w:delText xml:space="preserve">           *  </w:delText>
        </w:r>
      </w:del>
      <w:del w:id="2528" w:author="The Si Tran" w:date="2012-12-05T23:44:00Z">
        <w:r w:rsidRPr="00286C29" w:rsidDel="00570969">
          <w:object w:dxaOrig="180" w:dyaOrig="360" w14:anchorId="590373B0">
            <v:shape id="_x0000_i1035" type="#_x0000_t75" style="width:12.75pt;height:24pt" o:ole="">
              <v:imagedata r:id="rId31" o:title=""/>
            </v:shape>
            <o:OLEObject Type="Embed" ProgID="Equation.DSMT4" ShapeID="_x0000_i1035" DrawAspect="Content" ObjectID="_1417586731" r:id="rId32"/>
          </w:object>
        </w:r>
      </w:del>
      <w:del w:id="2529" w:author="The Si Tran" w:date="2012-12-11T21:27:00Z">
        <w:r w:rsidRPr="00286C29" w:rsidDel="000E6941">
          <w:rPr>
            <w:rPrChange w:id="2530" w:author="The Si Tran" w:date="2012-12-05T23:02:00Z">
              <w:rPr>
                <w:sz w:val="28"/>
                <w:szCs w:val="28"/>
                <w:lang w:val="fr-FR"/>
              </w:rPr>
            </w:rPrChange>
          </w:rPr>
          <w:delText xml:space="preserve"> là hệ số tự tương quan mẫu ở độ trễ </w:delText>
        </w:r>
      </w:del>
      <w:del w:id="2531" w:author="The Si Tran" w:date="2012-12-06T20:08:00Z">
        <w:r w:rsidRPr="00286C29" w:rsidDel="00263465">
          <w:rPr>
            <w:rPrChange w:id="2532" w:author="The Si Tran" w:date="2012-12-05T23:02:00Z">
              <w:rPr>
                <w:sz w:val="28"/>
                <w:szCs w:val="28"/>
                <w:lang w:val="fr-FR"/>
              </w:rPr>
            </w:rPrChange>
          </w:rPr>
          <w:delText>i</w:delText>
        </w:r>
      </w:del>
      <w:bookmarkStart w:id="2533" w:name="_Toc343083565"/>
      <w:bookmarkStart w:id="2534" w:name="_Toc343083779"/>
      <w:bookmarkStart w:id="2535" w:name="_Toc343083990"/>
      <w:bookmarkStart w:id="2536" w:name="_Toc343220749"/>
      <w:bookmarkStart w:id="2537" w:name="_Toc343232253"/>
      <w:bookmarkStart w:id="2538" w:name="_Toc343232666"/>
      <w:bookmarkStart w:id="2539" w:name="_Toc343232951"/>
      <w:bookmarkStart w:id="2540" w:name="_Toc343415456"/>
      <w:bookmarkStart w:id="2541" w:name="_Toc343415752"/>
      <w:bookmarkStart w:id="2542" w:name="_Toc343452411"/>
      <w:bookmarkStart w:id="2543" w:name="_Toc343461201"/>
      <w:bookmarkStart w:id="2544" w:name="_Toc343494088"/>
      <w:bookmarkStart w:id="2545" w:name="_Toc343494300"/>
      <w:bookmarkStart w:id="2546" w:name="_Toc343495073"/>
      <w:bookmarkStart w:id="2547" w:name="_Toc343660300"/>
      <w:bookmarkStart w:id="2548" w:name="_Toc343660514"/>
      <w:bookmarkStart w:id="2549" w:name="_Toc343711142"/>
      <w:bookmarkStart w:id="2550" w:name="_Toc343829106"/>
      <w:bookmarkStart w:id="2551" w:name="_Toc343831910"/>
      <w:bookmarkStart w:id="2552" w:name="_Toc343832279"/>
      <w:bookmarkStart w:id="2553" w:name="_Toc343832496"/>
      <w:bookmarkStart w:id="2554" w:name="_Toc343832713"/>
      <w:bookmarkStart w:id="2555" w:name="_Toc343837306"/>
      <w:bookmarkStart w:id="2556" w:name="_Toc343841864"/>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p>
    <w:p w14:paraId="3A494E1F" w14:textId="77777777" w:rsidR="00024D6E" w:rsidRPr="00286C29" w:rsidDel="000E6941" w:rsidRDefault="00024D6E" w:rsidP="00024D6E">
      <w:pPr>
        <w:rPr>
          <w:del w:id="2557" w:author="The Si Tran" w:date="2012-12-11T21:27:00Z"/>
          <w:rPrChange w:id="2558" w:author="The Si Tran" w:date="2012-12-05T23:02:00Z">
            <w:rPr>
              <w:del w:id="2559" w:author="The Si Tran" w:date="2012-12-11T21:27:00Z"/>
              <w:sz w:val="28"/>
              <w:szCs w:val="28"/>
              <w:lang w:val="fr-FR"/>
            </w:rPr>
          </w:rPrChange>
        </w:rPr>
      </w:pPr>
      <w:del w:id="2560" w:author="The Si Tran" w:date="2012-12-11T21:27:00Z">
        <w:r w:rsidRPr="00286C29" w:rsidDel="000E6941">
          <w:rPr>
            <w:rPrChange w:id="2561" w:author="The Si Tran" w:date="2012-12-05T23:02:00Z">
              <w:rPr>
                <w:sz w:val="28"/>
                <w:szCs w:val="28"/>
                <w:lang w:val="fr-FR"/>
              </w:rPr>
            </w:rPrChange>
          </w:rPr>
          <w:delText xml:space="preserve">           *  </w:delText>
        </w:r>
      </w:del>
      <w:del w:id="2562" w:author="The Si Tran" w:date="2012-12-05T23:45:00Z">
        <w:r w:rsidRPr="00286C29" w:rsidDel="00570969">
          <w:rPr>
            <w:rPrChange w:id="2563" w:author="The Si Tran" w:date="2012-12-05T23:02:00Z">
              <w:rPr>
                <w:sz w:val="28"/>
                <w:szCs w:val="28"/>
                <w:lang w:val="fr-FR"/>
              </w:rPr>
            </w:rPrChange>
          </w:rPr>
          <w:delText>k</w:delText>
        </w:r>
      </w:del>
      <w:del w:id="2564" w:author="The Si Tran" w:date="2012-12-11T21:27:00Z">
        <w:r w:rsidRPr="00286C29" w:rsidDel="000E6941">
          <w:rPr>
            <w:rPrChange w:id="2565" w:author="The Si Tran" w:date="2012-12-05T23:02:00Z">
              <w:rPr>
                <w:sz w:val="28"/>
                <w:szCs w:val="28"/>
                <w:lang w:val="fr-FR"/>
              </w:rPr>
            </w:rPrChange>
          </w:rPr>
          <w:delText xml:space="preserve"> là độ trễ</w:delText>
        </w:r>
        <w:bookmarkStart w:id="2566" w:name="_Toc343083566"/>
        <w:bookmarkStart w:id="2567" w:name="_Toc343083780"/>
        <w:bookmarkStart w:id="2568" w:name="_Toc343083991"/>
        <w:bookmarkStart w:id="2569" w:name="_Toc343220750"/>
        <w:bookmarkStart w:id="2570" w:name="_Toc343232254"/>
        <w:bookmarkStart w:id="2571" w:name="_Toc343232667"/>
        <w:bookmarkStart w:id="2572" w:name="_Toc343232952"/>
        <w:bookmarkStart w:id="2573" w:name="_Toc343415457"/>
        <w:bookmarkStart w:id="2574" w:name="_Toc343415753"/>
        <w:bookmarkStart w:id="2575" w:name="_Toc343452412"/>
        <w:bookmarkStart w:id="2576" w:name="_Toc343461202"/>
        <w:bookmarkStart w:id="2577" w:name="_Toc343494089"/>
        <w:bookmarkStart w:id="2578" w:name="_Toc343494301"/>
        <w:bookmarkStart w:id="2579" w:name="_Toc343495074"/>
        <w:bookmarkStart w:id="2580" w:name="_Toc343660301"/>
        <w:bookmarkStart w:id="2581" w:name="_Toc343660515"/>
        <w:bookmarkStart w:id="2582" w:name="_Toc343711143"/>
        <w:bookmarkStart w:id="2583" w:name="_Toc343829107"/>
        <w:bookmarkStart w:id="2584" w:name="_Toc343831911"/>
        <w:bookmarkStart w:id="2585" w:name="_Toc343832280"/>
        <w:bookmarkStart w:id="2586" w:name="_Toc343832497"/>
        <w:bookmarkStart w:id="2587" w:name="_Toc343832714"/>
        <w:bookmarkStart w:id="2588" w:name="_Toc343837307"/>
        <w:bookmarkStart w:id="2589" w:name="_Toc3438418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del>
    </w:p>
    <w:p w14:paraId="2946DA46" w14:textId="77777777" w:rsidR="00024D6E" w:rsidRPr="00286C29" w:rsidDel="000E6941" w:rsidRDefault="00024D6E" w:rsidP="00024D6E">
      <w:pPr>
        <w:rPr>
          <w:del w:id="2590" w:author="The Si Tran" w:date="2012-12-11T21:27:00Z"/>
          <w:rPrChange w:id="2591" w:author="The Si Tran" w:date="2012-12-05T23:02:00Z">
            <w:rPr>
              <w:del w:id="2592" w:author="The Si Tran" w:date="2012-12-11T21:27:00Z"/>
              <w:sz w:val="28"/>
              <w:szCs w:val="28"/>
              <w:lang w:val="fr-FR"/>
            </w:rPr>
          </w:rPrChange>
        </w:rPr>
      </w:pPr>
      <w:del w:id="2593" w:author="The Si Tran" w:date="2012-12-11T21:27:00Z">
        <w:r w:rsidRPr="00286C29" w:rsidDel="000E6941">
          <w:rPr>
            <w:rPrChange w:id="2594" w:author="The Si Tran" w:date="2012-12-05T23:02:00Z">
              <w:rPr>
                <w:sz w:val="28"/>
                <w:szCs w:val="28"/>
                <w:lang w:val="fr-FR"/>
              </w:rPr>
            </w:rPrChange>
          </w:rPr>
          <w:delText xml:space="preserve">           *  </w:delText>
        </w:r>
      </w:del>
      <w:del w:id="2595" w:author="The Si Tran" w:date="2012-12-05T23:45:00Z">
        <w:r w:rsidRPr="00286C29" w:rsidDel="00570969">
          <w:rPr>
            <w:rPrChange w:id="2596" w:author="The Si Tran" w:date="2012-12-05T23:02:00Z">
              <w:rPr>
                <w:sz w:val="28"/>
                <w:szCs w:val="28"/>
                <w:lang w:val="fr-FR"/>
              </w:rPr>
            </w:rPrChange>
          </w:rPr>
          <w:delText>n</w:delText>
        </w:r>
      </w:del>
      <w:del w:id="2597" w:author="The Si Tran" w:date="2012-12-11T21:27:00Z">
        <w:r w:rsidRPr="00286C29" w:rsidDel="000E6941">
          <w:rPr>
            <w:rPrChange w:id="2598" w:author="The Si Tran" w:date="2012-12-05T23:02:00Z">
              <w:rPr>
                <w:sz w:val="28"/>
                <w:szCs w:val="28"/>
                <w:lang w:val="fr-FR"/>
              </w:rPr>
            </w:rPrChange>
          </w:rPr>
          <w:delText xml:space="preserve"> là kích cỡ mẫu  </w:delText>
        </w:r>
        <w:bookmarkStart w:id="2599" w:name="_Toc343083567"/>
        <w:bookmarkStart w:id="2600" w:name="_Toc343083781"/>
        <w:bookmarkStart w:id="2601" w:name="_Toc343083992"/>
        <w:bookmarkStart w:id="2602" w:name="_Toc343220751"/>
        <w:bookmarkStart w:id="2603" w:name="_Toc343232255"/>
        <w:bookmarkStart w:id="2604" w:name="_Toc343232668"/>
        <w:bookmarkStart w:id="2605" w:name="_Toc343232953"/>
        <w:bookmarkStart w:id="2606" w:name="_Toc343415458"/>
        <w:bookmarkStart w:id="2607" w:name="_Toc343415754"/>
        <w:bookmarkStart w:id="2608" w:name="_Toc343452413"/>
        <w:bookmarkStart w:id="2609" w:name="_Toc343461203"/>
        <w:bookmarkStart w:id="2610" w:name="_Toc343494090"/>
        <w:bookmarkStart w:id="2611" w:name="_Toc343494302"/>
        <w:bookmarkStart w:id="2612" w:name="_Toc343495075"/>
        <w:bookmarkStart w:id="2613" w:name="_Toc343660302"/>
        <w:bookmarkStart w:id="2614" w:name="_Toc343660516"/>
        <w:bookmarkStart w:id="2615" w:name="_Toc343711144"/>
        <w:bookmarkStart w:id="2616" w:name="_Toc343829108"/>
        <w:bookmarkStart w:id="2617" w:name="_Toc343831912"/>
        <w:bookmarkStart w:id="2618" w:name="_Toc343832281"/>
        <w:bookmarkStart w:id="2619" w:name="_Toc343832498"/>
        <w:bookmarkStart w:id="2620" w:name="_Toc343832715"/>
        <w:bookmarkStart w:id="2621" w:name="_Toc343837308"/>
        <w:bookmarkStart w:id="2622" w:name="_Toc343841866"/>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del>
    </w:p>
    <w:p w14:paraId="1E306F32" w14:textId="77777777" w:rsidR="00024D6E" w:rsidRPr="00286C29" w:rsidDel="000E6941" w:rsidRDefault="00024D6E" w:rsidP="00024D6E">
      <w:pPr>
        <w:rPr>
          <w:del w:id="2623" w:author="The Si Tran" w:date="2012-12-11T21:27:00Z"/>
          <w:rPrChange w:id="2624" w:author="The Si Tran" w:date="2012-12-05T23:02:00Z">
            <w:rPr>
              <w:del w:id="2625" w:author="The Si Tran" w:date="2012-12-11T21:27:00Z"/>
              <w:sz w:val="28"/>
              <w:szCs w:val="28"/>
              <w:lang w:val="fr-FR"/>
            </w:rPr>
          </w:rPrChange>
        </w:rPr>
      </w:pPr>
      <w:del w:id="2626" w:author="The Si Tran" w:date="2012-12-11T21:27:00Z">
        <w:r w:rsidRPr="00286C29" w:rsidDel="000E6941">
          <w:rPr>
            <w:rPrChange w:id="2627" w:author="The Si Tran" w:date="2012-12-05T23:02:00Z">
              <w:rPr>
                <w:sz w:val="28"/>
                <w:szCs w:val="28"/>
                <w:lang w:val="fr-FR"/>
              </w:rPr>
            </w:rPrChange>
          </w:rPr>
          <w:delText xml:space="preserve">Nếu </w:delText>
        </w:r>
      </w:del>
      <w:del w:id="2628" w:author="The Si Tran" w:date="2012-12-05T23:46:00Z">
        <m:oMath>
          <m:r>
            <m:rPr>
              <m:sty m:val="p"/>
            </m:rPr>
            <w:rPr>
              <w:rFonts w:ascii="Cambria Math" w:hAnsi="Cambria Math"/>
            </w:rPr>
            <w:object w:dxaOrig="300" w:dyaOrig="360" w14:anchorId="747A0532">
              <v:shape id="_x0000_i1036" type="#_x0000_t75" style="width:24pt;height:27.75pt" o:ole="">
                <v:imagedata r:id="rId33" o:title=""/>
              </v:shape>
              <o:OLEObject Type="Embed" ProgID="Equation.DSMT4" ShapeID="_x0000_i1036" DrawAspect="Content" ObjectID="_1417586732" r:id="rId34"/>
            </w:object>
          </m:r>
        </m:oMath>
        <w:r w:rsidRPr="00286C29" w:rsidDel="00570969">
          <w:rPr>
            <w:rPrChange w:id="2629" w:author="The Si Tran" w:date="2012-12-05T23:02:00Z">
              <w:rPr>
                <w:sz w:val="28"/>
                <w:szCs w:val="28"/>
                <w:lang w:val="fr-FR"/>
              </w:rPr>
            </w:rPrChange>
          </w:rPr>
          <w:delText xml:space="preserve">= 0 </w:delText>
        </w:r>
      </w:del>
      <w:del w:id="2630" w:author="The Si Tran" w:date="2012-12-11T21:27:00Z">
        <w:r w:rsidRPr="00286C29" w:rsidDel="000E6941">
          <w:rPr>
            <w:rPrChange w:id="2631" w:author="The Si Tran" w:date="2012-12-05T23:02:00Z">
              <w:rPr>
                <w:sz w:val="28"/>
                <w:szCs w:val="28"/>
                <w:lang w:val="fr-FR"/>
              </w:rPr>
            </w:rPrChange>
          </w:rPr>
          <w:delText xml:space="preserve">thì </w:delText>
        </w:r>
      </w:del>
      <w:del w:id="2632" w:author="The Si Tran" w:date="2012-12-05T23:46:00Z">
        <w:r w:rsidRPr="00286C29" w:rsidDel="00570969">
          <w:rPr>
            <w:rPrChange w:id="2633" w:author="The Si Tran" w:date="2012-12-05T23:02:00Z">
              <w:rPr>
                <w:sz w:val="28"/>
                <w:szCs w:val="28"/>
                <w:lang w:val="fr-FR"/>
              </w:rPr>
            </w:rPrChange>
          </w:rPr>
          <w:delText>t</w:delText>
        </w:r>
      </w:del>
      <w:del w:id="2634" w:author="The Si Tran" w:date="2012-12-11T21:27:00Z">
        <w:r w:rsidRPr="00286C29" w:rsidDel="000E6941">
          <w:rPr>
            <w:rPrChange w:id="2635" w:author="The Si Tran" w:date="2012-12-05T23:02:00Z">
              <w:rPr>
                <w:sz w:val="28"/>
                <w:szCs w:val="28"/>
                <w:lang w:val="fr-FR"/>
              </w:rPr>
            </w:rPrChange>
          </w:rPr>
          <w:delText xml:space="preserve"> sẽ có phân phối student với </w:delText>
        </w:r>
      </w:del>
      <w:del w:id="2636" w:author="The Si Tran" w:date="2012-12-05T23:47:00Z">
        <w:r w:rsidRPr="00286C29" w:rsidDel="00570969">
          <w:rPr>
            <w:rPrChange w:id="2637" w:author="The Si Tran" w:date="2012-12-05T23:02:00Z">
              <w:rPr>
                <w:sz w:val="28"/>
                <w:szCs w:val="28"/>
                <w:lang w:val="fr-FR"/>
              </w:rPr>
            </w:rPrChange>
          </w:rPr>
          <w:delText>n -1</w:delText>
        </w:r>
      </w:del>
      <w:del w:id="2638" w:author="The Si Tran" w:date="2012-12-11T21:27:00Z">
        <w:r w:rsidRPr="00286C29" w:rsidDel="000E6941">
          <w:rPr>
            <w:rPrChange w:id="2639"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640" w:author="The Si Tran" w:date="2012-12-05T23:47:00Z">
        <w:r w:rsidRPr="00286C29" w:rsidDel="005B11DB">
          <w:object w:dxaOrig="780" w:dyaOrig="360" w14:anchorId="08263C57">
            <v:shape id="_x0000_i1037" type="#_x0000_t75" style="width:40.5pt;height:18pt" o:ole="">
              <v:imagedata r:id="rId35" o:title=""/>
            </v:shape>
            <o:OLEObject Type="Embed" ProgID="Equation.DSMT4" ShapeID="_x0000_i1037" DrawAspect="Content" ObjectID="_1417586733" r:id="rId36"/>
          </w:object>
        </w:r>
      </w:del>
      <w:del w:id="2641" w:author="The Si Tran" w:date="2012-12-11T21:27:00Z">
        <w:r w:rsidRPr="00286C29" w:rsidDel="000E6941">
          <w:rPr>
            <w:rPrChange w:id="2642" w:author="The Si Tran" w:date="2012-12-05T23:02:00Z">
              <w:rPr>
                <w:sz w:val="28"/>
                <w:szCs w:val="28"/>
                <w:lang w:val="fr-FR"/>
              </w:rPr>
            </w:rPrChange>
          </w:rPr>
          <w:delText xml:space="preserve"> thì ta có thể kết luận hệ số tự tương quan của đám đông bằng không với mức ý nghĩa 5%.</w:delText>
        </w:r>
        <w:bookmarkStart w:id="2643" w:name="_Toc343083568"/>
        <w:bookmarkStart w:id="2644" w:name="_Toc343083782"/>
        <w:bookmarkStart w:id="2645" w:name="_Toc343083993"/>
        <w:bookmarkStart w:id="2646" w:name="_Toc343220752"/>
        <w:bookmarkStart w:id="2647" w:name="_Toc343232256"/>
        <w:bookmarkStart w:id="2648" w:name="_Toc343232669"/>
        <w:bookmarkStart w:id="2649" w:name="_Toc343232954"/>
        <w:bookmarkStart w:id="2650" w:name="_Toc343415459"/>
        <w:bookmarkStart w:id="2651" w:name="_Toc343415755"/>
        <w:bookmarkStart w:id="2652" w:name="_Toc343452414"/>
        <w:bookmarkStart w:id="2653" w:name="_Toc343461204"/>
        <w:bookmarkStart w:id="2654" w:name="_Toc343494091"/>
        <w:bookmarkStart w:id="2655" w:name="_Toc343494303"/>
        <w:bookmarkStart w:id="2656" w:name="_Toc343495076"/>
        <w:bookmarkStart w:id="2657" w:name="_Toc343660303"/>
        <w:bookmarkStart w:id="2658" w:name="_Toc343660517"/>
        <w:bookmarkStart w:id="2659" w:name="_Toc343711145"/>
        <w:bookmarkStart w:id="2660" w:name="_Toc343829109"/>
        <w:bookmarkStart w:id="2661" w:name="_Toc343831913"/>
        <w:bookmarkStart w:id="2662" w:name="_Toc343832282"/>
        <w:bookmarkStart w:id="2663" w:name="_Toc343832499"/>
        <w:bookmarkStart w:id="2664" w:name="_Toc343832716"/>
        <w:bookmarkStart w:id="2665" w:name="_Toc343837309"/>
        <w:bookmarkStart w:id="2666" w:name="_Toc343841867"/>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del>
    </w:p>
    <w:p w14:paraId="43269ABE" w14:textId="77777777" w:rsidR="004D65BA" w:rsidRPr="00286C29" w:rsidDel="000E6941" w:rsidRDefault="00024D6E">
      <w:pPr>
        <w:rPr>
          <w:del w:id="2667" w:author="The Si Tran" w:date="2012-12-11T21:27:00Z"/>
          <w:rPrChange w:id="2668" w:author="The Si Tran" w:date="2012-12-05T23:02:00Z">
            <w:rPr>
              <w:del w:id="2669" w:author="The Si Tran" w:date="2012-12-11T21:27:00Z"/>
              <w:sz w:val="28"/>
              <w:szCs w:val="28"/>
              <w:lang w:val="fr-FR"/>
            </w:rPr>
          </w:rPrChange>
        </w:rPr>
      </w:pPr>
      <w:del w:id="2670" w:author="The Si Tran" w:date="2012-12-11T21:27:00Z">
        <w:r w:rsidRPr="00286C29" w:rsidDel="000E6941">
          <w:rPr>
            <w:rPrChange w:id="2671"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286C29" w:rsidDel="000E6941">
          <w:rPr>
            <w:rPrChange w:id="2672" w:author="The Si Tran" w:date="2012-12-05T23:02:00Z">
              <w:rPr>
                <w:sz w:val="28"/>
                <w:szCs w:val="28"/>
                <w:lang w:val="fr-FR"/>
              </w:rPr>
            </w:rPrChange>
          </w:rPr>
          <w:delText>nh giá tính đầy đủ của mô hình.</w:delText>
        </w:r>
        <w:bookmarkStart w:id="2673" w:name="_Toc343083569"/>
        <w:bookmarkStart w:id="2674" w:name="_Toc343083783"/>
        <w:bookmarkStart w:id="2675" w:name="_Toc343083994"/>
        <w:bookmarkStart w:id="2676" w:name="_Toc343220753"/>
        <w:bookmarkStart w:id="2677" w:name="_Toc343232257"/>
        <w:bookmarkStart w:id="2678" w:name="_Toc343232670"/>
        <w:bookmarkStart w:id="2679" w:name="_Toc343232955"/>
        <w:bookmarkStart w:id="2680" w:name="_Toc343415460"/>
        <w:bookmarkStart w:id="2681" w:name="_Toc343415756"/>
        <w:bookmarkStart w:id="2682" w:name="_Toc343452415"/>
        <w:bookmarkStart w:id="2683" w:name="_Toc343461205"/>
        <w:bookmarkStart w:id="2684" w:name="_Toc343494092"/>
        <w:bookmarkStart w:id="2685" w:name="_Toc343494304"/>
        <w:bookmarkStart w:id="2686" w:name="_Toc343495077"/>
        <w:bookmarkStart w:id="2687" w:name="_Toc343660304"/>
        <w:bookmarkStart w:id="2688" w:name="_Toc343660518"/>
        <w:bookmarkStart w:id="2689" w:name="_Toc343711146"/>
        <w:bookmarkStart w:id="2690" w:name="_Toc343829110"/>
        <w:bookmarkStart w:id="2691" w:name="_Toc343831914"/>
        <w:bookmarkStart w:id="2692" w:name="_Toc343832283"/>
        <w:bookmarkStart w:id="2693" w:name="_Toc343832500"/>
        <w:bookmarkStart w:id="2694" w:name="_Toc343832717"/>
        <w:bookmarkStart w:id="2695" w:name="_Toc343837310"/>
        <w:bookmarkStart w:id="2696" w:name="_Toc343841868"/>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del>
    </w:p>
    <w:p w14:paraId="3B0B5319" w14:textId="34CD310B" w:rsidR="009F530B" w:rsidRDefault="009F530B" w:rsidP="00286C29">
      <w:pPr>
        <w:pStyle w:val="Heading2"/>
        <w:rPr>
          <w:ins w:id="2697" w:author="The Si Tran" w:date="2012-12-12T07:36:00Z"/>
        </w:rPr>
      </w:pPr>
      <w:bookmarkStart w:id="2698" w:name="_Toc343841869"/>
      <w:r w:rsidRPr="00286C29">
        <w:rPr>
          <w:rPrChange w:id="2699" w:author="The Si Tran" w:date="2012-12-05T23:02:00Z">
            <w:rPr>
              <w:rFonts w:cs="Times New Roman"/>
              <w:b w:val="0"/>
              <w:bCs w:val="0"/>
              <w:iCs w:val="0"/>
              <w:sz w:val="26"/>
              <w:szCs w:val="22"/>
            </w:rPr>
          </w:rPrChange>
        </w:rPr>
        <w:t>Dự</w:t>
      </w:r>
      <w:r w:rsidRPr="0049233F">
        <w:rPr>
          <w:rPrChange w:id="2700" w:author="The Si Tran" w:date="2012-12-05T23:02:00Z">
            <w:rPr>
              <w:rFonts w:cs="Times New Roman"/>
              <w:b w:val="0"/>
              <w:bCs w:val="0"/>
              <w:iCs w:val="0"/>
              <w:sz w:val="26"/>
              <w:szCs w:val="22"/>
            </w:rPr>
          </w:rPrChange>
        </w:rPr>
        <w:t xml:space="preserve"> báo chuỗi thời gian</w:t>
      </w:r>
      <w:bookmarkEnd w:id="2698"/>
    </w:p>
    <w:p w14:paraId="0ABC4A3D" w14:textId="09725765" w:rsidR="004174BC" w:rsidRDefault="00925766">
      <w:pPr>
        <w:pPrChange w:id="2701" w:author="The Si Tran" w:date="2012-12-16T10:10:00Z">
          <w:pPr>
            <w:jc w:val="center"/>
          </w:pPr>
        </w:pPrChange>
      </w:pPr>
      <w:ins w:id="2702" w:author="superchickend" w:date="2012-12-12T08:19:00Z">
        <w:r w:rsidRPr="003C57D8">
          <w:t>Như chúng ta đã biế</w:t>
        </w:r>
        <w:r w:rsidRPr="003044F7">
          <w:t>t, dự báo là một nhu cầu c</w:t>
        </w:r>
      </w:ins>
      <w:r w:rsidR="00FD250C">
        <w:t>ấp</w:t>
      </w:r>
      <w:ins w:id="2703" w:author="superchickend" w:date="2012-12-12T08:19:00Z">
        <w:r w:rsidRPr="003044F7">
          <w:t xml:space="preserve"> thiết và rất quan trọng đối với mỗi cá nhân, tổ ch</w:t>
        </w:r>
      </w:ins>
      <w:r w:rsidR="00FD250C">
        <w:t>ứ</w:t>
      </w:r>
      <w:ins w:id="2704" w:author="superchickend" w:date="2012-12-12T08:19:00Z">
        <w:r w:rsidRPr="003044F7">
          <w:t>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705" w:author="superchickend" w:date="2012-12-12T08:19:00Z"/>
        </w:rPr>
      </w:pPr>
    </w:p>
    <w:p w14:paraId="7478A9D3" w14:textId="77777777" w:rsidR="00925766" w:rsidRPr="003044F7" w:rsidRDefault="00925766">
      <w:pPr>
        <w:rPr>
          <w:ins w:id="2706" w:author="superchickend" w:date="2012-12-12T08:19:00Z"/>
        </w:rPr>
      </w:pPr>
      <w:ins w:id="2707"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708" w:author="superchickend" w:date="2012-12-12T08:19:00Z"/>
        </w:rPr>
        <w:pPrChange w:id="2709" w:author="The Si Tran" w:date="2012-12-16T10:07:00Z">
          <w:pPr>
            <w:pStyle w:val="ListParagraph"/>
            <w:numPr>
              <w:numId w:val="47"/>
            </w:numPr>
            <w:spacing w:line="300" w:lineRule="auto"/>
            <w:ind w:left="1440" w:hanging="360"/>
            <w:jc w:val="both"/>
          </w:pPr>
        </w:pPrChange>
      </w:pPr>
      <w:ins w:id="2710"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711" w:author="superchickend" w:date="2012-12-12T08:19:00Z"/>
        </w:rPr>
        <w:pPrChange w:id="2712" w:author="The Si Tran" w:date="2012-12-16T10:07:00Z">
          <w:pPr>
            <w:pStyle w:val="ListParagraph"/>
            <w:numPr>
              <w:numId w:val="47"/>
            </w:numPr>
            <w:spacing w:line="300" w:lineRule="auto"/>
            <w:ind w:left="1440" w:hanging="360"/>
            <w:jc w:val="both"/>
          </w:pPr>
        </w:pPrChange>
      </w:pPr>
      <w:ins w:id="2713"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714" w:author="superchickend" w:date="2012-12-12T08:19:00Z"/>
        </w:rPr>
        <w:pPrChange w:id="2715" w:author="The Si Tran" w:date="2012-12-16T10:07:00Z">
          <w:pPr>
            <w:pStyle w:val="ListParagraph"/>
            <w:numPr>
              <w:numId w:val="47"/>
            </w:numPr>
            <w:spacing w:line="300" w:lineRule="auto"/>
            <w:ind w:left="1440" w:hanging="360"/>
            <w:jc w:val="both"/>
          </w:pPr>
        </w:pPrChange>
      </w:pPr>
      <w:ins w:id="2716"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717"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25B5FD53">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94385"/>
                    </a:xfrm>
                    <a:prstGeom prst="rect">
                      <a:avLst/>
                    </a:prstGeom>
                  </pic:spPr>
                </pic:pic>
              </a:graphicData>
            </a:graphic>
          </wp:inline>
        </w:drawing>
      </w:r>
    </w:p>
    <w:p w14:paraId="454CBBB3" w14:textId="6EB0844C" w:rsidR="00FC238C" w:rsidRDefault="00FC238C" w:rsidP="00F27150">
      <w:pPr>
        <w:pStyle w:val="Hinh"/>
      </w:pPr>
      <w:bookmarkStart w:id="2718" w:name="_Toc343841726"/>
      <w:ins w:id="2719" w:author="superchickend" w:date="2012-12-12T08:19:00Z">
        <w:r w:rsidRPr="00032D83">
          <w:t>Hình 2.</w:t>
        </w:r>
      </w:ins>
      <w:ins w:id="2720" w:author="The Si Tran" w:date="2012-12-14T04:06:00Z">
        <w:r w:rsidRPr="006D6C8D">
          <w:t>2</w:t>
        </w:r>
      </w:ins>
      <w:ins w:id="2721" w:author="The Si Tran" w:date="2012-12-14T04:07:00Z">
        <w:r w:rsidRPr="00454DCE">
          <w:rPr>
            <w:rPrChange w:id="2722" w:author="The Si Tran" w:date="2012-12-16T16:46:00Z">
              <w:rPr>
                <w:rFonts w:ascii="Calibri" w:eastAsia="Calibri" w:hAnsi="Calibri"/>
                <w:bCs w:val="0"/>
                <w:sz w:val="22"/>
                <w:szCs w:val="22"/>
              </w:rPr>
            </w:rPrChange>
          </w:rPr>
          <w:t>:</w:t>
        </w:r>
      </w:ins>
      <w:ins w:id="2723" w:author="superchickend" w:date="2012-12-12T08:19:00Z">
        <w:del w:id="2724" w:author="The Si Tran" w:date="2012-12-14T04:06:00Z">
          <w:r w:rsidRPr="00454DCE" w:rsidDel="006A5AA2">
            <w:rPr>
              <w:rPrChange w:id="2725" w:author="The Si Tran" w:date="2012-12-16T16:46:00Z">
                <w:rPr>
                  <w:rFonts w:ascii="Calibri" w:eastAsia="Calibri" w:hAnsi="Calibri"/>
                  <w:bCs w:val="0"/>
                  <w:sz w:val="22"/>
                  <w:szCs w:val="22"/>
                </w:rPr>
              </w:rPrChange>
            </w:rPr>
            <w:delText>1.1</w:delText>
          </w:r>
        </w:del>
        <w:r w:rsidRPr="00454DCE">
          <w:rPr>
            <w:rPrChange w:id="2726" w:author="The Si Tran" w:date="2012-12-16T16:46:00Z">
              <w:rPr>
                <w:rFonts w:ascii="Calibri" w:eastAsia="Calibri" w:hAnsi="Calibri"/>
                <w:bCs w:val="0"/>
                <w:sz w:val="22"/>
                <w:szCs w:val="22"/>
              </w:rPr>
            </w:rPrChange>
          </w:rPr>
          <w:t xml:space="preserve"> Mô hình bài toán dự báo chuỗi thời gian</w:t>
        </w:r>
      </w:ins>
      <w:bookmarkEnd w:id="2718"/>
    </w:p>
    <w:p w14:paraId="612DCCC5" w14:textId="77777777" w:rsidR="00FD279A" w:rsidRPr="003044F7" w:rsidRDefault="00FD279A" w:rsidP="00F27150">
      <w:pPr>
        <w:pStyle w:val="Hinh"/>
        <w:rPr>
          <w:ins w:id="2727" w:author="superchickend" w:date="2012-12-12T08:19:00Z"/>
        </w:rPr>
      </w:pPr>
    </w:p>
    <w:p w14:paraId="37C764C0" w14:textId="1CE71AFA" w:rsidR="00454557" w:rsidRPr="003C57D8" w:rsidRDefault="00925766">
      <w:pPr>
        <w:rPr>
          <w:ins w:id="2728" w:author="superchickend" w:date="2012-12-12T08:19:00Z"/>
        </w:rPr>
        <w:pPrChange w:id="2729" w:author="The Si Tran" w:date="2012-12-16T10:10:00Z">
          <w:pPr>
            <w:jc w:val="center"/>
          </w:pPr>
        </w:pPrChange>
      </w:pPr>
      <w:ins w:id="2730" w:author="superchickend" w:date="2012-12-12T08:19:00Z">
        <w:r w:rsidRPr="003044F7">
          <w:t xml:space="preserve">Theo một số tài liệu khác thì các phương thức dự báo đơn biến và đa biến được gộp chung thành các phương thức mang ý nghĩa thống kê [10]. </w:t>
        </w:r>
      </w:ins>
    </w:p>
    <w:p w14:paraId="7770E5E0" w14:textId="36471CEF" w:rsidR="00925766" w:rsidRPr="003044F7" w:rsidDel="002F74DC" w:rsidRDefault="00925766" w:rsidP="00925766">
      <w:pPr>
        <w:rPr>
          <w:ins w:id="2731" w:author="superchickend" w:date="2012-12-12T08:19:00Z"/>
          <w:del w:id="2732" w:author="The Si Tran" w:date="2012-12-16T10:08:00Z"/>
          <w:szCs w:val="26"/>
        </w:rPr>
      </w:pPr>
      <w:ins w:id="2733" w:author="superchickend" w:date="2012-12-12T08:19:00Z">
        <w:r w:rsidRPr="003044F7">
          <w:rPr>
            <w:szCs w:val="26"/>
          </w:rPr>
          <w:t xml:space="preserve">Các mô hình được trình bày trong luận văn gồm: </w:t>
        </w:r>
      </w:ins>
      <w:r w:rsidR="00E84D39">
        <w:rPr>
          <w:szCs w:val="26"/>
        </w:rPr>
        <w:t xml:space="preserve">lớp </w:t>
      </w:r>
      <w:ins w:id="2734" w:author="superchickend" w:date="2012-12-12T08:19:00Z">
        <w:r w:rsidRPr="003044F7">
          <w:rPr>
            <w:szCs w:val="26"/>
          </w:rPr>
          <w:t>mô hình ARIMA, mô hình ANN</w:t>
        </w:r>
      </w:ins>
      <w:r w:rsidR="00FD279A">
        <w:rPr>
          <w:szCs w:val="26"/>
        </w:rPr>
        <w:t xml:space="preserve"> và mô hình kết hợp SARIMA-ANN</w:t>
      </w:r>
      <w:ins w:id="2735" w:author="superchickend" w:date="2012-12-12T08:19:00Z">
        <w:r w:rsidRPr="003044F7">
          <w:rPr>
            <w:szCs w:val="26"/>
          </w:rPr>
          <w:t xml:space="preserve"> đều thuộc lớp mô hình ngoại suy đơn biến.</w:t>
        </w:r>
      </w:ins>
    </w:p>
    <w:p w14:paraId="412FBF95" w14:textId="77777777" w:rsidR="00962CF4" w:rsidDel="00925766" w:rsidRDefault="00962CF4" w:rsidP="00962CF4">
      <w:pPr>
        <w:rPr>
          <w:ins w:id="2736" w:author="The Si Tran" w:date="2012-12-12T07:36:00Z"/>
          <w:del w:id="2737" w:author="superchickend" w:date="2012-12-12T08:19:00Z"/>
        </w:rPr>
      </w:pPr>
      <w:ins w:id="2738" w:author="The Si Tran" w:date="2012-12-12T07:36:00Z">
        <w:del w:id="2739"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740" w:author="The Si Tran" w:date="2012-12-12T07:39:00Z"/>
          <w:del w:id="2741" w:author="superchickend" w:date="2012-12-12T08:19:00Z"/>
        </w:rPr>
      </w:pPr>
      <w:ins w:id="2742" w:author="The Si Tran" w:date="2012-12-12T07:36:00Z">
        <w:del w:id="2743" w:author="superchickend" w:date="2012-12-12T08:19:00Z">
          <w:r w:rsidRPr="00E94DAE" w:rsidDel="00925766">
            <w:rPr>
              <w:noProof/>
            </w:rPr>
            <w:drawing>
              <wp:inline distT="0" distB="0" distL="0" distR="0" wp14:anchorId="0C2AEC2A" wp14:editId="51C41013">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744" w:author="The Si Tran" w:date="2012-12-12T07:39:00Z"/>
          <w:del w:id="2745" w:author="superchickend" w:date="2012-12-12T08:19:00Z"/>
        </w:rPr>
        <w:pPrChange w:id="2746" w:author="The Si Tran" w:date="2012-12-12T07:39:00Z">
          <w:pPr/>
        </w:pPrChange>
      </w:pPr>
      <w:ins w:id="2747" w:author="The Si Tran" w:date="2012-12-12T07:39:00Z">
        <w:del w:id="2748"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749" w:author="The Si Tran" w:date="2012-12-12T07:36:00Z"/>
          <w:del w:id="2750" w:author="superchickend" w:date="2012-12-12T08:19:00Z"/>
        </w:rPr>
        <w:pPrChange w:id="2751" w:author="The Si Tran" w:date="2012-12-12T07:39:00Z">
          <w:pPr/>
        </w:pPrChange>
      </w:pPr>
    </w:p>
    <w:p w14:paraId="06465EF9" w14:textId="77777777" w:rsidR="00962CF4" w:rsidDel="00925766" w:rsidRDefault="00962CF4" w:rsidP="00962CF4">
      <w:pPr>
        <w:rPr>
          <w:ins w:id="2752" w:author="The Si Tran" w:date="2012-12-12T07:36:00Z"/>
          <w:del w:id="2753" w:author="superchickend" w:date="2012-12-12T08:19:00Z"/>
        </w:rPr>
      </w:pPr>
      <w:ins w:id="2754" w:author="The Si Tran" w:date="2012-12-12T07:36:00Z">
        <w:del w:id="2755"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756" w:author="The Si Tran" w:date="2012-12-12T07:36:00Z"/>
          <w:del w:id="2757" w:author="superchickend" w:date="2012-12-12T08:19:00Z"/>
          <w:rFonts w:ascii="Times New Roman" w:hAnsi="Times New Roman"/>
          <w:sz w:val="26"/>
          <w:szCs w:val="26"/>
          <w:rPrChange w:id="2758" w:author="The Si Tran" w:date="2012-12-12T07:39:00Z">
            <w:rPr>
              <w:ins w:id="2759" w:author="The Si Tran" w:date="2012-12-12T07:36:00Z"/>
              <w:del w:id="2760" w:author="superchickend" w:date="2012-12-12T08:19:00Z"/>
            </w:rPr>
          </w:rPrChange>
        </w:rPr>
      </w:pPr>
      <w:ins w:id="2761" w:author="The Si Tran" w:date="2012-12-12T07:36:00Z">
        <w:del w:id="2762"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691EA7" w:rsidDel="00925766">
            <w:rPr>
              <w:szCs w:val="26"/>
            </w:rPr>
            <w:delText>ử</w:delText>
          </w:r>
          <w:r w:rsidRPr="00BF5619" w:rsidDel="00925766">
            <w:rPr>
              <w:szCs w:val="26"/>
            </w:rPr>
            <w:delText xml:space="preserve"> d</w:delText>
          </w:r>
          <w:r w:rsidRPr="00941798" w:rsidDel="00925766">
            <w:rPr>
              <w:szCs w:val="26"/>
            </w:rPr>
            <w:delText>ụ</w:delText>
          </w:r>
          <w:r w:rsidRPr="000F1BDB" w:rsidDel="00925766">
            <w:rPr>
              <w:szCs w:val="26"/>
            </w:rPr>
            <w:delText>ng hay nh</w:delText>
          </w:r>
          <w:r w:rsidRPr="00EA2DE1" w:rsidDel="00925766">
            <w:rPr>
              <w:szCs w:val="26"/>
            </w:rPr>
            <w:delText>ữ</w:delText>
          </w:r>
          <w:r w:rsidRPr="002E47E8" w:rsidDel="00925766">
            <w:rPr>
              <w:szCs w:val="26"/>
            </w:rPr>
            <w:delText>ng ki</w:delText>
          </w:r>
          <w:r w:rsidRPr="007A07F4" w:rsidDel="00925766">
            <w:rPr>
              <w:szCs w:val="26"/>
            </w:rPr>
            <w:delText>ế</w:delText>
          </w:r>
          <w:r w:rsidRPr="00381A4D" w:rsidDel="00925766">
            <w:rPr>
              <w:szCs w:val="26"/>
            </w:rPr>
            <w:delText>n th</w:delText>
          </w:r>
          <w:r w:rsidRPr="002608FA" w:rsidDel="00925766">
            <w:rPr>
              <w:szCs w:val="26"/>
            </w:rPr>
            <w:delText>ứ</w:delText>
          </w:r>
          <w:r w:rsidRPr="008B254F" w:rsidDel="00925766">
            <w:rPr>
              <w:szCs w:val="26"/>
            </w:rPr>
            <w:delText>c ch</w:delText>
          </w:r>
          <w:r w:rsidRPr="00F47D20" w:rsidDel="00925766">
            <w:rPr>
              <w:szCs w:val="26"/>
            </w:rPr>
            <w:delText>ủ</w:delText>
          </w:r>
          <w:r w:rsidRPr="00D22561" w:rsidDel="00925766">
            <w:rPr>
              <w:szCs w:val="26"/>
              <w:rPrChange w:id="2763" w:author="The Si Tran" w:date="2012-12-12T07:39:00Z">
                <w:rPr/>
              </w:rPrChange>
            </w:rPr>
            <w:delText xml:space="preserve">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764" w:author="The Si Tran" w:date="2012-12-12T07:36:00Z"/>
          <w:del w:id="2765" w:author="superchickend" w:date="2012-12-12T08:19:00Z"/>
          <w:rFonts w:ascii="Times New Roman" w:hAnsi="Times New Roman"/>
          <w:sz w:val="26"/>
          <w:szCs w:val="26"/>
          <w:rPrChange w:id="2766" w:author="The Si Tran" w:date="2012-12-12T07:39:00Z">
            <w:rPr>
              <w:ins w:id="2767" w:author="The Si Tran" w:date="2012-12-12T07:36:00Z"/>
              <w:del w:id="2768" w:author="superchickend" w:date="2012-12-12T08:19:00Z"/>
            </w:rPr>
          </w:rPrChange>
        </w:rPr>
      </w:pPr>
      <w:ins w:id="2769" w:author="The Si Tran" w:date="2012-12-12T07:36:00Z">
        <w:del w:id="2770"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691EA7" w:rsidDel="00925766">
            <w:rPr>
              <w:szCs w:val="26"/>
            </w:rPr>
            <w:delText xml:space="preserve"> hi</w:delText>
          </w:r>
          <w:r w:rsidRPr="00BF5619" w:rsidDel="00925766">
            <w:rPr>
              <w:szCs w:val="26"/>
            </w:rPr>
            <w:delText>ệ</w:delText>
          </w:r>
          <w:r w:rsidRPr="00941798" w:rsidDel="00925766">
            <w:rPr>
              <w:szCs w:val="26"/>
            </w:rPr>
            <w:delText>n t</w:delText>
          </w:r>
          <w:r w:rsidRPr="000F1BDB" w:rsidDel="00925766">
            <w:rPr>
              <w:szCs w:val="26"/>
            </w:rPr>
            <w:delText>ạ</w:delText>
          </w:r>
          <w:r w:rsidRPr="00EA2DE1" w:rsidDel="00925766">
            <w:rPr>
              <w:szCs w:val="26"/>
            </w:rPr>
            <w:delText>i và quá kh</w:delText>
          </w:r>
          <w:r w:rsidRPr="002E47E8" w:rsidDel="00925766">
            <w:rPr>
              <w:szCs w:val="26"/>
            </w:rPr>
            <w:delText>ứ</w:delText>
          </w:r>
          <w:r w:rsidRPr="007A07F4" w:rsidDel="00925766">
            <w:rPr>
              <w:szCs w:val="26"/>
            </w:rPr>
            <w:delText>.</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771" w:author="The Si Tran" w:date="2012-12-12T07:36:00Z"/>
          <w:del w:id="2772" w:author="superchickend" w:date="2012-12-12T08:19:00Z"/>
          <w:rFonts w:ascii="Times New Roman" w:hAnsi="Times New Roman"/>
          <w:sz w:val="26"/>
          <w:szCs w:val="26"/>
          <w:rPrChange w:id="2773" w:author="The Si Tran" w:date="2012-12-12T07:39:00Z">
            <w:rPr>
              <w:ins w:id="2774" w:author="The Si Tran" w:date="2012-12-12T07:36:00Z"/>
              <w:del w:id="2775" w:author="superchickend" w:date="2012-12-12T08:19:00Z"/>
            </w:rPr>
          </w:rPrChange>
        </w:rPr>
      </w:pPr>
      <w:ins w:id="2776" w:author="The Si Tran" w:date="2012-12-12T07:36:00Z">
        <w:del w:id="277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691EA7" w:rsidDel="00925766">
            <w:rPr>
              <w:szCs w:val="26"/>
            </w:rPr>
            <w:delText>ệ</w:delText>
          </w:r>
          <w:r w:rsidRPr="00BF5619" w:rsidDel="00925766">
            <w:rPr>
              <w:szCs w:val="26"/>
            </w:rPr>
            <w:delText>u.</w:delText>
          </w:r>
        </w:del>
      </w:ins>
    </w:p>
    <w:p w14:paraId="4740C896" w14:textId="77777777" w:rsidR="00962CF4" w:rsidDel="00925766" w:rsidRDefault="00962CF4" w:rsidP="00962CF4">
      <w:pPr>
        <w:rPr>
          <w:ins w:id="2778" w:author="The Si Tran" w:date="2012-12-12T07:36:00Z"/>
          <w:del w:id="2779" w:author="superchickend" w:date="2012-12-12T08:19:00Z"/>
        </w:rPr>
      </w:pPr>
      <w:ins w:id="2780" w:author="The Si Tran" w:date="2012-12-12T07:36:00Z">
        <w:del w:id="2781"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782" w:author="The Si Tran" w:date="2012-12-12T07:36:00Z"/>
          <w:del w:id="2783" w:author="superchickend" w:date="2012-12-12T08:19:00Z"/>
        </w:rPr>
      </w:pPr>
      <w:ins w:id="2784" w:author="The Si Tran" w:date="2012-12-12T07:36:00Z">
        <w:del w:id="2785"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786" w:author="The Si Tran" w:date="2012-12-12T07:40:00Z">
        <w:del w:id="2787" w:author="superchickend" w:date="2012-12-12T08:19:00Z">
          <w:r w:rsidR="00BB5797" w:rsidDel="00925766">
            <w:delText>2.2</w:delText>
          </w:r>
        </w:del>
      </w:ins>
      <w:ins w:id="2788" w:author="The Si Tran" w:date="2012-12-12T07:36:00Z">
        <w:del w:id="2789" w:author="superchickend" w:date="2012-12-12T08:19:00Z">
          <w:r w:rsidDel="00925766">
            <w:delText xml:space="preserve"> minh họa cách phân loại này.</w:delText>
          </w:r>
        </w:del>
      </w:ins>
    </w:p>
    <w:p w14:paraId="34E8E3A9" w14:textId="77777777" w:rsidR="00962CF4" w:rsidDel="00925766" w:rsidRDefault="00962CF4" w:rsidP="00962CF4">
      <w:pPr>
        <w:rPr>
          <w:ins w:id="2790" w:author="The Si Tran" w:date="2012-12-12T07:40:00Z"/>
          <w:del w:id="2791" w:author="superchickend" w:date="2012-12-12T08:19:00Z"/>
        </w:rPr>
      </w:pPr>
      <w:ins w:id="2792" w:author="The Si Tran" w:date="2012-12-12T07:36:00Z">
        <w:del w:id="2793" w:author="superchickend" w:date="2012-12-12T08:19:00Z">
          <w:r w:rsidRPr="00E94DAE" w:rsidDel="00925766">
            <w:rPr>
              <w:noProof/>
            </w:rPr>
            <w:drawing>
              <wp:inline distT="0" distB="0" distL="0" distR="0" wp14:anchorId="1619DFCE" wp14:editId="69A98835">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794" w:author="The Si Tran" w:date="2012-12-12T07:40:00Z"/>
          <w:del w:id="2795" w:author="superchickend" w:date="2012-12-12T08:19:00Z"/>
          <w:b/>
        </w:rPr>
      </w:pPr>
      <w:ins w:id="2796" w:author="The Si Tran" w:date="2012-12-12T07:40:00Z">
        <w:del w:id="2797"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798" w:author="The Si Tran" w:date="2012-12-12T07:36:00Z"/>
          <w:del w:id="2799" w:author="superchickend" w:date="2012-12-12T08:19:00Z"/>
        </w:rPr>
      </w:pPr>
      <w:ins w:id="2800" w:author="The Si Tran" w:date="2012-12-12T07:36:00Z">
        <w:del w:id="2801"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802" w:author="The Si Tran" w:date="2012-12-12T07:36:00Z">
          <w:pPr>
            <w:pStyle w:val="Heading2"/>
          </w:pPr>
        </w:pPrChange>
      </w:pPr>
    </w:p>
    <w:p w14:paraId="644D3E22" w14:textId="3EB9020A" w:rsidR="009F530B" w:rsidRDefault="009F530B" w:rsidP="00286C29">
      <w:pPr>
        <w:pStyle w:val="Heading2"/>
        <w:rPr>
          <w:ins w:id="2803" w:author="superchickend" w:date="2012-12-16T15:05:00Z"/>
        </w:rPr>
      </w:pPr>
      <w:bookmarkStart w:id="2804" w:name="_Toc343841870"/>
      <w:r w:rsidRPr="0049233F">
        <w:t>Khái niệm thống kê liên quan</w:t>
      </w:r>
      <w:bookmarkEnd w:id="2804"/>
    </w:p>
    <w:p w14:paraId="04DBB0A5" w14:textId="4AA75FA2" w:rsidR="00D11D23" w:rsidRPr="00032D83" w:rsidRDefault="00D11D23">
      <w:pPr>
        <w:rPr>
          <w:ins w:id="2805" w:author="The Si Tran" w:date="2012-12-11T21:26:00Z"/>
        </w:rPr>
        <w:pPrChange w:id="2806" w:author="The Si Tran" w:date="2012-12-16T16:46:00Z">
          <w:pPr>
            <w:pStyle w:val="Heading2"/>
          </w:pPr>
        </w:pPrChange>
      </w:pPr>
      <w:ins w:id="2807" w:author="superchickend" w:date="2012-12-16T15:07:00Z">
        <w:r>
          <w:t xml:space="preserve">Để nhận dạng ra đặc điểm và các thành phần của chuỗi thời gian, các nhà dự báo thường dùng các </w:t>
        </w:r>
      </w:ins>
      <w:r w:rsidR="0069415C">
        <w:t>công cụ toán học</w:t>
      </w:r>
      <w:ins w:id="2808" w:author="superchickend" w:date="2012-12-16T15:07:00Z">
        <w:r>
          <w:t xml:space="preserve">. Đặc biệt, các </w:t>
        </w:r>
      </w:ins>
      <w:r w:rsidR="0069415C">
        <w:t>công cụ</w:t>
      </w:r>
      <w:ins w:id="2809" w:author="superchickend" w:date="2012-12-16T15:07:00Z">
        <w:r>
          <w:t xml:space="preserve"> này được sử dụng nhiều cho lớp mô hình ARIMA. </w:t>
        </w:r>
      </w:ins>
      <w:ins w:id="2810" w:author="superchickend" w:date="2012-12-16T15:10:00Z">
        <w:r w:rsidR="00156046">
          <w:t>Trong phần này c</w:t>
        </w:r>
      </w:ins>
      <w:ins w:id="2811" w:author="superchickend" w:date="2012-12-16T15:07:00Z">
        <w:r>
          <w:t>húng tôi giới thiệu hai công cụ phổ biến và rất quan trọng là hàm tự tương quan</w:t>
        </w:r>
      </w:ins>
      <w:ins w:id="2812" w:author="superchickend" w:date="2012-12-16T15:10:00Z">
        <w:r>
          <w:t xml:space="preserve"> và hàm tự tương quan </w:t>
        </w:r>
      </w:ins>
      <w:r w:rsidR="00E84D39">
        <w:t>riêng</w:t>
      </w:r>
      <w:ins w:id="2813" w:author="superchickend" w:date="2012-12-16T15:10:00Z">
        <w:r>
          <w:t xml:space="preserve"> phần.</w:t>
        </w:r>
      </w:ins>
    </w:p>
    <w:p w14:paraId="025597E4" w14:textId="7C32D678" w:rsidR="00CA1785" w:rsidRDefault="00CA1785">
      <w:pPr>
        <w:pStyle w:val="Heading3"/>
        <w:rPr>
          <w:ins w:id="2814" w:author="The Si Tran" w:date="2012-12-12T08:07:00Z"/>
        </w:rPr>
        <w:pPrChange w:id="2815" w:author="The Si Tran" w:date="2012-12-11T21:26:00Z">
          <w:pPr>
            <w:pStyle w:val="Heading2"/>
          </w:pPr>
        </w:pPrChange>
      </w:pPr>
      <w:bookmarkStart w:id="2816" w:name="_Toc343841871"/>
      <w:ins w:id="2817" w:author="The Si Tran" w:date="2012-12-11T21:26:00Z">
        <w:r>
          <w:t>Hệ số tự tương quan</w:t>
        </w:r>
      </w:ins>
      <w:bookmarkEnd w:id="2816"/>
    </w:p>
    <w:p w14:paraId="28B0AAC5" w14:textId="35159A80" w:rsidR="00BC6984" w:rsidRPr="00250D4D" w:rsidDel="00BC6984" w:rsidRDefault="00BC6984">
      <w:pPr>
        <w:rPr>
          <w:del w:id="2818" w:author="The Si Tran" w:date="2012-12-12T08:07:00Z"/>
        </w:rPr>
        <w:pPrChange w:id="2819" w:author="The Si Tran" w:date="2012-12-15T07:52:00Z">
          <w:pPr>
            <w:ind w:firstLine="720"/>
          </w:pPr>
        </w:pPrChange>
      </w:pPr>
      <w:moveToRangeStart w:id="2820" w:author="The Si Tran" w:date="2012-12-12T08:07:00Z" w:name="move343062963"/>
      <w:moveTo w:id="2821" w:author="The Si Tran" w:date="2012-12-12T08:07:00Z">
        <w:r w:rsidRPr="00250D4D">
          <w:t xml:space="preserve">Trong quá trình nghiên cứu chuỗi thời gian, ta nhận thấy rằng khi một biến được ghi nhận giá trị theo thời gian, các giá trị ở những thời điểm khác nhau có mối tương </w:t>
        </w:r>
        <w:r w:rsidRPr="00250D4D">
          <w:lastRenderedPageBreak/>
          <w:t>quan với nhau. Để đo mức độ tương quan này, ta sử dụng hệ số tự tương quan (autocorrelation coefficient).</w:t>
        </w:r>
      </w:moveTo>
    </w:p>
    <w:moveToRangeEnd w:id="2820"/>
    <w:p w14:paraId="1C94101A" w14:textId="77777777" w:rsidR="00BC6984" w:rsidRPr="007C782C" w:rsidRDefault="00BC6984">
      <w:pPr>
        <w:rPr>
          <w:ins w:id="2822" w:author="The Si Tran" w:date="2012-12-11T21:28:00Z"/>
        </w:rPr>
        <w:pPrChange w:id="2823" w:author="The Si Tran" w:date="2012-12-15T07:52:00Z">
          <w:pPr>
            <w:pStyle w:val="Heading2"/>
          </w:pPr>
        </w:pPrChange>
      </w:pPr>
    </w:p>
    <w:p w14:paraId="363517AC" w14:textId="13B7EDED" w:rsidR="00011A74" w:rsidRDefault="000E6941">
      <w:pPr>
        <w:rPr>
          <w:ins w:id="2824" w:author="The Si Tran" w:date="2012-12-14T07:22:00Z"/>
          <w:szCs w:val="26"/>
        </w:rPr>
        <w:pPrChange w:id="2825" w:author="The Si Tran" w:date="2012-12-14T07:22:00Z">
          <w:pPr>
            <w:ind w:firstLine="720"/>
          </w:pPr>
        </w:pPrChange>
      </w:pPr>
      <w:ins w:id="2826"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827" w:author="The Si Tran" w:date="2012-12-11T21:28:00Z"/>
          <w:szCs w:val="26"/>
        </w:rPr>
        <w:pPrChange w:id="2828" w:author="The Si Tran" w:date="2012-12-14T07:22:00Z">
          <w:pPr>
            <w:ind w:firstLine="720"/>
          </w:pPr>
        </w:pPrChange>
      </w:pPr>
      <w:ins w:id="2829"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2F1D4B">
      <w:pPr>
        <w:pStyle w:val="Canhgiua"/>
        <w:rPr>
          <w:ins w:id="2830" w:author="The Si Tran" w:date="2012-12-11T21:28:00Z"/>
        </w:rPr>
        <w:pPrChange w:id="2831" w:author="The Si Tran" w:date="2012-12-16T16:47:00Z">
          <w:pPr>
            <w:ind w:left="1440" w:firstLine="720"/>
          </w:pPr>
        </w:pPrChange>
      </w:pPr>
      <m:oMathPara>
        <m:oMathParaPr>
          <m:jc m:val="center"/>
        </m:oMathParaPr>
        <m:oMath>
          <m:sSub>
            <m:sSubPr>
              <m:ctrlPr>
                <w:ins w:id="2832" w:author="The Si Tran" w:date="2012-12-11T21:28:00Z">
                  <w:rPr>
                    <w:rFonts w:ascii="Cambria Math" w:hAnsi="Cambria Math"/>
                  </w:rPr>
                </w:ins>
              </m:ctrlPr>
            </m:sSubPr>
            <m:e>
              <w:ins w:id="2833" w:author="The Si Tran" w:date="2012-12-11T21:28:00Z">
                <m:r>
                  <w:rPr>
                    <w:rFonts w:ascii="Cambria Math" w:hAnsi="Cambria Math"/>
                  </w:rPr>
                  <m:t>ρ</m:t>
                </m:r>
              </w:ins>
            </m:e>
            <m:sub>
              <w:ins w:id="2834" w:author="The Si Tran" w:date="2012-12-11T21:28:00Z">
                <m:r>
                  <w:rPr>
                    <w:rFonts w:ascii="Cambria Math" w:hAnsi="Cambria Math"/>
                  </w:rPr>
                  <m:t>k</m:t>
                </m:r>
              </w:ins>
            </m:sub>
          </m:sSub>
          <w:ins w:id="2835" w:author="The Si Tran" w:date="2012-12-11T21:28:00Z">
            <m:r>
              <m:rPr>
                <m:sty m:val="p"/>
              </m:rPr>
              <w:rPr>
                <w:rFonts w:ascii="Cambria Math" w:hAnsi="Cambria Math"/>
              </w:rPr>
              <m:t>=</m:t>
            </m:r>
          </w:ins>
          <m:f>
            <m:fPr>
              <m:ctrlPr>
                <w:ins w:id="2836" w:author="The Si Tran" w:date="2012-12-11T21:28:00Z">
                  <w:rPr>
                    <w:rFonts w:ascii="Cambria Math" w:hAnsi="Cambria Math"/>
                  </w:rPr>
                </w:ins>
              </m:ctrlPr>
            </m:fPr>
            <m:num>
              <w:ins w:id="2837" w:author="The Si Tran" w:date="2012-12-11T21:28:00Z">
                <m:r>
                  <w:rPr>
                    <w:rFonts w:ascii="Cambria Math" w:hAnsi="Cambria Math"/>
                  </w:rPr>
                  <m:t>E</m:t>
                </m:r>
              </w:ins>
              <m:d>
                <m:dPr>
                  <m:begChr m:val="["/>
                  <m:endChr m:val="]"/>
                  <m:ctrlPr>
                    <w:ins w:id="2838" w:author="The Si Tran" w:date="2012-12-11T21:28:00Z">
                      <w:rPr>
                        <w:rFonts w:ascii="Cambria Math" w:hAnsi="Cambria Math"/>
                      </w:rPr>
                    </w:ins>
                  </m:ctrlPr>
                </m:dPr>
                <m:e>
                  <m:d>
                    <m:dPr>
                      <m:ctrlPr>
                        <w:ins w:id="2839" w:author="The Si Tran" w:date="2012-12-11T21:28:00Z">
                          <w:rPr>
                            <w:rFonts w:ascii="Cambria Math" w:hAnsi="Cambria Math"/>
                          </w:rPr>
                        </w:ins>
                      </m:ctrlPr>
                    </m:dPr>
                    <m:e>
                      <m:sSub>
                        <m:sSubPr>
                          <m:ctrlPr>
                            <w:ins w:id="2840" w:author="The Si Tran" w:date="2012-12-11T21:28:00Z">
                              <w:rPr>
                                <w:rFonts w:ascii="Cambria Math" w:hAnsi="Cambria Math"/>
                              </w:rPr>
                            </w:ins>
                          </m:ctrlPr>
                        </m:sSubPr>
                        <m:e>
                          <w:ins w:id="2841" w:author="The Si Tran" w:date="2012-12-11T21:28:00Z">
                            <m:r>
                              <w:rPr>
                                <w:rFonts w:ascii="Cambria Math" w:hAnsi="Cambria Math"/>
                              </w:rPr>
                              <m:t>X</m:t>
                            </m:r>
                          </w:ins>
                        </m:e>
                        <m:sub>
                          <w:ins w:id="2842" w:author="The Si Tran" w:date="2012-12-11T21:28:00Z">
                            <m:r>
                              <w:rPr>
                                <w:rFonts w:ascii="Cambria Math" w:hAnsi="Cambria Math"/>
                              </w:rPr>
                              <m:t>t</m:t>
                            </m:r>
                          </w:ins>
                        </m:sub>
                      </m:sSub>
                      <w:ins w:id="2843" w:author="The Si Tran" w:date="2012-12-11T21:28:00Z">
                        <m:r>
                          <m:rPr>
                            <m:sty m:val="p"/>
                          </m:rPr>
                          <w:rPr>
                            <w:rFonts w:ascii="Cambria Math" w:hAnsi="Cambria Math"/>
                          </w:rPr>
                          <m:t>-</m:t>
                        </m:r>
                        <m:r>
                          <w:rPr>
                            <w:rFonts w:ascii="Cambria Math" w:hAnsi="Cambria Math"/>
                          </w:rPr>
                          <m:t>μ</m:t>
                        </m:r>
                      </w:ins>
                    </m:e>
                  </m:d>
                  <m:d>
                    <m:dPr>
                      <m:ctrlPr>
                        <w:ins w:id="2844" w:author="The Si Tran" w:date="2012-12-11T21:28:00Z">
                          <w:rPr>
                            <w:rFonts w:ascii="Cambria Math" w:hAnsi="Cambria Math"/>
                          </w:rPr>
                        </w:ins>
                      </m:ctrlPr>
                    </m:dPr>
                    <m:e>
                      <m:sSub>
                        <m:sSubPr>
                          <m:ctrlPr>
                            <w:ins w:id="2845" w:author="The Si Tran" w:date="2012-12-11T21:28:00Z">
                              <w:rPr>
                                <w:rFonts w:ascii="Cambria Math" w:hAnsi="Cambria Math"/>
                              </w:rPr>
                            </w:ins>
                          </m:ctrlPr>
                        </m:sSubPr>
                        <m:e>
                          <w:ins w:id="2846" w:author="The Si Tran" w:date="2012-12-11T21:28:00Z">
                            <m:r>
                              <w:rPr>
                                <w:rFonts w:ascii="Cambria Math" w:hAnsi="Cambria Math"/>
                              </w:rPr>
                              <m:t>X</m:t>
                            </m:r>
                          </w:ins>
                        </m:e>
                        <m:sub>
                          <w:ins w:id="2847"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848" w:author="The Si Tran" w:date="2012-12-11T21:28:00Z">
                        <m:r>
                          <m:rPr>
                            <m:sty m:val="p"/>
                          </m:rPr>
                          <w:rPr>
                            <w:rFonts w:ascii="Cambria Math" w:hAnsi="Cambria Math"/>
                          </w:rPr>
                          <m:t>-</m:t>
                        </m:r>
                        <m:r>
                          <w:rPr>
                            <w:rFonts w:ascii="Cambria Math" w:hAnsi="Cambria Math"/>
                          </w:rPr>
                          <m:t>μ</m:t>
                        </m:r>
                      </w:ins>
                    </m:e>
                  </m:d>
                </m:e>
              </m:d>
            </m:num>
            <m:den>
              <m:rad>
                <m:radPr>
                  <m:degHide m:val="1"/>
                  <m:ctrlPr>
                    <w:ins w:id="2849" w:author="The Si Tran" w:date="2012-12-11T21:28:00Z">
                      <w:rPr>
                        <w:rFonts w:ascii="Cambria Math" w:hAnsi="Cambria Math"/>
                      </w:rPr>
                    </w:ins>
                  </m:ctrlPr>
                </m:radPr>
                <m:deg/>
                <m:e>
                  <w:ins w:id="2850" w:author="The Si Tran" w:date="2012-12-11T21:28:00Z">
                    <m:r>
                      <w:rPr>
                        <w:rFonts w:ascii="Cambria Math" w:hAnsi="Cambria Math"/>
                      </w:rPr>
                      <m:t>Var</m:t>
                    </m:r>
                  </w:ins>
                  <m:d>
                    <m:dPr>
                      <m:ctrlPr>
                        <w:ins w:id="2851" w:author="The Si Tran" w:date="2012-12-11T21:28:00Z">
                          <w:rPr>
                            <w:rFonts w:ascii="Cambria Math" w:hAnsi="Cambria Math"/>
                          </w:rPr>
                        </w:ins>
                      </m:ctrlPr>
                    </m:dPr>
                    <m:e>
                      <m:sSub>
                        <m:sSubPr>
                          <m:ctrlPr>
                            <w:ins w:id="2852" w:author="The Si Tran" w:date="2012-12-11T21:28:00Z">
                              <w:rPr>
                                <w:rFonts w:ascii="Cambria Math" w:hAnsi="Cambria Math"/>
                              </w:rPr>
                            </w:ins>
                          </m:ctrlPr>
                        </m:sSubPr>
                        <m:e>
                          <w:ins w:id="2853" w:author="The Si Tran" w:date="2012-12-11T21:28:00Z">
                            <m:r>
                              <w:rPr>
                                <w:rFonts w:ascii="Cambria Math" w:hAnsi="Cambria Math"/>
                              </w:rPr>
                              <m:t>X</m:t>
                            </m:r>
                          </w:ins>
                        </m:e>
                        <m:sub>
                          <w:ins w:id="2854" w:author="The Si Tran" w:date="2012-12-11T21:28:00Z">
                            <m:r>
                              <w:rPr>
                                <w:rFonts w:ascii="Cambria Math" w:hAnsi="Cambria Math"/>
                              </w:rPr>
                              <m:t>t</m:t>
                            </m:r>
                          </w:ins>
                        </m:sub>
                      </m:sSub>
                    </m:e>
                  </m:d>
                  <w:ins w:id="2855" w:author="The Si Tran" w:date="2012-12-11T21:28:00Z">
                    <m:r>
                      <w:rPr>
                        <w:rFonts w:ascii="Cambria Math" w:hAnsi="Cambria Math"/>
                      </w:rPr>
                      <m:t>Var</m:t>
                    </m:r>
                  </w:ins>
                  <m:d>
                    <m:dPr>
                      <m:ctrlPr>
                        <w:ins w:id="2856" w:author="The Si Tran" w:date="2012-12-11T21:28:00Z">
                          <w:rPr>
                            <w:rFonts w:ascii="Cambria Math" w:hAnsi="Cambria Math"/>
                          </w:rPr>
                        </w:ins>
                      </m:ctrlPr>
                    </m:dPr>
                    <m:e>
                      <m:sSub>
                        <m:sSubPr>
                          <m:ctrlPr>
                            <w:ins w:id="2857" w:author="The Si Tran" w:date="2012-12-11T21:28:00Z">
                              <w:rPr>
                                <w:rFonts w:ascii="Cambria Math" w:hAnsi="Cambria Math"/>
                              </w:rPr>
                            </w:ins>
                          </m:ctrlPr>
                        </m:sSubPr>
                        <m:e>
                          <w:ins w:id="2858" w:author="The Si Tran" w:date="2012-12-11T21:28:00Z">
                            <m:r>
                              <w:rPr>
                                <w:rFonts w:ascii="Cambria Math" w:hAnsi="Cambria Math"/>
                              </w:rPr>
                              <m:t>X</m:t>
                            </m:r>
                          </w:ins>
                        </m:e>
                        <m:sub>
                          <w:ins w:id="2859"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860" w:author="The Si Tran" w:date="2012-12-11T21:28:00Z"/>
        </w:rPr>
        <w:pPrChange w:id="2861" w:author="The Si Tran" w:date="2012-12-14T07:23:00Z">
          <w:pPr>
            <w:ind w:firstLine="720"/>
          </w:pPr>
        </w:pPrChange>
      </w:pPr>
      <w:ins w:id="2862" w:author="The Si Tran" w:date="2012-12-11T21:28:00Z">
        <w:r w:rsidRPr="002569E2">
          <w:rPr>
            <w:noProof/>
            <w:szCs w:val="26"/>
            <w:rPrChange w:id="2863" w:author="Unknown">
              <w:rPr>
                <w:rFonts w:cs="Arial"/>
                <w:b/>
                <w:bCs/>
                <w:iCs/>
                <w:noProof/>
                <w:sz w:val="28"/>
                <w:szCs w:val="28"/>
              </w:rPr>
            </w:rPrChange>
          </w:rPr>
          <mc:AlternateContent>
            <mc:Choice Requires="wps">
              <w:drawing>
                <wp:anchor distT="0" distB="0" distL="114300" distR="114300" simplePos="0" relativeHeight="251622912" behindDoc="1" locked="0" layoutInCell="1" allowOverlap="1" wp14:anchorId="49C4EA9E" wp14:editId="27DB5B42">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7D482D" w:rsidRDefault="007D482D">
                              <w:pPr>
                                <w:pStyle w:val="EquationIndex"/>
                                <w:pPrChange w:id="2864" w:author="The Si Tran" w:date="2012-12-16T10:23:00Z">
                                  <w:pPr/>
                                </w:pPrChange>
                              </w:pPr>
                              <w:r>
                                <w:t>(2.</w:t>
                              </w:r>
                              <w:ins w:id="2865" w:author="The Si Tran" w:date="2012-12-11T23:15:00Z">
                                <w:r>
                                  <w:t>1</w:t>
                                </w:r>
                              </w:ins>
                              <w:del w:id="2866" w:author="The Si Tran" w:date="2012-12-11T23:15:00Z">
                                <w:r w:rsidDel="00E04C47">
                                  <w:delText>1</w:delText>
                                </w:r>
                              </w:del>
                              <w:del w:id="2867"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7D482D" w:rsidRDefault="007D482D">
                        <w:pPr>
                          <w:pStyle w:val="EquationIndex"/>
                          <w:pPrChange w:id="2868" w:author="The Si Tran" w:date="2012-12-16T10:23:00Z">
                            <w:pPr/>
                          </w:pPrChange>
                        </w:pPr>
                        <w:r>
                          <w:t>(2.</w:t>
                        </w:r>
                        <w:ins w:id="2869" w:author="The Si Tran" w:date="2012-12-11T23:15:00Z">
                          <w:r>
                            <w:t>1</w:t>
                          </w:r>
                        </w:ins>
                        <w:del w:id="2870" w:author="The Si Tran" w:date="2012-12-11T23:15:00Z">
                          <w:r w:rsidDel="00E04C47">
                            <w:delText>1</w:delText>
                          </w:r>
                        </w:del>
                        <w:del w:id="2871"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2F1D4B">
      <w:pPr>
        <w:pStyle w:val="BuletL2"/>
        <w:rPr>
          <w:ins w:id="2872" w:author="The Si Tran" w:date="2012-12-11T21:28:00Z"/>
        </w:rPr>
        <w:pPrChange w:id="2873" w:author="The Si Tran" w:date="2012-12-16T16:53:00Z">
          <w:pPr>
            <w:ind w:firstLine="720"/>
          </w:pPr>
        </w:pPrChange>
      </w:pPr>
      <m:oMath>
        <m:sSub>
          <m:sSubPr>
            <m:ctrlPr>
              <w:ins w:id="2874" w:author="The Si Tran" w:date="2012-12-11T21:28:00Z">
                <w:rPr>
                  <w:rFonts w:ascii="Cambria Math" w:hAnsi="Cambria Math"/>
                  <w:i/>
                </w:rPr>
              </w:ins>
            </m:ctrlPr>
          </m:sSubPr>
          <m:e>
            <w:ins w:id="2875" w:author="The Si Tran" w:date="2012-12-11T21:28:00Z">
              <m:r>
                <w:rPr>
                  <w:rFonts w:ascii="Cambria Math" w:hAnsi="Cambria Math"/>
                </w:rPr>
                <m:t>ρ</m:t>
              </m:r>
            </w:ins>
          </m:e>
          <m:sub>
            <w:ins w:id="2876" w:author="The Si Tran" w:date="2012-12-11T21:28:00Z">
              <m:r>
                <w:rPr>
                  <w:rFonts w:ascii="Cambria Math" w:hAnsi="Cambria Math"/>
                </w:rPr>
                <m:t>k</m:t>
              </m:r>
            </w:ins>
          </m:sub>
        </m:sSub>
      </m:oMath>
      <w:ins w:id="2877"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ins>
    </w:p>
    <w:p w14:paraId="52ABF434" w14:textId="77777777" w:rsidR="000E6941" w:rsidRPr="00802E77" w:rsidRDefault="000E6941">
      <w:pPr>
        <w:pStyle w:val="BuletL2"/>
        <w:rPr>
          <w:ins w:id="2878" w:author="The Si Tran" w:date="2012-12-11T21:28:00Z"/>
        </w:rPr>
        <w:pPrChange w:id="2879" w:author="The Si Tran" w:date="2012-12-16T16:53:00Z">
          <w:pPr>
            <w:ind w:firstLine="720"/>
          </w:pPr>
        </w:pPrChange>
      </w:pPr>
      <w:ins w:id="2880"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881" w:author="The Si Tran" w:date="2012-12-11T21:28:00Z"/>
        </w:rPr>
        <w:pPrChange w:id="2882" w:author="The Si Tran" w:date="2012-12-14T07:23:00Z">
          <w:pPr>
            <w:ind w:firstLine="540"/>
          </w:pPr>
        </w:pPrChange>
      </w:pPr>
      <w:ins w:id="2883" w:author="The Si Tran" w:date="2012-12-11T21:28:00Z">
        <w:r w:rsidRPr="004D696B">
          <w:t>Nếu</w:t>
        </w:r>
      </w:ins>
      <w:ins w:id="2884"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885"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886" w:author="The Si Tran" w:date="2012-12-11T21:28:00Z"/>
        </w:rPr>
        <w:pPrChange w:id="2887" w:author="The Si Tran" w:date="2012-12-14T07:23:00Z">
          <w:pPr>
            <w:ind w:firstLine="540"/>
          </w:pPr>
        </w:pPrChange>
      </w:pPr>
      <w:ins w:id="2888" w:author="The Si Tran" w:date="2012-12-11T21:28:00Z">
        <w:r w:rsidRPr="004D696B">
          <w:t xml:space="preserve">Để biểu diễn sự tự tương quan của một biến theo nhiều độ trễ khác nhau một cách trực quan, ta dùng hàm tự tương quan. </w:t>
        </w:r>
      </w:ins>
    </w:p>
    <w:p w14:paraId="4B2B48F3" w14:textId="292C47FE" w:rsidR="000E6941" w:rsidRPr="004A4474" w:rsidRDefault="000E6941">
      <w:pPr>
        <w:rPr>
          <w:ins w:id="2889" w:author="The Si Tran" w:date="2012-12-11T21:28:00Z"/>
          <w:szCs w:val="26"/>
        </w:rPr>
        <w:pPrChange w:id="2890" w:author="The Si Tran" w:date="2012-12-14T07:25:00Z">
          <w:pPr>
            <w:ind w:firstLine="540"/>
          </w:pPr>
        </w:pPrChange>
      </w:pPr>
      <w:ins w:id="2891"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ins>
      <w:r w:rsidR="004A4474">
        <w:rPr>
          <w:szCs w:val="26"/>
        </w:rPr>
        <w:t xml:space="preserve"> </w:t>
      </w:r>
      <w:ins w:id="2892" w:author="The Si Tran" w:date="2012-12-11T21:28:00Z">
        <w:r w:rsidRPr="004D696B">
          <w:t>Hình 2</w:t>
        </w:r>
      </w:ins>
      <w:ins w:id="2893" w:author="The Si Tran" w:date="2012-12-14T04:11:00Z">
        <w:r w:rsidR="008C7DAC">
          <w:t>.</w:t>
        </w:r>
      </w:ins>
      <w:r w:rsidR="00CB32EE">
        <w:t>3</w:t>
      </w:r>
      <w:ins w:id="2894" w:author="The Si Tran" w:date="2012-12-11T21:28:00Z">
        <w:r w:rsidRPr="004D696B">
          <w:t xml:space="preserve"> là một ví dụ về hàm tự tương quan.</w:t>
        </w:r>
      </w:ins>
    </w:p>
    <w:p w14:paraId="569A61C6" w14:textId="77777777" w:rsidR="000E6941" w:rsidRPr="004D696B" w:rsidRDefault="000E6941">
      <w:pPr>
        <w:pStyle w:val="Canhgiua"/>
        <w:rPr>
          <w:ins w:id="2895" w:author="The Si Tran" w:date="2012-12-11T21:28:00Z"/>
        </w:rPr>
        <w:pPrChange w:id="2896" w:author="The Si Tran" w:date="2012-12-16T10:25:00Z">
          <w:pPr/>
        </w:pPrChange>
      </w:pPr>
      <w:ins w:id="2897" w:author="The Si Tran" w:date="2012-12-11T21:28:00Z">
        <w:r w:rsidRPr="002569E2">
          <w:rPr>
            <w:noProof/>
            <w:rPrChange w:id="2898" w:author="Unknown">
              <w:rPr>
                <w:rFonts w:cs="Arial"/>
                <w:b/>
                <w:bCs/>
                <w:iCs/>
                <w:noProof/>
                <w:sz w:val="28"/>
                <w:szCs w:val="28"/>
              </w:rPr>
            </w:rPrChange>
          </w:rPr>
          <w:drawing>
            <wp:inline distT="0" distB="0" distL="0" distR="0" wp14:anchorId="46AE703A" wp14:editId="2548AC13">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899" w:author="The Si Tran" w:date="2012-12-11T21:28:00Z"/>
        </w:rPr>
        <w:pPrChange w:id="2900" w:author="The Si Tran" w:date="2012-12-16T16:49:00Z">
          <w:pPr>
            <w:pStyle w:val="Caption"/>
            <w:ind w:firstLine="540"/>
            <w:jc w:val="center"/>
          </w:pPr>
        </w:pPrChange>
      </w:pPr>
      <w:bookmarkStart w:id="2901" w:name="_Toc343029951"/>
      <w:bookmarkStart w:id="2902" w:name="_Toc343841727"/>
      <w:ins w:id="2903" w:author="The Si Tran" w:date="2012-12-11T21:28:00Z">
        <w:r w:rsidRPr="00A718DF">
          <w:rPr>
            <w:rStyle w:val="HinhChar"/>
            <w:rFonts w:cs="Times New Roman"/>
            <w:bCs/>
            <w:rPrChange w:id="2904" w:author="The Si Tran" w:date="2012-12-16T16:49:00Z">
              <w:rPr>
                <w:b w:val="0"/>
              </w:rPr>
            </w:rPrChange>
          </w:rPr>
          <w:t xml:space="preserve">Hình </w:t>
        </w:r>
      </w:ins>
      <w:ins w:id="2905" w:author="The Si Tran" w:date="2012-12-14T04:10:00Z">
        <w:r w:rsidR="00E45C52" w:rsidRPr="00032D83">
          <w:rPr>
            <w:rStyle w:val="HinhChar"/>
            <w:rFonts w:cs="Times New Roman"/>
            <w:bCs/>
          </w:rPr>
          <w:t>2.</w:t>
        </w:r>
      </w:ins>
      <w:r w:rsidR="00CB32EE">
        <w:rPr>
          <w:rStyle w:val="HinhChar"/>
          <w:rFonts w:cs="Times New Roman"/>
          <w:bCs/>
        </w:rPr>
        <w:t>3</w:t>
      </w:r>
      <w:ins w:id="2906" w:author="The Si Tran" w:date="2012-12-14T04:10:00Z">
        <w:r w:rsidR="00AE7DA7" w:rsidRPr="006D6C8D">
          <w:rPr>
            <w:rStyle w:val="HinhChar"/>
            <w:rFonts w:cs="Times New Roman"/>
            <w:bCs/>
          </w:rPr>
          <w:t>:</w:t>
        </w:r>
      </w:ins>
      <w:ins w:id="2907" w:author="The Si Tran" w:date="2012-12-11T21:28:00Z">
        <w:r w:rsidRPr="00C251DA">
          <w:t xml:space="preserve"> Hàm t</w:t>
        </w:r>
        <w:r w:rsidRPr="004C2D67">
          <w:t>ự</w:t>
        </w:r>
        <w:r w:rsidRPr="000C3A28">
          <w:t xml:space="preserve"> tương quan</w:t>
        </w:r>
        <w:bookmarkEnd w:id="2901"/>
        <w:bookmarkEnd w:id="2902"/>
      </w:ins>
    </w:p>
    <w:p w14:paraId="25528185" w14:textId="77777777" w:rsidR="000E6941" w:rsidRPr="004D696B" w:rsidRDefault="000E6941" w:rsidP="000E6941">
      <w:pPr>
        <w:rPr>
          <w:ins w:id="2908" w:author="The Si Tran" w:date="2012-12-11T21:28:00Z"/>
          <w:szCs w:val="26"/>
        </w:rPr>
      </w:pPr>
      <w:ins w:id="2909" w:author="The Si Tran" w:date="2012-12-11T21:28:00Z">
        <w:r w:rsidRPr="004D696B">
          <w:rPr>
            <w:szCs w:val="26"/>
          </w:rPr>
          <w:tab/>
        </w:r>
      </w:ins>
    </w:p>
    <w:p w14:paraId="693F8C47" w14:textId="77777777" w:rsidR="000E6941" w:rsidRPr="004D696B" w:rsidRDefault="000E6941">
      <w:pPr>
        <w:rPr>
          <w:ins w:id="2910" w:author="The Si Tran" w:date="2012-12-11T21:28:00Z"/>
        </w:rPr>
        <w:pPrChange w:id="2911" w:author="The Si Tran" w:date="2012-12-16T10:09:00Z">
          <w:pPr>
            <w:ind w:firstLine="720"/>
          </w:pPr>
        </w:pPrChange>
      </w:pPr>
      <w:ins w:id="2912"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913" w:author="The Si Tran" w:date="2012-12-11T21:28:00Z"/>
        </w:rPr>
        <w:pPrChange w:id="2914" w:author="The Si Tran" w:date="2012-12-14T07:25:00Z">
          <w:pPr>
            <w:ind w:firstLine="720"/>
          </w:pPr>
        </w:pPrChange>
      </w:pPr>
      <w:ins w:id="2915" w:author="The Si Tran" w:date="2012-12-11T21:28:00Z">
        <w:r w:rsidRPr="004D696B">
          <w:lastRenderedPageBreak/>
          <w:t>Công thức tính hệ số tự tương quan lấy mẫu:</w:t>
        </w:r>
      </w:ins>
    </w:p>
    <w:p w14:paraId="73426D94" w14:textId="77777777" w:rsidR="000E6941" w:rsidRPr="00097101" w:rsidRDefault="002F1D4B">
      <w:pPr>
        <w:pStyle w:val="Canhgiua"/>
        <w:rPr>
          <w:ins w:id="2916" w:author="The Si Tran" w:date="2012-12-11T21:28:00Z"/>
        </w:rPr>
        <w:pPrChange w:id="2917" w:author="The Si Tran" w:date="2012-12-16T10:25:00Z">
          <w:pPr>
            <w:ind w:left="1440"/>
          </w:pPr>
        </w:pPrChange>
      </w:pPr>
      <m:oMathPara>
        <m:oMath>
          <m:sSub>
            <m:sSubPr>
              <m:ctrlPr>
                <w:ins w:id="2918" w:author="The Si Tran" w:date="2012-12-11T21:28:00Z">
                  <w:rPr>
                    <w:rFonts w:ascii="Cambria Math" w:hAnsi="Cambria Math"/>
                  </w:rPr>
                </w:ins>
              </m:ctrlPr>
            </m:sSubPr>
            <m:e>
              <w:ins w:id="2919" w:author="The Si Tran" w:date="2012-12-11T21:28:00Z">
                <m:r>
                  <w:rPr>
                    <w:rFonts w:ascii="Cambria Math" w:hAnsi="Cambria Math"/>
                  </w:rPr>
                  <m:t>r</m:t>
                </m:r>
              </w:ins>
            </m:e>
            <m:sub>
              <w:ins w:id="2920" w:author="The Si Tran" w:date="2012-12-11T21:28:00Z">
                <m:r>
                  <w:rPr>
                    <w:rFonts w:ascii="Cambria Math" w:hAnsi="Cambria Math"/>
                  </w:rPr>
                  <m:t>k</m:t>
                </m:r>
              </w:ins>
            </m:sub>
          </m:sSub>
          <w:ins w:id="2921" w:author="The Si Tran" w:date="2012-12-11T21:28:00Z">
            <m:r>
              <m:rPr>
                <m:sty m:val="p"/>
              </m:rPr>
              <w:rPr>
                <w:rFonts w:ascii="Cambria Math" w:hAnsi="Cambria Math"/>
              </w:rPr>
              <m:t>=</m:t>
            </m:r>
          </w:ins>
          <m:f>
            <m:fPr>
              <m:ctrlPr>
                <w:ins w:id="2922" w:author="The Si Tran" w:date="2012-12-11T21:28:00Z">
                  <w:rPr>
                    <w:rFonts w:ascii="Cambria Math" w:hAnsi="Cambria Math"/>
                  </w:rPr>
                </w:ins>
              </m:ctrlPr>
            </m:fPr>
            <m:num>
              <m:nary>
                <m:naryPr>
                  <m:chr m:val="∑"/>
                  <m:limLoc m:val="subSup"/>
                  <m:ctrlPr>
                    <w:ins w:id="2923" w:author="The Si Tran" w:date="2012-12-11T21:28:00Z">
                      <w:rPr>
                        <w:rFonts w:ascii="Cambria Math" w:hAnsi="Cambria Math"/>
                      </w:rPr>
                    </w:ins>
                  </m:ctrlPr>
                </m:naryPr>
                <m:sub>
                  <w:ins w:id="2924" w:author="The Si Tran" w:date="2012-12-11T21:28:00Z">
                    <m:r>
                      <w:rPr>
                        <w:rFonts w:ascii="Cambria Math" w:hAnsi="Cambria Math"/>
                      </w:rPr>
                      <m:t>k</m:t>
                    </m:r>
                    <m:r>
                      <m:rPr>
                        <m:sty m:val="p"/>
                      </m:rPr>
                      <w:rPr>
                        <w:rFonts w:ascii="Cambria Math" w:hAnsi="Cambria Math"/>
                      </w:rPr>
                      <m:t>=1</m:t>
                    </m:r>
                  </w:ins>
                </m:sub>
                <m:sup>
                  <w:ins w:id="2925"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926" w:author="The Si Tran" w:date="2012-12-11T21:28:00Z">
                          <w:rPr>
                            <w:rFonts w:ascii="Cambria Math" w:hAnsi="Cambria Math"/>
                          </w:rPr>
                        </w:ins>
                      </m:ctrlPr>
                    </m:dPr>
                    <m:e>
                      <m:sSub>
                        <m:sSubPr>
                          <m:ctrlPr>
                            <w:ins w:id="2927" w:author="The Si Tran" w:date="2012-12-11T21:28:00Z">
                              <w:rPr>
                                <w:rFonts w:ascii="Cambria Math" w:hAnsi="Cambria Math"/>
                              </w:rPr>
                            </w:ins>
                          </m:ctrlPr>
                        </m:sSubPr>
                        <m:e>
                          <w:ins w:id="2928" w:author="The Si Tran" w:date="2012-12-11T21:28:00Z">
                            <m:r>
                              <w:rPr>
                                <w:rFonts w:ascii="Cambria Math" w:hAnsi="Cambria Math"/>
                              </w:rPr>
                              <m:t>X</m:t>
                            </m:r>
                          </w:ins>
                        </m:e>
                        <m:sub>
                          <w:ins w:id="2929" w:author="The Si Tran" w:date="2012-12-11T21:28:00Z">
                            <m:r>
                              <w:rPr>
                                <w:rFonts w:ascii="Cambria Math" w:hAnsi="Cambria Math"/>
                              </w:rPr>
                              <m:t>t</m:t>
                            </m:r>
                          </w:ins>
                        </m:sub>
                      </m:sSub>
                      <w:ins w:id="2930" w:author="The Si Tran" w:date="2012-12-11T21:28:00Z">
                        <m:r>
                          <m:rPr>
                            <m:sty m:val="p"/>
                          </m:rPr>
                          <w:rPr>
                            <w:rFonts w:ascii="Cambria Math" w:hAnsi="Cambria Math"/>
                          </w:rPr>
                          <m:t>-</m:t>
                        </m:r>
                      </w:ins>
                      <m:acc>
                        <m:accPr>
                          <m:chr m:val="̅"/>
                          <m:ctrlPr>
                            <w:ins w:id="2931" w:author="The Si Tran" w:date="2012-12-11T21:28:00Z">
                              <w:rPr>
                                <w:rFonts w:ascii="Cambria Math" w:hAnsi="Cambria Math"/>
                              </w:rPr>
                            </w:ins>
                          </m:ctrlPr>
                        </m:accPr>
                        <m:e>
                          <w:ins w:id="2932" w:author="The Si Tran" w:date="2012-12-11T21:28:00Z">
                            <m:r>
                              <w:rPr>
                                <w:rFonts w:ascii="Cambria Math" w:hAnsi="Cambria Math"/>
                              </w:rPr>
                              <m:t>X</m:t>
                            </m:r>
                          </w:ins>
                        </m:e>
                      </m:acc>
                    </m:e>
                  </m:d>
                  <m:d>
                    <m:dPr>
                      <m:ctrlPr>
                        <w:ins w:id="2933" w:author="The Si Tran" w:date="2012-12-11T21:28:00Z">
                          <w:rPr>
                            <w:rFonts w:ascii="Cambria Math" w:hAnsi="Cambria Math"/>
                          </w:rPr>
                        </w:ins>
                      </m:ctrlPr>
                    </m:dPr>
                    <m:e>
                      <m:sSub>
                        <m:sSubPr>
                          <m:ctrlPr>
                            <w:ins w:id="2934" w:author="The Si Tran" w:date="2012-12-11T21:28:00Z">
                              <w:rPr>
                                <w:rFonts w:ascii="Cambria Math" w:hAnsi="Cambria Math"/>
                              </w:rPr>
                            </w:ins>
                          </m:ctrlPr>
                        </m:sSubPr>
                        <m:e>
                          <w:ins w:id="2935" w:author="The Si Tran" w:date="2012-12-11T21:28:00Z">
                            <m:r>
                              <w:rPr>
                                <w:rFonts w:ascii="Cambria Math" w:hAnsi="Cambria Math"/>
                              </w:rPr>
                              <m:t>X</m:t>
                            </m:r>
                          </w:ins>
                        </m:e>
                        <m:sub>
                          <w:ins w:id="2936"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937" w:author="The Si Tran" w:date="2012-12-11T21:28:00Z">
                        <m:r>
                          <m:rPr>
                            <m:sty m:val="p"/>
                          </m:rPr>
                          <w:rPr>
                            <w:rFonts w:ascii="Cambria Math" w:hAnsi="Cambria Math"/>
                          </w:rPr>
                          <m:t>-</m:t>
                        </m:r>
                      </w:ins>
                      <m:acc>
                        <m:accPr>
                          <m:chr m:val="̅"/>
                          <m:ctrlPr>
                            <w:ins w:id="2938" w:author="The Si Tran" w:date="2012-12-11T21:28:00Z">
                              <w:rPr>
                                <w:rFonts w:ascii="Cambria Math" w:hAnsi="Cambria Math"/>
                              </w:rPr>
                            </w:ins>
                          </m:ctrlPr>
                        </m:accPr>
                        <m:e>
                          <w:ins w:id="2939" w:author="The Si Tran" w:date="2012-12-11T21:28:00Z">
                            <m:r>
                              <w:rPr>
                                <w:rFonts w:ascii="Cambria Math" w:hAnsi="Cambria Math"/>
                              </w:rPr>
                              <m:t>X</m:t>
                            </m:r>
                          </w:ins>
                        </m:e>
                      </m:acc>
                    </m:e>
                  </m:d>
                </m:e>
              </m:nary>
            </m:num>
            <m:den>
              <m:nary>
                <m:naryPr>
                  <m:chr m:val="∑"/>
                  <m:limLoc m:val="subSup"/>
                  <m:ctrlPr>
                    <w:ins w:id="2940" w:author="The Si Tran" w:date="2012-12-11T21:28:00Z">
                      <w:rPr>
                        <w:rFonts w:ascii="Cambria Math" w:hAnsi="Cambria Math"/>
                      </w:rPr>
                    </w:ins>
                  </m:ctrlPr>
                </m:naryPr>
                <m:sub>
                  <w:ins w:id="2941" w:author="The Si Tran" w:date="2012-12-11T21:28:00Z">
                    <m:r>
                      <w:rPr>
                        <w:rFonts w:ascii="Cambria Math" w:hAnsi="Cambria Math"/>
                      </w:rPr>
                      <m:t>t</m:t>
                    </m:r>
                    <m:r>
                      <m:rPr>
                        <m:sty m:val="p"/>
                      </m:rPr>
                      <w:rPr>
                        <w:rFonts w:ascii="Cambria Math" w:hAnsi="Cambria Math"/>
                      </w:rPr>
                      <m:t>=1</m:t>
                    </m:r>
                  </w:ins>
                </m:sub>
                <m:sup>
                  <w:ins w:id="2942" w:author="The Si Tran" w:date="2012-12-11T21:28:00Z">
                    <m:r>
                      <w:rPr>
                        <w:rFonts w:ascii="Cambria Math" w:hAnsi="Cambria Math"/>
                      </w:rPr>
                      <m:t>T</m:t>
                    </m:r>
                  </w:ins>
                </m:sup>
                <m:e>
                  <m:sSup>
                    <m:sSupPr>
                      <m:ctrlPr>
                        <w:ins w:id="2943" w:author="The Si Tran" w:date="2012-12-11T21:28:00Z">
                          <w:rPr>
                            <w:rFonts w:ascii="Cambria Math" w:hAnsi="Cambria Math"/>
                          </w:rPr>
                        </w:ins>
                      </m:ctrlPr>
                    </m:sSupPr>
                    <m:e>
                      <m:d>
                        <m:dPr>
                          <m:ctrlPr>
                            <w:ins w:id="2944" w:author="The Si Tran" w:date="2012-12-11T21:28:00Z">
                              <w:rPr>
                                <w:rFonts w:ascii="Cambria Math" w:hAnsi="Cambria Math"/>
                              </w:rPr>
                            </w:ins>
                          </m:ctrlPr>
                        </m:dPr>
                        <m:e>
                          <m:sSub>
                            <m:sSubPr>
                              <m:ctrlPr>
                                <w:ins w:id="2945" w:author="The Si Tran" w:date="2012-12-11T21:28:00Z">
                                  <w:rPr>
                                    <w:rFonts w:ascii="Cambria Math" w:hAnsi="Cambria Math"/>
                                  </w:rPr>
                                </w:ins>
                              </m:ctrlPr>
                            </m:sSubPr>
                            <m:e>
                              <w:ins w:id="2946" w:author="The Si Tran" w:date="2012-12-11T21:28:00Z">
                                <m:r>
                                  <w:rPr>
                                    <w:rFonts w:ascii="Cambria Math" w:hAnsi="Cambria Math"/>
                                  </w:rPr>
                                  <m:t>X</m:t>
                                </m:r>
                              </w:ins>
                            </m:e>
                            <m:sub>
                              <w:ins w:id="2947" w:author="The Si Tran" w:date="2012-12-11T21:28:00Z">
                                <m:r>
                                  <w:rPr>
                                    <w:rFonts w:ascii="Cambria Math" w:hAnsi="Cambria Math"/>
                                  </w:rPr>
                                  <m:t>t</m:t>
                                </m:r>
                              </w:ins>
                            </m:sub>
                          </m:sSub>
                          <w:ins w:id="2948" w:author="The Si Tran" w:date="2012-12-11T21:28:00Z">
                            <m:r>
                              <m:rPr>
                                <m:sty m:val="p"/>
                              </m:rPr>
                              <w:rPr>
                                <w:rFonts w:ascii="Cambria Math" w:hAnsi="Cambria Math"/>
                              </w:rPr>
                              <m:t>-</m:t>
                            </m:r>
                          </w:ins>
                          <m:acc>
                            <m:accPr>
                              <m:chr m:val="̅"/>
                              <m:ctrlPr>
                                <w:ins w:id="2949" w:author="The Si Tran" w:date="2012-12-11T21:28:00Z">
                                  <w:rPr>
                                    <w:rFonts w:ascii="Cambria Math" w:hAnsi="Cambria Math"/>
                                  </w:rPr>
                                </w:ins>
                              </m:ctrlPr>
                            </m:accPr>
                            <m:e>
                              <w:ins w:id="2950" w:author="The Si Tran" w:date="2012-12-11T21:28:00Z">
                                <m:r>
                                  <w:rPr>
                                    <w:rFonts w:ascii="Cambria Math" w:hAnsi="Cambria Math"/>
                                  </w:rPr>
                                  <m:t>X</m:t>
                                </m:r>
                              </w:ins>
                            </m:e>
                          </m:acc>
                        </m:e>
                      </m:d>
                    </m:e>
                    <m:sup>
                      <w:ins w:id="2951"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952" w:author="The Si Tran" w:date="2012-12-11T21:28:00Z"/>
        </w:rPr>
      </w:pPr>
      <w:ins w:id="2953" w:author="The Si Tran" w:date="2012-12-11T21:28:00Z">
        <w:r w:rsidRPr="002569E2">
          <w:rPr>
            <w:noProof/>
            <w:rPrChange w:id="2954" w:author="Unknown">
              <w:rPr>
                <w:b/>
                <w:bCs/>
                <w:noProof/>
                <w:sz w:val="20"/>
                <w:szCs w:val="20"/>
              </w:rPr>
            </w:rPrChange>
          </w:rPr>
          <mc:AlternateContent>
            <mc:Choice Requires="wps">
              <w:drawing>
                <wp:anchor distT="0" distB="0" distL="114300" distR="114300" simplePos="0" relativeHeight="251710976" behindDoc="1" locked="0" layoutInCell="1" allowOverlap="1" wp14:anchorId="0D78AAF8" wp14:editId="6FFE181C">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7D482D" w:rsidRDefault="007D482D">
                              <w:pPr>
                                <w:pStyle w:val="EquationIndex"/>
                                <w:pPrChange w:id="2955" w:author="The Si Tran" w:date="2012-12-16T16:54:00Z">
                                  <w:pPr/>
                                </w:pPrChange>
                              </w:pPr>
                              <w:r>
                                <w:t>(2.</w:t>
                              </w:r>
                              <w:ins w:id="2956" w:author="The Si Tran" w:date="2012-12-14T04:12:00Z">
                                <w:r>
                                  <w:t>2</w:t>
                                </w:r>
                              </w:ins>
                              <w:del w:id="2957"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7D482D" w:rsidRDefault="007D482D">
                        <w:pPr>
                          <w:pStyle w:val="EquationIndex"/>
                          <w:pPrChange w:id="2958" w:author="The Si Tran" w:date="2012-12-16T16:54:00Z">
                            <w:pPr/>
                          </w:pPrChange>
                        </w:pPr>
                        <w:r>
                          <w:t>(2.</w:t>
                        </w:r>
                        <w:ins w:id="2959" w:author="The Si Tran" w:date="2012-12-14T04:12:00Z">
                          <w:r>
                            <w:t>2</w:t>
                          </w:r>
                        </w:ins>
                        <w:del w:id="2960"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2F1D4B">
      <w:pPr>
        <w:pStyle w:val="BuletL2"/>
        <w:rPr>
          <w:ins w:id="2961" w:author="The Si Tran" w:date="2012-12-11T21:28:00Z"/>
        </w:rPr>
        <w:pPrChange w:id="2962" w:author="The Si Tran" w:date="2012-12-16T16:53:00Z">
          <w:pPr/>
        </w:pPrChange>
      </w:pPr>
      <m:oMath>
        <m:sSub>
          <m:sSubPr>
            <m:ctrlPr>
              <w:ins w:id="2963" w:author="The Si Tran" w:date="2012-12-11T21:28:00Z">
                <w:rPr>
                  <w:rFonts w:ascii="Cambria Math" w:hAnsi="Cambria Math"/>
                  <w:i/>
                </w:rPr>
              </w:ins>
            </m:ctrlPr>
          </m:sSubPr>
          <m:e>
            <w:ins w:id="2964" w:author="The Si Tran" w:date="2012-12-11T21:28:00Z">
              <m:r>
                <w:rPr>
                  <w:rFonts w:ascii="Cambria Math" w:hAnsi="Cambria Math"/>
                </w:rPr>
                <m:t>r</m:t>
              </m:r>
            </w:ins>
          </m:e>
          <m:sub>
            <w:ins w:id="2965" w:author="The Si Tran" w:date="2012-12-11T21:28:00Z">
              <m:r>
                <w:rPr>
                  <w:rFonts w:ascii="Cambria Math" w:hAnsi="Cambria Math"/>
                </w:rPr>
                <m:t>k</m:t>
              </m:r>
            </w:ins>
          </m:sub>
        </m:sSub>
      </m:oMath>
      <w:ins w:id="2966"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8B254F">
          <w:t>ễ</w:t>
        </w:r>
        <w:r w:rsidR="000E6941" w:rsidRPr="00F47D20">
          <w:t xml:space="preserve"> </w:t>
        </w:r>
        <m:oMath>
          <m:r>
            <w:rPr>
              <w:rFonts w:ascii="Cambria Math" w:hAnsi="Cambria Math"/>
              <w:rPrChange w:id="2967" w:author="The Si Tran" w:date="2012-12-14T04:24:00Z">
                <w:rPr>
                  <w:rFonts w:ascii="Cambria Math" w:hAnsi="Cambria Math"/>
                </w:rPr>
              </w:rPrChange>
            </w:rPr>
            <m:t>k</m:t>
          </m:r>
        </m:oMath>
      </w:ins>
    </w:p>
    <w:p w14:paraId="0F22761A" w14:textId="77777777" w:rsidR="000E6941" w:rsidRPr="00802E77" w:rsidRDefault="002F1D4B">
      <w:pPr>
        <w:pStyle w:val="BuletL2"/>
        <w:rPr>
          <w:ins w:id="2968" w:author="The Si Tran" w:date="2012-12-11T21:28:00Z"/>
        </w:rPr>
        <w:pPrChange w:id="2969" w:author="The Si Tran" w:date="2012-12-16T16:53:00Z">
          <w:pPr/>
        </w:pPrChange>
      </w:pPr>
      <m:oMath>
        <m:acc>
          <m:accPr>
            <m:chr m:val="̅"/>
            <m:ctrlPr>
              <w:ins w:id="2970" w:author="The Si Tran" w:date="2012-12-11T21:28:00Z">
                <w:rPr>
                  <w:rFonts w:ascii="Cambria Math" w:hAnsi="Cambria Math"/>
                  <w:i/>
                </w:rPr>
              </w:ins>
            </m:ctrlPr>
          </m:accPr>
          <m:e>
            <w:ins w:id="2971" w:author="The Si Tran" w:date="2012-12-11T21:28:00Z">
              <m:r>
                <w:rPr>
                  <w:rFonts w:ascii="Cambria Math" w:hAnsi="Cambria Math"/>
                </w:rPr>
                <m:t>X</m:t>
              </m:r>
            </w:ins>
          </m:e>
        </m:acc>
      </m:oMath>
      <w:ins w:id="2972"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973" w:author="The Si Tran" w:date="2012-12-11T21:28:00Z"/>
          <w:lang w:val="fr-FR"/>
        </w:rPr>
        <w:pPrChange w:id="2974" w:author="The Si Tran" w:date="2012-12-16T16:53:00Z">
          <w:pPr/>
        </w:pPrChange>
      </w:pPr>
      <w:ins w:id="2975"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ins>
    </w:p>
    <w:p w14:paraId="7CD95DB3" w14:textId="77777777" w:rsidR="000E6941" w:rsidRPr="004D696B" w:rsidRDefault="00454557">
      <w:pPr>
        <w:rPr>
          <w:ins w:id="2976" w:author="The Si Tran" w:date="2012-12-11T21:28:00Z"/>
          <w:lang w:val="fr-FR"/>
        </w:rPr>
        <w:pPrChange w:id="2977" w:author="The Si Tran" w:date="2012-12-14T07:27:00Z">
          <w:pPr>
            <w:ind w:firstLine="720"/>
          </w:pPr>
        </w:pPrChange>
      </w:pPr>
      <w:ins w:id="2978" w:author="The Si Tran" w:date="2012-12-11T21:28:00Z">
        <w:r w:rsidRPr="002569E2">
          <w:rPr>
            <w:noProof/>
            <w:rPrChange w:id="2979" w:author="Unknown">
              <w:rPr>
                <w:b/>
                <w:bCs/>
                <w:noProof/>
                <w:sz w:val="20"/>
                <w:szCs w:val="20"/>
              </w:rPr>
            </w:rPrChange>
          </w:rPr>
          <mc:AlternateContent>
            <mc:Choice Requires="wps">
              <w:drawing>
                <wp:anchor distT="0" distB="0" distL="114300" distR="114300" simplePos="0" relativeHeight="251629056" behindDoc="0" locked="0" layoutInCell="1" allowOverlap="1" wp14:anchorId="2F103CE2" wp14:editId="01EFE7C1">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7D482D" w:rsidRDefault="007D482D" w:rsidP="000E6941">
                              <w:r>
                                <w:t>(2.</w:t>
                              </w:r>
                              <w:ins w:id="2980" w:author="The Si Tran" w:date="2012-12-14T04:12:00Z">
                                <w:r>
                                  <w:t>3</w:t>
                                </w:r>
                              </w:ins>
                              <w:del w:id="2981"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7D482D" w:rsidRDefault="007D482D" w:rsidP="000E6941">
                        <w:r>
                          <w:t>(2.</w:t>
                        </w:r>
                        <w:ins w:id="2982" w:author="The Si Tran" w:date="2012-12-14T04:12:00Z">
                          <w:r>
                            <w:t>3</w:t>
                          </w:r>
                        </w:ins>
                        <w:del w:id="2983"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984" w:author="The Si Tran" w:date="2012-12-11T21:28:00Z"/>
          <w:lang w:val="fr-FR"/>
        </w:rPr>
        <w:pPrChange w:id="2985" w:author="The Si Tran" w:date="2012-12-16T10:25:00Z">
          <w:pPr>
            <w:ind w:left="1440" w:firstLine="720"/>
          </w:pPr>
        </w:pPrChange>
      </w:pPr>
      <w:ins w:id="2986"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987" w:author="The Si Tran" w:date="2012-12-11T21:28:00Z"/>
          <w:lang w:val="fr-FR"/>
        </w:rPr>
      </w:pPr>
      <w:ins w:id="2988" w:author="The Si Tran" w:date="2012-12-11T21:28:00Z">
        <w:r w:rsidRPr="004D696B">
          <w:rPr>
            <w:lang w:val="fr-FR"/>
          </w:rPr>
          <w:t>Với :</w:t>
        </w:r>
      </w:ins>
    </w:p>
    <w:p w14:paraId="4B1A748A" w14:textId="77777777" w:rsidR="000E6941" w:rsidRPr="00802E77" w:rsidRDefault="002F1D4B">
      <w:pPr>
        <w:pStyle w:val="BuletL2"/>
        <w:rPr>
          <w:ins w:id="2989" w:author="The Si Tran" w:date="2012-12-11T21:28:00Z"/>
          <w:lang w:val="fr-FR"/>
        </w:rPr>
        <w:pPrChange w:id="2990" w:author="The Si Tran" w:date="2012-12-16T16:55:00Z">
          <w:pPr/>
        </w:pPrChange>
      </w:pPr>
      <m:oMath>
        <m:sSub>
          <m:sSubPr>
            <m:ctrlPr>
              <w:ins w:id="2991" w:author="The Si Tran" w:date="2012-12-11T21:28:00Z">
                <w:rPr>
                  <w:rFonts w:ascii="Cambria Math" w:hAnsi="Cambria Math"/>
                  <w:i/>
                  <w:lang w:val="fr-FR"/>
                </w:rPr>
              </w:ins>
            </m:ctrlPr>
          </m:sSubPr>
          <m:e>
            <w:ins w:id="2992" w:author="The Si Tran" w:date="2012-12-11T21:28:00Z">
              <m:r>
                <w:rPr>
                  <w:rFonts w:ascii="Cambria Math" w:hAnsi="Cambria Math"/>
                  <w:lang w:val="fr-FR"/>
                </w:rPr>
                <m:t>r</m:t>
              </m:r>
            </w:ins>
          </m:e>
          <m:sub>
            <w:ins w:id="2993" w:author="The Si Tran" w:date="2012-12-11T21:28:00Z">
              <m:r>
                <w:rPr>
                  <w:rFonts w:ascii="Cambria Math" w:hAnsi="Cambria Math"/>
                  <w:lang w:val="fr-FR"/>
                </w:rPr>
                <m:t>k</m:t>
              </m:r>
            </w:ins>
          </m:sub>
        </m:sSub>
      </m:oMath>
      <w:ins w:id="2994"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ins>
    </w:p>
    <w:p w14:paraId="50F5B6E9" w14:textId="77777777" w:rsidR="000E6941" w:rsidRPr="00802E77" w:rsidRDefault="000E6941">
      <w:pPr>
        <w:pStyle w:val="BuletL2"/>
        <w:rPr>
          <w:ins w:id="2995" w:author="The Si Tran" w:date="2012-12-11T21:28:00Z"/>
          <w:lang w:val="fr-FR"/>
        </w:rPr>
        <w:pPrChange w:id="2996" w:author="The Si Tran" w:date="2012-12-16T16:55:00Z">
          <w:pPr/>
        </w:pPrChange>
      </w:pPr>
      <w:ins w:id="2997"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998" w:author="The Si Tran" w:date="2012-12-11T21:28:00Z"/>
          <w:lang w:val="fr-FR"/>
        </w:rPr>
        <w:pPrChange w:id="2999" w:author="The Si Tran" w:date="2012-12-16T16:55:00Z">
          <w:pPr/>
        </w:pPrChange>
      </w:pPr>
      <w:ins w:id="3000"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3001" w:author="The Si Tran" w:date="2012-12-11T21:28:00Z"/>
          <w:lang w:val="fr-FR"/>
        </w:rPr>
        <w:pPrChange w:id="3002" w:author="The Si Tran" w:date="2012-12-14T07:27:00Z">
          <w:pPr>
            <w:ind w:firstLine="720"/>
          </w:pPr>
        </w:pPrChange>
      </w:pPr>
      <w:ins w:id="3003"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3004" w:author="The Si Tran" w:date="2012-12-11T21:26:00Z"/>
          <w:lang w:val="fr-FR"/>
          <w:rPrChange w:id="3005" w:author="The Si Tran" w:date="2012-12-11T21:40:00Z">
            <w:rPr>
              <w:ins w:id="3006" w:author="The Si Tran" w:date="2012-12-11T21:26:00Z"/>
            </w:rPr>
          </w:rPrChange>
        </w:rPr>
        <w:pPrChange w:id="3007" w:author="The Si Tran" w:date="2012-12-14T07:27:00Z">
          <w:pPr>
            <w:pStyle w:val="Heading2"/>
          </w:pPr>
        </w:pPrChange>
      </w:pPr>
      <w:ins w:id="3008"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3009" w:author="The Si Tran" w:date="2012-12-11T23:05:00Z"/>
        </w:rPr>
        <w:pPrChange w:id="3010" w:author="The Si Tran" w:date="2012-12-11T21:26:00Z">
          <w:pPr>
            <w:pStyle w:val="Heading2"/>
          </w:pPr>
        </w:pPrChange>
      </w:pPr>
      <w:bookmarkStart w:id="3011" w:name="_Toc343841872"/>
      <w:ins w:id="3012" w:author="The Si Tran" w:date="2012-12-11T21:26:00Z">
        <w:r>
          <w:t>Hệ số tự tương quan riêng phần</w:t>
        </w:r>
      </w:ins>
      <w:bookmarkEnd w:id="3011"/>
    </w:p>
    <w:p w14:paraId="0FED98C2" w14:textId="30FF7DBE" w:rsidR="00177321" w:rsidRDefault="00177321">
      <w:pPr>
        <w:rPr>
          <w:ins w:id="3013" w:author="The Si Tran" w:date="2012-12-11T23:05:00Z"/>
        </w:rPr>
        <w:pPrChange w:id="3014" w:author="The Si Tran" w:date="2012-12-14T07:27:00Z">
          <w:pPr>
            <w:pStyle w:val="ListParagraph"/>
            <w:ind w:left="0"/>
          </w:pPr>
        </w:pPrChange>
      </w:pPr>
      <w:ins w:id="3015"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w:t>
        </w:r>
        <w:r>
          <w:lastRenderedPageBreak/>
          <w:t xml:space="preserve">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3016" w:author="The Si Tran" w:date="2012-12-11T23:05:00Z"/>
        </w:rPr>
        <w:pPrChange w:id="3017" w:author="The Si Tran" w:date="2012-12-16T10:25:00Z">
          <w:pPr>
            <w:pStyle w:val="ListParagraph"/>
            <w:ind w:left="0"/>
          </w:pPr>
        </w:pPrChange>
      </w:pPr>
      <w:ins w:id="3018" w:author="The Si Tran" w:date="2012-12-11T23:06:00Z">
        <w:r>
          <w:tab/>
        </w:r>
      </w:ins>
      <w:ins w:id="3019"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3020" w:author="The Si Tran" w:date="2012-12-11T23:05:00Z"/>
          <w:rFonts w:ascii="Times New Roman" w:eastAsiaTheme="minorEastAsia" w:hAnsi="Times New Roman"/>
          <w:sz w:val="26"/>
          <w:szCs w:val="26"/>
        </w:rPr>
      </w:pPr>
      <w:ins w:id="3021"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3022" w:author="The Si Tran" w:date="2012-12-16T21:04:00Z">
        <w:r w:rsidR="00A01806">
          <w:rPr>
            <w:rFonts w:ascii="Times New Roman" w:eastAsiaTheme="minorEastAsia" w:hAnsi="Times New Roman"/>
            <w:sz w:val="26"/>
            <w:szCs w:val="26"/>
          </w:rPr>
          <w:t xml:space="preserve"> </w:t>
        </w:r>
      </w:ins>
      <w:ins w:id="3023" w:author="The Si Tran" w:date="2012-12-16T21:03:00Z">
        <w:r w:rsidR="00723164">
          <w:rPr>
            <w:rFonts w:ascii="Times New Roman" w:eastAsiaTheme="minorEastAsia" w:hAnsi="Times New Roman"/>
            <w:sz w:val="26"/>
            <w:szCs w:val="26"/>
          </w:rPr>
          <w:t>[13]</w:t>
        </w:r>
      </w:ins>
      <w:ins w:id="3024" w:author="The Si Tran" w:date="2012-12-11T23:05:00Z">
        <w:r w:rsidR="00A01806">
          <w:rPr>
            <w:rFonts w:ascii="Times New Roman" w:eastAsiaTheme="minorEastAsia" w:hAnsi="Times New Roman"/>
            <w:sz w:val="26"/>
            <w:szCs w:val="26"/>
          </w:rPr>
          <w:t>:</w:t>
        </w:r>
      </w:ins>
    </w:p>
    <w:p w14:paraId="3F985569" w14:textId="424DCCFD" w:rsidR="00177321" w:rsidRPr="001E0FF2" w:rsidRDefault="002F1D4B">
      <w:pPr>
        <w:pStyle w:val="Canhgiua"/>
        <w:rPr>
          <w:ins w:id="3025" w:author="The Si Tran" w:date="2012-12-11T23:05:00Z"/>
        </w:rPr>
        <w:pPrChange w:id="3026" w:author="The Si Tran" w:date="2012-12-16T10:25:00Z">
          <w:pPr>
            <w:pStyle w:val="ListParagraph"/>
            <w:ind w:left="0"/>
          </w:pPr>
        </w:pPrChange>
      </w:pPr>
      <m:oMathPara>
        <m:oMath>
          <m:sSub>
            <m:sSubPr>
              <m:ctrlPr>
                <w:ins w:id="3027" w:author="The Si Tran" w:date="2012-12-11T23:05:00Z">
                  <w:rPr>
                    <w:rFonts w:ascii="Cambria Math" w:hAnsi="Cambria Math"/>
                  </w:rPr>
                </w:ins>
              </m:ctrlPr>
            </m:sSubPr>
            <m:e>
              <w:ins w:id="3028" w:author="The Si Tran" w:date="2012-12-11T23:05:00Z">
                <m:r>
                  <w:rPr>
                    <w:rFonts w:ascii="Cambria Math" w:hAnsi="Cambria Math"/>
                  </w:rPr>
                  <m:t>C</m:t>
                </m:r>
              </w:ins>
            </m:e>
            <m:sub>
              <w:ins w:id="3029" w:author="The Si Tran" w:date="2012-12-11T23:05:00Z">
                <m:r>
                  <w:rPr>
                    <w:rFonts w:ascii="Cambria Math" w:hAnsi="Cambria Math"/>
                  </w:rPr>
                  <m:t>kk</m:t>
                </m:r>
              </w:ins>
            </m:sub>
          </m:sSub>
          <w:ins w:id="3030" w:author="The Si Tran" w:date="2012-12-11T23:05:00Z">
            <m:r>
              <m:rPr>
                <m:sty m:val="p"/>
              </m:rPr>
              <w:rPr>
                <w:rFonts w:ascii="Cambria Math" w:hAnsi="Cambria Math"/>
              </w:rPr>
              <m:t>=</m:t>
            </m:r>
          </w:ins>
          <m:f>
            <m:fPr>
              <m:ctrlPr>
                <w:ins w:id="3031" w:author="The Si Tran" w:date="2012-12-11T23:05:00Z">
                  <w:rPr>
                    <w:rFonts w:ascii="Cambria Math" w:hAnsi="Cambria Math"/>
                  </w:rPr>
                </w:ins>
              </m:ctrlPr>
            </m:fPr>
            <m:num>
              <m:sSub>
                <m:sSubPr>
                  <m:ctrlPr>
                    <w:ins w:id="3032" w:author="The Si Tran" w:date="2012-12-11T23:05:00Z">
                      <w:rPr>
                        <w:rFonts w:ascii="Cambria Math" w:hAnsi="Cambria Math"/>
                      </w:rPr>
                    </w:ins>
                  </m:ctrlPr>
                </m:sSubPr>
                <m:e>
                  <w:ins w:id="3033" w:author="The Si Tran" w:date="2012-12-11T23:05:00Z">
                    <m:r>
                      <w:rPr>
                        <w:rFonts w:ascii="Cambria Math" w:hAnsi="Cambria Math"/>
                      </w:rPr>
                      <m:t>r</m:t>
                    </m:r>
                  </w:ins>
                </m:e>
                <m:sub>
                  <w:ins w:id="3034" w:author="The Si Tran" w:date="2012-12-11T23:05:00Z">
                    <m:r>
                      <w:rPr>
                        <w:rFonts w:ascii="Cambria Math" w:hAnsi="Cambria Math"/>
                      </w:rPr>
                      <m:t>k</m:t>
                    </m:r>
                  </w:ins>
                </m:sub>
              </m:sSub>
              <w:ins w:id="3035" w:author="The Si Tran" w:date="2012-12-11T23:05:00Z">
                <m:r>
                  <m:rPr>
                    <m:sty m:val="p"/>
                  </m:rPr>
                  <w:rPr>
                    <w:rFonts w:ascii="Cambria Math" w:hAnsi="Cambria Math"/>
                  </w:rPr>
                  <m:t>-</m:t>
                </m:r>
              </w:ins>
              <m:nary>
                <m:naryPr>
                  <m:chr m:val="∑"/>
                  <m:limLoc m:val="subSup"/>
                  <m:ctrlPr>
                    <w:ins w:id="3036" w:author="The Si Tran" w:date="2012-12-11T23:05:00Z">
                      <w:rPr>
                        <w:rFonts w:ascii="Cambria Math" w:hAnsi="Cambria Math"/>
                      </w:rPr>
                    </w:ins>
                  </m:ctrlPr>
                </m:naryPr>
                <m:sub>
                  <w:ins w:id="3037" w:author="The Si Tran" w:date="2012-12-11T23:05:00Z">
                    <m:r>
                      <w:rPr>
                        <w:rFonts w:ascii="Cambria Math" w:hAnsi="Cambria Math"/>
                      </w:rPr>
                      <m:t>j</m:t>
                    </m:r>
                  </w:ins>
                </m:sub>
                <m:sup>
                  <w:ins w:id="3038" w:author="The Si Tran" w:date="2012-12-11T23:05:00Z">
                    <m:r>
                      <w:rPr>
                        <w:rFonts w:ascii="Cambria Math" w:hAnsi="Cambria Math"/>
                      </w:rPr>
                      <m:t>k</m:t>
                    </m:r>
                    <m:r>
                      <m:rPr>
                        <m:sty m:val="p"/>
                      </m:rPr>
                      <w:rPr>
                        <w:rFonts w:ascii="Cambria Math" w:hAnsi="Cambria Math"/>
                      </w:rPr>
                      <m:t>-1</m:t>
                    </m:r>
                  </w:ins>
                </m:sup>
                <m:e>
                  <m:sSub>
                    <m:sSubPr>
                      <m:ctrlPr>
                        <w:ins w:id="3039" w:author="The Si Tran" w:date="2012-12-11T23:05:00Z">
                          <w:rPr>
                            <w:rFonts w:ascii="Cambria Math" w:hAnsi="Cambria Math"/>
                          </w:rPr>
                        </w:ins>
                      </m:ctrlPr>
                    </m:sSubPr>
                    <m:e>
                      <w:ins w:id="3040" w:author="The Si Tran" w:date="2012-12-11T23:05:00Z">
                        <m:r>
                          <w:rPr>
                            <w:rFonts w:ascii="Cambria Math" w:hAnsi="Cambria Math"/>
                          </w:rPr>
                          <m:t>C</m:t>
                        </m:r>
                      </w:ins>
                    </m:e>
                    <m:sub>
                      <w:ins w:id="3041"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3042" w:author="The Si Tran" w:date="2012-12-11T23:05:00Z">
                    <m:r>
                      <m:rPr>
                        <m:sty m:val="p"/>
                      </m:rPr>
                      <w:rPr>
                        <w:rFonts w:ascii="Cambria Math" w:hAnsi="Cambria Math"/>
                      </w:rPr>
                      <m:t>×</m:t>
                    </m:r>
                  </w:ins>
                  <m:sSub>
                    <m:sSubPr>
                      <m:ctrlPr>
                        <w:ins w:id="3043" w:author="The Si Tran" w:date="2012-12-11T23:05:00Z">
                          <w:rPr>
                            <w:rFonts w:ascii="Cambria Math" w:hAnsi="Cambria Math"/>
                          </w:rPr>
                        </w:ins>
                      </m:ctrlPr>
                    </m:sSubPr>
                    <m:e>
                      <w:ins w:id="3044" w:author="The Si Tran" w:date="2012-12-11T23:05:00Z">
                        <m:r>
                          <w:rPr>
                            <w:rFonts w:ascii="Cambria Math" w:hAnsi="Cambria Math"/>
                          </w:rPr>
                          <m:t>r</m:t>
                        </m:r>
                      </w:ins>
                    </m:e>
                    <m:sub>
                      <w:ins w:id="3045"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3046" w:author="The Si Tran" w:date="2012-12-11T23:05:00Z">
                <m:r>
                  <m:rPr>
                    <m:sty m:val="p"/>
                  </m:rPr>
                  <w:rPr>
                    <w:rFonts w:ascii="Cambria Math" w:hAnsi="Cambria Math"/>
                  </w:rPr>
                  <m:t>1-</m:t>
                </m:r>
              </w:ins>
              <m:nary>
                <m:naryPr>
                  <m:chr m:val="∑"/>
                  <m:limLoc m:val="subSup"/>
                  <m:ctrlPr>
                    <w:ins w:id="3047" w:author="The Si Tran" w:date="2012-12-11T23:05:00Z">
                      <w:rPr>
                        <w:rFonts w:ascii="Cambria Math" w:hAnsi="Cambria Math"/>
                      </w:rPr>
                    </w:ins>
                  </m:ctrlPr>
                </m:naryPr>
                <m:sub>
                  <w:ins w:id="3048" w:author="The Si Tran" w:date="2012-12-11T23:05:00Z">
                    <m:r>
                      <w:rPr>
                        <w:rFonts w:ascii="Cambria Math" w:hAnsi="Cambria Math"/>
                      </w:rPr>
                      <m:t>j</m:t>
                    </m:r>
                  </w:ins>
                </m:sub>
                <m:sup>
                  <w:ins w:id="3049" w:author="The Si Tran" w:date="2012-12-11T23:05:00Z">
                    <m:r>
                      <w:rPr>
                        <w:rFonts w:ascii="Cambria Math" w:hAnsi="Cambria Math"/>
                      </w:rPr>
                      <m:t>k</m:t>
                    </m:r>
                    <m:r>
                      <m:rPr>
                        <m:sty m:val="p"/>
                      </m:rPr>
                      <w:rPr>
                        <w:rFonts w:ascii="Cambria Math" w:hAnsi="Cambria Math"/>
                      </w:rPr>
                      <m:t>-1</m:t>
                    </m:r>
                  </w:ins>
                </m:sup>
                <m:e>
                  <m:sSub>
                    <m:sSubPr>
                      <m:ctrlPr>
                        <w:ins w:id="3050" w:author="The Si Tran" w:date="2012-12-11T23:05:00Z">
                          <w:rPr>
                            <w:rFonts w:ascii="Cambria Math" w:hAnsi="Cambria Math"/>
                          </w:rPr>
                        </w:ins>
                      </m:ctrlPr>
                    </m:sSubPr>
                    <m:e>
                      <w:ins w:id="3051" w:author="The Si Tran" w:date="2012-12-11T23:05:00Z">
                        <m:r>
                          <w:rPr>
                            <w:rFonts w:ascii="Cambria Math" w:hAnsi="Cambria Math"/>
                          </w:rPr>
                          <m:t>C</m:t>
                        </m:r>
                      </w:ins>
                    </m:e>
                    <m:sub>
                      <w:ins w:id="305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3053" w:author="The Si Tran" w:date="2012-12-11T23:05:00Z">
                    <m:r>
                      <m:rPr>
                        <m:sty m:val="p"/>
                      </m:rPr>
                      <w:rPr>
                        <w:rFonts w:ascii="Cambria Math" w:hAnsi="Cambria Math"/>
                      </w:rPr>
                      <m:t>×</m:t>
                    </m:r>
                  </w:ins>
                  <m:sSub>
                    <m:sSubPr>
                      <m:ctrlPr>
                        <w:ins w:id="3054" w:author="The Si Tran" w:date="2012-12-11T23:05:00Z">
                          <w:rPr>
                            <w:rFonts w:ascii="Cambria Math" w:hAnsi="Cambria Math"/>
                          </w:rPr>
                        </w:ins>
                      </m:ctrlPr>
                    </m:sSubPr>
                    <m:e>
                      <w:ins w:id="3055" w:author="The Si Tran" w:date="2012-12-11T23:05:00Z">
                        <m:r>
                          <w:rPr>
                            <w:rFonts w:ascii="Cambria Math" w:hAnsi="Cambria Math"/>
                          </w:rPr>
                          <m:t>r</m:t>
                        </m:r>
                      </w:ins>
                    </m:e>
                    <m:sub>
                      <w:ins w:id="3056" w:author="The Si Tran" w:date="2012-12-11T23:05:00Z">
                        <m:r>
                          <w:rPr>
                            <w:rFonts w:ascii="Cambria Math" w:hAnsi="Cambria Math"/>
                          </w:rPr>
                          <m:t>j</m:t>
                        </m:r>
                      </w:ins>
                    </m:sub>
                  </m:sSub>
                </m:e>
              </m:nary>
            </m:den>
          </m:f>
        </m:oMath>
      </m:oMathPara>
    </w:p>
    <w:p w14:paraId="04D4AA41" w14:textId="3DBDE884" w:rsidR="00177321" w:rsidRPr="00891415" w:rsidRDefault="002F1D4B">
      <w:pPr>
        <w:pStyle w:val="Canhgiua"/>
        <w:rPr>
          <w:rFonts w:ascii="Calibri" w:hAnsi="Calibri"/>
          <w:rPrChange w:id="3057" w:author="The Si Tran" w:date="2012-12-16T10:25:00Z">
            <w:rPr/>
          </w:rPrChange>
        </w:rPr>
        <w:pPrChange w:id="3058" w:author="The Si Tran" w:date="2012-12-16T10:25:00Z">
          <w:pPr>
            <w:pStyle w:val="Heading2"/>
          </w:pPr>
        </w:pPrChange>
      </w:pPr>
      <m:oMathPara>
        <m:oMathParaPr>
          <m:jc m:val="center"/>
        </m:oMathParaPr>
        <m:oMath>
          <m:sSub>
            <m:sSubPr>
              <m:ctrlPr>
                <w:ins w:id="3059" w:author="The Si Tran" w:date="2012-12-11T23:05:00Z">
                  <w:rPr>
                    <w:rFonts w:ascii="Cambria Math" w:hAnsi="Cambria Math"/>
                  </w:rPr>
                </w:ins>
              </m:ctrlPr>
            </m:sSubPr>
            <m:e>
              <w:ins w:id="3060" w:author="The Si Tran" w:date="2012-12-11T23:05:00Z">
                <m:r>
                  <w:rPr>
                    <w:rFonts w:ascii="Cambria Math" w:hAnsi="Cambria Math"/>
                  </w:rPr>
                  <m:t>C</m:t>
                </m:r>
              </w:ins>
            </m:e>
            <m:sub>
              <w:ins w:id="3061"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3062" w:author="The Si Tran" w:date="2012-12-11T23:05:00Z">
            <m:r>
              <m:rPr>
                <m:sty m:val="p"/>
              </m:rPr>
              <w:rPr>
                <w:rFonts w:ascii="Cambria Math" w:hAnsi="Cambria Math"/>
              </w:rPr>
              <m:t>=</m:t>
            </m:r>
          </w:ins>
          <m:sSub>
            <m:sSubPr>
              <m:ctrlPr>
                <w:ins w:id="3063" w:author="The Si Tran" w:date="2012-12-11T23:05:00Z">
                  <w:rPr>
                    <w:rFonts w:ascii="Cambria Math" w:hAnsi="Cambria Math"/>
                  </w:rPr>
                </w:ins>
              </m:ctrlPr>
            </m:sSubPr>
            <m:e>
              <w:ins w:id="3064" w:author="The Si Tran" w:date="2012-12-11T23:05:00Z">
                <m:r>
                  <w:rPr>
                    <w:rFonts w:ascii="Cambria Math" w:hAnsi="Cambria Math"/>
                  </w:rPr>
                  <m:t>C</m:t>
                </m:r>
              </w:ins>
            </m:e>
            <m:sub>
              <w:ins w:id="3065" w:author="The Si Tran" w:date="2012-12-11T23:05:00Z">
                <m:r>
                  <w:rPr>
                    <w:rFonts w:ascii="Cambria Math" w:hAnsi="Cambria Math"/>
                  </w:rPr>
                  <m:t>kj</m:t>
                </m:r>
              </w:ins>
            </m:sub>
          </m:sSub>
          <w:ins w:id="3066" w:author="The Si Tran" w:date="2012-12-11T23:05:00Z">
            <m:r>
              <m:rPr>
                <m:sty m:val="p"/>
              </m:rPr>
              <w:rPr>
                <w:rFonts w:ascii="Cambria Math" w:hAnsi="Cambria Math"/>
              </w:rPr>
              <m:t>-</m:t>
            </m:r>
          </w:ins>
          <m:sSub>
            <m:sSubPr>
              <m:ctrlPr>
                <w:ins w:id="3067" w:author="The Si Tran" w:date="2012-12-11T23:05:00Z">
                  <w:rPr>
                    <w:rFonts w:ascii="Cambria Math" w:hAnsi="Cambria Math"/>
                  </w:rPr>
                </w:ins>
              </m:ctrlPr>
            </m:sSubPr>
            <m:e>
              <w:ins w:id="3068" w:author="The Si Tran" w:date="2012-12-11T23:05:00Z">
                <m:r>
                  <w:rPr>
                    <w:rFonts w:ascii="Cambria Math" w:hAnsi="Cambria Math"/>
                  </w:rPr>
                  <m:t>C</m:t>
                </m:r>
              </w:ins>
            </m:e>
            <m:sub>
              <w:ins w:id="3069"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3070" w:author="The Si Tran" w:date="2012-12-11T23:05:00Z">
            <m:r>
              <m:rPr>
                <m:sty m:val="p"/>
              </m:rPr>
              <w:rPr>
                <w:rFonts w:ascii="Cambria Math" w:hAnsi="Cambria Math"/>
              </w:rPr>
              <m:t>×</m:t>
            </m:r>
          </w:ins>
          <m:sSub>
            <m:sSubPr>
              <m:ctrlPr>
                <w:ins w:id="3071" w:author="The Si Tran" w:date="2012-12-11T23:05:00Z">
                  <w:rPr>
                    <w:rFonts w:ascii="Cambria Math" w:hAnsi="Cambria Math"/>
                  </w:rPr>
                </w:ins>
              </m:ctrlPr>
            </m:sSubPr>
            <m:e>
              <w:ins w:id="3072" w:author="The Si Tran" w:date="2012-12-11T23:05:00Z">
                <m:r>
                  <w:rPr>
                    <w:rFonts w:ascii="Cambria Math" w:hAnsi="Cambria Math"/>
                  </w:rPr>
                  <m:t>C</m:t>
                </m:r>
              </w:ins>
            </m:e>
            <m:sub>
              <w:ins w:id="3073"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286C29">
      <w:pPr>
        <w:pStyle w:val="Heading2"/>
      </w:pPr>
      <w:bookmarkStart w:id="3074" w:name="_Toc343841873"/>
      <w:r w:rsidRPr="0049233F">
        <w:t>Nhận biết c</w:t>
      </w:r>
      <w:r w:rsidR="00024D6E" w:rsidRPr="0049233F">
        <w:t>ác</w:t>
      </w:r>
      <w:r w:rsidRPr="0049233F">
        <w:t xml:space="preserve"> thành phần của chuỗi thời gian bằng phương pháp phân tích </w:t>
      </w:r>
      <w:r w:rsidR="000E05CE" w:rsidRPr="0049233F">
        <w:t>hệ số tự tương quan:</w:t>
      </w:r>
      <w:bookmarkEnd w:id="3074"/>
    </w:p>
    <w:p w14:paraId="685C37D4" w14:textId="77777777" w:rsidR="005E5CD3" w:rsidRPr="0049233F" w:rsidRDefault="000E05CE">
      <w:pPr>
        <w:rPr>
          <w:lang w:val="fr-FR"/>
          <w:rPrChange w:id="3075" w:author="The Si Tran" w:date="2012-12-05T23:02:00Z">
            <w:rPr>
              <w:sz w:val="28"/>
              <w:szCs w:val="28"/>
              <w:lang w:val="fr-FR"/>
            </w:rPr>
          </w:rPrChange>
        </w:rPr>
      </w:pPr>
      <w:r w:rsidRPr="0049233F">
        <w:rPr>
          <w:lang w:val="fr-FR"/>
          <w:rPrChange w:id="3076"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3077" w:author="The Si Tran" w:date="2012-12-05T23:02:00Z">
            <w:rPr>
              <w:rFonts w:cs="Arial"/>
              <w:b/>
              <w:bCs/>
              <w:iCs/>
              <w:sz w:val="28"/>
              <w:szCs w:val="28"/>
              <w:lang w:val="fr-FR"/>
            </w:rPr>
          </w:rPrChange>
        </w:rPr>
        <w:t>xu hướng (trend), chu kỳ (cyclical), mùa (seasonal), bất quy tắc</w:t>
      </w:r>
      <w:ins w:id="3078" w:author="The Si Tran" w:date="2012-12-05T23:48:00Z">
        <w:r w:rsidR="005B11DB">
          <w:rPr>
            <w:lang w:val="fr-FR"/>
          </w:rPr>
          <w:t xml:space="preserve"> </w:t>
        </w:r>
      </w:ins>
      <w:r w:rsidR="005E5CD3" w:rsidRPr="0049233F">
        <w:rPr>
          <w:lang w:val="fr-FR"/>
          <w:rPrChange w:id="3079"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3080" w:author="The Si Tran" w:date="2012-12-14T07:28:00Z">
            <w:rPr>
              <w:sz w:val="28"/>
              <w:szCs w:val="28"/>
              <w:lang w:val="fr-FR"/>
            </w:rPr>
          </w:rPrChange>
        </w:rPr>
        <w:pPrChange w:id="3081" w:author="The Si Tran" w:date="2012-12-14T07:28:00Z">
          <w:pPr>
            <w:ind w:firstLine="540"/>
          </w:pPr>
        </w:pPrChange>
      </w:pPr>
      <w:r w:rsidRPr="00444FC1">
        <w:rPr>
          <w:b/>
          <w:lang w:val="fr-FR"/>
          <w:rPrChange w:id="3082" w:author="The Si Tran" w:date="2012-12-14T07:28:00Z">
            <w:rPr>
              <w:rFonts w:cs="Arial"/>
              <w:b/>
              <w:bCs/>
              <w:iCs/>
              <w:sz w:val="28"/>
              <w:szCs w:val="28"/>
              <w:lang w:val="fr-FR"/>
            </w:rPr>
          </w:rPrChange>
        </w:rPr>
        <w:t>Thành phần xu hướng</w:t>
      </w:r>
      <w:ins w:id="3083" w:author="The Si Tran" w:date="2012-12-05T23:48:00Z">
        <w:r w:rsidR="005B11DB" w:rsidRPr="00444FC1">
          <w:rPr>
            <w:b/>
            <w:lang w:val="fr-FR"/>
            <w:rPrChange w:id="3084" w:author="The Si Tran" w:date="2012-12-14T07:28:00Z">
              <w:rPr>
                <w:lang w:val="fr-FR"/>
              </w:rPr>
            </w:rPrChange>
          </w:rPr>
          <w:t xml:space="preserve"> </w:t>
        </w:r>
      </w:ins>
      <w:r w:rsidRPr="00444FC1">
        <w:rPr>
          <w:b/>
          <w:lang w:val="fr-FR"/>
          <w:rPrChange w:id="3085"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3086" w:author="The Si Tran" w:date="2012-12-14T04:38:00Z"/>
          <w:lang w:val="fr-FR"/>
          <w:rPrChange w:id="3087" w:author="The Si Tran" w:date="2012-12-05T23:02:00Z">
            <w:rPr>
              <w:del w:id="3088" w:author="The Si Tran" w:date="2012-12-14T04:38:00Z"/>
              <w:sz w:val="28"/>
              <w:szCs w:val="28"/>
              <w:lang w:val="fr-FR"/>
            </w:rPr>
          </w:rPrChange>
        </w:rPr>
        <w:pPrChange w:id="3089" w:author="The Si Tran" w:date="2012-12-16T10:09:00Z">
          <w:pPr>
            <w:ind w:firstLine="540"/>
          </w:pPr>
        </w:pPrChange>
      </w:pPr>
      <w:r w:rsidRPr="0049233F">
        <w:rPr>
          <w:lang w:val="fr-FR"/>
          <w:rPrChange w:id="3090"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3091" w:author="The Si Tran" w:date="2012-12-05T23:02:00Z">
            <w:rPr>
              <w:rFonts w:cs="Arial"/>
              <w:b/>
              <w:bCs/>
              <w:iCs/>
              <w:sz w:val="28"/>
              <w:szCs w:val="28"/>
              <w:lang w:val="fr-FR"/>
            </w:rPr>
          </w:rPrChange>
        </w:rPr>
        <w:t>ột giai đoạn dài hạn nào đó [1]</w:t>
      </w:r>
      <w:r w:rsidRPr="0049233F">
        <w:rPr>
          <w:lang w:val="fr-FR"/>
          <w:rPrChange w:id="3092" w:author="The Si Tran" w:date="2012-12-05T23:02:00Z">
            <w:rPr>
              <w:rFonts w:cs="Arial"/>
              <w:b/>
              <w:bCs/>
              <w:iCs/>
              <w:sz w:val="28"/>
              <w:szCs w:val="28"/>
              <w:lang w:val="fr-FR"/>
            </w:rPr>
          </w:rPrChange>
        </w:rPr>
        <w:t xml:space="preserve">. Nếu một chuỗi thời gian có </w:t>
      </w:r>
      <w:r w:rsidR="002702C6" w:rsidRPr="0049233F">
        <w:rPr>
          <w:lang w:val="fr-FR"/>
          <w:rPrChange w:id="3093" w:author="The Si Tran" w:date="2012-12-05T23:02:00Z">
            <w:rPr>
              <w:rFonts w:cs="Arial"/>
              <w:b/>
              <w:bCs/>
              <w:iCs/>
              <w:sz w:val="28"/>
              <w:szCs w:val="28"/>
              <w:lang w:val="fr-FR"/>
            </w:rPr>
          </w:rPrChange>
        </w:rPr>
        <w:t xml:space="preserve">chứa </w:t>
      </w:r>
      <w:r w:rsidRPr="0049233F">
        <w:rPr>
          <w:lang w:val="fr-FR"/>
          <w:rPrChange w:id="3094"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3095" w:author="The Si Tran" w:date="2012-12-05T23:02:00Z">
            <w:rPr>
              <w:rFonts w:cs="Arial"/>
              <w:b/>
              <w:bCs/>
              <w:iCs/>
              <w:sz w:val="28"/>
              <w:szCs w:val="28"/>
              <w:lang w:val="fr-FR"/>
            </w:rPr>
          </w:rPrChange>
        </w:rPr>
        <w:t xml:space="preserve"> Hình </w:t>
      </w:r>
      <w:ins w:id="3096" w:author="The Si Tran" w:date="2012-12-14T04:29:00Z">
        <w:r w:rsidR="007F6AD1">
          <w:rPr>
            <w:lang w:val="fr-FR"/>
          </w:rPr>
          <w:t>2.</w:t>
        </w:r>
      </w:ins>
      <w:r w:rsidR="00757B81">
        <w:rPr>
          <w:lang w:val="fr-FR"/>
        </w:rPr>
        <w:t>4</w:t>
      </w:r>
      <w:del w:id="3097" w:author="The Si Tran" w:date="2012-12-14T04:29:00Z">
        <w:r w:rsidR="000E05CE" w:rsidRPr="0049233F" w:rsidDel="007F6AD1">
          <w:rPr>
            <w:lang w:val="fr-FR"/>
            <w:rPrChange w:id="3098" w:author="The Si Tran" w:date="2012-12-05T23:02:00Z">
              <w:rPr>
                <w:rFonts w:cs="Arial"/>
                <w:b/>
                <w:bCs/>
                <w:iCs/>
                <w:sz w:val="28"/>
                <w:szCs w:val="28"/>
                <w:lang w:val="fr-FR"/>
              </w:rPr>
            </w:rPrChange>
          </w:rPr>
          <w:delText>3</w:delText>
        </w:r>
      </w:del>
      <w:r w:rsidR="000E05CE" w:rsidRPr="0049233F">
        <w:rPr>
          <w:lang w:val="fr-FR"/>
          <w:rPrChange w:id="3099" w:author="The Si Tran" w:date="2012-12-05T23:02:00Z">
            <w:rPr>
              <w:rFonts w:cs="Arial"/>
              <w:b/>
              <w:bCs/>
              <w:iCs/>
              <w:sz w:val="28"/>
              <w:szCs w:val="28"/>
              <w:lang w:val="fr-FR"/>
            </w:rPr>
          </w:rPrChange>
        </w:rPr>
        <w:t xml:space="preserve"> và </w:t>
      </w:r>
      <w:ins w:id="3100" w:author="The Si Tran" w:date="2012-12-14T04:29:00Z">
        <w:r w:rsidR="007F6AD1">
          <w:rPr>
            <w:lang w:val="fr-FR"/>
          </w:rPr>
          <w:t>2.</w:t>
        </w:r>
      </w:ins>
      <w:r w:rsidR="00757B81">
        <w:rPr>
          <w:lang w:val="fr-FR"/>
        </w:rPr>
        <w:t>5</w:t>
      </w:r>
      <w:del w:id="3101" w:author="The Si Tran" w:date="2012-12-14T04:29:00Z">
        <w:r w:rsidR="000E05CE" w:rsidRPr="0049233F" w:rsidDel="007F6AD1">
          <w:rPr>
            <w:lang w:val="fr-FR"/>
            <w:rPrChange w:id="3102" w:author="The Si Tran" w:date="2012-12-05T23:02:00Z">
              <w:rPr>
                <w:rFonts w:cs="Arial"/>
                <w:b/>
                <w:bCs/>
                <w:iCs/>
                <w:sz w:val="28"/>
                <w:szCs w:val="28"/>
                <w:lang w:val="fr-FR"/>
              </w:rPr>
            </w:rPrChange>
          </w:rPr>
          <w:delText>4</w:delText>
        </w:r>
      </w:del>
      <w:r w:rsidR="000E05CE" w:rsidRPr="0049233F">
        <w:rPr>
          <w:lang w:val="fr-FR"/>
          <w:rPrChange w:id="3103" w:author="The Si Tran" w:date="2012-12-05T23:02:00Z">
            <w:rPr>
              <w:rFonts w:cs="Arial"/>
              <w:b/>
              <w:bCs/>
              <w:iCs/>
              <w:sz w:val="28"/>
              <w:szCs w:val="28"/>
              <w:lang w:val="fr-FR"/>
            </w:rPr>
          </w:rPrChange>
        </w:rPr>
        <w:t xml:space="preserve"> là một minh họa </w:t>
      </w:r>
      <w:r w:rsidRPr="0049233F">
        <w:rPr>
          <w:lang w:val="fr-FR"/>
          <w:rPrChange w:id="3104"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3105"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3106" w:author="The Si Tran" w:date="2012-12-05T23:02:00Z">
            <w:rPr>
              <w:sz w:val="28"/>
              <w:szCs w:val="28"/>
              <w:lang w:val="fr-FR"/>
            </w:rPr>
          </w:rPrChange>
        </w:rPr>
      </w:pPr>
    </w:p>
    <w:p w14:paraId="397695C3" w14:textId="77777777" w:rsidR="005E5CD3" w:rsidDel="00B14D71" w:rsidRDefault="005E5CD3">
      <w:pPr>
        <w:pStyle w:val="Canhgiua"/>
        <w:rPr>
          <w:del w:id="3107" w:author="The Si Tran" w:date="2012-12-11T23:19:00Z"/>
          <w:lang w:val="fr-FR"/>
        </w:rPr>
        <w:pPrChange w:id="3108" w:author="The Si Tran" w:date="2012-12-16T16:58:00Z">
          <w:pPr/>
        </w:pPrChange>
      </w:pPr>
      <w:r w:rsidRPr="0049233F">
        <w:rPr>
          <w:noProof/>
          <w:rPrChange w:id="3109" w:author="Unknown">
            <w:rPr>
              <w:noProof/>
              <w:sz w:val="28"/>
              <w:szCs w:val="28"/>
            </w:rPr>
          </w:rPrChange>
        </w:rPr>
        <w:lastRenderedPageBreak/>
        <w:drawing>
          <wp:inline distT="0" distB="0" distL="0" distR="0" wp14:anchorId="1ABE0FFF" wp14:editId="6B9A9B12">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3110" w:author="The Si Tran" w:date="2012-12-11T23:19:00Z"/>
          <w:lang w:val="fr-FR"/>
          <w:rPrChange w:id="3111" w:author="The Si Tran" w:date="2012-12-05T23:02:00Z">
            <w:rPr>
              <w:del w:id="3112" w:author="The Si Tran" w:date="2012-12-11T23:19:00Z"/>
              <w:sz w:val="28"/>
              <w:szCs w:val="28"/>
              <w:lang w:val="fr-FR"/>
            </w:rPr>
          </w:rPrChange>
        </w:rPr>
        <w:pPrChange w:id="3113" w:author="The Si Tran" w:date="2012-12-16T16:58:00Z">
          <w:pPr/>
        </w:pPrChange>
      </w:pPr>
    </w:p>
    <w:p w14:paraId="0EB2DAD1" w14:textId="77777777" w:rsidR="005E5CD3" w:rsidRPr="0049233F" w:rsidRDefault="005E5CD3">
      <w:pPr>
        <w:pStyle w:val="Canhgiua"/>
        <w:rPr>
          <w:lang w:val="fr-FR"/>
          <w:rPrChange w:id="3114" w:author="The Si Tran" w:date="2012-12-05T23:02:00Z">
            <w:rPr>
              <w:sz w:val="28"/>
              <w:szCs w:val="28"/>
              <w:lang w:val="fr-FR"/>
            </w:rPr>
          </w:rPrChange>
        </w:rPr>
        <w:pPrChange w:id="3115" w:author="The Si Tran" w:date="2012-12-16T16:58:00Z">
          <w:pPr/>
        </w:pPrChange>
      </w:pPr>
    </w:p>
    <w:p w14:paraId="7E81300E" w14:textId="085195AA" w:rsidR="005E5CD3" w:rsidRDefault="005E5CD3">
      <w:pPr>
        <w:pStyle w:val="Hinh"/>
        <w:pPrChange w:id="3116" w:author="The Si Tran" w:date="2012-12-16T10:10:00Z">
          <w:pPr/>
        </w:pPrChange>
      </w:pPr>
      <w:bookmarkStart w:id="3117" w:name="_Toc312142077"/>
      <w:bookmarkStart w:id="3118" w:name="_Toc343029952"/>
      <w:bookmarkStart w:id="3119" w:name="_Toc343841728"/>
      <w:r w:rsidRPr="00BA1F80">
        <w:rPr>
          <w:rPrChange w:id="3120" w:author="The Si Tran" w:date="2012-12-16T16:58:00Z">
            <w:rPr>
              <w:sz w:val="28"/>
              <w:szCs w:val="28"/>
              <w:lang w:val="fr-FR"/>
            </w:rPr>
          </w:rPrChange>
        </w:rPr>
        <w:t xml:space="preserve">Hình </w:t>
      </w:r>
      <w:del w:id="3121" w:author="The Si Tran" w:date="2012-12-11T23:18:00Z">
        <w:r w:rsidRPr="00BA1F80" w:rsidDel="00D9284D">
          <w:rPr>
            <w:rPrChange w:id="3122" w:author="The Si Tran" w:date="2012-12-16T16:58:00Z">
              <w:rPr>
                <w:sz w:val="28"/>
                <w:szCs w:val="28"/>
              </w:rPr>
            </w:rPrChange>
          </w:rPr>
          <w:fldChar w:fldCharType="begin"/>
        </w:r>
        <w:r w:rsidRPr="00BA1F80" w:rsidDel="00D9284D">
          <w:rPr>
            <w:rPrChange w:id="3123" w:author="The Si Tran" w:date="2012-12-16T16:58:00Z">
              <w:rPr>
                <w:sz w:val="28"/>
                <w:szCs w:val="28"/>
                <w:lang w:val="fr-FR"/>
              </w:rPr>
            </w:rPrChange>
          </w:rPr>
          <w:delInstrText xml:space="preserve"> SEQ Hình \* ARABIC </w:delInstrText>
        </w:r>
        <w:r w:rsidRPr="00BA1F80" w:rsidDel="00D9284D">
          <w:rPr>
            <w:rPrChange w:id="3124" w:author="The Si Tran" w:date="2012-12-16T16:58:00Z">
              <w:rPr>
                <w:sz w:val="28"/>
                <w:szCs w:val="28"/>
              </w:rPr>
            </w:rPrChange>
          </w:rPr>
          <w:fldChar w:fldCharType="separate"/>
        </w:r>
        <w:r w:rsidRPr="00BA1F80" w:rsidDel="00D9284D">
          <w:rPr>
            <w:rPrChange w:id="3125" w:author="The Si Tran" w:date="2012-12-16T16:58:00Z">
              <w:rPr>
                <w:noProof/>
                <w:sz w:val="28"/>
                <w:szCs w:val="28"/>
                <w:lang w:val="fr-FR"/>
              </w:rPr>
            </w:rPrChange>
          </w:rPr>
          <w:delText>3</w:delText>
        </w:r>
        <w:r w:rsidRPr="00BA1F80" w:rsidDel="00D9284D">
          <w:rPr>
            <w:rPrChange w:id="3126" w:author="The Si Tran" w:date="2012-12-16T16:58:00Z">
              <w:rPr>
                <w:sz w:val="28"/>
                <w:szCs w:val="28"/>
              </w:rPr>
            </w:rPrChange>
          </w:rPr>
          <w:fldChar w:fldCharType="end"/>
        </w:r>
        <w:r w:rsidRPr="00BA1F80" w:rsidDel="00D9284D">
          <w:rPr>
            <w:rPrChange w:id="3127" w:author="The Si Tran" w:date="2012-12-16T16:58:00Z">
              <w:rPr>
                <w:sz w:val="28"/>
                <w:szCs w:val="28"/>
                <w:lang w:val="fr-FR"/>
              </w:rPr>
            </w:rPrChange>
          </w:rPr>
          <w:delText xml:space="preserve"> </w:delText>
        </w:r>
      </w:del>
      <w:ins w:id="3128" w:author="The Si Tran" w:date="2012-12-11T23:18:00Z">
        <w:r w:rsidR="00D9284D" w:rsidRPr="00032D83">
          <w:t>2.</w:t>
        </w:r>
      </w:ins>
      <w:r w:rsidR="00757B81">
        <w:t>4</w:t>
      </w:r>
      <w:ins w:id="3129" w:author="The Si Tran" w:date="2012-12-11T23:18:00Z">
        <w:r w:rsidR="007F6AD1" w:rsidRPr="006D6C8D">
          <w:t>:</w:t>
        </w:r>
        <w:r w:rsidR="00D9284D" w:rsidRPr="00BA1F80">
          <w:rPr>
            <w:rPrChange w:id="3130" w:author="The Si Tran" w:date="2012-12-16T16:58:00Z">
              <w:rPr>
                <w:sz w:val="28"/>
                <w:szCs w:val="28"/>
                <w:lang w:val="fr-FR"/>
              </w:rPr>
            </w:rPrChange>
          </w:rPr>
          <w:t xml:space="preserve"> </w:t>
        </w:r>
      </w:ins>
      <w:r w:rsidRPr="00BA1F80">
        <w:rPr>
          <w:rPrChange w:id="3131" w:author="The Si Tran" w:date="2012-12-16T16:58:00Z">
            <w:rPr>
              <w:sz w:val="28"/>
              <w:szCs w:val="28"/>
              <w:lang w:val="fr-FR"/>
            </w:rPr>
          </w:rPrChange>
        </w:rPr>
        <w:t>Độ tăng nhiệt độ trung bình hàng năm từ 1856 đến 2005</w:t>
      </w:r>
      <w:bookmarkEnd w:id="3117"/>
      <w:bookmarkEnd w:id="3118"/>
      <w:bookmarkEnd w:id="3119"/>
    </w:p>
    <w:p w14:paraId="18D500C9" w14:textId="77777777" w:rsidR="00FD279A" w:rsidRPr="00032D83" w:rsidDel="00B14D71" w:rsidRDefault="00FD279A" w:rsidP="00FD279A">
      <w:pPr>
        <w:pStyle w:val="Hinh"/>
        <w:rPr>
          <w:del w:id="3132" w:author="The Si Tran" w:date="2012-12-14T04:39:00Z"/>
        </w:rPr>
      </w:pPr>
    </w:p>
    <w:p w14:paraId="31148E76" w14:textId="77777777" w:rsidR="005E5CD3" w:rsidRPr="0049233F" w:rsidDel="00B14D71" w:rsidRDefault="005E5CD3">
      <w:pPr>
        <w:pStyle w:val="Hinh"/>
        <w:rPr>
          <w:del w:id="3133" w:author="The Si Tran" w:date="2012-12-14T04:39:00Z"/>
          <w:lang w:val="fr-FR"/>
          <w:rPrChange w:id="3134" w:author="The Si Tran" w:date="2012-12-05T23:02:00Z">
            <w:rPr>
              <w:del w:id="3135" w:author="The Si Tran" w:date="2012-12-14T04:39:00Z"/>
              <w:sz w:val="28"/>
              <w:szCs w:val="28"/>
              <w:lang w:val="fr-FR"/>
            </w:rPr>
          </w:rPrChange>
        </w:rPr>
        <w:pPrChange w:id="3136" w:author="The Si Tran" w:date="2012-12-16T10:10:00Z">
          <w:pPr/>
        </w:pPrChange>
      </w:pPr>
    </w:p>
    <w:p w14:paraId="7CAA14BD" w14:textId="77777777" w:rsidR="005E5CD3" w:rsidRPr="0049233F" w:rsidRDefault="005E5CD3">
      <w:pPr>
        <w:pStyle w:val="Hinh"/>
        <w:rPr>
          <w:lang w:val="fr-FR"/>
          <w:rPrChange w:id="3137" w:author="The Si Tran" w:date="2012-12-05T23:02:00Z">
            <w:rPr>
              <w:sz w:val="28"/>
              <w:szCs w:val="28"/>
              <w:lang w:val="fr-FR"/>
            </w:rPr>
          </w:rPrChange>
        </w:rPr>
        <w:pPrChange w:id="3138" w:author="The Si Tran" w:date="2012-12-16T10:10:00Z">
          <w:pPr/>
        </w:pPrChange>
      </w:pPr>
    </w:p>
    <w:p w14:paraId="23EA88A1" w14:textId="77777777" w:rsidR="005E5CD3" w:rsidRPr="0049233F" w:rsidRDefault="005E5CD3">
      <w:pPr>
        <w:pStyle w:val="Canhgiua"/>
        <w:rPr>
          <w:lang w:val="fr-FR"/>
          <w:rPrChange w:id="3139" w:author="The Si Tran" w:date="2012-12-05T23:02:00Z">
            <w:rPr>
              <w:sz w:val="28"/>
              <w:szCs w:val="28"/>
              <w:lang w:val="fr-FR"/>
            </w:rPr>
          </w:rPrChange>
        </w:rPr>
        <w:pPrChange w:id="3140" w:author="The Si Tran" w:date="2012-12-16T10:43:00Z">
          <w:pPr/>
        </w:pPrChange>
      </w:pPr>
      <w:r w:rsidRPr="0049233F">
        <w:rPr>
          <w:noProof/>
          <w:rPrChange w:id="3141" w:author="Unknown">
            <w:rPr>
              <w:b/>
              <w:bCs/>
              <w:noProof/>
              <w:sz w:val="28"/>
              <w:szCs w:val="28"/>
            </w:rPr>
          </w:rPrChange>
        </w:rPr>
        <w:drawing>
          <wp:inline distT="0" distB="0" distL="0" distR="0" wp14:anchorId="1089E5D1" wp14:editId="253BF814">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7788469A" w14:textId="107D67CD" w:rsidR="005E5CD3" w:rsidDel="00CF6224" w:rsidRDefault="005E5CD3">
      <w:pPr>
        <w:pStyle w:val="Hinh"/>
        <w:rPr>
          <w:del w:id="3142" w:author="The Si Tran" w:date="2012-12-11T23:21:00Z"/>
          <w:lang w:val="fr-FR"/>
        </w:rPr>
        <w:pPrChange w:id="3143" w:author="The Si Tran" w:date="2012-12-16T10:10:00Z">
          <w:pPr/>
        </w:pPrChange>
      </w:pPr>
      <w:bookmarkStart w:id="3144" w:name="_Toc312142078"/>
      <w:bookmarkStart w:id="3145" w:name="_Toc343029953"/>
      <w:bookmarkStart w:id="3146" w:name="_Toc343841729"/>
      <w:r w:rsidRPr="0049233F">
        <w:rPr>
          <w:lang w:val="fr-FR"/>
          <w:rPrChange w:id="3147" w:author="The Si Tran" w:date="2012-12-05T23:02:00Z">
            <w:rPr>
              <w:sz w:val="28"/>
              <w:szCs w:val="28"/>
              <w:lang w:val="fr-FR"/>
            </w:rPr>
          </w:rPrChange>
        </w:rPr>
        <w:t xml:space="preserve">Hình </w:t>
      </w:r>
      <w:del w:id="3148" w:author="The Si Tran" w:date="2012-12-11T23:21:00Z">
        <w:r w:rsidRPr="0049233F" w:rsidDel="00F9196F">
          <w:rPr>
            <w:rPrChange w:id="3149" w:author="The Si Tran" w:date="2012-12-05T23:02:00Z">
              <w:rPr>
                <w:sz w:val="28"/>
                <w:szCs w:val="28"/>
              </w:rPr>
            </w:rPrChange>
          </w:rPr>
          <w:fldChar w:fldCharType="begin"/>
        </w:r>
        <w:r w:rsidRPr="0049233F" w:rsidDel="00F9196F">
          <w:rPr>
            <w:lang w:val="fr-FR"/>
            <w:rPrChange w:id="3150" w:author="The Si Tran" w:date="2012-12-05T23:02:00Z">
              <w:rPr>
                <w:sz w:val="28"/>
                <w:szCs w:val="28"/>
                <w:lang w:val="fr-FR"/>
              </w:rPr>
            </w:rPrChange>
          </w:rPr>
          <w:delInstrText xml:space="preserve"> SEQ Hình \* ARABIC </w:delInstrText>
        </w:r>
        <w:r w:rsidRPr="0049233F" w:rsidDel="00F9196F">
          <w:rPr>
            <w:rPrChange w:id="3151" w:author="The Si Tran" w:date="2012-12-05T23:02:00Z">
              <w:rPr>
                <w:sz w:val="28"/>
                <w:szCs w:val="28"/>
              </w:rPr>
            </w:rPrChange>
          </w:rPr>
          <w:fldChar w:fldCharType="separate"/>
        </w:r>
        <w:r w:rsidRPr="0049233F" w:rsidDel="00F9196F">
          <w:rPr>
            <w:noProof/>
            <w:lang w:val="fr-FR"/>
            <w:rPrChange w:id="3152" w:author="The Si Tran" w:date="2012-12-05T23:02:00Z">
              <w:rPr>
                <w:noProof/>
                <w:sz w:val="28"/>
                <w:szCs w:val="28"/>
                <w:lang w:val="fr-FR"/>
              </w:rPr>
            </w:rPrChange>
          </w:rPr>
          <w:delText>4</w:delText>
        </w:r>
        <w:r w:rsidRPr="0049233F" w:rsidDel="00F9196F">
          <w:rPr>
            <w:rPrChange w:id="3153" w:author="The Si Tran" w:date="2012-12-05T23:02:00Z">
              <w:rPr>
                <w:sz w:val="28"/>
                <w:szCs w:val="28"/>
              </w:rPr>
            </w:rPrChange>
          </w:rPr>
          <w:fldChar w:fldCharType="end"/>
        </w:r>
        <w:r w:rsidRPr="0049233F" w:rsidDel="00F9196F">
          <w:rPr>
            <w:lang w:val="fr-FR"/>
            <w:rPrChange w:id="3154" w:author="The Si Tran" w:date="2012-12-05T23:02:00Z">
              <w:rPr>
                <w:sz w:val="28"/>
                <w:szCs w:val="28"/>
                <w:lang w:val="fr-FR"/>
              </w:rPr>
            </w:rPrChange>
          </w:rPr>
          <w:delText xml:space="preserve"> </w:delText>
        </w:r>
      </w:del>
      <w:ins w:id="3155" w:author="The Si Tran" w:date="2012-12-11T23:21:00Z">
        <w:r w:rsidR="00F9196F">
          <w:t>2.</w:t>
        </w:r>
      </w:ins>
      <w:r w:rsidR="00757B81">
        <w:t>5</w:t>
      </w:r>
      <w:ins w:id="3156" w:author="The Si Tran" w:date="2012-12-11T23:21:00Z">
        <w:r w:rsidR="007F6AD1">
          <w:t>:</w:t>
        </w:r>
        <w:r w:rsidR="00F9196F" w:rsidRPr="0049233F">
          <w:rPr>
            <w:lang w:val="fr-FR"/>
            <w:rPrChange w:id="3157" w:author="The Si Tran" w:date="2012-12-05T23:02:00Z">
              <w:rPr>
                <w:sz w:val="28"/>
                <w:szCs w:val="28"/>
                <w:lang w:val="fr-FR"/>
              </w:rPr>
            </w:rPrChange>
          </w:rPr>
          <w:t xml:space="preserve"> </w:t>
        </w:r>
      </w:ins>
      <w:r w:rsidRPr="00444FC1">
        <w:rPr>
          <w:lang w:val="fr-FR"/>
          <w:rPrChange w:id="3158" w:author="The Si Tran" w:date="2012-12-14T07:28:00Z">
            <w:rPr>
              <w:sz w:val="28"/>
              <w:szCs w:val="28"/>
              <w:lang w:val="fr-FR"/>
            </w:rPr>
          </w:rPrChange>
        </w:rPr>
        <w:t>Hàm tự tương quan của chuỗi tăng nhiệt độ trung bình hàng năm từ 1856 đến 2005</w:t>
      </w:r>
      <w:bookmarkEnd w:id="3146"/>
      <w:del w:id="3159" w:author="The Si Tran" w:date="2012-12-11T23:21:00Z">
        <w:r w:rsidRPr="00F9196F" w:rsidDel="00CF6224">
          <w:rPr>
            <w:lang w:val="fr-FR"/>
            <w:rPrChange w:id="3160" w:author="The Si Tran" w:date="2012-12-11T23:20:00Z">
              <w:rPr>
                <w:sz w:val="28"/>
                <w:szCs w:val="28"/>
                <w:lang w:val="fr-FR"/>
              </w:rPr>
            </w:rPrChange>
          </w:rPr>
          <w:delText>.</w:delText>
        </w:r>
        <w:bookmarkEnd w:id="3144"/>
        <w:bookmarkEnd w:id="3145"/>
      </w:del>
    </w:p>
    <w:p w14:paraId="4209720A" w14:textId="77777777" w:rsidR="00CF6224" w:rsidRPr="0049233F" w:rsidRDefault="00CF6224">
      <w:pPr>
        <w:pStyle w:val="Hinh"/>
        <w:rPr>
          <w:ins w:id="3161" w:author="The Si Tran" w:date="2012-12-11T23:21:00Z"/>
          <w:lang w:val="fr-FR"/>
          <w:rPrChange w:id="3162" w:author="The Si Tran" w:date="2012-12-05T23:02:00Z">
            <w:rPr>
              <w:ins w:id="3163" w:author="The Si Tran" w:date="2012-12-11T23:21:00Z"/>
              <w:sz w:val="28"/>
              <w:szCs w:val="28"/>
              <w:lang w:val="fr-FR"/>
            </w:rPr>
          </w:rPrChange>
        </w:rPr>
        <w:pPrChange w:id="3164" w:author="The Si Tran" w:date="2012-12-16T10:10:00Z">
          <w:pPr>
            <w:pStyle w:val="Caption"/>
            <w:ind w:firstLine="540"/>
          </w:pPr>
        </w:pPrChange>
      </w:pPr>
    </w:p>
    <w:p w14:paraId="7F68B947" w14:textId="77777777" w:rsidR="005E5CD3" w:rsidRPr="0049233F" w:rsidDel="00B14D71" w:rsidRDefault="005E5CD3">
      <w:pPr>
        <w:pStyle w:val="Hinh"/>
        <w:rPr>
          <w:del w:id="3165" w:author="The Si Tran" w:date="2012-12-14T04:39:00Z"/>
          <w:b/>
          <w:lang w:val="fr-FR"/>
          <w:rPrChange w:id="3166" w:author="The Si Tran" w:date="2012-12-05T23:02:00Z">
            <w:rPr>
              <w:del w:id="3167" w:author="The Si Tran" w:date="2012-12-14T04:39:00Z"/>
              <w:sz w:val="28"/>
              <w:szCs w:val="28"/>
              <w:lang w:val="fr-FR"/>
            </w:rPr>
          </w:rPrChange>
        </w:rPr>
        <w:pPrChange w:id="3168" w:author="The Si Tran" w:date="2012-12-11T23:21:00Z">
          <w:pPr/>
        </w:pPrChange>
      </w:pPr>
    </w:p>
    <w:p w14:paraId="6F98DC37" w14:textId="77777777" w:rsidR="000E05CE" w:rsidDel="00444FC1" w:rsidRDefault="000E05CE">
      <w:pPr>
        <w:rPr>
          <w:del w:id="3169" w:author="The Si Tran" w:date="2012-12-14T07:29:00Z"/>
          <w:szCs w:val="26"/>
          <w:lang w:val="fr-FR"/>
        </w:rPr>
        <w:pPrChange w:id="3170" w:author="The Si Tran" w:date="2012-12-14T07:29:00Z">
          <w:pPr>
            <w:ind w:firstLine="720"/>
          </w:pPr>
        </w:pPrChange>
      </w:pPr>
      <w:del w:id="3171" w:author="The Si Tran" w:date="2012-12-14T07:29:00Z">
        <w:r w:rsidRPr="0049233F" w:rsidDel="00444FC1">
          <w:rPr>
            <w:lang w:val="fr-FR"/>
            <w:rPrChange w:id="3172" w:author="The Si Tran" w:date="2012-12-05T23:02:00Z">
              <w:rPr>
                <w:sz w:val="28"/>
                <w:szCs w:val="28"/>
                <w:lang w:val="fr-FR"/>
              </w:rPr>
            </w:rPrChange>
          </w:rPr>
          <w:tab/>
        </w:r>
      </w:del>
      <w:r w:rsidRPr="0049233F">
        <w:rPr>
          <w:lang w:val="fr-FR"/>
          <w:rPrChange w:id="3173" w:author="The Si Tran" w:date="2012-12-05T23:02:00Z">
            <w:rPr>
              <w:sz w:val="28"/>
              <w:szCs w:val="28"/>
              <w:lang w:val="fr-FR"/>
            </w:rPr>
          </w:rPrChange>
        </w:rPr>
        <w:t>Chuỗi thời gian tĩnh (stationary time series) là chuỗi thời gian có trung bình và phương sai độc lập với thời gian</w:t>
      </w:r>
      <w:del w:id="3174" w:author="The Si Tran" w:date="2012-12-16T21:05:00Z">
        <w:r w:rsidRPr="0049233F" w:rsidDel="006D7A41">
          <w:rPr>
            <w:lang w:val="fr-FR"/>
            <w:rPrChange w:id="3175" w:author="The Si Tran" w:date="2012-12-05T23:02:00Z">
              <w:rPr>
                <w:sz w:val="28"/>
                <w:szCs w:val="28"/>
                <w:lang w:val="fr-FR"/>
              </w:rPr>
            </w:rPrChange>
          </w:rPr>
          <w:delText xml:space="preserve"> </w:delText>
        </w:r>
      </w:del>
      <w:r w:rsidRPr="0049233F">
        <w:rPr>
          <w:lang w:val="fr-FR"/>
          <w:rPrChange w:id="3176" w:author="The Si Tran" w:date="2012-12-05T23:02:00Z">
            <w:rPr>
              <w:sz w:val="28"/>
              <w:szCs w:val="28"/>
              <w:lang w:val="fr-FR"/>
            </w:rPr>
          </w:rPrChange>
        </w:rPr>
        <w:fldChar w:fldCharType="begin"/>
      </w:r>
      <w:r w:rsidRPr="0049233F">
        <w:rPr>
          <w:lang w:val="fr-FR"/>
          <w:rPrChange w:id="3177"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3178" w:author="The Si Tran" w:date="2012-12-05T23:02:00Z">
            <w:rPr>
              <w:sz w:val="28"/>
              <w:szCs w:val="28"/>
              <w:lang w:val="fr-FR"/>
            </w:rPr>
          </w:rPrChange>
        </w:rPr>
        <w:fldChar w:fldCharType="end"/>
      </w:r>
      <w:r w:rsidRPr="0049233F">
        <w:rPr>
          <w:lang w:val="fr-FR"/>
          <w:rPrChange w:id="3179" w:author="The Si Tran" w:date="2012-12-05T23:02:00Z">
            <w:rPr>
              <w:sz w:val="28"/>
              <w:szCs w:val="28"/>
              <w:lang w:val="fr-FR"/>
            </w:rPr>
          </w:rPrChange>
        </w:rPr>
        <w:t xml:space="preserve">. Có nghĩa rằng, </w:t>
      </w:r>
      <w:del w:id="3180" w:author="The Si Tran" w:date="2012-12-14T07:29:00Z">
        <w:r w:rsidRPr="0049233F" w:rsidDel="00444FC1">
          <w:rPr>
            <w:lang w:val="fr-FR"/>
            <w:rPrChange w:id="3181" w:author="The Si Tran" w:date="2012-12-05T23:02:00Z">
              <w:rPr>
                <w:sz w:val="28"/>
                <w:szCs w:val="28"/>
                <w:lang w:val="fr-FR"/>
              </w:rPr>
            </w:rPrChange>
          </w:rPr>
          <w:delText xml:space="preserve"> </w:delText>
        </w:r>
      </w:del>
      <w:r w:rsidRPr="0049233F">
        <w:rPr>
          <w:lang w:val="fr-FR"/>
          <w:rPrChange w:id="3182"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3183" w:author="The Si Tran" w:date="2012-12-14T07:29:00Z"/>
          <w:lang w:val="fr-FR"/>
          <w:rPrChange w:id="3184" w:author="The Si Tran" w:date="2012-12-05T23:02:00Z">
            <w:rPr>
              <w:ins w:id="3185" w:author="The Si Tran" w:date="2012-12-14T07:29:00Z"/>
              <w:sz w:val="28"/>
              <w:szCs w:val="28"/>
              <w:lang w:val="fr-FR"/>
            </w:rPr>
          </w:rPrChange>
        </w:rPr>
      </w:pPr>
    </w:p>
    <w:p w14:paraId="56451AE5" w14:textId="77777777" w:rsidR="00024E93" w:rsidRPr="0049233F" w:rsidRDefault="00024E93">
      <w:pPr>
        <w:rPr>
          <w:szCs w:val="26"/>
          <w:lang w:val="fr-FR"/>
          <w:rPrChange w:id="3186" w:author="The Si Tran" w:date="2012-12-05T23:02:00Z">
            <w:rPr>
              <w:sz w:val="28"/>
              <w:szCs w:val="28"/>
              <w:lang w:val="fr-FR"/>
            </w:rPr>
          </w:rPrChange>
        </w:rPr>
        <w:pPrChange w:id="3187" w:author="The Si Tran" w:date="2012-12-14T07:29:00Z">
          <w:pPr>
            <w:ind w:firstLine="720"/>
          </w:pPr>
        </w:pPrChange>
      </w:pPr>
      <w:r w:rsidRPr="0049233F">
        <w:rPr>
          <w:szCs w:val="26"/>
          <w:lang w:val="fr-FR"/>
          <w:rPrChange w:id="3188"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3189" w:author="The Si Tran" w:date="2012-12-05T23:02:00Z">
            <w:rPr>
              <w:sz w:val="28"/>
              <w:szCs w:val="28"/>
              <w:lang w:val="fr-FR"/>
            </w:rPr>
          </w:rPrChange>
        </w:rPr>
      </w:pPr>
      <w:r w:rsidRPr="0049233F">
        <w:rPr>
          <w:b/>
          <w:szCs w:val="26"/>
          <w:lang w:val="fr-FR"/>
          <w:rPrChange w:id="3190" w:author="The Si Tran" w:date="2012-12-05T23:02:00Z">
            <w:rPr>
              <w:b/>
              <w:sz w:val="28"/>
              <w:szCs w:val="28"/>
              <w:lang w:val="fr-FR"/>
            </w:rPr>
          </w:rPrChange>
        </w:rPr>
        <w:t xml:space="preserve">Định </w:t>
      </w:r>
      <w:ins w:id="3191" w:author="The Si Tran" w:date="2012-12-16T21:05:00Z">
        <w:r w:rsidR="006D7A41">
          <w:rPr>
            <w:b/>
            <w:szCs w:val="26"/>
            <w:lang w:val="fr-FR"/>
          </w:rPr>
          <w:t>n</w:t>
        </w:r>
      </w:ins>
      <w:del w:id="3192" w:author="The Si Tran" w:date="2012-12-16T21:05:00Z">
        <w:r w:rsidRPr="0049233F" w:rsidDel="006D7A41">
          <w:rPr>
            <w:b/>
            <w:szCs w:val="26"/>
            <w:lang w:val="fr-FR"/>
            <w:rPrChange w:id="3193" w:author="The Si Tran" w:date="2012-12-05T23:02:00Z">
              <w:rPr>
                <w:b/>
                <w:sz w:val="28"/>
                <w:szCs w:val="28"/>
                <w:lang w:val="fr-FR"/>
              </w:rPr>
            </w:rPrChange>
          </w:rPr>
          <w:delText>N</w:delText>
        </w:r>
      </w:del>
      <w:r w:rsidRPr="0049233F">
        <w:rPr>
          <w:b/>
          <w:szCs w:val="26"/>
          <w:lang w:val="fr-FR"/>
          <w:rPrChange w:id="3194" w:author="The Si Tran" w:date="2012-12-05T23:02:00Z">
            <w:rPr>
              <w:b/>
              <w:sz w:val="28"/>
              <w:szCs w:val="28"/>
              <w:lang w:val="fr-FR"/>
            </w:rPr>
          </w:rPrChange>
        </w:rPr>
        <w:t>ghĩa :</w:t>
      </w:r>
      <w:r w:rsidRPr="0049233F">
        <w:rPr>
          <w:szCs w:val="26"/>
          <w:lang w:val="fr-FR"/>
          <w:rPrChange w:id="3195" w:author="The Si Tran" w:date="2012-12-05T23:02:00Z">
            <w:rPr>
              <w:sz w:val="28"/>
              <w:szCs w:val="28"/>
              <w:lang w:val="fr-FR"/>
            </w:rPr>
          </w:rPrChange>
        </w:rPr>
        <w:t xml:space="preserve"> Một chuỗi thời gian </w:t>
      </w:r>
      <m:oMath>
        <m:d>
          <m:dPr>
            <m:begChr m:val="{"/>
            <m:endChr m:val="}"/>
            <m:ctrlPr>
              <w:ins w:id="3196" w:author="The Si Tran" w:date="2012-12-05T23:48:00Z">
                <w:rPr>
                  <w:rFonts w:ascii="Cambria Math" w:hAnsi="Cambria Math"/>
                  <w:i/>
                  <w:szCs w:val="26"/>
                  <w:lang w:val="fr-FR"/>
                </w:rPr>
              </w:ins>
            </m:ctrlPr>
          </m:dPr>
          <m:e>
            <m:sSub>
              <m:sSubPr>
                <m:ctrlPr>
                  <w:ins w:id="3197" w:author="The Si Tran" w:date="2012-12-05T23:48:00Z">
                    <w:rPr>
                      <w:rFonts w:ascii="Cambria Math" w:hAnsi="Cambria Math"/>
                      <w:i/>
                      <w:szCs w:val="26"/>
                      <w:lang w:val="fr-FR"/>
                    </w:rPr>
                  </w:ins>
                </m:ctrlPr>
              </m:sSubPr>
              <m:e>
                <w:ins w:id="3198" w:author="The Si Tran" w:date="2012-12-05T23:48:00Z">
                  <m:r>
                    <w:rPr>
                      <w:rFonts w:ascii="Cambria Math" w:hAnsi="Cambria Math"/>
                      <w:szCs w:val="26"/>
                      <w:lang w:val="fr-FR"/>
                    </w:rPr>
                    <m:t>X</m:t>
                  </m:r>
                </w:ins>
              </m:e>
              <m:sub>
                <w:ins w:id="3199" w:author="The Si Tran" w:date="2012-12-05T23:48:00Z">
                  <m:r>
                    <w:rPr>
                      <w:rFonts w:ascii="Cambria Math" w:hAnsi="Cambria Math"/>
                      <w:szCs w:val="26"/>
                      <w:lang w:val="fr-FR"/>
                    </w:rPr>
                    <m:t>t</m:t>
                  </m:r>
                </w:ins>
              </m:sub>
            </m:sSub>
          </m:e>
        </m:d>
      </m:oMath>
      <w:del w:id="3200" w:author="The Si Tran" w:date="2012-12-05T23:48:00Z">
        <w:r w:rsidRPr="0049233F" w:rsidDel="005B11DB">
          <w:rPr>
            <w:szCs w:val="26"/>
            <w:lang w:val="fr-FR"/>
            <w:rPrChange w:id="3201" w:author="The Si Tran" w:date="2012-12-05T23:02:00Z">
              <w:rPr>
                <w:sz w:val="28"/>
                <w:szCs w:val="28"/>
                <w:lang w:val="fr-FR"/>
              </w:rPr>
            </w:rPrChange>
          </w:rPr>
          <w:delText>{X</w:delText>
        </w:r>
        <w:r w:rsidRPr="0049233F" w:rsidDel="005B11DB">
          <w:rPr>
            <w:szCs w:val="26"/>
            <w:vertAlign w:val="subscript"/>
            <w:lang w:val="fr-FR"/>
            <w:rPrChange w:id="3202" w:author="The Si Tran" w:date="2012-12-05T23:02:00Z">
              <w:rPr>
                <w:sz w:val="28"/>
                <w:szCs w:val="28"/>
                <w:vertAlign w:val="subscript"/>
                <w:lang w:val="fr-FR"/>
              </w:rPr>
            </w:rPrChange>
          </w:rPr>
          <w:delText>t</w:delText>
        </w:r>
        <w:r w:rsidRPr="0049233F" w:rsidDel="005B11DB">
          <w:rPr>
            <w:szCs w:val="26"/>
            <w:lang w:val="fr-FR"/>
            <w:rPrChange w:id="3203" w:author="The Si Tran" w:date="2012-12-05T23:02:00Z">
              <w:rPr>
                <w:sz w:val="28"/>
                <w:szCs w:val="28"/>
                <w:lang w:val="fr-FR"/>
              </w:rPr>
            </w:rPrChange>
          </w:rPr>
          <w:delText>}</w:delText>
        </w:r>
      </w:del>
      <w:r w:rsidRPr="0049233F">
        <w:rPr>
          <w:szCs w:val="26"/>
          <w:lang w:val="fr-FR"/>
          <w:rPrChange w:id="3204" w:author="The Si Tran" w:date="2012-12-05T23:02:00Z">
            <w:rPr>
              <w:sz w:val="28"/>
              <w:szCs w:val="28"/>
              <w:lang w:val="fr-FR"/>
            </w:rPr>
          </w:rPrChange>
        </w:rPr>
        <w:t xml:space="preserve"> có tính chất tĩnh hay gọi là chuỗi thời gian tĩnh nếu nó thỏa mãn hai tính chất sau</w:t>
      </w:r>
      <w:ins w:id="3205" w:author="The Si Tran" w:date="2012-12-16T21:05:00Z">
        <w:r w:rsidR="006D7A41">
          <w:rPr>
            <w:szCs w:val="26"/>
            <w:lang w:val="fr-FR"/>
          </w:rPr>
          <w:t>:</w:t>
        </w:r>
      </w:ins>
      <w:del w:id="3206" w:author="The Si Tran" w:date="2012-12-16T21:05:00Z">
        <w:r w:rsidRPr="0049233F" w:rsidDel="006D7A41">
          <w:rPr>
            <w:szCs w:val="26"/>
            <w:lang w:val="fr-FR"/>
            <w:rPrChange w:id="3207"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3208" w:author="The Si Tran" w:date="2012-12-05T23:02:00Z">
            <w:rPr>
              <w:sz w:val="28"/>
              <w:szCs w:val="28"/>
              <w:lang w:val="fr-FR"/>
            </w:rPr>
          </w:rPrChange>
        </w:rPr>
      </w:pPr>
      <w:r w:rsidRPr="0049233F">
        <w:rPr>
          <w:szCs w:val="26"/>
          <w:lang w:val="fr-FR"/>
          <w:rPrChange w:id="3209" w:author="The Si Tran" w:date="2012-12-05T23:02:00Z">
            <w:rPr>
              <w:sz w:val="28"/>
              <w:szCs w:val="28"/>
              <w:lang w:val="fr-FR"/>
            </w:rPr>
          </w:rPrChange>
        </w:rPr>
        <w:lastRenderedPageBreak/>
        <w:t xml:space="preserve">         (1) </w:t>
      </w:r>
      <w:ins w:id="3210"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3211" w:author="The Si Tran" w:date="2012-12-05T23:49:00Z">
        <m:oMath>
          <m:r>
            <w:rPr>
              <w:rFonts w:ascii="Cambria Math" w:hAnsi="Cambria Math"/>
              <w:szCs w:val="26"/>
              <w:lang w:val="fr-FR"/>
            </w:rPr>
            <m:t>=μ ∀t</m:t>
          </m:r>
        </m:oMath>
      </w:ins>
      <w:r w:rsidRPr="0049233F">
        <w:rPr>
          <w:szCs w:val="26"/>
          <w:lang w:val="fr-FR"/>
          <w:rPrChange w:id="3212" w:author="The Si Tran" w:date="2012-12-05T23:02:00Z">
            <w:rPr>
              <w:sz w:val="28"/>
              <w:szCs w:val="28"/>
              <w:lang w:val="fr-FR"/>
            </w:rPr>
          </w:rPrChange>
        </w:rPr>
        <w:t xml:space="preserve"> </w:t>
      </w:r>
      <w:del w:id="3213" w:author="The Si Tran" w:date="2012-12-05T23:49:00Z">
        <w:r w:rsidRPr="00082976" w:rsidDel="00CB56EB">
          <w:rPr>
            <w:position w:val="-12"/>
            <w:szCs w:val="26"/>
            <w:lang w:val="fr-FR"/>
          </w:rPr>
          <w:object w:dxaOrig="1400" w:dyaOrig="360" w14:anchorId="29CEAC57">
            <v:shape id="_x0000_i1038" type="#_x0000_t75" style="width:90pt;height:24pt" o:ole="">
              <v:imagedata r:id="rId42" o:title=""/>
            </v:shape>
            <o:OLEObject Type="Embed" ProgID="Equation.DSMT4" ShapeID="_x0000_i1038" DrawAspect="Content" ObjectID="_1417586734" r:id="rId43"/>
          </w:object>
        </w:r>
      </w:del>
    </w:p>
    <w:p w14:paraId="54AF470B" w14:textId="77777777" w:rsidR="00024E93" w:rsidRPr="0049233F" w:rsidRDefault="00024E93" w:rsidP="00024E93">
      <w:pPr>
        <w:rPr>
          <w:szCs w:val="26"/>
          <w:lang w:val="fr-FR"/>
          <w:rPrChange w:id="3214" w:author="The Si Tran" w:date="2012-12-05T23:02:00Z">
            <w:rPr>
              <w:sz w:val="28"/>
              <w:szCs w:val="28"/>
              <w:lang w:val="fr-FR"/>
            </w:rPr>
          </w:rPrChange>
        </w:rPr>
      </w:pPr>
      <w:r w:rsidRPr="0049233F">
        <w:rPr>
          <w:szCs w:val="26"/>
          <w:lang w:val="fr-FR"/>
          <w:rPrChange w:id="3215" w:author="The Si Tran" w:date="2012-12-05T23:02:00Z">
            <w:rPr>
              <w:sz w:val="28"/>
              <w:szCs w:val="28"/>
              <w:lang w:val="fr-FR"/>
            </w:rPr>
          </w:rPrChange>
        </w:rPr>
        <w:t xml:space="preserve">         (2)</w:t>
      </w:r>
      <w:del w:id="3216" w:author="The Si Tran" w:date="2012-12-05T23:51:00Z">
        <w:r w:rsidRPr="0049233F" w:rsidDel="00187396">
          <w:rPr>
            <w:szCs w:val="26"/>
            <w:lang w:val="fr-FR"/>
            <w:rPrChange w:id="3217" w:author="The Si Tran" w:date="2012-12-05T23:02:00Z">
              <w:rPr>
                <w:sz w:val="28"/>
                <w:szCs w:val="28"/>
                <w:lang w:val="fr-FR"/>
              </w:rPr>
            </w:rPrChange>
          </w:rPr>
          <w:delText xml:space="preserve"> </w:delText>
        </w:r>
        <w:r w:rsidRPr="0049233F" w:rsidDel="00623920">
          <w:rPr>
            <w:szCs w:val="26"/>
            <w:lang w:val="fr-FR"/>
            <w:rPrChange w:id="3218" w:author="The Si Tran" w:date="2012-12-05T23:02:00Z">
              <w:rPr>
                <w:sz w:val="28"/>
                <w:szCs w:val="28"/>
                <w:lang w:val="fr-FR"/>
              </w:rPr>
            </w:rPrChange>
          </w:rPr>
          <w:delText xml:space="preserve"> </w:delText>
        </w:r>
      </w:del>
      <w:r w:rsidRPr="0049233F">
        <w:rPr>
          <w:szCs w:val="26"/>
          <w:lang w:val="fr-FR"/>
          <w:rPrChange w:id="3219" w:author="The Si Tran" w:date="2012-12-05T23:02:00Z">
            <w:rPr>
              <w:sz w:val="28"/>
              <w:szCs w:val="28"/>
              <w:lang w:val="fr-FR"/>
            </w:rPr>
          </w:rPrChange>
        </w:rPr>
        <w:t xml:space="preserve"> </w:t>
      </w:r>
      <w:ins w:id="3220"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3221" w:author="The Si Tran" w:date="2012-12-05T23:51:00Z">
        <w:r w:rsidRPr="00082976" w:rsidDel="003019D0">
          <w:rPr>
            <w:position w:val="-12"/>
            <w:szCs w:val="26"/>
            <w:lang w:val="fr-FR"/>
          </w:rPr>
          <w:object w:dxaOrig="2200" w:dyaOrig="360" w14:anchorId="78B648E3">
            <v:shape id="_x0000_i1039" type="#_x0000_t75" style="width:168pt;height:27.75pt" o:ole="">
              <v:imagedata r:id="rId44" o:title=""/>
            </v:shape>
            <o:OLEObject Type="Embed" ProgID="Equation.DSMT4" ShapeID="_x0000_i1039" DrawAspect="Content" ObjectID="_1417586735" r:id="rId45"/>
          </w:object>
        </w:r>
      </w:del>
      <w:r w:rsidRPr="00B312F5">
        <w:rPr>
          <w:position w:val="-4"/>
          <w:szCs w:val="26"/>
          <w:lang w:val="fr-FR"/>
        </w:rPr>
        <w:object w:dxaOrig="180" w:dyaOrig="279" w14:anchorId="04173104">
          <v:shape id="_x0000_i1040" type="#_x0000_t75" style="width:9pt;height:12.75pt" o:ole="">
            <v:imagedata r:id="rId19" o:title=""/>
          </v:shape>
          <o:OLEObject Type="Embed" ProgID="Equation.DSMT4" ShapeID="_x0000_i1040" DrawAspect="Content" ObjectID="_1417586736" r:id="rId46"/>
        </w:object>
      </w:r>
    </w:p>
    <w:p w14:paraId="634558FF" w14:textId="65831145" w:rsidR="00AC34B6" w:rsidRDefault="00024E93">
      <w:pPr>
        <w:rPr>
          <w:lang w:val="fr-FR"/>
        </w:rPr>
      </w:pPr>
      <w:del w:id="3222" w:author="The Si Tran" w:date="2012-12-16T16:59:00Z">
        <w:r w:rsidRPr="0049233F" w:rsidDel="00C5193F">
          <w:rPr>
            <w:lang w:val="fr-FR"/>
            <w:rPrChange w:id="3223" w:author="The Si Tran" w:date="2012-12-05T23:02:00Z">
              <w:rPr>
                <w:sz w:val="28"/>
                <w:szCs w:val="28"/>
                <w:lang w:val="fr-FR"/>
              </w:rPr>
            </w:rPrChange>
          </w:rPr>
          <w:tab/>
        </w:r>
      </w:del>
      <w:r w:rsidRPr="0049233F">
        <w:rPr>
          <w:lang w:val="fr-FR"/>
          <w:rPrChange w:id="3224" w:author="The Si Tran" w:date="2012-12-05T23:02:00Z">
            <w:rPr>
              <w:sz w:val="28"/>
              <w:szCs w:val="28"/>
              <w:lang w:val="fr-FR"/>
            </w:rPr>
          </w:rPrChange>
        </w:rPr>
        <w:t xml:space="preserve">Ngược lại, một chuỗi thời gian có chứa thành phần </w:t>
      </w:r>
      <w:del w:id="3225" w:author="The Si Tran" w:date="2012-12-16T21:10:00Z">
        <w:r w:rsidRPr="0049233F" w:rsidDel="006D7A41">
          <w:rPr>
            <w:lang w:val="fr-FR"/>
            <w:rPrChange w:id="3226" w:author="The Si Tran" w:date="2012-12-05T23:02:00Z">
              <w:rPr>
                <w:sz w:val="28"/>
                <w:szCs w:val="28"/>
                <w:lang w:val="fr-FR"/>
              </w:rPr>
            </w:rPrChange>
          </w:rPr>
          <w:delText xml:space="preserve">mùa </w:delText>
        </w:r>
      </w:del>
      <w:ins w:id="3227" w:author="The Si Tran" w:date="2012-12-16T21:10:00Z">
        <w:r w:rsidR="006D7A41">
          <w:rPr>
            <w:lang w:val="fr-FR"/>
          </w:rPr>
          <w:t>xu hướng</w:t>
        </w:r>
        <w:r w:rsidR="006D7A41" w:rsidRPr="0049233F">
          <w:rPr>
            <w:lang w:val="fr-FR"/>
            <w:rPrChange w:id="3228" w:author="The Si Tran" w:date="2012-12-05T23:02:00Z">
              <w:rPr>
                <w:sz w:val="28"/>
                <w:szCs w:val="28"/>
                <w:lang w:val="fr-FR"/>
              </w:rPr>
            </w:rPrChange>
          </w:rPr>
          <w:t xml:space="preserve"> </w:t>
        </w:r>
      </w:ins>
      <w:r w:rsidRPr="0049233F">
        <w:rPr>
          <w:lang w:val="fr-FR"/>
          <w:rPrChange w:id="3229"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49233F" w:rsidRDefault="00757B81">
      <w:pPr>
        <w:rPr>
          <w:lang w:val="fr-FR"/>
          <w:rPrChange w:id="3230" w:author="The Si Tran" w:date="2012-12-05T23:02:00Z">
            <w:rPr>
              <w:sz w:val="28"/>
              <w:szCs w:val="28"/>
              <w:lang w:val="fr-FR"/>
            </w:rPr>
          </w:rPrChange>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3231" w:author="The Si Tran" w:date="2012-12-05T23:02:00Z">
            <w:rPr>
              <w:sz w:val="28"/>
              <w:szCs w:val="28"/>
              <w:lang w:val="fr-FR"/>
            </w:rPr>
          </w:rPrChange>
        </w:rPr>
        <w:pPrChange w:id="3232" w:author="The Si Tran" w:date="2012-12-16T10:25:00Z">
          <w:pPr/>
        </w:pPrChange>
      </w:pPr>
      <w:r w:rsidRPr="0049233F">
        <w:rPr>
          <w:noProof/>
          <w:rPrChange w:id="3233" w:author="Unknown">
            <w:rPr>
              <w:noProof/>
              <w:sz w:val="28"/>
              <w:szCs w:val="28"/>
            </w:rPr>
          </w:rPrChange>
        </w:rPr>
        <w:drawing>
          <wp:inline distT="0" distB="0" distL="0" distR="0" wp14:anchorId="08C0265F" wp14:editId="08A8EF76">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3234" w:author="The Si Tran" w:date="2012-12-05T23:02:00Z">
            <w:rPr>
              <w:sz w:val="28"/>
              <w:szCs w:val="28"/>
              <w:lang w:val="fr-FR"/>
            </w:rPr>
          </w:rPrChange>
        </w:rPr>
      </w:pPr>
      <w:r w:rsidRPr="0049233F">
        <w:rPr>
          <w:szCs w:val="26"/>
          <w:lang w:val="fr-FR"/>
          <w:rPrChange w:id="3235"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3236" w:author="The Si Tran" w:date="2012-12-05T23:02:00Z">
            <w:rPr>
              <w:sz w:val="28"/>
              <w:szCs w:val="28"/>
              <w:lang w:val="fr-FR"/>
            </w:rPr>
          </w:rPrChange>
        </w:rPr>
        <w:pPrChange w:id="3237" w:author="The Si Tran" w:date="2012-12-16T10:26:00Z">
          <w:pPr/>
        </w:pPrChange>
      </w:pPr>
      <w:r w:rsidRPr="0049233F">
        <w:rPr>
          <w:lang w:val="fr-FR"/>
          <w:rPrChange w:id="3238" w:author="The Si Tran" w:date="2012-12-05T23:02:00Z">
            <w:rPr>
              <w:sz w:val="28"/>
              <w:szCs w:val="28"/>
              <w:lang w:val="fr-FR"/>
            </w:rPr>
          </w:rPrChange>
        </w:rPr>
        <w:t xml:space="preserve">   </w:t>
      </w:r>
      <w:r w:rsidRPr="0049233F">
        <w:rPr>
          <w:noProof/>
          <w:rPrChange w:id="3239" w:author="Unknown">
            <w:rPr>
              <w:noProof/>
              <w:sz w:val="28"/>
              <w:szCs w:val="28"/>
            </w:rPr>
          </w:rPrChange>
        </w:rPr>
        <w:drawing>
          <wp:inline distT="0" distB="0" distL="0" distR="0" wp14:anchorId="08084898" wp14:editId="53F72D53">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3240" w:author="The Si Tran" w:date="2012-12-05T23:02:00Z">
            <w:rPr>
              <w:sz w:val="28"/>
              <w:szCs w:val="28"/>
              <w:lang w:val="fr-FR"/>
            </w:rPr>
          </w:rPrChange>
        </w:rPr>
      </w:pPr>
      <w:r w:rsidRPr="0049233F">
        <w:rPr>
          <w:szCs w:val="26"/>
          <w:lang w:val="fr-FR"/>
          <w:rPrChange w:id="3241" w:author="The Si Tran" w:date="2012-12-05T23:02:00Z">
            <w:rPr>
              <w:sz w:val="28"/>
              <w:szCs w:val="28"/>
              <w:lang w:val="fr-FR"/>
            </w:rPr>
          </w:rPrChange>
        </w:rPr>
        <w:t>chuỗi thời gian không tĩnh</w:t>
      </w:r>
    </w:p>
    <w:p w14:paraId="2AF79E39" w14:textId="6E8ABE3C" w:rsidR="00AC34B6" w:rsidRPr="0049233F" w:rsidRDefault="00AC34B6">
      <w:pPr>
        <w:pStyle w:val="Hinh"/>
        <w:rPr>
          <w:lang w:val="fr-FR"/>
          <w:rPrChange w:id="3242" w:author="The Si Tran" w:date="2012-12-05T23:02:00Z">
            <w:rPr>
              <w:sz w:val="28"/>
              <w:szCs w:val="28"/>
              <w:lang w:val="fr-FR"/>
            </w:rPr>
          </w:rPrChange>
        </w:rPr>
        <w:pPrChange w:id="3243" w:author="The Si Tran" w:date="2012-12-16T10:10:00Z">
          <w:pPr>
            <w:pStyle w:val="Caption"/>
            <w:ind w:firstLine="540"/>
          </w:pPr>
        </w:pPrChange>
      </w:pPr>
      <w:r w:rsidRPr="0049233F">
        <w:rPr>
          <w:lang w:val="fr-FR"/>
          <w:rPrChange w:id="3244" w:author="The Si Tran" w:date="2012-12-05T23:02:00Z">
            <w:rPr>
              <w:b w:val="0"/>
              <w:sz w:val="28"/>
              <w:szCs w:val="28"/>
              <w:lang w:val="fr-FR"/>
            </w:rPr>
          </w:rPrChange>
        </w:rPr>
        <w:t xml:space="preserve">    </w:t>
      </w:r>
      <w:bookmarkStart w:id="3245" w:name="_Toc312142080"/>
      <w:bookmarkStart w:id="3246" w:name="_Toc343029954"/>
      <w:bookmarkStart w:id="3247" w:name="_Toc343841730"/>
      <w:r w:rsidRPr="0049233F">
        <w:rPr>
          <w:lang w:val="fr-FR"/>
          <w:rPrChange w:id="3248" w:author="The Si Tran" w:date="2012-12-05T23:02:00Z">
            <w:rPr>
              <w:b w:val="0"/>
              <w:sz w:val="32"/>
              <w:szCs w:val="32"/>
              <w:lang w:val="fr-FR"/>
            </w:rPr>
          </w:rPrChange>
        </w:rPr>
        <w:t xml:space="preserve">Hình </w:t>
      </w:r>
      <w:del w:id="3249" w:author="The Si Tran" w:date="2012-12-11T23:21:00Z">
        <w:r w:rsidRPr="0049233F" w:rsidDel="004F02C0">
          <w:rPr>
            <w:rPrChange w:id="3250" w:author="The Si Tran" w:date="2012-12-05T23:02:00Z">
              <w:rPr>
                <w:b w:val="0"/>
                <w:sz w:val="32"/>
                <w:szCs w:val="32"/>
              </w:rPr>
            </w:rPrChange>
          </w:rPr>
          <w:fldChar w:fldCharType="begin"/>
        </w:r>
        <w:r w:rsidRPr="0049233F" w:rsidDel="004F02C0">
          <w:rPr>
            <w:lang w:val="fr-FR"/>
            <w:rPrChange w:id="3251" w:author="The Si Tran" w:date="2012-12-05T23:02:00Z">
              <w:rPr>
                <w:b w:val="0"/>
                <w:sz w:val="32"/>
                <w:szCs w:val="32"/>
                <w:lang w:val="fr-FR"/>
              </w:rPr>
            </w:rPrChange>
          </w:rPr>
          <w:delInstrText xml:space="preserve"> SEQ Hình \* ARABIC </w:delInstrText>
        </w:r>
        <w:r w:rsidRPr="0049233F" w:rsidDel="004F02C0">
          <w:rPr>
            <w:rPrChange w:id="3252" w:author="The Si Tran" w:date="2012-12-05T23:02:00Z">
              <w:rPr>
                <w:b w:val="0"/>
                <w:sz w:val="32"/>
                <w:szCs w:val="32"/>
              </w:rPr>
            </w:rPrChange>
          </w:rPr>
          <w:fldChar w:fldCharType="separate"/>
        </w:r>
        <w:r w:rsidRPr="0049233F" w:rsidDel="004F02C0">
          <w:rPr>
            <w:noProof/>
            <w:lang w:val="fr-FR"/>
            <w:rPrChange w:id="3253" w:author="The Si Tran" w:date="2012-12-05T23:02:00Z">
              <w:rPr>
                <w:b w:val="0"/>
                <w:noProof/>
                <w:sz w:val="32"/>
                <w:szCs w:val="32"/>
                <w:lang w:val="fr-FR"/>
              </w:rPr>
            </w:rPrChange>
          </w:rPr>
          <w:delText>6</w:delText>
        </w:r>
        <w:r w:rsidRPr="0049233F" w:rsidDel="004F02C0">
          <w:rPr>
            <w:rPrChange w:id="3254" w:author="The Si Tran" w:date="2012-12-05T23:02:00Z">
              <w:rPr>
                <w:b w:val="0"/>
                <w:sz w:val="32"/>
                <w:szCs w:val="32"/>
              </w:rPr>
            </w:rPrChange>
          </w:rPr>
          <w:fldChar w:fldCharType="end"/>
        </w:r>
        <w:r w:rsidRPr="0049233F" w:rsidDel="004F02C0">
          <w:rPr>
            <w:lang w:val="fr-FR"/>
            <w:rPrChange w:id="3255" w:author="The Si Tran" w:date="2012-12-05T23:02:00Z">
              <w:rPr>
                <w:b w:val="0"/>
                <w:sz w:val="28"/>
                <w:szCs w:val="28"/>
                <w:lang w:val="fr-FR"/>
              </w:rPr>
            </w:rPrChange>
          </w:rPr>
          <w:delText xml:space="preserve"> </w:delText>
        </w:r>
      </w:del>
      <w:ins w:id="3256" w:author="The Si Tran" w:date="2012-12-11T23:21:00Z">
        <w:r w:rsidR="004F02C0">
          <w:t>2.</w:t>
        </w:r>
      </w:ins>
      <w:r w:rsidR="00757B81">
        <w:t>6</w:t>
      </w:r>
      <w:r w:rsidR="00932971">
        <w:t>:</w:t>
      </w:r>
      <w:ins w:id="3257" w:author="The Si Tran" w:date="2012-12-11T23:21:00Z">
        <w:r w:rsidR="004F02C0" w:rsidRPr="0049233F">
          <w:rPr>
            <w:lang w:val="fr-FR"/>
            <w:rPrChange w:id="3258" w:author="The Si Tran" w:date="2012-12-05T23:02:00Z">
              <w:rPr>
                <w:b w:val="0"/>
                <w:sz w:val="28"/>
                <w:szCs w:val="28"/>
                <w:lang w:val="fr-FR"/>
              </w:rPr>
            </w:rPrChange>
          </w:rPr>
          <w:t xml:space="preserve"> </w:t>
        </w:r>
      </w:ins>
      <w:r w:rsidRPr="004F02C0">
        <w:rPr>
          <w:lang w:val="fr-FR"/>
          <w:rPrChange w:id="3259" w:author="The Si Tran" w:date="2012-12-11T23:21:00Z">
            <w:rPr>
              <w:b w:val="0"/>
              <w:sz w:val="28"/>
              <w:szCs w:val="28"/>
              <w:lang w:val="fr-FR"/>
            </w:rPr>
          </w:rPrChange>
        </w:rPr>
        <w:t>(a)</w:t>
      </w:r>
      <w:r w:rsidRPr="0049233F">
        <w:rPr>
          <w:lang w:val="fr-FR"/>
          <w:rPrChange w:id="3260" w:author="The Si Tran" w:date="2012-12-05T23:02:00Z">
            <w:rPr>
              <w:b w:val="0"/>
              <w:sz w:val="28"/>
              <w:szCs w:val="28"/>
              <w:lang w:val="fr-FR"/>
            </w:rPr>
          </w:rPrChange>
        </w:rPr>
        <w:t xml:space="preserve"> </w:t>
      </w:r>
      <w:r w:rsidRPr="004F02C0">
        <w:rPr>
          <w:lang w:val="fr-FR"/>
          <w:rPrChange w:id="3261" w:author="The Si Tran" w:date="2012-12-11T23:21:00Z">
            <w:rPr>
              <w:b w:val="0"/>
              <w:sz w:val="28"/>
              <w:szCs w:val="28"/>
              <w:lang w:val="fr-FR"/>
            </w:rPr>
          </w:rPrChange>
        </w:rPr>
        <w:t>Chuỗi thời gi</w:t>
      </w:r>
      <w:r w:rsidR="00757B81">
        <w:rPr>
          <w:lang w:val="fr-FR"/>
        </w:rPr>
        <w:t>an tĩnh, (b) C</w:t>
      </w:r>
      <w:r w:rsidRPr="004F02C0">
        <w:rPr>
          <w:lang w:val="fr-FR"/>
          <w:rPrChange w:id="3262" w:author="The Si Tran" w:date="2012-12-11T23:21:00Z">
            <w:rPr>
              <w:b w:val="0"/>
              <w:sz w:val="28"/>
              <w:szCs w:val="28"/>
              <w:lang w:val="fr-FR"/>
            </w:rPr>
          </w:rPrChange>
        </w:rPr>
        <w:t>huỗi thời gian không tĩnh.</w:t>
      </w:r>
      <w:bookmarkEnd w:id="3245"/>
      <w:bookmarkEnd w:id="3246"/>
      <w:bookmarkEnd w:id="3247"/>
    </w:p>
    <w:p w14:paraId="787DB4BD" w14:textId="77777777" w:rsidR="00AC34B6" w:rsidRPr="0049233F" w:rsidRDefault="00AC34B6" w:rsidP="005E5CD3">
      <w:pPr>
        <w:rPr>
          <w:szCs w:val="26"/>
          <w:lang w:val="fr-FR"/>
          <w:rPrChange w:id="3263" w:author="The Si Tran" w:date="2012-12-05T23:02:00Z">
            <w:rPr>
              <w:sz w:val="28"/>
              <w:szCs w:val="28"/>
              <w:lang w:val="fr-FR"/>
            </w:rPr>
          </w:rPrChange>
        </w:rPr>
      </w:pPr>
      <w:r w:rsidRPr="0049233F">
        <w:rPr>
          <w:szCs w:val="26"/>
          <w:lang w:val="fr-FR"/>
          <w:rPrChange w:id="3264" w:author="The Si Tran" w:date="2012-12-05T23:02:00Z">
            <w:rPr>
              <w:b/>
              <w:bCs/>
              <w:sz w:val="28"/>
              <w:szCs w:val="28"/>
              <w:lang w:val="fr-FR"/>
            </w:rPr>
          </w:rPrChange>
        </w:rPr>
        <w:tab/>
      </w:r>
    </w:p>
    <w:p w14:paraId="098BB42B" w14:textId="06DC6B39" w:rsidR="00AC34B6" w:rsidRPr="0049233F" w:rsidRDefault="00AC34B6">
      <w:pPr>
        <w:rPr>
          <w:lang w:val="fr-FR"/>
          <w:rPrChange w:id="3265" w:author="The Si Tran" w:date="2012-12-05T23:02:00Z">
            <w:rPr>
              <w:sz w:val="28"/>
              <w:szCs w:val="28"/>
              <w:lang w:val="fr-FR"/>
            </w:rPr>
          </w:rPrChange>
        </w:rPr>
      </w:pPr>
      <w:del w:id="3266" w:author="The Si Tran" w:date="2012-12-16T16:59:00Z">
        <w:r w:rsidRPr="0049233F" w:rsidDel="00C5193F">
          <w:rPr>
            <w:lang w:val="fr-FR"/>
            <w:rPrChange w:id="3267" w:author="The Si Tran" w:date="2012-12-05T23:02:00Z">
              <w:rPr>
                <w:b/>
                <w:bCs/>
                <w:sz w:val="28"/>
                <w:szCs w:val="28"/>
                <w:lang w:val="fr-FR"/>
              </w:rPr>
            </w:rPrChange>
          </w:rPr>
          <w:lastRenderedPageBreak/>
          <w:tab/>
        </w:r>
      </w:del>
      <w:r w:rsidR="00B87EB5" w:rsidRPr="0049233F">
        <w:rPr>
          <w:lang w:val="fr-FR"/>
          <w:rPrChange w:id="3268" w:author="The Si Tran" w:date="2012-12-05T23:02:00Z">
            <w:rPr>
              <w:b/>
              <w:bCs/>
              <w:sz w:val="28"/>
              <w:szCs w:val="28"/>
              <w:lang w:val="fr-FR"/>
            </w:rPr>
          </w:rPrChange>
        </w:rPr>
        <w:t>C</w:t>
      </w:r>
      <w:r w:rsidRPr="0049233F">
        <w:rPr>
          <w:lang w:val="fr-FR"/>
          <w:rPrChange w:id="3269" w:author="The Si Tran" w:date="2012-12-05T23:02:00Z">
            <w:rPr>
              <w:b/>
              <w:bCs/>
              <w:sz w:val="28"/>
              <w:szCs w:val="28"/>
              <w:lang w:val="fr-FR"/>
            </w:rPr>
          </w:rPrChange>
        </w:rPr>
        <w:t xml:space="preserve">huỗi thời gian không tĩnh </w:t>
      </w:r>
      <w:r w:rsidR="00B87EB5" w:rsidRPr="0049233F">
        <w:rPr>
          <w:lang w:val="fr-FR"/>
          <w:rPrChange w:id="3270" w:author="The Si Tran" w:date="2012-12-05T23:02:00Z">
            <w:rPr>
              <w:b/>
              <w:bCs/>
              <w:sz w:val="28"/>
              <w:szCs w:val="28"/>
              <w:lang w:val="fr-FR"/>
            </w:rPr>
          </w:rPrChange>
        </w:rPr>
        <w:t xml:space="preserve">rất khó để biểu diễn </w:t>
      </w:r>
      <w:r w:rsidRPr="0049233F">
        <w:rPr>
          <w:lang w:val="fr-FR"/>
          <w:rPrChange w:id="3271" w:author="The Si Tran" w:date="2012-12-05T23:02:00Z">
            <w:rPr>
              <w:b/>
              <w:bCs/>
              <w:sz w:val="28"/>
              <w:szCs w:val="28"/>
              <w:lang w:val="fr-FR"/>
            </w:rPr>
          </w:rPrChange>
        </w:rPr>
        <w:t>bằng mô hình toán học</w:t>
      </w:r>
      <w:r w:rsidR="00B87EB5" w:rsidRPr="0049233F">
        <w:rPr>
          <w:lang w:val="fr-FR"/>
          <w:rPrChange w:id="3272" w:author="The Si Tran" w:date="2012-12-05T23:02:00Z">
            <w:rPr>
              <w:b/>
              <w:bCs/>
              <w:sz w:val="28"/>
              <w:szCs w:val="28"/>
              <w:lang w:val="fr-FR"/>
            </w:rPr>
          </w:rPrChange>
        </w:rPr>
        <w:t xml:space="preserve"> và thực hiên dự báo</w:t>
      </w:r>
      <w:del w:id="3273" w:author="The Si Tran" w:date="2012-12-16T21:09:00Z">
        <w:r w:rsidR="00B87EB5" w:rsidRPr="0049233F" w:rsidDel="006D7A41">
          <w:rPr>
            <w:lang w:val="fr-FR"/>
            <w:rPrChange w:id="3274" w:author="The Si Tran" w:date="2012-12-05T23:02:00Z">
              <w:rPr>
                <w:b/>
                <w:bCs/>
                <w:sz w:val="28"/>
                <w:szCs w:val="28"/>
                <w:lang w:val="fr-FR"/>
              </w:rPr>
            </w:rPrChange>
          </w:rPr>
          <w:delText xml:space="preserve"> </w:delText>
        </w:r>
      </w:del>
      <w:r w:rsidR="00B87EB5" w:rsidRPr="0049233F">
        <w:rPr>
          <w:lang w:val="fr-FR"/>
          <w:rPrChange w:id="3275" w:author="The Si Tran" w:date="2012-12-05T23:02:00Z">
            <w:rPr>
              <w:b/>
              <w:bCs/>
              <w:sz w:val="28"/>
              <w:szCs w:val="28"/>
              <w:lang w:val="fr-FR"/>
            </w:rPr>
          </w:rPrChange>
        </w:rPr>
        <w:fldChar w:fldCharType="begin"/>
      </w:r>
      <w:r w:rsidR="00B87EB5" w:rsidRPr="0049233F">
        <w:rPr>
          <w:lang w:val="fr-FR"/>
          <w:rPrChange w:id="3276"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3277" w:author="The Si Tran" w:date="2012-12-05T23:02:00Z">
            <w:rPr>
              <w:b/>
              <w:bCs/>
              <w:sz w:val="28"/>
              <w:szCs w:val="28"/>
              <w:lang w:val="fr-FR"/>
            </w:rPr>
          </w:rPrChange>
        </w:rPr>
        <w:fldChar w:fldCharType="end"/>
      </w:r>
      <w:r w:rsidR="00B87EB5" w:rsidRPr="0049233F">
        <w:rPr>
          <w:lang w:val="fr-FR"/>
          <w:rPrChange w:id="3278" w:author="The Si Tran" w:date="2012-12-05T23:02:00Z">
            <w:rPr>
              <w:b/>
              <w:bCs/>
              <w:sz w:val="28"/>
              <w:szCs w:val="28"/>
              <w:lang w:val="fr-FR"/>
            </w:rPr>
          </w:rPrChange>
        </w:rPr>
        <w:t>. Tuy nhiên,</w:t>
      </w:r>
      <w:r w:rsidRPr="0049233F">
        <w:rPr>
          <w:lang w:val="fr-FR"/>
          <w:rPrChange w:id="3279" w:author="The Si Tran" w:date="2012-12-05T23:02:00Z">
            <w:rPr>
              <w:b/>
              <w:bCs/>
              <w:sz w:val="28"/>
              <w:szCs w:val="28"/>
              <w:lang w:val="fr-FR"/>
            </w:rPr>
          </w:rPrChange>
        </w:rPr>
        <w:t xml:space="preserve"> </w:t>
      </w:r>
      <w:r w:rsidR="00B87EB5" w:rsidRPr="0049233F">
        <w:rPr>
          <w:lang w:val="fr-FR"/>
          <w:rPrChange w:id="3280"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3281"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3282" w:author="The Si Tran" w:date="2012-12-05T23:02:00Z">
            <w:rPr>
              <w:b/>
              <w:bCs/>
              <w:sz w:val="28"/>
              <w:szCs w:val="28"/>
              <w:lang w:val="fr-FR"/>
            </w:rPr>
          </w:rPrChange>
        </w:rPr>
        <w:t xml:space="preserve">. Một trong những phương </w:t>
      </w:r>
      <w:r w:rsidR="000F1F6F" w:rsidRPr="0049233F">
        <w:rPr>
          <w:lang w:val="fr-FR"/>
          <w:rPrChange w:id="3283"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3284" w:author="The Si Tran" w:date="2012-12-16T10:27:00Z"/>
          <w:lang w:val="fr-FR"/>
        </w:rPr>
      </w:pPr>
      <w:del w:id="3285" w:author="The Si Tran" w:date="2012-12-16T16:59:00Z">
        <w:r w:rsidRPr="0049233F" w:rsidDel="00C5193F">
          <w:rPr>
            <w:lang w:val="fr-FR"/>
            <w:rPrChange w:id="3286" w:author="The Si Tran" w:date="2012-12-05T23:02:00Z">
              <w:rPr>
                <w:b/>
                <w:bCs/>
                <w:sz w:val="28"/>
                <w:szCs w:val="28"/>
                <w:lang w:val="fr-FR"/>
              </w:rPr>
            </w:rPrChange>
          </w:rPr>
          <w:tab/>
        </w:r>
      </w:del>
      <w:r w:rsidR="003219CB" w:rsidRPr="0049233F">
        <w:rPr>
          <w:lang w:val="fr-FR"/>
          <w:rPrChange w:id="3287" w:author="The Si Tran" w:date="2012-12-05T23:02:00Z">
            <w:rPr>
              <w:b/>
              <w:bCs/>
              <w:sz w:val="28"/>
              <w:szCs w:val="28"/>
              <w:lang w:val="fr-FR"/>
            </w:rPr>
          </w:rPrChange>
        </w:rPr>
        <w:t xml:space="preserve">Đối với một chuỗi thời gian không tĩnh </w:t>
      </w:r>
      <m:oMath>
        <m:d>
          <m:dPr>
            <m:begChr m:val="{"/>
            <m:endChr m:val="}"/>
            <m:ctrlPr>
              <w:ins w:id="3288" w:author="The Si Tran" w:date="2012-12-05T23:52:00Z">
                <w:rPr>
                  <w:rFonts w:ascii="Cambria Math" w:hAnsi="Cambria Math"/>
                  <w:i/>
                  <w:lang w:val="fr-FR"/>
                </w:rPr>
              </w:ins>
            </m:ctrlPr>
          </m:dPr>
          <m:e>
            <m:sSub>
              <m:sSubPr>
                <m:ctrlPr>
                  <w:ins w:id="3289" w:author="The Si Tran" w:date="2012-12-05T23:52:00Z">
                    <w:rPr>
                      <w:rFonts w:ascii="Cambria Math" w:hAnsi="Cambria Math"/>
                      <w:i/>
                      <w:lang w:val="fr-FR"/>
                    </w:rPr>
                  </w:ins>
                </m:ctrlPr>
              </m:sSubPr>
              <m:e>
                <w:ins w:id="3290" w:author="The Si Tran" w:date="2012-12-05T23:52:00Z">
                  <m:r>
                    <w:rPr>
                      <w:rFonts w:ascii="Cambria Math" w:hAnsi="Cambria Math"/>
                      <w:lang w:val="fr-FR"/>
                    </w:rPr>
                    <m:t>X</m:t>
                  </m:r>
                </w:ins>
              </m:e>
              <m:sub>
                <w:ins w:id="3291" w:author="The Si Tran" w:date="2012-12-05T23:52:00Z">
                  <m:r>
                    <w:rPr>
                      <w:rFonts w:ascii="Cambria Math" w:hAnsi="Cambria Math"/>
                      <w:lang w:val="fr-FR"/>
                    </w:rPr>
                    <m:t>t</m:t>
                  </m:r>
                </w:ins>
              </m:sub>
            </m:sSub>
          </m:e>
        </m:d>
      </m:oMath>
      <w:ins w:id="3292" w:author="The Si Tran" w:date="2012-12-05T23:52:00Z">
        <w:r w:rsidR="00623920" w:rsidRPr="00100B8E">
          <w:rPr>
            <w:lang w:val="fr-FR"/>
          </w:rPr>
          <w:t xml:space="preserve"> </w:t>
        </w:r>
      </w:ins>
      <w:del w:id="3293" w:author="The Si Tran" w:date="2012-12-05T23:51:00Z">
        <w:r w:rsidR="003219CB" w:rsidRPr="0049233F" w:rsidDel="00623920">
          <w:rPr>
            <w:lang w:val="fr-FR"/>
            <w:rPrChange w:id="3294" w:author="The Si Tran" w:date="2012-12-05T23:02:00Z">
              <w:rPr>
                <w:b/>
                <w:bCs/>
                <w:sz w:val="28"/>
                <w:szCs w:val="28"/>
                <w:lang w:val="fr-FR"/>
              </w:rPr>
            </w:rPrChange>
          </w:rPr>
          <w:delText>{X</w:delText>
        </w:r>
        <w:r w:rsidR="003219CB" w:rsidRPr="0049233F" w:rsidDel="00623920">
          <w:rPr>
            <w:vertAlign w:val="subscript"/>
            <w:lang w:val="fr-FR"/>
            <w:rPrChange w:id="3295" w:author="The Si Tran" w:date="2012-12-05T23:02:00Z">
              <w:rPr>
                <w:b/>
                <w:bCs/>
                <w:sz w:val="28"/>
                <w:szCs w:val="28"/>
                <w:vertAlign w:val="subscript"/>
                <w:lang w:val="fr-FR"/>
              </w:rPr>
            </w:rPrChange>
          </w:rPr>
          <w:delText>t</w:delText>
        </w:r>
        <w:r w:rsidR="003219CB" w:rsidRPr="0049233F" w:rsidDel="00623920">
          <w:rPr>
            <w:lang w:val="fr-FR"/>
            <w:rPrChange w:id="3296" w:author="The Si Tran" w:date="2012-12-05T23:02:00Z">
              <w:rPr>
                <w:b/>
                <w:bCs/>
                <w:sz w:val="28"/>
                <w:szCs w:val="28"/>
                <w:lang w:val="fr-FR"/>
              </w:rPr>
            </w:rPrChange>
          </w:rPr>
          <w:delText>}</w:delText>
        </w:r>
      </w:del>
      <w:r w:rsidR="003219CB" w:rsidRPr="0049233F">
        <w:rPr>
          <w:lang w:val="fr-FR"/>
          <w:rPrChange w:id="3297" w:author="The Si Tran" w:date="2012-12-05T23:02:00Z">
            <w:rPr>
              <w:b/>
              <w:bCs/>
              <w:sz w:val="28"/>
              <w:szCs w:val="28"/>
              <w:lang w:val="fr-FR"/>
            </w:rPr>
          </w:rPrChange>
        </w:rPr>
        <w:t xml:space="preserve">, ta áp dụng toán tử lấy hiệu </w:t>
      </w:r>
      <w:ins w:id="3298" w:author="The Si Tran" w:date="2012-12-05T23:52:00Z">
        <m:oMath>
          <m:r>
            <w:rPr>
              <w:rFonts w:ascii="Cambria Math" w:hAnsi="Cambria Math"/>
              <w:lang w:val="fr-FR"/>
            </w:rPr>
            <m:t>∆</m:t>
          </m:r>
        </m:oMath>
      </w:ins>
      <w:del w:id="3299" w:author="The Si Tran" w:date="2012-12-05T23:52:00Z">
        <w:r w:rsidR="003219CB" w:rsidRPr="0049233F" w:rsidDel="00623920">
          <w:rPr>
            <w:lang w:val="fr-FR"/>
            <w:rPrChange w:id="3300" w:author="The Si Tran" w:date="2012-12-05T23:02:00Z">
              <w:rPr>
                <w:b/>
                <w:bCs/>
                <w:sz w:val="28"/>
                <w:szCs w:val="28"/>
                <w:lang w:val="fr-FR"/>
              </w:rPr>
            </w:rPrChange>
          </w:rPr>
          <w:delText>∆</w:delText>
        </w:r>
      </w:del>
      <w:r w:rsidR="003219CB" w:rsidRPr="0049233F">
        <w:rPr>
          <w:lang w:val="fr-FR"/>
          <w:rPrChange w:id="3301" w:author="The Si Tran" w:date="2012-12-05T23:02:00Z">
            <w:rPr>
              <w:b/>
              <w:bCs/>
              <w:sz w:val="28"/>
              <w:szCs w:val="28"/>
              <w:lang w:val="fr-FR"/>
            </w:rPr>
          </w:rPrChange>
        </w:rPr>
        <w:t xml:space="preserve"> lên </w:t>
      </w:r>
      <m:oMath>
        <m:sSub>
          <m:sSubPr>
            <m:ctrlPr>
              <w:ins w:id="3302" w:author="The Si Tran" w:date="2012-12-05T23:52:00Z">
                <w:rPr>
                  <w:rFonts w:ascii="Cambria Math" w:hAnsi="Cambria Math"/>
                  <w:i/>
                  <w:lang w:val="fr-FR"/>
                </w:rPr>
              </w:ins>
            </m:ctrlPr>
          </m:sSubPr>
          <m:e>
            <w:ins w:id="3303" w:author="The Si Tran" w:date="2012-12-05T23:52:00Z">
              <m:r>
                <w:rPr>
                  <w:rFonts w:ascii="Cambria Math" w:hAnsi="Cambria Math"/>
                  <w:lang w:val="fr-FR"/>
                </w:rPr>
                <m:t>X</m:t>
              </m:r>
            </w:ins>
          </m:e>
          <m:sub>
            <w:ins w:id="3304" w:author="The Si Tran" w:date="2012-12-05T23:52:00Z">
              <m:r>
                <w:rPr>
                  <w:rFonts w:ascii="Cambria Math" w:hAnsi="Cambria Math"/>
                  <w:lang w:val="fr-FR"/>
                </w:rPr>
                <m:t>t</m:t>
              </m:r>
            </w:ins>
          </m:sub>
        </m:sSub>
      </m:oMath>
      <w:del w:id="3305" w:author="The Si Tran" w:date="2012-12-05T23:52:00Z">
        <w:r w:rsidR="003219CB" w:rsidRPr="0049233F" w:rsidDel="00623920">
          <w:rPr>
            <w:lang w:val="fr-FR"/>
            <w:rPrChange w:id="3306" w:author="The Si Tran" w:date="2012-12-05T23:02:00Z">
              <w:rPr>
                <w:b/>
                <w:bCs/>
                <w:sz w:val="28"/>
                <w:szCs w:val="28"/>
                <w:lang w:val="fr-FR"/>
              </w:rPr>
            </w:rPrChange>
          </w:rPr>
          <w:delText>X</w:delText>
        </w:r>
        <w:r w:rsidR="003219CB" w:rsidRPr="0049233F" w:rsidDel="00623920">
          <w:rPr>
            <w:vertAlign w:val="subscript"/>
            <w:lang w:val="fr-FR"/>
            <w:rPrChange w:id="3307" w:author="The Si Tran" w:date="2012-12-05T23:02:00Z">
              <w:rPr>
                <w:b/>
                <w:bCs/>
                <w:sz w:val="28"/>
                <w:szCs w:val="28"/>
                <w:vertAlign w:val="subscript"/>
                <w:lang w:val="fr-FR"/>
              </w:rPr>
            </w:rPrChange>
          </w:rPr>
          <w:delText>t</w:delText>
        </w:r>
      </w:del>
      <w:r w:rsidR="003219CB" w:rsidRPr="0049233F">
        <w:rPr>
          <w:lang w:val="fr-FR"/>
          <w:rPrChange w:id="3308" w:author="The Si Tran" w:date="2012-12-05T23:02:00Z">
            <w:rPr>
              <w:b/>
              <w:bCs/>
              <w:sz w:val="28"/>
              <w:szCs w:val="28"/>
              <w:lang w:val="fr-FR"/>
            </w:rPr>
          </w:rPrChange>
        </w:rPr>
        <w:t xml:space="preserve"> để được một chuỗi thời gian mới </w:t>
      </w:r>
      <w:ins w:id="3309" w:author="The Si Tran" w:date="2012-12-05T23:52:00Z">
        <m:oMath>
          <m:r>
            <w:rPr>
              <w:rFonts w:ascii="Cambria Math" w:hAnsi="Cambria Math"/>
              <w:lang w:val="fr-FR"/>
            </w:rPr>
            <m:t>∆</m:t>
          </m:r>
        </m:oMath>
      </w:ins>
      <m:oMath>
        <m:sSub>
          <m:sSubPr>
            <m:ctrlPr>
              <w:ins w:id="3310" w:author="The Si Tran" w:date="2012-12-05T23:53:00Z">
                <w:rPr>
                  <w:rFonts w:ascii="Cambria Math" w:hAnsi="Cambria Math"/>
                  <w:i/>
                  <w:lang w:val="fr-FR"/>
                </w:rPr>
              </w:ins>
            </m:ctrlPr>
          </m:sSubPr>
          <m:e>
            <w:ins w:id="3311" w:author="The Si Tran" w:date="2012-12-05T23:53:00Z">
              <m:r>
                <w:rPr>
                  <w:rFonts w:ascii="Cambria Math" w:hAnsi="Cambria Math"/>
                  <w:lang w:val="fr-FR"/>
                </w:rPr>
                <m:t>X</m:t>
              </m:r>
            </w:ins>
          </m:e>
          <m:sub>
            <w:ins w:id="3312" w:author="The Si Tran" w:date="2012-12-05T23:53:00Z">
              <m:r>
                <w:rPr>
                  <w:rFonts w:ascii="Cambria Math" w:hAnsi="Cambria Math"/>
                  <w:lang w:val="fr-FR"/>
                </w:rPr>
                <m:t>t</m:t>
              </m:r>
            </w:ins>
          </m:sub>
        </m:sSub>
      </m:oMath>
      <w:del w:id="3313" w:author="The Si Tran" w:date="2012-12-05T23:52:00Z">
        <w:r w:rsidR="003219CB" w:rsidRPr="0049233F" w:rsidDel="00623920">
          <w:rPr>
            <w:lang w:val="fr-FR"/>
            <w:rPrChange w:id="3314" w:author="The Si Tran" w:date="2012-12-05T23:02:00Z">
              <w:rPr>
                <w:b/>
                <w:bCs/>
                <w:sz w:val="28"/>
                <w:szCs w:val="28"/>
                <w:lang w:val="fr-FR"/>
              </w:rPr>
            </w:rPrChange>
          </w:rPr>
          <w:delText>∆X</w:delText>
        </w:r>
        <w:r w:rsidR="003219CB" w:rsidRPr="0049233F" w:rsidDel="00623920">
          <w:rPr>
            <w:vertAlign w:val="subscript"/>
            <w:lang w:val="fr-FR"/>
            <w:rPrChange w:id="3315" w:author="The Si Tran" w:date="2012-12-05T23:02:00Z">
              <w:rPr>
                <w:b/>
                <w:bCs/>
                <w:sz w:val="28"/>
                <w:szCs w:val="28"/>
                <w:vertAlign w:val="subscript"/>
                <w:lang w:val="fr-FR"/>
              </w:rPr>
            </w:rPrChange>
          </w:rPr>
          <w:delText>t</w:delText>
        </w:r>
      </w:del>
      <w:r w:rsidR="003219CB" w:rsidRPr="0049233F">
        <w:rPr>
          <w:lang w:val="fr-FR"/>
          <w:rPrChange w:id="3316" w:author="The Si Tran" w:date="2012-12-05T23:02:00Z">
            <w:rPr>
              <w:b/>
              <w:bCs/>
              <w:sz w:val="28"/>
              <w:szCs w:val="28"/>
              <w:lang w:val="fr-FR"/>
            </w:rPr>
          </w:rPrChange>
        </w:rPr>
        <w:t xml:space="preserve"> với </w:t>
      </w:r>
      <w:del w:id="3317" w:author="The Si Tran" w:date="2012-12-05T23:52:00Z">
        <w:r w:rsidR="003219CB" w:rsidRPr="0049233F" w:rsidDel="00623920">
          <w:rPr>
            <w:lang w:val="fr-FR"/>
            <w:rPrChange w:id="3318" w:author="The Si Tran" w:date="2012-12-05T23:02:00Z">
              <w:rPr>
                <w:b/>
                <w:bCs/>
                <w:sz w:val="28"/>
                <w:szCs w:val="28"/>
                <w:lang w:val="fr-FR"/>
              </w:rPr>
            </w:rPrChange>
          </w:rPr>
          <w:delText>:</w:delText>
        </w:r>
      </w:del>
    </w:p>
    <w:p w14:paraId="0A6C57D4" w14:textId="77777777" w:rsidR="00891415" w:rsidRPr="0049233F" w:rsidRDefault="00891415">
      <w:pPr>
        <w:rPr>
          <w:ins w:id="3319" w:author="The Si Tran" w:date="2012-12-16T10:27:00Z"/>
          <w:lang w:val="fr-FR"/>
          <w:rPrChange w:id="3320" w:author="The Si Tran" w:date="2012-12-05T23:02:00Z">
            <w:rPr>
              <w:ins w:id="3321" w:author="The Si Tran" w:date="2012-12-16T10:27:00Z"/>
              <w:sz w:val="28"/>
              <w:szCs w:val="28"/>
              <w:lang w:val="fr-FR"/>
            </w:rPr>
          </w:rPrChange>
        </w:rPr>
      </w:pPr>
    </w:p>
    <w:p w14:paraId="38874533" w14:textId="25A7AA5D" w:rsidR="003219CB" w:rsidRPr="00891415" w:rsidRDefault="003219CB">
      <w:pPr>
        <w:pStyle w:val="Canhgiua"/>
        <w:rPr>
          <w:rPrChange w:id="3322" w:author="The Si Tran" w:date="2012-12-16T10:26:00Z">
            <w:rPr>
              <w:sz w:val="28"/>
              <w:szCs w:val="28"/>
              <w:lang w:val="fr-FR"/>
            </w:rPr>
          </w:rPrChange>
        </w:rPr>
        <w:pPrChange w:id="3323" w:author="The Si Tran" w:date="2012-12-16T10:27:00Z">
          <w:pPr/>
        </w:pPrChange>
      </w:pPr>
      <w:del w:id="3324" w:author="The Si Tran" w:date="2012-12-16T10:27:00Z">
        <w:r w:rsidRPr="0049233F" w:rsidDel="00891415">
          <w:rPr>
            <w:lang w:val="fr-FR"/>
            <w:rPrChange w:id="3325" w:author="The Si Tran" w:date="2012-12-05T23:02:00Z">
              <w:rPr>
                <w:b/>
                <w:bCs/>
                <w:sz w:val="28"/>
                <w:szCs w:val="28"/>
                <w:lang w:val="fr-FR"/>
              </w:rPr>
            </w:rPrChange>
          </w:rPr>
          <w:delText xml:space="preserve">                        </w:delText>
        </w:r>
      </w:del>
      <w:del w:id="3326" w:author="The Si Tran" w:date="2012-12-16T10:26:00Z">
        <w:r w:rsidRPr="0049233F" w:rsidDel="00891415">
          <w:rPr>
            <w:lang w:val="fr-FR"/>
            <w:rPrChange w:id="3327" w:author="The Si Tran" w:date="2012-12-05T23:02:00Z">
              <w:rPr>
                <w:b/>
                <w:bCs/>
                <w:sz w:val="28"/>
                <w:szCs w:val="28"/>
                <w:lang w:val="fr-FR"/>
              </w:rPr>
            </w:rPrChange>
          </w:rPr>
          <w:delText xml:space="preserve">  </w:delText>
        </w:r>
      </w:del>
      <w:ins w:id="3328" w:author="The Si Tran" w:date="2012-12-05T23:53:00Z">
        <m:oMath>
          <m:r>
            <m:rPr>
              <m:sty m:val="p"/>
            </m:rPr>
            <w:rPr>
              <w:rFonts w:ascii="Cambria Math" w:hAnsi="Cambria Math"/>
              <w:rPrChange w:id="3329"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330" w:author="The Si Tran" w:date="2012-12-16T10:26:00Z">
                    <w:rPr>
                      <w:rFonts w:ascii="Cambria Math" w:hAnsi="Cambria Math"/>
                      <w:lang w:val="fr-FR"/>
                    </w:rPr>
                  </w:rPrChange>
                </w:rPr>
                <m:t>X</m:t>
              </m:r>
            </m:e>
            <m:sub>
              <m:r>
                <w:rPr>
                  <w:rFonts w:ascii="Cambria Math" w:hAnsi="Cambria Math"/>
                  <w:rPrChange w:id="3331" w:author="The Si Tran" w:date="2012-12-16T10:26:00Z">
                    <w:rPr>
                      <w:rFonts w:ascii="Cambria Math" w:hAnsi="Cambria Math"/>
                      <w:lang w:val="fr-FR"/>
                    </w:rPr>
                  </w:rPrChange>
                </w:rPr>
                <m:t>t</m:t>
              </m:r>
            </m:sub>
          </m:sSub>
          <m:r>
            <m:rPr>
              <m:sty m:val="p"/>
            </m:rPr>
            <w:rPr>
              <w:rFonts w:ascii="Cambria Math" w:hAnsi="Cambria Math"/>
              <w:rPrChange w:id="3332"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333" w:author="The Si Tran" w:date="2012-12-16T10:26:00Z">
                    <w:rPr>
                      <w:rFonts w:ascii="Cambria Math" w:hAnsi="Cambria Math"/>
                      <w:lang w:val="fr-FR"/>
                    </w:rPr>
                  </w:rPrChange>
                </w:rPr>
                <m:t>X</m:t>
              </m:r>
            </m:e>
            <m:sub>
              <m:r>
                <w:rPr>
                  <w:rFonts w:ascii="Cambria Math" w:hAnsi="Cambria Math"/>
                  <w:rPrChange w:id="3334" w:author="The Si Tran" w:date="2012-12-16T10:26:00Z">
                    <w:rPr>
                      <w:rFonts w:ascii="Cambria Math" w:hAnsi="Cambria Math"/>
                      <w:lang w:val="fr-FR"/>
                    </w:rPr>
                  </w:rPrChange>
                </w:rPr>
                <m:t>t</m:t>
              </m:r>
            </m:sub>
          </m:sSub>
          <m:r>
            <m:rPr>
              <m:sty m:val="p"/>
            </m:rPr>
            <w:rPr>
              <w:rFonts w:ascii="Cambria Math" w:hAnsi="Cambria Math"/>
              <w:rPrChange w:id="3335"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336" w:author="The Si Tran" w:date="2012-12-16T10:26:00Z">
                    <w:rPr>
                      <w:rFonts w:ascii="Cambria Math" w:hAnsi="Cambria Math"/>
                      <w:lang w:val="fr-FR"/>
                    </w:rPr>
                  </w:rPrChange>
                </w:rPr>
                <m:t>X</m:t>
              </m:r>
            </m:e>
            <m:sub>
              <m:r>
                <w:rPr>
                  <w:rFonts w:ascii="Cambria Math" w:hAnsi="Cambria Math"/>
                  <w:rPrChange w:id="3337" w:author="The Si Tran" w:date="2012-12-16T10:26:00Z">
                    <w:rPr>
                      <w:rFonts w:ascii="Cambria Math" w:hAnsi="Cambria Math"/>
                      <w:lang w:val="fr-FR"/>
                    </w:rPr>
                  </w:rPrChange>
                </w:rPr>
                <m:t>t</m:t>
              </m:r>
              <m:r>
                <m:rPr>
                  <m:sty m:val="p"/>
                </m:rPr>
                <w:rPr>
                  <w:rFonts w:ascii="Cambria Math" w:hAnsi="Cambria Math"/>
                  <w:rPrChange w:id="3338" w:author="The Si Tran" w:date="2012-12-16T10:26:00Z">
                    <w:rPr>
                      <w:rFonts w:ascii="Cambria Math" w:hAnsi="Cambria Math"/>
                      <w:lang w:val="fr-FR"/>
                    </w:rPr>
                  </w:rPrChange>
                </w:rPr>
                <m:t>-1</m:t>
              </m:r>
            </m:sub>
          </m:sSub>
        </m:oMath>
      </w:ins>
      <w:del w:id="3339" w:author="The Si Tran" w:date="2012-12-05T23:53:00Z">
        <w:r w:rsidRPr="00891415" w:rsidDel="003967AA">
          <w:rPr>
            <w:rPrChange w:id="3340"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3341" w:author="The Si Tran" w:date="2012-12-05T23:02:00Z">
            <w:rPr>
              <w:sz w:val="28"/>
              <w:szCs w:val="28"/>
              <w:vertAlign w:val="subscript"/>
              <w:lang w:val="fr-FR"/>
            </w:rPr>
          </w:rPrChange>
        </w:rPr>
      </w:pPr>
      <w:r w:rsidRPr="0049233F">
        <w:rPr>
          <w:szCs w:val="26"/>
          <w:lang w:val="fr-FR"/>
          <w:rPrChange w:id="3342" w:author="The Si Tran" w:date="2012-12-05T23:02:00Z">
            <w:rPr>
              <w:b/>
              <w:bCs/>
              <w:sz w:val="28"/>
              <w:szCs w:val="28"/>
              <w:lang w:val="fr-FR"/>
            </w:rPr>
          </w:rPrChange>
        </w:rPr>
        <w:t xml:space="preserve">Nếu </w:t>
      </w:r>
      <w:ins w:id="3343"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3344" w:author="The Si Tran" w:date="2012-12-05T23:54:00Z">
        <w:r w:rsidRPr="0049233F" w:rsidDel="00D10148">
          <w:rPr>
            <w:szCs w:val="26"/>
            <w:lang w:val="fr-FR"/>
            <w:rPrChange w:id="3345" w:author="The Si Tran" w:date="2012-12-05T23:02:00Z">
              <w:rPr>
                <w:b/>
                <w:bCs/>
                <w:sz w:val="28"/>
                <w:szCs w:val="28"/>
                <w:lang w:val="fr-FR"/>
              </w:rPr>
            </w:rPrChange>
          </w:rPr>
          <w:delText>∆X</w:delText>
        </w:r>
        <w:r w:rsidRPr="0049233F" w:rsidDel="00D10148">
          <w:rPr>
            <w:szCs w:val="26"/>
            <w:vertAlign w:val="subscript"/>
            <w:lang w:val="fr-FR"/>
            <w:rPrChange w:id="3346" w:author="The Si Tran" w:date="2012-12-05T23:02:00Z">
              <w:rPr>
                <w:b/>
                <w:bCs/>
                <w:sz w:val="28"/>
                <w:szCs w:val="28"/>
                <w:vertAlign w:val="subscript"/>
                <w:lang w:val="fr-FR"/>
              </w:rPr>
            </w:rPrChange>
          </w:rPr>
          <w:delText>t</w:delText>
        </w:r>
        <w:r w:rsidRPr="0049233F" w:rsidDel="00D10148">
          <w:rPr>
            <w:szCs w:val="26"/>
            <w:lang w:val="fr-FR"/>
            <w:rPrChange w:id="3347" w:author="The Si Tran" w:date="2012-12-05T23:02:00Z">
              <w:rPr>
                <w:b/>
                <w:bCs/>
                <w:sz w:val="28"/>
                <w:szCs w:val="28"/>
                <w:lang w:val="fr-FR"/>
              </w:rPr>
            </w:rPrChange>
          </w:rPr>
          <w:delText xml:space="preserve"> </w:delText>
        </w:r>
      </w:del>
      <w:r w:rsidRPr="0049233F">
        <w:rPr>
          <w:szCs w:val="26"/>
          <w:lang w:val="fr-FR"/>
          <w:rPrChange w:id="3348" w:author="The Si Tran" w:date="2012-12-05T23:02:00Z">
            <w:rPr>
              <w:b/>
              <w:bCs/>
              <w:sz w:val="28"/>
              <w:szCs w:val="28"/>
              <w:lang w:val="fr-FR"/>
            </w:rPr>
          </w:rPrChange>
        </w:rPr>
        <w:t xml:space="preserve">là chuỗi tĩnh thì ta xây dựng mô hình mô tả </w:t>
      </w:r>
      <w:del w:id="3349" w:author="The Si Tran" w:date="2012-12-05T23:54:00Z">
        <w:r w:rsidRPr="0049233F" w:rsidDel="00271306">
          <w:rPr>
            <w:szCs w:val="26"/>
            <w:lang w:val="fr-FR"/>
            <w:rPrChange w:id="3350" w:author="The Si Tran" w:date="2012-12-05T23:02:00Z">
              <w:rPr>
                <w:b/>
                <w:bCs/>
                <w:sz w:val="28"/>
                <w:szCs w:val="28"/>
                <w:lang w:val="fr-FR"/>
              </w:rPr>
            </w:rPrChange>
          </w:rPr>
          <w:delText>∆X</w:delText>
        </w:r>
        <w:r w:rsidRPr="0049233F" w:rsidDel="00271306">
          <w:rPr>
            <w:szCs w:val="26"/>
            <w:vertAlign w:val="subscript"/>
            <w:lang w:val="fr-FR"/>
            <w:rPrChange w:id="3351" w:author="The Si Tran" w:date="2012-12-05T23:02:00Z">
              <w:rPr>
                <w:b/>
                <w:bCs/>
                <w:sz w:val="28"/>
                <w:szCs w:val="28"/>
                <w:vertAlign w:val="subscript"/>
                <w:lang w:val="fr-FR"/>
              </w:rPr>
            </w:rPrChange>
          </w:rPr>
          <w:delText>t</w:delText>
        </w:r>
        <w:r w:rsidRPr="0049233F" w:rsidDel="00271306">
          <w:rPr>
            <w:szCs w:val="26"/>
            <w:lang w:val="fr-FR"/>
            <w:rPrChange w:id="3352" w:author="The Si Tran" w:date="2012-12-05T23:02:00Z">
              <w:rPr>
                <w:b/>
                <w:bCs/>
                <w:sz w:val="28"/>
                <w:szCs w:val="28"/>
                <w:lang w:val="fr-FR"/>
              </w:rPr>
            </w:rPrChange>
          </w:rPr>
          <w:delText xml:space="preserve"> </w:delText>
        </w:r>
      </w:del>
      <w:ins w:id="3353"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3354" w:author="The Si Tran" w:date="2012-12-05T23:02:00Z">
            <w:rPr>
              <w:b/>
              <w:bCs/>
              <w:sz w:val="28"/>
              <w:szCs w:val="28"/>
              <w:lang w:val="fr-FR"/>
            </w:rPr>
          </w:rPrChange>
        </w:rPr>
        <w:t xml:space="preserve">rồi từ đó suy ra </w:t>
      </w:r>
      <m:oMath>
        <m:sSub>
          <m:sSubPr>
            <m:ctrlPr>
              <w:ins w:id="3355" w:author="The Si Tran" w:date="2012-12-05T23:54:00Z">
                <w:rPr>
                  <w:rFonts w:ascii="Cambria Math" w:hAnsi="Cambria Math"/>
                  <w:i/>
                  <w:szCs w:val="26"/>
                  <w:lang w:val="fr-FR"/>
                </w:rPr>
              </w:ins>
            </m:ctrlPr>
          </m:sSubPr>
          <m:e>
            <w:ins w:id="3356" w:author="The Si Tran" w:date="2012-12-05T23:54:00Z">
              <m:r>
                <w:rPr>
                  <w:rFonts w:ascii="Cambria Math" w:hAnsi="Cambria Math"/>
                  <w:szCs w:val="26"/>
                  <w:lang w:val="fr-FR"/>
                </w:rPr>
                <m:t>X</m:t>
              </m:r>
            </w:ins>
          </m:e>
          <m:sub>
            <w:ins w:id="3357" w:author="The Si Tran" w:date="2012-12-05T23:54:00Z">
              <m:r>
                <w:rPr>
                  <w:rFonts w:ascii="Cambria Math" w:hAnsi="Cambria Math"/>
                  <w:szCs w:val="26"/>
                  <w:lang w:val="fr-FR"/>
                </w:rPr>
                <m:t>t</m:t>
              </m:r>
            </w:ins>
          </m:sub>
        </m:sSub>
      </m:oMath>
      <w:del w:id="3358" w:author="The Si Tran" w:date="2012-12-05T23:54:00Z">
        <w:r w:rsidRPr="0049233F" w:rsidDel="00271306">
          <w:rPr>
            <w:szCs w:val="26"/>
            <w:lang w:val="fr-FR"/>
            <w:rPrChange w:id="3359" w:author="The Si Tran" w:date="2012-12-05T23:02:00Z">
              <w:rPr>
                <w:b/>
                <w:bCs/>
                <w:sz w:val="28"/>
                <w:szCs w:val="28"/>
                <w:lang w:val="fr-FR"/>
              </w:rPr>
            </w:rPrChange>
          </w:rPr>
          <w:delText>X</w:delText>
        </w:r>
        <w:r w:rsidRPr="0049233F" w:rsidDel="00271306">
          <w:rPr>
            <w:szCs w:val="26"/>
            <w:vertAlign w:val="subscript"/>
            <w:lang w:val="fr-FR"/>
            <w:rPrChange w:id="3360" w:author="The Si Tran" w:date="2012-12-05T23:02:00Z">
              <w:rPr>
                <w:b/>
                <w:bCs/>
                <w:sz w:val="28"/>
                <w:szCs w:val="28"/>
                <w:vertAlign w:val="subscript"/>
                <w:lang w:val="fr-FR"/>
              </w:rPr>
            </w:rPrChange>
          </w:rPr>
          <w:delText>t</w:delText>
        </w:r>
      </w:del>
      <w:r w:rsidRPr="0049233F">
        <w:rPr>
          <w:szCs w:val="26"/>
          <w:lang w:val="fr-FR"/>
          <w:rPrChange w:id="3361" w:author="The Si Tran" w:date="2012-12-05T23:02:00Z">
            <w:rPr>
              <w:b/>
              <w:bCs/>
              <w:sz w:val="28"/>
              <w:szCs w:val="28"/>
              <w:lang w:val="fr-FR"/>
            </w:rPr>
          </w:rPrChange>
        </w:rPr>
        <w:t>. Nếu</w:t>
      </w:r>
      <w:ins w:id="3362"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3363" w:author="The Si Tran" w:date="2012-12-05T23:54:00Z">
        <w:r w:rsidRPr="0049233F" w:rsidDel="0023677B">
          <w:rPr>
            <w:szCs w:val="26"/>
            <w:lang w:val="fr-FR"/>
            <w:rPrChange w:id="3364" w:author="The Si Tran" w:date="2012-12-05T23:02:00Z">
              <w:rPr>
                <w:b/>
                <w:bCs/>
                <w:sz w:val="28"/>
                <w:szCs w:val="28"/>
                <w:lang w:val="fr-FR"/>
              </w:rPr>
            </w:rPrChange>
          </w:rPr>
          <w:delText xml:space="preserve"> ∆X</w:delText>
        </w:r>
        <w:r w:rsidRPr="0049233F" w:rsidDel="0023677B">
          <w:rPr>
            <w:szCs w:val="26"/>
            <w:vertAlign w:val="subscript"/>
            <w:lang w:val="fr-FR"/>
            <w:rPrChange w:id="3365" w:author="The Si Tran" w:date="2012-12-05T23:02:00Z">
              <w:rPr>
                <w:b/>
                <w:bCs/>
                <w:sz w:val="28"/>
                <w:szCs w:val="28"/>
                <w:vertAlign w:val="subscript"/>
                <w:lang w:val="fr-FR"/>
              </w:rPr>
            </w:rPrChange>
          </w:rPr>
          <w:delText>t</w:delText>
        </w:r>
      </w:del>
      <w:r w:rsidRPr="0049233F">
        <w:rPr>
          <w:szCs w:val="26"/>
          <w:lang w:val="fr-FR"/>
          <w:rPrChange w:id="3366" w:author="The Si Tran" w:date="2012-12-05T23:02:00Z">
            <w:rPr>
              <w:b/>
              <w:bCs/>
              <w:sz w:val="28"/>
              <w:szCs w:val="28"/>
              <w:lang w:val="fr-FR"/>
            </w:rPr>
          </w:rPrChange>
        </w:rPr>
        <w:t xml:space="preserve"> vẫn là chuỗi không tĩnh, ta tiếp tục áp dụng toán tử </w:t>
      </w:r>
      <w:ins w:id="3367" w:author="The Si Tran" w:date="2012-12-05T23:54:00Z">
        <m:oMath>
          <m:r>
            <w:rPr>
              <w:rFonts w:ascii="Cambria Math" w:hAnsi="Cambria Math"/>
              <w:szCs w:val="26"/>
              <w:lang w:val="fr-FR"/>
            </w:rPr>
            <m:t>∆</m:t>
          </m:r>
        </m:oMath>
      </w:ins>
      <w:ins w:id="3368" w:author="The Si Tran" w:date="2012-12-05T23:55:00Z">
        <w:r w:rsidR="00013058">
          <w:rPr>
            <w:szCs w:val="26"/>
            <w:lang w:val="fr-FR"/>
          </w:rPr>
          <w:t xml:space="preserve"> </w:t>
        </w:r>
      </w:ins>
      <w:del w:id="3369" w:author="The Si Tran" w:date="2012-12-05T23:54:00Z">
        <w:r w:rsidRPr="0049233F" w:rsidDel="0023677B">
          <w:rPr>
            <w:szCs w:val="26"/>
            <w:lang w:val="fr-FR"/>
            <w:rPrChange w:id="3370" w:author="The Si Tran" w:date="2012-12-05T23:02:00Z">
              <w:rPr>
                <w:b/>
                <w:bCs/>
                <w:sz w:val="28"/>
                <w:szCs w:val="28"/>
                <w:lang w:val="fr-FR"/>
              </w:rPr>
            </w:rPrChange>
          </w:rPr>
          <w:delText xml:space="preserve">∆ </w:delText>
        </w:r>
      </w:del>
      <w:r w:rsidRPr="0049233F">
        <w:rPr>
          <w:szCs w:val="26"/>
          <w:lang w:val="fr-FR"/>
          <w:rPrChange w:id="3371" w:author="The Si Tran" w:date="2012-12-05T23:02:00Z">
            <w:rPr>
              <w:b/>
              <w:bCs/>
              <w:sz w:val="28"/>
              <w:szCs w:val="28"/>
              <w:lang w:val="fr-FR"/>
            </w:rPr>
          </w:rPrChange>
        </w:rPr>
        <w:t xml:space="preserve">cho chuỗi </w:t>
      </w:r>
      <w:ins w:id="3372"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3373" w:author="The Si Tran" w:date="2012-12-05T23:54:00Z">
        <w:r w:rsidRPr="0049233F" w:rsidDel="0023677B">
          <w:rPr>
            <w:szCs w:val="26"/>
            <w:lang w:val="fr-FR"/>
            <w:rPrChange w:id="3374" w:author="The Si Tran" w:date="2012-12-05T23:02:00Z">
              <w:rPr>
                <w:b/>
                <w:bCs/>
                <w:sz w:val="28"/>
                <w:szCs w:val="28"/>
                <w:lang w:val="fr-FR"/>
              </w:rPr>
            </w:rPrChange>
          </w:rPr>
          <w:delText>∆X</w:delText>
        </w:r>
        <w:r w:rsidRPr="0049233F" w:rsidDel="0023677B">
          <w:rPr>
            <w:szCs w:val="26"/>
            <w:vertAlign w:val="subscript"/>
            <w:lang w:val="fr-FR"/>
            <w:rPrChange w:id="3375"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3376" w:author="The Si Tran" w:date="2012-12-16T16:59:00Z"/>
          <w:szCs w:val="26"/>
          <w:lang w:val="fr-FR"/>
        </w:rPr>
        <w:pPrChange w:id="3377" w:author="The Si Tran" w:date="2012-12-16T16:59:00Z">
          <w:pPr>
            <w:ind w:firstLine="540"/>
          </w:pPr>
        </w:pPrChange>
      </w:pPr>
      <w:r w:rsidRPr="004E0A08">
        <w:rPr>
          <w:b/>
          <w:lang w:val="fr-FR"/>
          <w:rPrChange w:id="3378" w:author="The Si Tran" w:date="2012-12-16T16:59:00Z">
            <w:rPr>
              <w:b/>
              <w:bCs/>
              <w:sz w:val="28"/>
              <w:szCs w:val="28"/>
              <w:lang w:val="fr-FR"/>
            </w:rPr>
          </w:rPrChange>
        </w:rPr>
        <w:t>Thành phần chu kỳ (cyclical)</w:t>
      </w:r>
    </w:p>
    <w:p w14:paraId="56DC27CA" w14:textId="77777777" w:rsidR="004E0A08" w:rsidRPr="004E0A08" w:rsidRDefault="004E0A08">
      <w:pPr>
        <w:rPr>
          <w:ins w:id="3379" w:author="The Si Tran" w:date="2012-12-16T16:59:00Z"/>
          <w:b/>
          <w:lang w:val="fr-FR"/>
          <w:rPrChange w:id="3380" w:author="The Si Tran" w:date="2012-12-16T16:59:00Z">
            <w:rPr>
              <w:ins w:id="3381" w:author="The Si Tran" w:date="2012-12-16T16:59:00Z"/>
              <w:b/>
              <w:sz w:val="28"/>
              <w:szCs w:val="28"/>
              <w:lang w:val="fr-FR"/>
            </w:rPr>
          </w:rPrChange>
        </w:rPr>
        <w:pPrChange w:id="3382" w:author="The Si Tran" w:date="2012-12-16T16:59:00Z">
          <w:pPr>
            <w:ind w:firstLine="540"/>
          </w:pPr>
        </w:pPrChange>
      </w:pPr>
    </w:p>
    <w:p w14:paraId="0D73FA58" w14:textId="77777777" w:rsidR="005E5CD3" w:rsidRPr="0049233F" w:rsidRDefault="005E5CD3">
      <w:pPr>
        <w:rPr>
          <w:szCs w:val="26"/>
          <w:lang w:val="fr-FR"/>
          <w:rPrChange w:id="3383" w:author="The Si Tran" w:date="2012-12-05T23:02:00Z">
            <w:rPr>
              <w:sz w:val="28"/>
              <w:szCs w:val="28"/>
              <w:lang w:val="fr-FR"/>
            </w:rPr>
          </w:rPrChange>
        </w:rPr>
        <w:pPrChange w:id="3384" w:author="The Si Tran" w:date="2012-12-16T16:59:00Z">
          <w:pPr>
            <w:ind w:firstLine="540"/>
          </w:pPr>
        </w:pPrChange>
      </w:pPr>
      <w:r w:rsidRPr="0049233F">
        <w:rPr>
          <w:szCs w:val="26"/>
          <w:lang w:val="fr-FR"/>
          <w:rPrChange w:id="3385"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3386"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3387"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3388" w:author="The Si Tran" w:date="2012-12-16T16:59:00Z">
            <w:rPr>
              <w:b/>
              <w:sz w:val="28"/>
              <w:szCs w:val="28"/>
              <w:lang w:val="fr-FR"/>
            </w:rPr>
          </w:rPrChange>
        </w:rPr>
        <w:pPrChange w:id="3389" w:author="The Si Tran" w:date="2012-12-16T16:59:00Z">
          <w:pPr>
            <w:ind w:firstLine="540"/>
          </w:pPr>
        </w:pPrChange>
      </w:pPr>
      <w:r w:rsidRPr="004E0A08">
        <w:rPr>
          <w:b/>
          <w:lang w:val="fr-FR"/>
          <w:rPrChange w:id="3390"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3391" w:author="The Si Tran" w:date="2012-12-05T23:02:00Z">
            <w:rPr>
              <w:sz w:val="28"/>
              <w:szCs w:val="28"/>
              <w:lang w:val="fr-FR"/>
            </w:rPr>
          </w:rPrChange>
        </w:rPr>
        <w:pPrChange w:id="3392" w:author="The Si Tran" w:date="2012-12-16T17:00:00Z">
          <w:pPr>
            <w:ind w:firstLine="540"/>
          </w:pPr>
        </w:pPrChange>
      </w:pPr>
      <w:r w:rsidRPr="0049233F">
        <w:rPr>
          <w:lang w:val="fr-FR"/>
          <w:rPrChange w:id="3393"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3394" w:author="The Si Tran" w:date="2012-12-16T17:00:00Z">
            <w:rPr>
              <w:b/>
              <w:sz w:val="28"/>
              <w:szCs w:val="28"/>
              <w:lang w:val="fr-FR"/>
            </w:rPr>
          </w:rPrChange>
        </w:rPr>
        <w:pPrChange w:id="3395" w:author="The Si Tran" w:date="2012-12-16T17:00:00Z">
          <w:pPr>
            <w:ind w:firstLine="540"/>
          </w:pPr>
        </w:pPrChange>
      </w:pPr>
      <w:r w:rsidRPr="004E0A08">
        <w:rPr>
          <w:b/>
          <w:lang w:val="fr-FR"/>
          <w:rPrChange w:id="3396" w:author="The Si Tran" w:date="2012-12-16T17:00:00Z">
            <w:rPr>
              <w:b/>
              <w:bCs/>
              <w:sz w:val="28"/>
              <w:szCs w:val="28"/>
              <w:lang w:val="fr-FR"/>
            </w:rPr>
          </w:rPrChange>
        </w:rPr>
        <w:t>Thành phần mùa (Seasonal)</w:t>
      </w:r>
    </w:p>
    <w:p w14:paraId="0F9CFB46" w14:textId="573CB7BC" w:rsidR="005E5CD3" w:rsidRDefault="005E5CD3">
      <w:pPr>
        <w:rPr>
          <w:lang w:val="fr-FR"/>
        </w:rPr>
        <w:pPrChange w:id="3397" w:author="The Si Tran" w:date="2012-12-16T17:00:00Z">
          <w:pPr>
            <w:ind w:firstLine="540"/>
          </w:pPr>
        </w:pPrChange>
      </w:pPr>
      <w:r w:rsidRPr="0049233F">
        <w:rPr>
          <w:lang w:val="fr-FR"/>
          <w:rPrChange w:id="3398" w:author="The Si Tran" w:date="2012-12-05T23:02:00Z">
            <w:rPr>
              <w:b/>
              <w:bCs/>
              <w:sz w:val="28"/>
              <w:szCs w:val="28"/>
              <w:lang w:val="fr-FR"/>
            </w:rPr>
          </w:rPrChange>
        </w:rPr>
        <w:t xml:space="preserve"> </w:t>
      </w:r>
      <w:r w:rsidR="00E26A6D" w:rsidRPr="0049233F">
        <w:rPr>
          <w:lang w:val="fr-FR"/>
          <w:rPrChange w:id="3399" w:author="The Si Tran" w:date="2012-12-05T23:02:00Z">
            <w:rPr>
              <w:b/>
              <w:bCs/>
              <w:sz w:val="28"/>
              <w:szCs w:val="28"/>
              <w:lang w:val="fr-FR"/>
            </w:rPr>
          </w:rPrChange>
        </w:rPr>
        <w:t>Theo như định nghĩa bên trên thì đây l</w:t>
      </w:r>
      <w:r w:rsidRPr="0049233F">
        <w:rPr>
          <w:lang w:val="fr-FR"/>
          <w:rPrChange w:id="3400"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3401" w:author="The Si Tran" w:date="2012-12-14T04:30:00Z">
        <w:r w:rsidR="00D20536">
          <w:rPr>
            <w:lang w:val="fr-FR"/>
          </w:rPr>
          <w:t>2.</w:t>
        </w:r>
      </w:ins>
      <w:r w:rsidR="005A4357">
        <w:rPr>
          <w:lang w:val="fr-FR"/>
        </w:rPr>
        <w:t>7</w:t>
      </w:r>
      <w:del w:id="3402" w:author="The Si Tran" w:date="2012-12-14T04:30:00Z">
        <w:r w:rsidRPr="0049233F" w:rsidDel="00D20536">
          <w:rPr>
            <w:lang w:val="fr-FR"/>
            <w:rPrChange w:id="3403" w:author="The Si Tran" w:date="2012-12-05T23:02:00Z">
              <w:rPr>
                <w:b/>
                <w:bCs/>
                <w:sz w:val="28"/>
                <w:szCs w:val="28"/>
                <w:lang w:val="fr-FR"/>
              </w:rPr>
            </w:rPrChange>
          </w:rPr>
          <w:delText>5</w:delText>
        </w:r>
      </w:del>
      <w:r w:rsidRPr="0049233F">
        <w:rPr>
          <w:lang w:val="fr-FR"/>
          <w:rPrChange w:id="3404" w:author="The Si Tran" w:date="2012-12-05T23:02:00Z">
            <w:rPr>
              <w:b/>
              <w:bCs/>
              <w:sz w:val="28"/>
              <w:szCs w:val="28"/>
              <w:lang w:val="fr-FR"/>
            </w:rPr>
          </w:rPrChange>
        </w:rPr>
        <w:t xml:space="preserve"> là đồ thị của một chuỗi thời gian có tính mùa</w:t>
      </w:r>
      <w:ins w:id="3405"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57A476D9" w14:textId="77777777" w:rsidR="00E84D39" w:rsidRPr="0049233F" w:rsidRDefault="00E84D39">
      <w:pPr>
        <w:pStyle w:val="Canhgiua"/>
        <w:rPr>
          <w:lang w:val="fr-FR"/>
          <w:rPrChange w:id="3406" w:author="The Si Tran" w:date="2012-12-05T23:02:00Z">
            <w:rPr>
              <w:sz w:val="28"/>
              <w:szCs w:val="28"/>
              <w:lang w:val="fr-FR"/>
            </w:rPr>
          </w:rPrChange>
        </w:rPr>
        <w:pPrChange w:id="3407" w:author="The Si Tran" w:date="2012-12-16T17:00:00Z">
          <w:pPr/>
        </w:pPrChange>
      </w:pPr>
      <w:r w:rsidRPr="0049233F">
        <w:rPr>
          <w:noProof/>
          <w:rPrChange w:id="3408" w:author="Unknown">
            <w:rPr>
              <w:noProof/>
              <w:sz w:val="28"/>
              <w:szCs w:val="28"/>
            </w:rPr>
          </w:rPrChange>
        </w:rPr>
        <w:lastRenderedPageBreak/>
        <w:drawing>
          <wp:inline distT="0" distB="0" distL="0" distR="0" wp14:anchorId="1DB5D49A" wp14:editId="4C92B07A">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B704B48" w14:textId="77777777" w:rsidR="00E84D39" w:rsidRPr="004E0A08" w:rsidDel="00565563" w:rsidRDefault="00E84D39">
      <w:pPr>
        <w:pStyle w:val="Hinh"/>
        <w:rPr>
          <w:del w:id="3409" w:author="The Si Tran" w:date="2012-12-14T04:34:00Z"/>
          <w:rPrChange w:id="3410" w:author="The Si Tran" w:date="2012-12-16T17:00:00Z">
            <w:rPr>
              <w:del w:id="3411" w:author="The Si Tran" w:date="2012-12-14T04:34:00Z"/>
              <w:sz w:val="28"/>
              <w:szCs w:val="28"/>
              <w:lang w:val="fr-FR"/>
            </w:rPr>
          </w:rPrChange>
        </w:rPr>
        <w:pPrChange w:id="3412" w:author="The Si Tran" w:date="2012-12-16T17:00:00Z">
          <w:pPr>
            <w:pStyle w:val="Caption"/>
            <w:ind w:left="720" w:firstLine="720"/>
          </w:pPr>
        </w:pPrChange>
      </w:pPr>
      <w:bookmarkStart w:id="3413" w:name="_Toc312142079"/>
      <w:bookmarkStart w:id="3414" w:name="_Toc343029955"/>
      <w:bookmarkStart w:id="3415" w:name="_Toc343841731"/>
      <w:r w:rsidRPr="004E0A08">
        <w:rPr>
          <w:bCs w:val="0"/>
          <w:rPrChange w:id="3416" w:author="The Si Tran" w:date="2012-12-16T17:00:00Z">
            <w:rPr>
              <w:b w:val="0"/>
              <w:bCs w:val="0"/>
              <w:sz w:val="28"/>
              <w:szCs w:val="28"/>
              <w:lang w:val="fr-FR"/>
            </w:rPr>
          </w:rPrChange>
        </w:rPr>
        <w:t xml:space="preserve">Hình </w:t>
      </w:r>
      <w:del w:id="3417" w:author="The Si Tran" w:date="2012-12-11T23:22:00Z">
        <w:r w:rsidRPr="004E0A08" w:rsidDel="000D0624">
          <w:rPr>
            <w:bCs w:val="0"/>
            <w:rPrChange w:id="3418" w:author="The Si Tran" w:date="2012-12-16T17:00:00Z">
              <w:rPr>
                <w:b w:val="0"/>
                <w:bCs w:val="0"/>
                <w:sz w:val="28"/>
                <w:szCs w:val="28"/>
              </w:rPr>
            </w:rPrChange>
          </w:rPr>
          <w:fldChar w:fldCharType="begin"/>
        </w:r>
        <w:r w:rsidRPr="004E0A08" w:rsidDel="000D0624">
          <w:rPr>
            <w:bCs w:val="0"/>
            <w:rPrChange w:id="3419" w:author="The Si Tran" w:date="2012-12-16T17:00:00Z">
              <w:rPr>
                <w:b w:val="0"/>
                <w:bCs w:val="0"/>
                <w:sz w:val="28"/>
                <w:szCs w:val="28"/>
                <w:lang w:val="fr-FR"/>
              </w:rPr>
            </w:rPrChange>
          </w:rPr>
          <w:delInstrText xml:space="preserve"> SEQ Hình \* ARABIC </w:delInstrText>
        </w:r>
        <w:r w:rsidRPr="004E0A08" w:rsidDel="000D0624">
          <w:rPr>
            <w:bCs w:val="0"/>
            <w:rPrChange w:id="3420" w:author="The Si Tran" w:date="2012-12-16T17:00:00Z">
              <w:rPr>
                <w:b w:val="0"/>
                <w:bCs w:val="0"/>
                <w:sz w:val="28"/>
                <w:szCs w:val="28"/>
              </w:rPr>
            </w:rPrChange>
          </w:rPr>
          <w:fldChar w:fldCharType="separate"/>
        </w:r>
        <w:r w:rsidRPr="004E0A08" w:rsidDel="000D0624">
          <w:rPr>
            <w:bCs w:val="0"/>
            <w:rPrChange w:id="3421" w:author="The Si Tran" w:date="2012-12-16T17:00:00Z">
              <w:rPr>
                <w:b w:val="0"/>
                <w:bCs w:val="0"/>
                <w:noProof/>
                <w:sz w:val="28"/>
                <w:szCs w:val="28"/>
                <w:lang w:val="fr-FR"/>
              </w:rPr>
            </w:rPrChange>
          </w:rPr>
          <w:delText>5</w:delText>
        </w:r>
        <w:r w:rsidRPr="004E0A08" w:rsidDel="000D0624">
          <w:rPr>
            <w:bCs w:val="0"/>
            <w:rPrChange w:id="3422" w:author="The Si Tran" w:date="2012-12-16T17:00:00Z">
              <w:rPr>
                <w:b w:val="0"/>
                <w:bCs w:val="0"/>
                <w:sz w:val="28"/>
                <w:szCs w:val="28"/>
              </w:rPr>
            </w:rPrChange>
          </w:rPr>
          <w:fldChar w:fldCharType="end"/>
        </w:r>
        <w:r w:rsidRPr="004E0A08" w:rsidDel="000D0624">
          <w:rPr>
            <w:bCs w:val="0"/>
            <w:rPrChange w:id="3423" w:author="The Si Tran" w:date="2012-12-16T17:00:00Z">
              <w:rPr>
                <w:b w:val="0"/>
                <w:bCs w:val="0"/>
                <w:sz w:val="28"/>
                <w:szCs w:val="28"/>
                <w:lang w:val="fr-FR"/>
              </w:rPr>
            </w:rPrChange>
          </w:rPr>
          <w:delText xml:space="preserve"> </w:delText>
        </w:r>
      </w:del>
      <w:ins w:id="3424" w:author="The Si Tran" w:date="2012-12-11T23:22:00Z">
        <w:r w:rsidRPr="00032D83">
          <w:rPr>
            <w:bCs w:val="0"/>
          </w:rPr>
          <w:t>2.</w:t>
        </w:r>
      </w:ins>
      <w:r>
        <w:rPr>
          <w:bCs w:val="0"/>
        </w:rPr>
        <w:t>7</w:t>
      </w:r>
      <w:ins w:id="3425" w:author="The Si Tran" w:date="2012-12-14T04:30:00Z">
        <w:r w:rsidRPr="00032D83">
          <w:rPr>
            <w:bCs w:val="0"/>
          </w:rPr>
          <w:t>:</w:t>
        </w:r>
      </w:ins>
      <w:ins w:id="3426" w:author="The Si Tran" w:date="2012-12-11T23:22:00Z">
        <w:r w:rsidRPr="004E0A08">
          <w:rPr>
            <w:bCs w:val="0"/>
            <w:rPrChange w:id="3427" w:author="The Si Tran" w:date="2012-12-16T17:00:00Z">
              <w:rPr>
                <w:b w:val="0"/>
                <w:bCs w:val="0"/>
                <w:sz w:val="28"/>
                <w:szCs w:val="28"/>
                <w:lang w:val="fr-FR"/>
              </w:rPr>
            </w:rPrChange>
          </w:rPr>
          <w:t xml:space="preserve"> </w:t>
        </w:r>
      </w:ins>
      <w:r w:rsidRPr="004E0A08">
        <w:rPr>
          <w:bCs w:val="0"/>
          <w:rPrChange w:id="3428" w:author="The Si Tran" w:date="2012-12-16T17:00:00Z">
            <w:rPr>
              <w:b w:val="0"/>
              <w:bCs w:val="0"/>
              <w:sz w:val="28"/>
              <w:szCs w:val="28"/>
              <w:lang w:val="fr-FR"/>
            </w:rPr>
          </w:rPrChange>
        </w:rPr>
        <w:t>Chuỗi thời gian có tính mùa</w:t>
      </w:r>
      <w:bookmarkEnd w:id="3415"/>
      <w:del w:id="3429" w:author="The Si Tran" w:date="2012-12-14T04:34:00Z">
        <w:r w:rsidRPr="004E0A08" w:rsidDel="00565563">
          <w:rPr>
            <w:bCs w:val="0"/>
            <w:rPrChange w:id="3430" w:author="The Si Tran" w:date="2012-12-16T17:00:00Z">
              <w:rPr>
                <w:b w:val="0"/>
                <w:bCs w:val="0"/>
                <w:sz w:val="28"/>
                <w:szCs w:val="28"/>
                <w:lang w:val="fr-FR"/>
              </w:rPr>
            </w:rPrChange>
          </w:rPr>
          <w:delText>.</w:delText>
        </w:r>
        <w:bookmarkEnd w:id="3413"/>
        <w:bookmarkEnd w:id="3414"/>
      </w:del>
    </w:p>
    <w:p w14:paraId="463418B3" w14:textId="07631814" w:rsidR="00E84D39" w:rsidRDefault="00E84D39" w:rsidP="00E84D39">
      <w:pPr>
        <w:pStyle w:val="Hinh"/>
        <w:rPr>
          <w:lang w:val="fr-FR"/>
        </w:rPr>
      </w:pPr>
      <w:del w:id="3431" w:author="The Si Tran" w:date="2012-12-14T04:34:00Z">
        <w:r w:rsidRPr="0049233F" w:rsidDel="00565563">
          <w:rPr>
            <w:lang w:val="fr-FR"/>
            <w:rPrChange w:id="3432" w:author="The Si Tran" w:date="2012-12-05T23:02:00Z">
              <w:rPr>
                <w:b/>
                <w:bCs w:val="0"/>
                <w:sz w:val="28"/>
                <w:szCs w:val="28"/>
                <w:lang w:val="fr-FR"/>
              </w:rPr>
            </w:rPrChange>
          </w:rPr>
          <w:tab/>
        </w:r>
      </w:del>
    </w:p>
    <w:p w14:paraId="7F9F66FE" w14:textId="77777777" w:rsidR="00E84D39" w:rsidRDefault="00E84D39" w:rsidP="00E84D39">
      <w:pPr>
        <w:pStyle w:val="Hinh"/>
        <w:rPr>
          <w:lang w:val="fr-FR"/>
        </w:rPr>
      </w:pPr>
    </w:p>
    <w:p w14:paraId="6061EC0D" w14:textId="0E910B46" w:rsidR="00BE19A7" w:rsidRPr="0045079D" w:rsidDel="00B828F5" w:rsidRDefault="0045079D" w:rsidP="0045079D">
      <w:pPr>
        <w:rPr>
          <w:del w:id="3433" w:author="The Si Tran" w:date="2012-12-14T04:35:00Z"/>
          <w:lang w:val="fr-FR"/>
        </w:rPr>
      </w:pPr>
      <w:r>
        <w:rPr>
          <w:lang w:val="fr-FR"/>
        </w:rPr>
        <w:t xml:space="preserve">      </w:t>
      </w:r>
      <w:del w:id="3434" w:author="The Si Tran" w:date="2012-12-14T04:33:00Z">
        <w:r w:rsidR="00CE67EE" w:rsidRPr="0049233F" w:rsidDel="00565563">
          <w:rPr>
            <w:lang w:val="fr-FR"/>
            <w:rPrChange w:id="3435" w:author="The Si Tran" w:date="2012-12-05T23:02:00Z">
              <w:rPr>
                <w:b/>
                <w:bCs/>
                <w:sz w:val="28"/>
                <w:szCs w:val="28"/>
                <w:lang w:val="fr-FR"/>
              </w:rPr>
            </w:rPrChange>
          </w:rPr>
          <w:tab/>
        </w:r>
      </w:del>
      <w:r w:rsidR="00CE67EE" w:rsidRPr="0049233F">
        <w:rPr>
          <w:lang w:val="fr-FR"/>
          <w:rPrChange w:id="3436" w:author="The Si Tran" w:date="2012-12-05T23:02:00Z">
            <w:rPr>
              <w:b/>
              <w:bCs/>
              <w:sz w:val="28"/>
              <w:szCs w:val="28"/>
              <w:lang w:val="fr-FR"/>
            </w:rPr>
          </w:rPrChange>
        </w:rPr>
        <w:t>Việc xác định một chuỗi thời gian có thành phần xu hướng hay thành phần mùa rấ</w:t>
      </w:r>
      <w:r w:rsidR="00CE67EE">
        <w:rPr>
          <w:lang w:val="fr-FR"/>
        </w:rPr>
        <w:t>t quan trọ</w:t>
      </w:r>
      <w:r w:rsidR="00CE67EE" w:rsidRPr="0049233F">
        <w:rPr>
          <w:lang w:val="fr-FR"/>
          <w:rPrChange w:id="3437"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r>
        <w:rPr>
          <w:lang w:val="fr-FR"/>
        </w:rPr>
        <w:t xml:space="preserve"> </w:t>
      </w:r>
      <w:r w:rsidR="00CE67EE" w:rsidRPr="0049233F">
        <w:rPr>
          <w:szCs w:val="26"/>
          <w:lang w:val="fr-FR"/>
          <w:rPrChange w:id="3438" w:author="The Si Tran" w:date="2012-12-05T23:02:00Z">
            <w:rPr>
              <w:b/>
              <w:bCs/>
              <w:sz w:val="28"/>
              <w:szCs w:val="28"/>
              <w:lang w:val="fr-FR"/>
            </w:rPr>
          </w:rPrChange>
        </w:rPr>
        <w:t xml:space="preserve">Bảng </w:t>
      </w:r>
      <w:r w:rsidR="00CE67EE">
        <w:rPr>
          <w:szCs w:val="26"/>
          <w:lang w:val="fr-FR"/>
        </w:rPr>
        <w:t xml:space="preserve">2.1 </w:t>
      </w:r>
      <w:r w:rsidR="00CE67EE" w:rsidRPr="0049233F">
        <w:rPr>
          <w:szCs w:val="26"/>
          <w:lang w:val="fr-FR"/>
          <w:rPrChange w:id="3439"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00CE67EE" w:rsidRPr="0049233F">
        <w:rPr>
          <w:szCs w:val="26"/>
          <w:lang w:val="fr-FR"/>
          <w:rPrChange w:id="3440" w:author="The Si Tran" w:date="2012-12-05T23:02:00Z">
            <w:rPr>
              <w:b/>
              <w:bCs/>
              <w:sz w:val="28"/>
              <w:szCs w:val="28"/>
              <w:lang w:val="fr-FR"/>
            </w:rPr>
          </w:rPrChange>
        </w:rPr>
        <w:fldChar w:fldCharType="begin"/>
      </w:r>
      <w:r w:rsidR="00CE67EE" w:rsidRPr="0049233F">
        <w:rPr>
          <w:szCs w:val="26"/>
          <w:lang w:val="fr-FR"/>
          <w:rPrChange w:id="3441" w:author="The Si Tran" w:date="2012-12-05T23:02:00Z">
            <w:rPr>
              <w:b/>
              <w:bCs/>
              <w:sz w:val="28"/>
              <w:szCs w:val="28"/>
              <w:lang w:val="fr-FR"/>
            </w:rPr>
          </w:rPrChange>
        </w:rPr>
        <w:instrText xml:space="preserve"> REF  Bussiness_forecasting_book </w:instrText>
      </w:r>
      <w:r w:rsidR="00CE67EE" w:rsidRPr="0049233F">
        <w:rPr>
          <w:szCs w:val="26"/>
          <w:lang w:val="fr-FR"/>
        </w:rPr>
        <w:instrText xml:space="preserve"> \* MERGEFORMAT </w:instrText>
      </w:r>
      <w:r w:rsidR="00CE67EE" w:rsidRPr="0049233F">
        <w:rPr>
          <w:szCs w:val="26"/>
          <w:lang w:val="fr-FR"/>
          <w:rPrChange w:id="3442" w:author="The Si Tran" w:date="2012-12-05T23:02:00Z">
            <w:rPr>
              <w:b/>
              <w:bCs/>
              <w:sz w:val="28"/>
              <w:szCs w:val="28"/>
              <w:lang w:val="fr-FR"/>
            </w:rPr>
          </w:rPrChange>
        </w:rPr>
        <w:fldChar w:fldCharType="end"/>
      </w:r>
      <w:r w:rsidR="00CE67EE" w:rsidRPr="0049233F">
        <w:rPr>
          <w:szCs w:val="26"/>
          <w:lang w:val="fr-FR"/>
          <w:rPrChange w:id="3443" w:author="The Si Tran" w:date="2012-12-05T23:02:00Z">
            <w:rPr>
              <w:b/>
              <w:bCs/>
              <w:sz w:val="28"/>
              <w:szCs w:val="28"/>
              <w:lang w:val="fr-FR"/>
            </w:rPr>
          </w:rPrChange>
        </w:rPr>
        <w:t>.</w:t>
      </w:r>
    </w:p>
    <w:p w14:paraId="6B00FEF5" w14:textId="77777777" w:rsidR="00B828F5" w:rsidRPr="0049233F" w:rsidRDefault="00B828F5" w:rsidP="001A7D30">
      <w:pPr>
        <w:ind w:firstLine="0"/>
        <w:rPr>
          <w:ins w:id="3444" w:author="The Si Tran" w:date="2012-12-14T04:35:00Z"/>
          <w:szCs w:val="26"/>
          <w:lang w:val="fr-FR"/>
          <w:rPrChange w:id="3445" w:author="The Si Tran" w:date="2012-12-05T23:02:00Z">
            <w:rPr>
              <w:ins w:id="3446" w:author="The Si Tran" w:date="2012-12-14T04:35:00Z"/>
              <w:sz w:val="28"/>
              <w:szCs w:val="28"/>
              <w:lang w:val="fr-FR"/>
            </w:rPr>
          </w:rPrChange>
        </w:rPr>
      </w:pPr>
    </w:p>
    <w:p w14:paraId="2EFD65FF" w14:textId="10C010C5" w:rsidR="00B35C7A" w:rsidRPr="0049233F" w:rsidRDefault="008D6389" w:rsidP="0045079D">
      <w:pPr>
        <w:pStyle w:val="Bang"/>
        <w:rPr>
          <w:lang w:val="fr-FR"/>
          <w:rPrChange w:id="3447" w:author="The Si Tran" w:date="2012-12-05T23:02:00Z">
            <w:rPr>
              <w:sz w:val="28"/>
              <w:szCs w:val="28"/>
              <w:lang w:val="fr-FR"/>
            </w:rPr>
          </w:rPrChange>
        </w:rPr>
      </w:pPr>
      <w:del w:id="3448" w:author="The Si Tran" w:date="2012-12-14T04:33:00Z">
        <w:r w:rsidRPr="0049233F" w:rsidDel="00565563">
          <w:rPr>
            <w:lang w:val="fr-FR"/>
            <w:rPrChange w:id="3449" w:author="The Si Tran" w:date="2012-12-05T23:02:00Z">
              <w:rPr>
                <w:b/>
                <w:bCs/>
                <w:sz w:val="28"/>
                <w:szCs w:val="28"/>
                <w:lang w:val="fr-FR"/>
              </w:rPr>
            </w:rPrChange>
          </w:rPr>
          <w:tab/>
        </w:r>
      </w:del>
      <w:del w:id="3450" w:author="The Si Tran" w:date="2012-12-16T17:03:00Z">
        <w:r w:rsidR="00B35C7A" w:rsidRPr="0049233F" w:rsidDel="006B12AA">
          <w:rPr>
            <w:lang w:val="fr-FR"/>
            <w:rPrChange w:id="3451" w:author="The Si Tran" w:date="2012-12-05T23:02:00Z">
              <w:rPr>
                <w:sz w:val="28"/>
                <w:szCs w:val="28"/>
                <w:lang w:val="fr-FR"/>
              </w:rPr>
            </w:rPrChange>
          </w:rPr>
          <w:tab/>
        </w:r>
      </w:del>
      <w:r w:rsidR="00B35C7A" w:rsidRPr="0049233F">
        <w:rPr>
          <w:lang w:val="fr-FR"/>
          <w:rPrChange w:id="3452"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453" w:author="The Si Tran" w:date="2012-12-05T23:02:00Z">
            <w:rPr>
              <w:sz w:val="28"/>
              <w:szCs w:val="28"/>
              <w:lang w:val="fr-FR"/>
            </w:rPr>
          </w:rPrChange>
        </w:rPr>
      </w:pPr>
      <w:r w:rsidRPr="0049233F">
        <w:rPr>
          <w:szCs w:val="26"/>
          <w:lang w:val="fr-FR"/>
          <w:rPrChange w:id="3454"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455" w:author="The Si Tran" w:date="2012-12-05T23:02:00Z">
            <w:rPr>
              <w:sz w:val="28"/>
              <w:szCs w:val="28"/>
              <w:lang w:val="fr-FR"/>
            </w:rPr>
          </w:rPrChange>
        </w:rPr>
      </w:pPr>
      <w:del w:id="3456" w:author="The Si Tran" w:date="2012-12-16T17:03:00Z">
        <w:r w:rsidRPr="0049233F" w:rsidDel="006B12AA">
          <w:rPr>
            <w:szCs w:val="26"/>
            <w:lang w:val="fr-FR"/>
            <w:rPrChange w:id="3457" w:author="The Si Tran" w:date="2012-12-05T23:02:00Z">
              <w:rPr>
                <w:sz w:val="28"/>
                <w:szCs w:val="28"/>
                <w:lang w:val="fr-FR"/>
              </w:rPr>
            </w:rPrChange>
          </w:rPr>
          <w:tab/>
        </w:r>
      </w:del>
      <w:r w:rsidRPr="0049233F">
        <w:rPr>
          <w:szCs w:val="26"/>
          <w:lang w:val="fr-FR"/>
          <w:rPrChange w:id="3458"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459" w:author="The Si Tran" w:date="2012-12-16T10:29:00Z">
          <w:pPr>
            <w:ind w:left="1440"/>
          </w:pPr>
        </w:pPrChange>
      </w:pPr>
      <w:del w:id="3460" w:author="The Si Tran" w:date="2012-12-14T04:42:00Z">
        <w:r w:rsidRPr="0049233F" w:rsidDel="001E051F">
          <w:rPr>
            <w:lang w:val="fr-FR"/>
            <w:rPrChange w:id="3461" w:author="The Si Tran" w:date="2012-12-05T23:02:00Z">
              <w:rPr>
                <w:sz w:val="28"/>
                <w:szCs w:val="28"/>
                <w:lang w:val="fr-FR"/>
              </w:rPr>
            </w:rPrChange>
          </w:rPr>
          <w:tab/>
        </w:r>
        <w:r w:rsidRPr="0049233F" w:rsidDel="001E051F">
          <w:rPr>
            <w:lang w:val="fr-FR"/>
            <w:rPrChange w:id="3462" w:author="The Si Tran" w:date="2012-12-05T23:02:00Z">
              <w:rPr>
                <w:sz w:val="28"/>
                <w:szCs w:val="28"/>
                <w:lang w:val="fr-FR"/>
              </w:rPr>
            </w:rPrChange>
          </w:rPr>
          <w:tab/>
        </w:r>
        <w:r w:rsidRPr="0049233F" w:rsidDel="001E051F">
          <w:rPr>
            <w:lang w:val="fr-FR"/>
            <w:rPrChange w:id="3463" w:author="The Si Tran" w:date="2012-12-05T23:02:00Z">
              <w:rPr>
                <w:sz w:val="28"/>
                <w:szCs w:val="28"/>
                <w:lang w:val="fr-FR"/>
              </w:rPr>
            </w:rPrChange>
          </w:rPr>
          <w:tab/>
        </w:r>
      </w:del>
      <m:oMath>
        <m:sSub>
          <m:sSubPr>
            <m:ctrlPr>
              <w:ins w:id="3464" w:author="The Si Tran" w:date="2012-12-05T23:55:00Z">
                <w:rPr>
                  <w:rFonts w:ascii="Cambria Math" w:hAnsi="Cambria Math"/>
                  <w:i/>
                  <w:lang w:val="fr-FR"/>
                </w:rPr>
              </w:ins>
            </m:ctrlPr>
          </m:sSubPr>
          <m:e>
            <w:ins w:id="3465" w:author="The Si Tran" w:date="2012-12-05T23:55:00Z">
              <m:r>
                <w:rPr>
                  <w:rFonts w:ascii="Cambria Math" w:hAnsi="Cambria Math"/>
                  <w:lang w:val="fr-FR"/>
                </w:rPr>
                <m:t>e</m:t>
              </m:r>
            </w:ins>
          </m:e>
          <m:sub>
            <w:ins w:id="3466" w:author="The Si Tran" w:date="2012-12-05T23:55:00Z">
              <m:r>
                <w:rPr>
                  <w:rFonts w:ascii="Cambria Math" w:hAnsi="Cambria Math"/>
                  <w:lang w:val="fr-FR"/>
                </w:rPr>
                <m:t>t</m:t>
              </m:r>
            </w:ins>
          </m:sub>
        </m:sSub>
        <w:ins w:id="3467" w:author="The Si Tran" w:date="2012-12-05T23:55:00Z">
          <m:r>
            <w:rPr>
              <w:rFonts w:ascii="Cambria Math" w:hAnsi="Cambria Math"/>
              <w:lang w:val="fr-FR"/>
            </w:rPr>
            <m:t>=</m:t>
          </m:r>
        </w:ins>
        <m:sSub>
          <m:sSubPr>
            <m:ctrlPr>
              <w:ins w:id="3468" w:author="The Si Tran" w:date="2012-12-05T23:55:00Z">
                <w:rPr>
                  <w:rFonts w:ascii="Cambria Math" w:hAnsi="Cambria Math"/>
                  <w:i/>
                  <w:lang w:val="fr-FR"/>
                </w:rPr>
              </w:ins>
            </m:ctrlPr>
          </m:sSubPr>
          <m:e>
            <w:ins w:id="3469" w:author="The Si Tran" w:date="2012-12-05T23:55:00Z">
              <m:r>
                <w:rPr>
                  <w:rFonts w:ascii="Cambria Math" w:hAnsi="Cambria Math"/>
                  <w:lang w:val="fr-FR"/>
                </w:rPr>
                <m:t>Y</m:t>
              </m:r>
            </w:ins>
          </m:e>
          <m:sub>
            <w:ins w:id="3470" w:author="The Si Tran" w:date="2012-12-05T23:55:00Z">
              <m:r>
                <w:rPr>
                  <w:rFonts w:ascii="Cambria Math" w:hAnsi="Cambria Math"/>
                  <w:lang w:val="fr-FR"/>
                </w:rPr>
                <m:t>t</m:t>
              </m:r>
            </w:ins>
          </m:sub>
        </m:sSub>
        <w:ins w:id="3471" w:author="The Si Tran" w:date="2012-12-05T23:55:00Z">
          <m:r>
            <w:rPr>
              <w:rFonts w:ascii="Cambria Math" w:hAnsi="Cambria Math"/>
              <w:lang w:val="fr-FR"/>
            </w:rPr>
            <m:t>-</m:t>
          </m:r>
        </w:ins>
        <m:sSub>
          <m:sSubPr>
            <m:ctrlPr>
              <w:ins w:id="3472" w:author="The Si Tran" w:date="2012-12-05T23:56:00Z">
                <w:rPr>
                  <w:rFonts w:ascii="Cambria Math" w:hAnsi="Cambria Math"/>
                  <w:i/>
                  <w:lang w:val="fr-FR"/>
                </w:rPr>
              </w:ins>
            </m:ctrlPr>
          </m:sSubPr>
          <m:e>
            <m:acc>
              <m:accPr>
                <m:ctrlPr>
                  <w:ins w:id="3473" w:author="The Si Tran" w:date="2012-12-05T23:56:00Z">
                    <w:rPr>
                      <w:rFonts w:ascii="Cambria Math" w:hAnsi="Cambria Math"/>
                      <w:i/>
                      <w:lang w:val="fr-FR"/>
                    </w:rPr>
                  </w:ins>
                </m:ctrlPr>
              </m:accPr>
              <m:e>
                <w:ins w:id="3474" w:author="The Si Tran" w:date="2012-12-05T23:56:00Z">
                  <m:r>
                    <w:rPr>
                      <w:rFonts w:ascii="Cambria Math" w:hAnsi="Cambria Math"/>
                      <w:lang w:val="fr-FR"/>
                    </w:rPr>
                    <m:t>Y</m:t>
                  </m:r>
                </w:ins>
              </m:e>
            </m:acc>
          </m:e>
          <m:sub>
            <w:ins w:id="3475" w:author="The Si Tran" w:date="2012-12-05T23:56:00Z">
              <m:r>
                <w:rPr>
                  <w:rFonts w:ascii="Cambria Math" w:hAnsi="Cambria Math"/>
                  <w:lang w:val="fr-FR"/>
                </w:rPr>
                <m:t>t</m:t>
              </m:r>
            </w:ins>
          </m:sub>
        </m:sSub>
      </m:oMath>
      <w:del w:id="3476" w:author="The Si Tran" w:date="2012-12-05T23:56:00Z">
        <w:r w:rsidRPr="0049233F" w:rsidDel="009F0701">
          <w:rPr>
            <w:lang w:val="fr-FR"/>
            <w:rPrChange w:id="3477" w:author="The Si Tran" w:date="2012-12-05T23:02:00Z">
              <w:rPr>
                <w:sz w:val="28"/>
                <w:szCs w:val="28"/>
                <w:lang w:val="fr-FR"/>
              </w:rPr>
            </w:rPrChange>
          </w:rPr>
          <w:delText>e</w:delText>
        </w:r>
        <w:r w:rsidRPr="0049233F" w:rsidDel="009F0701">
          <w:rPr>
            <w:vertAlign w:val="subscript"/>
            <w:lang w:val="fr-FR"/>
            <w:rPrChange w:id="3478" w:author="The Si Tran" w:date="2012-12-05T23:02:00Z">
              <w:rPr>
                <w:sz w:val="28"/>
                <w:szCs w:val="28"/>
                <w:vertAlign w:val="subscript"/>
                <w:lang w:val="fr-FR"/>
              </w:rPr>
            </w:rPrChange>
          </w:rPr>
          <w:delText xml:space="preserve">t  </w:delText>
        </w:r>
        <w:r w:rsidRPr="0049233F" w:rsidDel="009F0701">
          <w:rPr>
            <w:lang w:val="fr-FR"/>
            <w:rPrChange w:id="3479" w:author="The Si Tran" w:date="2012-12-05T23:02:00Z">
              <w:rPr>
                <w:sz w:val="28"/>
                <w:szCs w:val="28"/>
                <w:lang w:val="fr-FR"/>
              </w:rPr>
            </w:rPrChange>
          </w:rPr>
          <w:delText>= Υ</w:delText>
        </w:r>
        <w:r w:rsidR="003176F1" w:rsidRPr="0049233F" w:rsidDel="009F0701">
          <w:rPr>
            <w:vertAlign w:val="subscript"/>
            <w:lang w:val="fr-FR"/>
            <w:rPrChange w:id="3480" w:author="The Si Tran" w:date="2012-12-05T23:02:00Z">
              <w:rPr>
                <w:sz w:val="28"/>
                <w:szCs w:val="28"/>
                <w:vertAlign w:val="subscript"/>
                <w:lang w:val="fr-FR"/>
              </w:rPr>
            </w:rPrChange>
          </w:rPr>
          <w:delText>t</w:delText>
        </w:r>
        <w:r w:rsidRPr="0049233F" w:rsidDel="009F0701">
          <w:rPr>
            <w:lang w:val="fr-FR"/>
            <w:rPrChange w:id="3481"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5pt" o:ole="">
              <v:imagedata r:id="rId50" o:title=""/>
            </v:shape>
            <o:OLEObject Type="Embed" ProgID="Equation.DSMT4" ShapeID="_x0000_i1041" DrawAspect="Content" ObjectID="_1417586737" r:id="rId51"/>
          </w:object>
        </w:r>
        <w:r w:rsidR="003176F1" w:rsidRPr="002B1464" w:rsidDel="009F0701">
          <w:rPr>
            <w:vertAlign w:val="subscript"/>
          </w:rPr>
          <w:delText>t</w:delText>
        </w:r>
      </w:del>
    </w:p>
    <w:p w14:paraId="3C709FDE" w14:textId="77777777" w:rsidR="00B14D71" w:rsidRDefault="00926939" w:rsidP="005A22B0">
      <w:pPr>
        <w:rPr>
          <w:ins w:id="3482" w:author="The Si Tran" w:date="2012-12-14T04:41:00Z"/>
          <w:rFonts w:eastAsiaTheme="minorEastAsia"/>
          <w:szCs w:val="26"/>
        </w:rPr>
      </w:pPr>
      <w:del w:id="3483" w:author="The Si Tran" w:date="2012-12-16T17:03:00Z">
        <w:r w:rsidRPr="005947EE" w:rsidDel="006B12AA">
          <w:rPr>
            <w:szCs w:val="26"/>
          </w:rPr>
          <w:tab/>
        </w:r>
      </w:del>
      <w:ins w:id="3484" w:author="The Si Tran" w:date="2012-12-14T04:41:00Z">
        <w:r w:rsidR="00B14D71">
          <w:rPr>
            <w:szCs w:val="26"/>
          </w:rPr>
          <w:t>T</w:t>
        </w:r>
      </w:ins>
      <w:del w:id="3485"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2F1D4B">
      <w:pPr>
        <w:pStyle w:val="BuletL2"/>
        <w:pPrChange w:id="3486" w:author="The Si Tran" w:date="2012-12-16T17:03:00Z">
          <w:pPr/>
        </w:pPrChange>
      </w:pPr>
      <m:oMath>
        <m:sSub>
          <m:sSubPr>
            <m:ctrlPr>
              <w:ins w:id="3487" w:author="The Si Tran" w:date="2012-12-05T23:56:00Z">
                <w:rPr>
                  <w:rFonts w:ascii="Cambria Math" w:hAnsi="Cambria Math"/>
                  <w:i/>
                  <w:lang w:val="fr-FR"/>
                </w:rPr>
              </w:ins>
            </m:ctrlPr>
          </m:sSubPr>
          <m:e>
            <w:ins w:id="3488" w:author="The Si Tran" w:date="2012-12-05T23:56:00Z">
              <m:r>
                <w:rPr>
                  <w:rFonts w:ascii="Cambria Math" w:hAnsi="Cambria Math"/>
                  <w:lang w:val="fr-FR"/>
                </w:rPr>
                <m:t>e</m:t>
              </m:r>
            </w:ins>
          </m:e>
          <m:sub>
            <w:ins w:id="3489" w:author="The Si Tran" w:date="2012-12-05T23:56:00Z">
              <m:r>
                <w:rPr>
                  <w:rFonts w:ascii="Cambria Math" w:hAnsi="Cambria Math"/>
                  <w:lang w:val="fr-FR"/>
                </w:rPr>
                <m:t>t</m:t>
              </m:r>
            </w:ins>
          </m:sub>
        </m:sSub>
      </m:oMath>
      <w:del w:id="3490"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491" w:author="The Si Tran" w:date="2012-12-16T17:03:00Z">
          <w:pPr/>
        </w:pPrChange>
      </w:pPr>
      <w:del w:id="3492" w:author="The Si Tran" w:date="2012-12-14T04:42:00Z">
        <w:r w:rsidRPr="00032D83" w:rsidDel="001E051F">
          <w:tab/>
        </w:r>
        <w:r w:rsidRPr="00032D83" w:rsidDel="001E051F">
          <w:tab/>
        </w:r>
        <w:r w:rsidRPr="00032D83" w:rsidDel="001E051F">
          <w:tab/>
        </w:r>
      </w:del>
      <m:oMath>
        <m:sSub>
          <m:sSubPr>
            <m:ctrlPr>
              <w:ins w:id="3493" w:author="The Si Tran" w:date="2012-12-05T23:57:00Z">
                <w:rPr>
                  <w:rFonts w:ascii="Cambria Math" w:hAnsi="Cambria Math"/>
                  <w:i/>
                  <w:lang w:val="fr-FR"/>
                </w:rPr>
              </w:ins>
            </m:ctrlPr>
          </m:sSubPr>
          <m:e>
            <w:ins w:id="3494" w:author="The Si Tran" w:date="2012-12-05T23:57:00Z">
              <m:r>
                <w:rPr>
                  <w:rFonts w:ascii="Cambria Math" w:hAnsi="Cambria Math"/>
                  <w:lang w:val="fr-FR"/>
                </w:rPr>
                <m:t>Y</m:t>
              </m:r>
            </w:ins>
          </m:e>
          <m:sub>
            <w:ins w:id="3495" w:author="The Si Tran" w:date="2012-12-05T23:57:00Z">
              <m:r>
                <w:rPr>
                  <w:rFonts w:ascii="Cambria Math" w:hAnsi="Cambria Math"/>
                  <w:lang w:val="fr-FR"/>
                </w:rPr>
                <m:t>t</m:t>
              </m:r>
            </w:ins>
          </m:sub>
        </m:sSub>
      </m:oMath>
      <w:del w:id="3496"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497" w:author="The Si Tran" w:date="2012-12-16T17:03:00Z">
          <w:pPr/>
        </w:pPrChange>
      </w:pPr>
      <w:del w:id="3498" w:author="The Si Tran" w:date="2012-12-14T04:42:00Z">
        <w:r w:rsidRPr="00032D83" w:rsidDel="001E051F">
          <w:tab/>
        </w:r>
        <w:r w:rsidRPr="00032D83" w:rsidDel="001E051F">
          <w:tab/>
        </w:r>
        <w:r w:rsidRPr="00032D83" w:rsidDel="001E051F">
          <w:tab/>
        </w:r>
      </w:del>
      <w:del w:id="3499" w:author="The Si Tran" w:date="2012-12-05T23:57:00Z">
        <w:r w:rsidRPr="001E051F" w:rsidDel="009F0701">
          <w:rPr>
            <w:position w:val="-4"/>
            <w:rPrChange w:id="3500" w:author="The Si Tran" w:date="2012-12-14T04:43:00Z">
              <w:rPr>
                <w:position w:val="-4"/>
              </w:rPr>
            </w:rPrChange>
          </w:rPr>
          <w:object w:dxaOrig="240" w:dyaOrig="300" w14:anchorId="1ADCE12B">
            <v:shape id="_x0000_i1042" type="#_x0000_t75" style="width:9pt;height:15pt" o:ole="">
              <v:imagedata r:id="rId50" o:title=""/>
            </v:shape>
            <o:OLEObject Type="Embed" ProgID="Equation.DSMT4" ShapeID="_x0000_i1042" DrawAspect="Content" ObjectID="_1417586738" r:id="rId52"/>
          </w:object>
        </w:r>
      </w:del>
      <m:oMath>
        <m:sSub>
          <m:sSubPr>
            <m:ctrlPr>
              <w:ins w:id="3501" w:author="The Si Tran" w:date="2012-12-05T23:57:00Z">
                <w:rPr>
                  <w:rFonts w:ascii="Cambria Math" w:hAnsi="Cambria Math"/>
                  <w:i/>
                  <w:lang w:val="fr-FR"/>
                </w:rPr>
              </w:ins>
            </m:ctrlPr>
          </m:sSubPr>
          <m:e>
            <m:acc>
              <m:accPr>
                <m:ctrlPr>
                  <w:ins w:id="3502" w:author="The Si Tran" w:date="2012-12-05T23:57:00Z">
                    <w:rPr>
                      <w:rFonts w:ascii="Cambria Math" w:hAnsi="Cambria Math"/>
                      <w:i/>
                      <w:lang w:val="fr-FR"/>
                    </w:rPr>
                  </w:ins>
                </m:ctrlPr>
              </m:accPr>
              <m:e>
                <w:ins w:id="3503" w:author="The Si Tran" w:date="2012-12-05T23:57:00Z">
                  <m:r>
                    <w:rPr>
                      <w:rFonts w:ascii="Cambria Math" w:hAnsi="Cambria Math"/>
                      <w:lang w:val="fr-FR"/>
                    </w:rPr>
                    <m:t>Y</m:t>
                  </m:r>
                </w:ins>
              </m:e>
            </m:acc>
          </m:e>
          <m:sub>
            <w:ins w:id="3504"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941798">
        <w:t>n quan sát</w:t>
      </w:r>
    </w:p>
    <w:p w14:paraId="08861CDF" w14:textId="77777777" w:rsidR="00926939" w:rsidRPr="001E051F" w:rsidRDefault="00926939">
      <w:pPr>
        <w:pStyle w:val="BuletL2"/>
        <w:rPr>
          <w:lang w:val="fr-FR"/>
          <w:rPrChange w:id="3505" w:author="The Si Tran" w:date="2012-12-14T04:43:00Z">
            <w:rPr>
              <w:sz w:val="28"/>
              <w:szCs w:val="28"/>
              <w:lang w:val="fr-FR"/>
            </w:rPr>
          </w:rPrChange>
        </w:rPr>
        <w:pPrChange w:id="3506" w:author="The Si Tran" w:date="2012-12-16T17:03:00Z">
          <w:pPr/>
        </w:pPrChange>
      </w:pPr>
      <w:del w:id="3507" w:author="The Si Tran" w:date="2012-12-14T04:42:00Z">
        <w:r w:rsidRPr="00032D83" w:rsidDel="001E051F">
          <w:tab/>
        </w:r>
        <w:r w:rsidRPr="00032D83" w:rsidDel="001E051F">
          <w:tab/>
        </w:r>
        <w:r w:rsidRPr="00032D83" w:rsidDel="001E051F">
          <w:tab/>
        </w:r>
      </w:del>
      <w:ins w:id="3508" w:author="The Si Tran" w:date="2012-12-05T23:57:00Z">
        <m:oMath>
          <m:r>
            <w:rPr>
              <w:rFonts w:ascii="Cambria Math" w:hAnsi="Cambria Math"/>
            </w:rPr>
            <m:t>t</m:t>
          </m:r>
        </m:oMath>
      </w:ins>
      <w:del w:id="3509"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RDefault="00926939" w:rsidP="005A22B0">
      <w:pPr>
        <w:rPr>
          <w:szCs w:val="26"/>
          <w:lang w:val="fr-FR"/>
        </w:rPr>
      </w:pPr>
      <w:del w:id="3510" w:author="The Si Tran" w:date="2012-12-16T17:03:00Z">
        <w:r w:rsidRPr="0049233F" w:rsidDel="006B12AA">
          <w:rPr>
            <w:szCs w:val="26"/>
            <w:lang w:val="fr-FR"/>
            <w:rPrChange w:id="3511" w:author="The Si Tran" w:date="2012-12-05T23:02:00Z">
              <w:rPr>
                <w:sz w:val="28"/>
                <w:szCs w:val="28"/>
                <w:lang w:val="fr-FR"/>
              </w:rPr>
            </w:rPrChange>
          </w:rPr>
          <w:tab/>
        </w:r>
      </w:del>
      <w:r w:rsidRPr="0049233F">
        <w:rPr>
          <w:szCs w:val="26"/>
          <w:lang w:val="fr-FR"/>
          <w:rPrChange w:id="3512" w:author="The Si Tran" w:date="2012-12-05T23:02:00Z">
            <w:rPr>
              <w:sz w:val="28"/>
              <w:szCs w:val="28"/>
              <w:lang w:val="fr-FR"/>
            </w:rPr>
          </w:rPrChange>
        </w:rPr>
        <w:t>Phương thức đánh giá phổ biến là trung bình lỗi tuyệt đối.</w:t>
      </w:r>
      <w:r w:rsidR="003176F1" w:rsidRPr="0049233F">
        <w:rPr>
          <w:szCs w:val="26"/>
          <w:lang w:val="fr-FR"/>
          <w:rPrChange w:id="3513" w:author="The Si Tran" w:date="2012-12-05T23:02:00Z">
            <w:rPr>
              <w:sz w:val="28"/>
              <w:szCs w:val="28"/>
              <w:lang w:val="fr-FR"/>
            </w:rPr>
          </w:rPrChange>
        </w:rPr>
        <w:t xml:space="preserve"> </w:t>
      </w:r>
    </w:p>
    <w:p w14:paraId="7D3C237E" w14:textId="2E191CEB" w:rsidR="00BB708B" w:rsidRPr="00BB708B" w:rsidDel="00B9548F" w:rsidRDefault="00BB708B" w:rsidP="00BB708B">
      <w:pPr>
        <w:pStyle w:val="BuletL2"/>
        <w:rPr>
          <w:del w:id="3514" w:author="The Si Tran" w:date="2012-12-16T10:29:00Z"/>
        </w:rPr>
      </w:pPr>
      <w:r>
        <w:t xml:space="preserve">Sai số tuyệt đối trung bình lỗi </w:t>
      </w:r>
      <w:r w:rsidRPr="00AE532A">
        <w:rPr>
          <w:i/>
        </w:rPr>
        <w:t>MAE</w:t>
      </w:r>
      <w:r>
        <w:t xml:space="preserve"> (mean absolute error) tính theo công thức:</w:t>
      </w:r>
    </w:p>
    <w:p w14:paraId="26A7DD6F" w14:textId="77777777" w:rsidR="00B9548F" w:rsidRPr="0049233F" w:rsidRDefault="00B9548F" w:rsidP="00BB708B">
      <w:pPr>
        <w:pStyle w:val="BuletL2"/>
        <w:rPr>
          <w:ins w:id="3515" w:author="The Si Tran" w:date="2012-12-16T10:29:00Z"/>
          <w:lang w:val="fr-FR"/>
          <w:rPrChange w:id="3516" w:author="The Si Tran" w:date="2012-12-05T23:02:00Z">
            <w:rPr>
              <w:ins w:id="3517" w:author="The Si Tran" w:date="2012-12-16T10:29:00Z"/>
              <w:sz w:val="28"/>
              <w:szCs w:val="28"/>
              <w:lang w:val="fr-FR"/>
            </w:rPr>
          </w:rPrChange>
        </w:rPr>
      </w:pPr>
    </w:p>
    <w:p w14:paraId="6D6BE701" w14:textId="77777777" w:rsidR="00B9548F" w:rsidRDefault="007B0D12">
      <w:pPr>
        <w:pStyle w:val="Canhgiua"/>
        <w:pPrChange w:id="3518" w:author="The Si Tran" w:date="2012-12-16T10:30:00Z">
          <w:pPr/>
        </w:pPrChange>
      </w:pPr>
      <w:del w:id="3519" w:author="The Si Tran" w:date="2012-12-16T10:29:00Z">
        <w:r w:rsidRPr="0049233F" w:rsidDel="00B9548F">
          <w:rPr>
            <w:lang w:val="fr-FR"/>
            <w:rPrChange w:id="3520" w:author="The Si Tran" w:date="2012-12-05T23:02:00Z">
              <w:rPr>
                <w:sz w:val="28"/>
                <w:szCs w:val="28"/>
                <w:lang w:val="fr-FR"/>
              </w:rPr>
            </w:rPrChange>
          </w:rPr>
          <w:lastRenderedPageBreak/>
          <w:tab/>
        </w:r>
        <w:r w:rsidRPr="0049233F" w:rsidDel="00B9548F">
          <w:rPr>
            <w:lang w:val="fr-FR"/>
            <w:rPrChange w:id="3521" w:author="The Si Tran" w:date="2012-12-05T23:02:00Z">
              <w:rPr>
                <w:sz w:val="28"/>
                <w:szCs w:val="28"/>
                <w:lang w:val="fr-FR"/>
              </w:rPr>
            </w:rPrChange>
          </w:rPr>
          <w:tab/>
        </w:r>
      </w:del>
      <w:del w:id="3522" w:author="The Si Tran" w:date="2012-12-14T04:43:00Z">
        <w:r w:rsidRPr="0049233F" w:rsidDel="001E051F">
          <w:rPr>
            <w:lang w:val="fr-FR"/>
            <w:rPrChange w:id="3523" w:author="The Si Tran" w:date="2012-12-05T23:02:00Z">
              <w:rPr>
                <w:sz w:val="28"/>
                <w:szCs w:val="28"/>
                <w:lang w:val="fr-FR"/>
              </w:rPr>
            </w:rPrChange>
          </w:rPr>
          <w:tab/>
        </w:r>
      </w:del>
      <w:ins w:id="3524" w:author="The Si Tran" w:date="2012-12-06T00:09:00Z">
        <m:oMath>
          <m:r>
            <w:rPr>
              <w:rFonts w:ascii="Cambria Math" w:hAnsi="Cambria Math"/>
            </w:rPr>
            <m:t>MA</m:t>
          </m:r>
        </m:oMath>
      </w:ins>
      <w:ins w:id="3525" w:author="The Si Tran" w:date="2012-12-08T15:24:00Z">
        <m:oMath>
          <m:r>
            <w:rPr>
              <w:rFonts w:ascii="Cambria Math" w:hAnsi="Cambria Math"/>
            </w:rPr>
            <m:t>E</m:t>
          </m:r>
        </m:oMath>
      </w:ins>
      <w:ins w:id="3526"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6D20E19F" w14:textId="147721DD" w:rsidR="00BB708B" w:rsidRPr="00BB708B" w:rsidRDefault="00BB708B" w:rsidP="00BB708B">
      <w:pPr>
        <w:pStyle w:val="BuletL2"/>
        <w:rPr>
          <w:ins w:id="3527" w:author="The Si Tran" w:date="2012-12-16T10:30:00Z"/>
        </w:rPr>
      </w:pPr>
      <w:r>
        <w:t xml:space="preserve">Sai số trung bình bình phương lỗi </w:t>
      </w:r>
      <w:r w:rsidRPr="00AE532A">
        <w:rPr>
          <w:i/>
        </w:rPr>
        <w:t>MSE</w:t>
      </w:r>
      <w:r>
        <w:t xml:space="preserve"> (mean squared error) tính theo công thức:</w:t>
      </w:r>
    </w:p>
    <w:p w14:paraId="4C857B2A" w14:textId="5F8A01E7" w:rsidR="00926939" w:rsidRPr="00B9548F" w:rsidDel="00D767FA" w:rsidRDefault="007B0D12">
      <w:pPr>
        <w:pStyle w:val="Canhgiua"/>
        <w:rPr>
          <w:del w:id="3528" w:author="The Si Tran" w:date="2012-12-06T00:08:00Z"/>
          <w:lang w:val="fr-FR"/>
          <w:rPrChange w:id="3529" w:author="The Si Tran" w:date="2012-12-16T10:30:00Z">
            <w:rPr>
              <w:del w:id="3530" w:author="The Si Tran" w:date="2012-12-06T00:08:00Z"/>
            </w:rPr>
          </w:rPrChange>
        </w:rPr>
        <w:pPrChange w:id="3531" w:author="The Si Tran" w:date="2012-12-16T10:30:00Z">
          <w:pPr/>
        </w:pPrChange>
      </w:pPr>
      <w:del w:id="3532" w:author="The Si Tran" w:date="2012-12-06T00:08:00Z">
        <w:r w:rsidRPr="0049233F" w:rsidDel="00D767FA">
          <w:rPr>
            <w:lang w:val="fr-FR"/>
            <w:rPrChange w:id="3533"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25pt;height:33pt" o:ole="">
              <v:imagedata r:id="rId53" o:title=""/>
            </v:shape>
            <o:OLEObject Type="Embed" ProgID="Equation.DSMT4" ShapeID="_x0000_i1043" DrawAspect="Content" ObjectID="_1417586739" r:id="rId54"/>
          </w:object>
        </w:r>
      </w:del>
    </w:p>
    <w:p w14:paraId="37D2DF1D" w14:textId="77777777" w:rsidR="00C318D3" w:rsidRPr="00082976" w:rsidDel="0082455D" w:rsidRDefault="00C318D3">
      <w:pPr>
        <w:pStyle w:val="Canhgiua"/>
        <w:rPr>
          <w:del w:id="3534" w:author="The Si Tran" w:date="2012-12-06T00:08:00Z"/>
        </w:rPr>
        <w:pPrChange w:id="3535" w:author="The Si Tran" w:date="2012-12-16T10:30:00Z">
          <w:pPr/>
        </w:pPrChange>
      </w:pPr>
      <w:del w:id="3536" w:author="The Si Tran" w:date="2012-12-06T00:04:00Z">
        <w:r w:rsidRPr="00082976" w:rsidDel="00D767FA">
          <w:tab/>
        </w:r>
      </w:del>
      <w:del w:id="3537" w:author="The Si Tran" w:date="2012-12-06T00:08:00Z">
        <w:r w:rsidRPr="00082976" w:rsidDel="00D767FA">
          <w:tab/>
        </w:r>
      </w:del>
    </w:p>
    <w:p w14:paraId="0EB20BA4" w14:textId="77777777" w:rsidR="00BB708B" w:rsidRDefault="00C318D3">
      <w:pPr>
        <w:pStyle w:val="Canhgiua"/>
        <w:pPrChange w:id="3538" w:author="The Si Tran" w:date="2012-12-16T10:30:00Z">
          <w:pPr/>
        </w:pPrChange>
      </w:pPr>
      <w:del w:id="3539" w:author="The Si Tran" w:date="2012-12-06T00:09:00Z">
        <w:r w:rsidRPr="005947EE" w:rsidDel="0050145A">
          <w:tab/>
        </w:r>
        <w:r w:rsidRPr="005947EE" w:rsidDel="0050145A">
          <w:tab/>
        </w:r>
      </w:del>
      <w:ins w:id="3540" w:author="The Si Tran" w:date="2012-12-05T23:58:00Z">
        <m:oMath>
          <m:r>
            <w:rPr>
              <w:rFonts w:ascii="Cambria Math" w:hAnsi="Cambria Math"/>
            </w:rPr>
            <m:t>MSE=</m:t>
          </m:r>
        </m:oMath>
      </w:ins>
      <m:oMath>
        <m:f>
          <m:fPr>
            <m:ctrlPr>
              <w:ins w:id="3541" w:author="The Si Tran" w:date="2012-12-06T00:00:00Z">
                <w:rPr>
                  <w:rFonts w:ascii="Cambria Math" w:hAnsi="Cambria Math"/>
                  <w:i/>
                </w:rPr>
              </w:ins>
            </m:ctrlPr>
          </m:fPr>
          <m:num>
            <w:ins w:id="3542" w:author="The Si Tran" w:date="2012-12-06T00:00:00Z">
              <m:r>
                <w:rPr>
                  <w:rFonts w:ascii="Cambria Math" w:hAnsi="Cambria Math"/>
                </w:rPr>
                <m:t>1</m:t>
              </m:r>
            </w:ins>
          </m:num>
          <m:den>
            <w:ins w:id="3543" w:author="The Si Tran" w:date="2012-12-06T00:00:00Z">
              <m:r>
                <w:rPr>
                  <w:rFonts w:ascii="Cambria Math" w:hAnsi="Cambria Math"/>
                </w:rPr>
                <m:t>n</m:t>
              </m:r>
            </w:ins>
          </m:den>
        </m:f>
        <m:nary>
          <m:naryPr>
            <m:chr m:val="∑"/>
            <m:limLoc m:val="subSup"/>
            <m:ctrlPr>
              <w:ins w:id="3544" w:author="The Si Tran" w:date="2012-12-06T00:00:00Z">
                <w:rPr>
                  <w:rFonts w:ascii="Cambria Math" w:hAnsi="Cambria Math"/>
                  <w:i/>
                </w:rPr>
              </w:ins>
            </m:ctrlPr>
          </m:naryPr>
          <m:sub>
            <w:ins w:id="3545" w:author="The Si Tran" w:date="2012-12-06T00:01:00Z">
              <m:r>
                <w:rPr>
                  <w:rFonts w:ascii="Cambria Math" w:hAnsi="Cambria Math"/>
                </w:rPr>
                <m:t>t</m:t>
              </m:r>
            </w:ins>
            <w:ins w:id="3546" w:author="The Si Tran" w:date="2012-12-06T00:00:00Z">
              <m:r>
                <w:rPr>
                  <w:rFonts w:ascii="Cambria Math" w:hAnsi="Cambria Math"/>
                </w:rPr>
                <m:t>=1</m:t>
              </m:r>
            </w:ins>
          </m:sub>
          <m:sup>
            <w:ins w:id="3547" w:author="The Si Tran" w:date="2012-12-06T00:00:00Z">
              <m:r>
                <w:rPr>
                  <w:rFonts w:ascii="Cambria Math" w:hAnsi="Cambria Math"/>
                </w:rPr>
                <m:t>n</m:t>
              </m:r>
            </w:ins>
          </m:sup>
          <m:e>
            <m:sSup>
              <m:sSupPr>
                <m:ctrlPr>
                  <w:ins w:id="3548" w:author="The Si Tran" w:date="2012-12-06T00:01:00Z">
                    <w:rPr>
                      <w:rFonts w:ascii="Cambria Math" w:hAnsi="Cambria Math"/>
                      <w:i/>
                    </w:rPr>
                  </w:ins>
                </m:ctrlPr>
              </m:sSupPr>
              <m:e>
                <m:d>
                  <m:dPr>
                    <m:ctrlPr>
                      <w:ins w:id="3549" w:author="The Si Tran" w:date="2012-12-06T00:01:00Z">
                        <w:rPr>
                          <w:rFonts w:ascii="Cambria Math" w:hAnsi="Cambria Math"/>
                          <w:i/>
                        </w:rPr>
                      </w:ins>
                    </m:ctrlPr>
                  </m:dPr>
                  <m:e>
                    <m:sSub>
                      <m:sSubPr>
                        <m:ctrlPr>
                          <w:ins w:id="3550" w:author="The Si Tran" w:date="2012-12-06T00:01:00Z">
                            <w:rPr>
                              <w:rFonts w:ascii="Cambria Math" w:hAnsi="Cambria Math"/>
                              <w:i/>
                            </w:rPr>
                          </w:ins>
                        </m:ctrlPr>
                      </m:sSubPr>
                      <m:e>
                        <m:acc>
                          <m:accPr>
                            <m:ctrlPr>
                              <w:ins w:id="3551" w:author="The Si Tran" w:date="2012-12-06T00:01:00Z">
                                <w:rPr>
                                  <w:rFonts w:ascii="Cambria Math" w:hAnsi="Cambria Math"/>
                                  <w:i/>
                                </w:rPr>
                              </w:ins>
                            </m:ctrlPr>
                          </m:accPr>
                          <m:e>
                            <w:ins w:id="3552" w:author="The Si Tran" w:date="2012-12-06T00:01:00Z">
                              <m:r>
                                <w:rPr>
                                  <w:rFonts w:ascii="Cambria Math" w:hAnsi="Cambria Math"/>
                                </w:rPr>
                                <m:t>Y</m:t>
                              </m:r>
                            </w:ins>
                          </m:e>
                        </m:acc>
                      </m:e>
                      <m:sub>
                        <w:ins w:id="3553" w:author="The Si Tran" w:date="2012-12-06T00:01:00Z">
                          <m:r>
                            <w:rPr>
                              <w:rFonts w:ascii="Cambria Math" w:hAnsi="Cambria Math"/>
                            </w:rPr>
                            <m:t>t</m:t>
                          </m:r>
                        </w:ins>
                      </m:sub>
                    </m:sSub>
                    <w:ins w:id="3554" w:author="The Si Tran" w:date="2012-12-06T00:01:00Z">
                      <m:r>
                        <w:rPr>
                          <w:rFonts w:ascii="Cambria Math" w:hAnsi="Cambria Math"/>
                        </w:rPr>
                        <m:t>-</m:t>
                      </m:r>
                    </w:ins>
                    <m:sSub>
                      <m:sSubPr>
                        <m:ctrlPr>
                          <w:ins w:id="3555" w:author="The Si Tran" w:date="2012-12-06T00:02:00Z">
                            <w:rPr>
                              <w:rFonts w:ascii="Cambria Math" w:hAnsi="Cambria Math"/>
                              <w:i/>
                            </w:rPr>
                          </w:ins>
                        </m:ctrlPr>
                      </m:sSubPr>
                      <m:e>
                        <w:ins w:id="3556" w:author="The Si Tran" w:date="2012-12-06T00:02:00Z">
                          <m:r>
                            <w:rPr>
                              <w:rFonts w:ascii="Cambria Math" w:hAnsi="Cambria Math"/>
                            </w:rPr>
                            <m:t>Y</m:t>
                          </m:r>
                        </w:ins>
                      </m:e>
                      <m:sub>
                        <w:ins w:id="3557" w:author="The Si Tran" w:date="2012-12-06T00:02:00Z">
                          <m:r>
                            <w:rPr>
                              <w:rFonts w:ascii="Cambria Math" w:hAnsi="Cambria Math"/>
                            </w:rPr>
                            <m:t>t</m:t>
                          </m:r>
                        </w:ins>
                      </m:sub>
                    </m:sSub>
                  </m:e>
                </m:d>
              </m:e>
              <m:sup>
                <w:ins w:id="3558" w:author="The Si Tran" w:date="2012-12-06T00:01:00Z">
                  <m:r>
                    <w:rPr>
                      <w:rFonts w:ascii="Cambria Math" w:hAnsi="Cambria Math"/>
                    </w:rPr>
                    <m:t>2</m:t>
                  </m:r>
                </w:ins>
              </m:sup>
            </m:sSup>
          </m:e>
        </m:nary>
      </m:oMath>
    </w:p>
    <w:p w14:paraId="2FC621BF" w14:textId="395AE17E" w:rsidR="00C318D3" w:rsidRPr="00E12D24" w:rsidDel="00D767FA" w:rsidRDefault="00BB708B" w:rsidP="00BB708B">
      <w:pPr>
        <w:pStyle w:val="BuletL2"/>
        <w:rPr>
          <w:del w:id="3559" w:author="The Si Tran" w:date="2012-12-06T00:04:00Z"/>
        </w:rPr>
      </w:pPr>
      <w:r>
        <w:t xml:space="preserve">Sai số tuyệt đối phần trăm lỗi </w:t>
      </w:r>
      <w:r w:rsidRPr="00AE532A">
        <w:rPr>
          <w:i/>
        </w:rPr>
        <w:t>MAPE</w:t>
      </w:r>
      <w:r>
        <w:rPr>
          <w:i/>
        </w:rPr>
        <w:t xml:space="preserve"> </w:t>
      </w:r>
      <w:r>
        <w:t>(mean absolute  percentage error) được tính theo công thức:</w:t>
      </w:r>
      <w:del w:id="3560" w:author="The Si Tran" w:date="2012-12-05T23:58:00Z">
        <w:r w:rsidR="00C318D3" w:rsidRPr="005947EE" w:rsidDel="00ED7D29">
          <w:tab/>
          <w:delText>MSE</w:delText>
        </w:r>
      </w:del>
    </w:p>
    <w:p w14:paraId="5F09576E" w14:textId="77777777" w:rsidR="00C318D3" w:rsidDel="00B9548F" w:rsidRDefault="00C318D3" w:rsidP="00BB708B">
      <w:pPr>
        <w:pStyle w:val="BuletL2"/>
        <w:rPr>
          <w:del w:id="3561" w:author="The Si Tran" w:date="2012-12-16T10:30:00Z"/>
        </w:rPr>
      </w:pPr>
    </w:p>
    <w:p w14:paraId="4C77F487" w14:textId="77777777" w:rsidR="00B9548F" w:rsidRPr="00263465" w:rsidRDefault="00B9548F">
      <w:pPr>
        <w:pStyle w:val="BuletL2"/>
        <w:rPr>
          <w:ins w:id="3562" w:author="The Si Tran" w:date="2012-12-16T10:30:00Z"/>
        </w:rPr>
        <w:pPrChange w:id="3563" w:author="The Si Tran" w:date="2012-12-16T10:30:00Z">
          <w:pPr/>
        </w:pPrChange>
      </w:pPr>
    </w:p>
    <w:p w14:paraId="046BF5E6" w14:textId="77777777" w:rsidR="00C318D3" w:rsidRPr="005947EE" w:rsidDel="00D767FA" w:rsidRDefault="00C318D3">
      <w:pPr>
        <w:pStyle w:val="Canhgiua"/>
        <w:rPr>
          <w:del w:id="3564" w:author="The Si Tran" w:date="2012-12-06T00:08:00Z"/>
        </w:rPr>
        <w:pPrChange w:id="3565" w:author="The Si Tran" w:date="2012-12-16T10:30:00Z">
          <w:pPr/>
        </w:pPrChange>
      </w:pPr>
      <w:del w:id="3566" w:author="The Si Tran" w:date="2012-12-16T10:30:00Z">
        <w:r w:rsidRPr="00B312F5" w:rsidDel="00B9548F">
          <w:tab/>
        </w:r>
        <w:r w:rsidRPr="00B312F5" w:rsidDel="00B9548F">
          <w:tab/>
        </w:r>
      </w:del>
      <w:del w:id="3567" w:author="The Si Tran" w:date="2012-12-14T04:43:00Z">
        <w:r w:rsidRPr="00B312F5" w:rsidDel="001E051F">
          <w:tab/>
        </w:r>
      </w:del>
      <w:del w:id="3568" w:author="The Si Tran" w:date="2012-12-06T00:02:00Z">
        <w:r w:rsidRPr="00B312F5" w:rsidDel="00734CBA">
          <w:delText>MAPE</w:delText>
        </w:r>
      </w:del>
      <w:ins w:id="3569"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570" w:author="The Si Tran" w:date="2012-12-06T00:03:00Z">
                <w:rPr>
                  <w:rFonts w:ascii="Cambria Math" w:hAnsi="Cambria Math"/>
                </w:rPr>
              </w:ins>
            </m:ctrlPr>
          </m:naryPr>
          <m:sub>
            <w:ins w:id="3571" w:author="The Si Tran" w:date="2012-12-06T00:03:00Z">
              <m:r>
                <w:rPr>
                  <w:rFonts w:ascii="Cambria Math" w:hAnsi="Cambria Math"/>
                </w:rPr>
                <m:t>t</m:t>
              </m:r>
              <m:r>
                <m:rPr>
                  <m:sty m:val="p"/>
                </m:rPr>
                <w:rPr>
                  <w:rFonts w:ascii="Cambria Math" w:hAnsi="Cambria Math"/>
                </w:rPr>
                <m:t>=1</m:t>
              </m:r>
            </w:ins>
          </m:sub>
          <m:sup>
            <w:ins w:id="3572" w:author="The Si Tran" w:date="2012-12-06T00:03:00Z">
              <m:r>
                <w:rPr>
                  <w:rFonts w:ascii="Cambria Math" w:hAnsi="Cambria Math"/>
                </w:rPr>
                <m:t>n</m:t>
              </m:r>
            </w:ins>
          </m:sup>
          <m:e>
            <m:d>
              <m:dPr>
                <m:begChr m:val="|"/>
                <m:endChr m:val="|"/>
                <m:ctrlPr>
                  <w:ins w:id="3573" w:author="The Si Tran" w:date="2012-12-06T00:03:00Z">
                    <w:rPr>
                      <w:rFonts w:ascii="Cambria Math" w:hAnsi="Cambria Math"/>
                    </w:rPr>
                  </w:ins>
                </m:ctrlPr>
              </m:dPr>
              <m:e>
                <m:f>
                  <m:fPr>
                    <m:ctrlPr>
                      <w:ins w:id="3574" w:author="The Si Tran" w:date="2012-12-06T00:03:00Z">
                        <w:rPr>
                          <w:rFonts w:ascii="Cambria Math" w:hAnsi="Cambria Math"/>
                        </w:rPr>
                      </w:ins>
                    </m:ctrlPr>
                  </m:fPr>
                  <m:num>
                    <m:sSub>
                      <m:sSubPr>
                        <m:ctrlPr>
                          <w:ins w:id="3575" w:author="The Si Tran" w:date="2012-12-06T00:03:00Z">
                            <w:rPr>
                              <w:rFonts w:ascii="Cambria Math" w:hAnsi="Cambria Math"/>
                            </w:rPr>
                          </w:ins>
                        </m:ctrlPr>
                      </m:sSubPr>
                      <m:e>
                        <m:acc>
                          <m:accPr>
                            <m:ctrlPr>
                              <w:ins w:id="3576" w:author="The Si Tran" w:date="2012-12-06T00:03:00Z">
                                <w:rPr>
                                  <w:rFonts w:ascii="Cambria Math" w:hAnsi="Cambria Math"/>
                                </w:rPr>
                              </w:ins>
                            </m:ctrlPr>
                          </m:accPr>
                          <m:e>
                            <w:ins w:id="3577" w:author="The Si Tran" w:date="2012-12-06T00:03:00Z">
                              <m:r>
                                <w:rPr>
                                  <w:rFonts w:ascii="Cambria Math" w:hAnsi="Cambria Math"/>
                                </w:rPr>
                                <m:t>Y</m:t>
                              </m:r>
                            </w:ins>
                          </m:e>
                        </m:acc>
                      </m:e>
                      <m:sub>
                        <w:ins w:id="3578" w:author="The Si Tran" w:date="2012-12-06T00:03:00Z">
                          <m:r>
                            <w:rPr>
                              <w:rFonts w:ascii="Cambria Math" w:hAnsi="Cambria Math"/>
                            </w:rPr>
                            <m:t>t</m:t>
                          </m:r>
                          <m:r>
                            <m:rPr>
                              <m:sty m:val="p"/>
                            </m:rPr>
                            <w:rPr>
                              <w:rFonts w:ascii="Cambria Math" w:hAnsi="Cambria Math"/>
                            </w:rPr>
                            <m:t>-</m:t>
                          </m:r>
                        </w:ins>
                      </m:sub>
                    </m:sSub>
                    <m:sSub>
                      <m:sSubPr>
                        <m:ctrlPr>
                          <w:ins w:id="3579" w:author="The Si Tran" w:date="2012-12-06T00:04:00Z">
                            <w:rPr>
                              <w:rFonts w:ascii="Cambria Math" w:hAnsi="Cambria Math"/>
                            </w:rPr>
                          </w:ins>
                        </m:ctrlPr>
                      </m:sSubPr>
                      <m:e>
                        <w:ins w:id="3580" w:author="The Si Tran" w:date="2012-12-06T00:04:00Z">
                          <m:r>
                            <w:rPr>
                              <w:rFonts w:ascii="Cambria Math" w:hAnsi="Cambria Math"/>
                            </w:rPr>
                            <m:t>Y</m:t>
                          </m:r>
                        </w:ins>
                      </m:e>
                      <m:sub>
                        <w:ins w:id="3581" w:author="The Si Tran" w:date="2012-12-06T00:04:00Z">
                          <m:r>
                            <w:rPr>
                              <w:rFonts w:ascii="Cambria Math" w:hAnsi="Cambria Math"/>
                            </w:rPr>
                            <m:t>t</m:t>
                          </m:r>
                        </w:ins>
                      </m:sub>
                    </m:sSub>
                  </m:num>
                  <m:den>
                    <m:sSub>
                      <m:sSubPr>
                        <m:ctrlPr>
                          <w:ins w:id="3582" w:author="The Si Tran" w:date="2012-12-06T00:04:00Z">
                            <w:rPr>
                              <w:rFonts w:ascii="Cambria Math" w:hAnsi="Cambria Math"/>
                            </w:rPr>
                          </w:ins>
                        </m:ctrlPr>
                      </m:sSubPr>
                      <m:e>
                        <w:ins w:id="3583" w:author="The Si Tran" w:date="2012-12-06T00:04:00Z">
                          <m:r>
                            <w:rPr>
                              <w:rFonts w:ascii="Cambria Math" w:hAnsi="Cambria Math"/>
                            </w:rPr>
                            <m:t>Y</m:t>
                          </m:r>
                        </w:ins>
                      </m:e>
                      <m:sub>
                        <w:ins w:id="3584"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585" w:author="The Si Tran" w:date="2012-12-16T10:30:00Z">
          <w:pPr/>
        </w:pPrChange>
      </w:pPr>
    </w:p>
    <w:p w14:paraId="6D6A317A" w14:textId="565C9527" w:rsidR="0045079D" w:rsidRPr="00EF4E32" w:rsidDel="00565563" w:rsidRDefault="0045079D" w:rsidP="0045079D">
      <w:pPr>
        <w:pStyle w:val="Bang"/>
        <w:rPr>
          <w:del w:id="3586" w:author="The Si Tran" w:date="2012-12-14T04:33:00Z"/>
          <w:rPrChange w:id="3587" w:author="The Si Tran" w:date="2012-12-05T23:02:00Z">
            <w:rPr>
              <w:del w:id="3588" w:author="The Si Tran" w:date="2012-12-14T04:33:00Z"/>
              <w:sz w:val="28"/>
              <w:szCs w:val="28"/>
              <w:lang w:val="fr-FR"/>
            </w:rPr>
          </w:rPrChange>
        </w:rPr>
        <w:pPrChange w:id="3589" w:author="The Si Tran" w:date="2012-12-16T10:03:00Z">
          <w:pPr/>
        </w:pPrChange>
      </w:pPr>
      <w:bookmarkStart w:id="3590" w:name="_Toc343841773"/>
      <w:ins w:id="3591" w:author="The Si Tran" w:date="2012-12-14T04:34:00Z">
        <w:r w:rsidRPr="00EF4E32">
          <w:rPr>
            <w:rPrChange w:id="3592" w:author="The Si Tran" w:date="2012-12-14T04:35:00Z">
              <w:rPr>
                <w:lang w:val="fr-FR"/>
              </w:rPr>
            </w:rPrChange>
          </w:rPr>
          <w:t>Bảng 2.1</w:t>
        </w:r>
      </w:ins>
      <w:ins w:id="3593" w:author="The Si Tran" w:date="2012-12-14T04:35:00Z">
        <w:r w:rsidRPr="00EF4E32">
          <w:rPr>
            <w:rPrChange w:id="3594" w:author="The Si Tran" w:date="2012-12-14T04:35:00Z">
              <w:rPr>
                <w:lang w:val="fr-FR"/>
              </w:rPr>
            </w:rPrChange>
          </w:rPr>
          <w:t>:</w:t>
        </w:r>
      </w:ins>
      <w:ins w:id="3595" w:author="The Si Tran" w:date="2012-12-14T04:34:00Z">
        <w:r w:rsidRPr="00EF4E32">
          <w:t xml:space="preserve"> Một số kĩ thuật dự đoán cho từng thành phần của chuỗi thời gian</w:t>
        </w:r>
      </w:ins>
      <w:bookmarkEnd w:id="3590"/>
    </w:p>
    <w:p w14:paraId="74031765" w14:textId="77777777" w:rsidR="00726875" w:rsidRDefault="00726875" w:rsidP="0045079D">
      <w:pPr>
        <w:pStyle w:val="Bang"/>
        <w:rPr>
          <w:ins w:id="3596" w:author="The Si Tran" w:date="2012-12-12T07:56:00Z"/>
          <w:szCs w:val="26"/>
        </w:rPr>
      </w:pPr>
    </w:p>
    <w:tbl>
      <w:tblPr>
        <w:tblStyle w:val="TableGrid"/>
        <w:tblW w:w="0" w:type="auto"/>
        <w:tblLook w:val="04A0" w:firstRow="1" w:lastRow="0" w:firstColumn="1" w:lastColumn="0" w:noHBand="0" w:noVBand="1"/>
      </w:tblPr>
      <w:tblGrid>
        <w:gridCol w:w="1616"/>
        <w:gridCol w:w="3908"/>
        <w:gridCol w:w="3642"/>
      </w:tblGrid>
      <w:tr w:rsidR="0045079D" w:rsidRPr="001625BA" w14:paraId="7799D229" w14:textId="77777777" w:rsidTr="005F0FAF">
        <w:trPr>
          <w:trHeight w:val="437"/>
        </w:trPr>
        <w:tc>
          <w:tcPr>
            <w:tcW w:w="1616" w:type="dxa"/>
          </w:tcPr>
          <w:p w14:paraId="63349E17" w14:textId="77777777" w:rsidR="0045079D" w:rsidRPr="001625BA" w:rsidRDefault="0045079D" w:rsidP="005F0FAF">
            <w:pPr>
              <w:pStyle w:val="NoFormat"/>
              <w:jc w:val="center"/>
              <w:rPr>
                <w:ins w:id="3597" w:author="The Si Tran" w:date="2012-12-16T17:03:00Z"/>
                <w:b/>
              </w:rPr>
            </w:pPr>
            <w:ins w:id="3598" w:author="The Si Tran" w:date="2012-12-16T17:03:00Z">
              <w:r w:rsidRPr="001625BA">
                <w:rPr>
                  <w:b/>
                </w:rPr>
                <w:t>Thành phần</w:t>
              </w:r>
            </w:ins>
          </w:p>
        </w:tc>
        <w:tc>
          <w:tcPr>
            <w:tcW w:w="3908" w:type="dxa"/>
          </w:tcPr>
          <w:p w14:paraId="74A1B38A" w14:textId="77777777" w:rsidR="0045079D" w:rsidRPr="001625BA" w:rsidRDefault="0045079D" w:rsidP="005F0FAF">
            <w:pPr>
              <w:pStyle w:val="NoFormat"/>
              <w:jc w:val="center"/>
              <w:rPr>
                <w:ins w:id="3599" w:author="The Si Tran" w:date="2012-12-16T17:03:00Z"/>
                <w:b/>
              </w:rPr>
            </w:pPr>
            <w:ins w:id="3600" w:author="The Si Tran" w:date="2012-12-16T17:03:00Z">
              <w:r w:rsidRPr="001625BA">
                <w:rPr>
                  <w:b/>
                </w:rPr>
                <w:t>Kĩ thuật dự báo</w:t>
              </w:r>
            </w:ins>
          </w:p>
        </w:tc>
        <w:tc>
          <w:tcPr>
            <w:tcW w:w="3642" w:type="dxa"/>
          </w:tcPr>
          <w:p w14:paraId="7A71B781" w14:textId="77777777" w:rsidR="0045079D" w:rsidRPr="001625BA" w:rsidRDefault="0045079D" w:rsidP="005F0FAF">
            <w:pPr>
              <w:pStyle w:val="NoFormat"/>
              <w:jc w:val="center"/>
              <w:rPr>
                <w:ins w:id="3601" w:author="The Si Tran" w:date="2012-12-16T17:03:00Z"/>
                <w:b/>
              </w:rPr>
            </w:pPr>
            <w:ins w:id="3602" w:author="The Si Tran" w:date="2012-12-16T17:03:00Z">
              <w:r w:rsidRPr="001625BA">
                <w:rPr>
                  <w:b/>
                </w:rPr>
                <w:t>Áp dụng</w:t>
              </w:r>
            </w:ins>
          </w:p>
        </w:tc>
      </w:tr>
      <w:tr w:rsidR="0045079D" w:rsidRPr="004B1D5C" w14:paraId="1996FC3C" w14:textId="77777777" w:rsidTr="005F0FAF">
        <w:trPr>
          <w:trHeight w:val="3151"/>
        </w:trPr>
        <w:tc>
          <w:tcPr>
            <w:tcW w:w="1616" w:type="dxa"/>
            <w:vAlign w:val="center"/>
          </w:tcPr>
          <w:p w14:paraId="63206A4D" w14:textId="77777777" w:rsidR="0045079D" w:rsidRPr="00BE19A7" w:rsidRDefault="0045079D" w:rsidP="005F0FAF">
            <w:pPr>
              <w:pStyle w:val="NoFormat"/>
              <w:jc w:val="center"/>
              <w:rPr>
                <w:ins w:id="3603" w:author="The Si Tran" w:date="2012-12-16T17:03:00Z"/>
                <w:b/>
              </w:rPr>
            </w:pPr>
            <w:ins w:id="3604" w:author="The Si Tran" w:date="2012-12-16T17:03:00Z">
              <w:r w:rsidRPr="00BE19A7">
                <w:rPr>
                  <w:b/>
                </w:rPr>
                <w:t>Chuỗi tĩnh</w:t>
              </w:r>
            </w:ins>
          </w:p>
        </w:tc>
        <w:tc>
          <w:tcPr>
            <w:tcW w:w="3908" w:type="dxa"/>
          </w:tcPr>
          <w:p w14:paraId="6D9AEC1A" w14:textId="77777777" w:rsidR="0045079D" w:rsidRPr="004B1D5C" w:rsidRDefault="0045079D" w:rsidP="005F0FAF">
            <w:pPr>
              <w:pStyle w:val="NoFormat"/>
              <w:rPr>
                <w:ins w:id="3605" w:author="The Si Tran" w:date="2012-12-16T17:03:00Z"/>
              </w:rPr>
            </w:pPr>
            <w:ins w:id="3606" w:author="The Si Tran" w:date="2012-12-16T17:03:00Z">
              <w:r w:rsidRPr="004B1D5C">
                <w:t xml:space="preserve">    Trung bình đơn giản (simple average method)</w:t>
              </w:r>
            </w:ins>
          </w:p>
          <w:p w14:paraId="6B60A35E" w14:textId="77777777" w:rsidR="0045079D" w:rsidRPr="004B1D5C" w:rsidRDefault="0045079D" w:rsidP="005F0FAF">
            <w:pPr>
              <w:pStyle w:val="NoFormat"/>
              <w:rPr>
                <w:ins w:id="3607" w:author="The Si Tran" w:date="2012-12-16T17:03:00Z"/>
              </w:rPr>
            </w:pPr>
            <w:ins w:id="3608" w:author="The Si Tran" w:date="2012-12-16T17:03:00Z">
              <w:r w:rsidRPr="004B1D5C">
                <w:t xml:space="preserve">    Trung bình di động (moving average - MA)</w:t>
              </w:r>
            </w:ins>
          </w:p>
          <w:p w14:paraId="75684C26" w14:textId="77777777" w:rsidR="0045079D" w:rsidRPr="004B1D5C" w:rsidRDefault="0045079D" w:rsidP="005F0FAF">
            <w:pPr>
              <w:pStyle w:val="NoFormat"/>
              <w:rPr>
                <w:ins w:id="3609" w:author="The Si Tran" w:date="2012-12-16T17:03:00Z"/>
              </w:rPr>
            </w:pPr>
            <w:ins w:id="3610" w:author="The Si Tran" w:date="2012-12-16T17:03:00Z">
              <w:r w:rsidRPr="004B1D5C">
                <w:t xml:space="preserve">    Tự hồi quy kết hợp trung bình di động (Autoregressive moving average - ARMA)</w:t>
              </w:r>
            </w:ins>
          </w:p>
        </w:tc>
        <w:tc>
          <w:tcPr>
            <w:tcW w:w="3642" w:type="dxa"/>
          </w:tcPr>
          <w:p w14:paraId="3D3E4983" w14:textId="77777777" w:rsidR="0045079D" w:rsidRPr="004B1D5C" w:rsidRDefault="0045079D" w:rsidP="005F0FAF">
            <w:pPr>
              <w:pStyle w:val="NoFormat"/>
              <w:rPr>
                <w:ins w:id="3611" w:author="The Si Tran" w:date="2012-12-16T17:03:00Z"/>
              </w:rPr>
            </w:pPr>
            <w:ins w:id="3612"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45079D" w:rsidRPr="004B1D5C" w14:paraId="54DD8014" w14:textId="77777777" w:rsidTr="005F0FAF">
        <w:trPr>
          <w:trHeight w:val="2699"/>
        </w:trPr>
        <w:tc>
          <w:tcPr>
            <w:tcW w:w="1616" w:type="dxa"/>
            <w:vAlign w:val="center"/>
          </w:tcPr>
          <w:p w14:paraId="505754E0" w14:textId="77777777" w:rsidR="0045079D" w:rsidRPr="00BE19A7" w:rsidRDefault="0045079D" w:rsidP="005F0FAF">
            <w:pPr>
              <w:pStyle w:val="NoFormat"/>
              <w:jc w:val="center"/>
              <w:rPr>
                <w:ins w:id="3613" w:author="The Si Tran" w:date="2012-12-16T17:03:00Z"/>
                <w:b/>
              </w:rPr>
            </w:pPr>
            <w:ins w:id="3614" w:author="The Si Tran" w:date="2012-12-16T17:03:00Z">
              <w:r w:rsidRPr="00BE19A7">
                <w:rPr>
                  <w:b/>
                </w:rPr>
                <w:t>Xu hướng</w:t>
              </w:r>
            </w:ins>
          </w:p>
        </w:tc>
        <w:tc>
          <w:tcPr>
            <w:tcW w:w="3908" w:type="dxa"/>
          </w:tcPr>
          <w:p w14:paraId="415FEF5D" w14:textId="77777777" w:rsidR="0045079D" w:rsidRPr="004B1D5C" w:rsidRDefault="0045079D" w:rsidP="005F0FAF">
            <w:pPr>
              <w:pStyle w:val="NoFormat"/>
              <w:rPr>
                <w:ins w:id="3615" w:author="The Si Tran" w:date="2012-12-16T17:03:00Z"/>
              </w:rPr>
            </w:pPr>
            <w:ins w:id="3616" w:author="The Si Tran" w:date="2012-12-16T17:03:00Z">
              <w:r w:rsidRPr="004B1D5C">
                <w:t xml:space="preserve"> Trung bình di động (MA)</w:t>
              </w:r>
            </w:ins>
          </w:p>
          <w:p w14:paraId="186EA265" w14:textId="77777777" w:rsidR="0045079D" w:rsidRPr="004B1D5C" w:rsidRDefault="0045079D" w:rsidP="005F0FAF">
            <w:pPr>
              <w:pStyle w:val="NoFormat"/>
              <w:rPr>
                <w:ins w:id="3617" w:author="The Si Tran" w:date="2012-12-16T17:03:00Z"/>
              </w:rPr>
            </w:pPr>
            <w:ins w:id="3618" w:author="The Si Tran" w:date="2012-12-16T17:03:00Z">
              <w:r w:rsidRPr="004B1D5C">
                <w:t xml:space="preserve"> Tự hồi qui tích hợp trung bình di động (autoregressive integrated moving average – ARIMA)</w:t>
              </w:r>
            </w:ins>
          </w:p>
        </w:tc>
        <w:tc>
          <w:tcPr>
            <w:tcW w:w="3642" w:type="dxa"/>
          </w:tcPr>
          <w:p w14:paraId="6758CDD6" w14:textId="77777777" w:rsidR="0045079D" w:rsidRPr="004B1D5C" w:rsidRDefault="0045079D" w:rsidP="005F0FAF">
            <w:pPr>
              <w:pStyle w:val="NoFormat"/>
              <w:rPr>
                <w:ins w:id="3619" w:author="The Si Tran" w:date="2012-12-16T17:03:00Z"/>
              </w:rPr>
            </w:pPr>
            <w:ins w:id="3620"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45079D" w:rsidRPr="004B1D5C" w14:paraId="0112497C" w14:textId="77777777" w:rsidTr="005F0FAF">
        <w:trPr>
          <w:trHeight w:val="2261"/>
        </w:trPr>
        <w:tc>
          <w:tcPr>
            <w:tcW w:w="1616" w:type="dxa"/>
            <w:vAlign w:val="center"/>
          </w:tcPr>
          <w:p w14:paraId="50876A56" w14:textId="77777777" w:rsidR="0045079D" w:rsidRPr="00BE19A7" w:rsidRDefault="0045079D" w:rsidP="005F0FAF">
            <w:pPr>
              <w:pStyle w:val="NoFormat"/>
              <w:jc w:val="center"/>
              <w:rPr>
                <w:ins w:id="3621" w:author="The Si Tran" w:date="2012-12-16T17:03:00Z"/>
                <w:b/>
              </w:rPr>
            </w:pPr>
            <w:ins w:id="3622" w:author="The Si Tran" w:date="2012-12-16T17:03:00Z">
              <w:r w:rsidRPr="00BE19A7">
                <w:rPr>
                  <w:b/>
                </w:rPr>
                <w:t>Mùa</w:t>
              </w:r>
            </w:ins>
          </w:p>
        </w:tc>
        <w:tc>
          <w:tcPr>
            <w:tcW w:w="3908" w:type="dxa"/>
          </w:tcPr>
          <w:p w14:paraId="760754BC" w14:textId="77777777" w:rsidR="0045079D" w:rsidRPr="004B1D5C" w:rsidRDefault="0045079D" w:rsidP="005F0FAF">
            <w:pPr>
              <w:pStyle w:val="NoFormat"/>
              <w:rPr>
                <w:ins w:id="3623" w:author="The Si Tran" w:date="2012-12-16T17:03:00Z"/>
              </w:rPr>
            </w:pPr>
            <w:ins w:id="3624" w:author="The Si Tran" w:date="2012-12-16T17:03:00Z">
              <w:r w:rsidRPr="004B1D5C">
                <w:t xml:space="preserve">  Mô hình làm trơn theo hàm mũ của Winter (Winter’s exponential smoothing)</w:t>
              </w:r>
            </w:ins>
          </w:p>
          <w:p w14:paraId="124A94EE" w14:textId="77777777" w:rsidR="0045079D" w:rsidRPr="004B1D5C" w:rsidRDefault="0045079D" w:rsidP="005F0FAF">
            <w:pPr>
              <w:pStyle w:val="NoFormat"/>
              <w:rPr>
                <w:ins w:id="3625" w:author="The Si Tran" w:date="2012-12-16T17:03:00Z"/>
              </w:rPr>
            </w:pPr>
            <w:ins w:id="3626" w:author="The Si Tran" w:date="2012-12-16T17:03:00Z">
              <w:r w:rsidRPr="004B1D5C">
                <w:t xml:space="preserve">  Tự hồi qui tích hợp trung bình di động (ARIMA)</w:t>
              </w:r>
            </w:ins>
          </w:p>
        </w:tc>
        <w:tc>
          <w:tcPr>
            <w:tcW w:w="3642" w:type="dxa"/>
          </w:tcPr>
          <w:p w14:paraId="52401FD7" w14:textId="77777777" w:rsidR="0045079D" w:rsidRPr="004B1D5C" w:rsidRDefault="0045079D" w:rsidP="005F0FAF">
            <w:pPr>
              <w:pStyle w:val="NoFormat"/>
              <w:rPr>
                <w:ins w:id="3627" w:author="The Si Tran" w:date="2012-12-16T17:03:00Z"/>
              </w:rPr>
            </w:pPr>
            <w:ins w:id="3628"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35A56565" w14:textId="3599CD60" w:rsidR="00726875" w:rsidRDefault="0045079D">
      <w:pPr>
        <w:rPr>
          <w:ins w:id="3629" w:author="The Si Tran" w:date="2012-12-12T07:56:00Z"/>
        </w:rPr>
        <w:pPrChange w:id="3630" w:author="The Si Tran" w:date="2012-12-12T07:56:00Z">
          <w:pPr>
            <w:spacing w:before="0" w:after="200" w:line="276" w:lineRule="auto"/>
            <w:jc w:val="left"/>
          </w:pPr>
        </w:pPrChange>
      </w:pPr>
      <w:r>
        <w:t xml:space="preserve"> </w:t>
      </w:r>
      <w:ins w:id="3631" w:author="The Si Tran" w:date="2012-12-12T07:56:00Z">
        <w:r w:rsidR="00726875">
          <w:br w:type="page"/>
        </w:r>
      </w:ins>
    </w:p>
    <w:p w14:paraId="252F9628" w14:textId="793C8924" w:rsidR="00C318D3" w:rsidRPr="0095710D" w:rsidDel="004F5E08" w:rsidRDefault="0069274D" w:rsidP="005A22B0">
      <w:pPr>
        <w:rPr>
          <w:del w:id="3632" w:author="The Si Tran" w:date="2012-12-11T21:17:00Z"/>
          <w:sz w:val="32"/>
          <w:szCs w:val="32"/>
          <w:lang w:val="fr-FR"/>
          <w:rPrChange w:id="3633" w:author="The Si Tran" w:date="2012-12-12T13:54:00Z">
            <w:rPr>
              <w:del w:id="3634" w:author="The Si Tran" w:date="2012-12-11T21:17:00Z"/>
              <w:sz w:val="28"/>
              <w:szCs w:val="28"/>
              <w:lang w:val="fr-FR"/>
            </w:rPr>
          </w:rPrChange>
        </w:rPr>
      </w:pPr>
      <w:ins w:id="3635" w:author="superchickend" w:date="2012-12-16T14:58:00Z">
        <w:r>
          <w:lastRenderedPageBreak/>
          <w:t xml:space="preserve">   </w:t>
        </w:r>
      </w:ins>
      <w:ins w:id="3636" w:author="superchickend" w:date="2012-12-16T14:59:00Z">
        <w:r>
          <w:t xml:space="preserve"> </w:t>
        </w:r>
      </w:ins>
      <w:del w:id="3637" w:author="The Si Tran" w:date="2012-12-08T15:24:00Z">
        <w:r w:rsidR="00C318D3" w:rsidRPr="0095710D" w:rsidDel="004E0543">
          <w:rPr>
            <w:sz w:val="32"/>
            <w:szCs w:val="32"/>
            <w:rPrChange w:id="3638" w:author="The Si Tran" w:date="2012-12-12T13:54:00Z">
              <w:rPr>
                <w:szCs w:val="26"/>
              </w:rPr>
            </w:rPrChange>
          </w:rPr>
          <w:delText>MPE</w:delText>
        </w:r>
      </w:del>
      <w:bookmarkStart w:id="3639" w:name="_Toc343083575"/>
      <w:bookmarkStart w:id="3640" w:name="_Toc343083789"/>
      <w:bookmarkStart w:id="3641" w:name="_Toc343084000"/>
      <w:bookmarkStart w:id="3642" w:name="_Toc343220759"/>
      <w:bookmarkStart w:id="3643" w:name="_Toc343232263"/>
      <w:bookmarkStart w:id="3644" w:name="_Toc343232676"/>
      <w:bookmarkStart w:id="3645" w:name="_Toc343232961"/>
      <w:bookmarkStart w:id="3646" w:name="_Toc343415466"/>
      <w:bookmarkStart w:id="3647" w:name="_Toc343415762"/>
      <w:bookmarkStart w:id="3648" w:name="_Toc343452421"/>
      <w:bookmarkStart w:id="3649" w:name="_Toc343461211"/>
      <w:bookmarkStart w:id="3650" w:name="_Toc343494098"/>
      <w:bookmarkStart w:id="3651" w:name="_Toc343494310"/>
      <w:bookmarkStart w:id="3652" w:name="_Toc343495083"/>
      <w:bookmarkStart w:id="3653" w:name="_Toc343660310"/>
      <w:bookmarkStart w:id="3654" w:name="_Toc343660524"/>
      <w:bookmarkStart w:id="3655" w:name="_Toc343711152"/>
      <w:bookmarkStart w:id="3656" w:name="_Toc343829116"/>
      <w:bookmarkStart w:id="3657" w:name="_Toc343831920"/>
      <w:bookmarkStart w:id="3658" w:name="_Toc343832289"/>
      <w:bookmarkStart w:id="3659" w:name="_Toc343832506"/>
      <w:bookmarkStart w:id="3660" w:name="_Toc343832723"/>
      <w:bookmarkStart w:id="3661" w:name="_Toc343837316"/>
      <w:bookmarkStart w:id="3662" w:name="_Toc343841874"/>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p>
    <w:p w14:paraId="2DA0346E" w14:textId="77777777" w:rsidR="00D92047" w:rsidRPr="0095710D" w:rsidDel="004F5E08" w:rsidRDefault="00D92047" w:rsidP="005A22B0">
      <w:pPr>
        <w:rPr>
          <w:del w:id="3663" w:author="The Si Tran" w:date="2012-12-11T21:17:00Z"/>
          <w:sz w:val="32"/>
          <w:szCs w:val="32"/>
          <w:lang w:val="fr-FR"/>
          <w:rPrChange w:id="3664" w:author="The Si Tran" w:date="2012-12-12T13:54:00Z">
            <w:rPr>
              <w:del w:id="3665" w:author="The Si Tran" w:date="2012-12-11T21:17:00Z"/>
              <w:sz w:val="28"/>
              <w:szCs w:val="28"/>
              <w:lang w:val="fr-FR"/>
            </w:rPr>
          </w:rPrChange>
        </w:rPr>
      </w:pPr>
      <w:bookmarkStart w:id="3666" w:name="_Toc343083576"/>
      <w:bookmarkStart w:id="3667" w:name="_Toc343083790"/>
      <w:bookmarkStart w:id="3668" w:name="_Toc343084001"/>
      <w:bookmarkStart w:id="3669" w:name="_Toc343220760"/>
      <w:bookmarkStart w:id="3670" w:name="_Toc343232264"/>
      <w:bookmarkStart w:id="3671" w:name="_Toc343232677"/>
      <w:bookmarkStart w:id="3672" w:name="_Toc343232962"/>
      <w:bookmarkStart w:id="3673" w:name="_Toc343415467"/>
      <w:bookmarkStart w:id="3674" w:name="_Toc343415763"/>
      <w:bookmarkStart w:id="3675" w:name="_Toc343452422"/>
      <w:bookmarkStart w:id="3676" w:name="_Toc343461212"/>
      <w:bookmarkStart w:id="3677" w:name="_Toc343494099"/>
      <w:bookmarkStart w:id="3678" w:name="_Toc343494311"/>
      <w:bookmarkStart w:id="3679" w:name="_Toc343495084"/>
      <w:bookmarkStart w:id="3680" w:name="_Toc343660311"/>
      <w:bookmarkStart w:id="3681" w:name="_Toc343660525"/>
      <w:bookmarkStart w:id="3682" w:name="_Toc343711153"/>
      <w:bookmarkStart w:id="3683" w:name="_Toc343829117"/>
      <w:bookmarkStart w:id="3684" w:name="_Toc343831921"/>
      <w:bookmarkStart w:id="3685" w:name="_Toc343832290"/>
      <w:bookmarkStart w:id="3686" w:name="_Toc343832507"/>
      <w:bookmarkStart w:id="3687" w:name="_Toc343832724"/>
      <w:bookmarkStart w:id="3688" w:name="_Toc343837317"/>
      <w:bookmarkStart w:id="3689" w:name="_Toc34384187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p>
    <w:p w14:paraId="760826C4" w14:textId="77777777" w:rsidR="006A21F7" w:rsidRPr="0095710D" w:rsidDel="00726875" w:rsidRDefault="006A21F7" w:rsidP="005A22B0">
      <w:pPr>
        <w:rPr>
          <w:del w:id="3690" w:author="The Si Tran" w:date="2012-12-12T07:56:00Z"/>
          <w:sz w:val="32"/>
          <w:szCs w:val="32"/>
          <w:rPrChange w:id="3691" w:author="The Si Tran" w:date="2012-12-12T13:54:00Z">
            <w:rPr>
              <w:del w:id="3692" w:author="The Si Tran" w:date="2012-12-12T07:56:00Z"/>
              <w:szCs w:val="26"/>
            </w:rPr>
          </w:rPrChange>
        </w:rPr>
      </w:pPr>
      <w:bookmarkStart w:id="3693" w:name="_Toc343083577"/>
      <w:bookmarkStart w:id="3694" w:name="_Toc343083791"/>
      <w:bookmarkStart w:id="3695" w:name="_Toc343084002"/>
      <w:bookmarkStart w:id="3696" w:name="_Toc343220761"/>
      <w:bookmarkStart w:id="3697" w:name="_Toc343232265"/>
      <w:bookmarkStart w:id="3698" w:name="_Toc343232678"/>
      <w:bookmarkStart w:id="3699" w:name="_Toc343232963"/>
      <w:bookmarkStart w:id="3700" w:name="_Toc343415468"/>
      <w:bookmarkStart w:id="3701" w:name="_Toc343415764"/>
      <w:bookmarkStart w:id="3702" w:name="_Toc343452423"/>
      <w:bookmarkStart w:id="3703" w:name="_Toc343461213"/>
      <w:bookmarkStart w:id="3704" w:name="_Toc343494100"/>
      <w:bookmarkStart w:id="3705" w:name="_Toc343494312"/>
      <w:bookmarkStart w:id="3706" w:name="_Toc343495085"/>
      <w:bookmarkStart w:id="3707" w:name="_Toc343660312"/>
      <w:bookmarkStart w:id="3708" w:name="_Toc343660526"/>
      <w:bookmarkStart w:id="3709" w:name="_Toc343711154"/>
      <w:bookmarkStart w:id="3710" w:name="_Toc343829118"/>
      <w:bookmarkStart w:id="3711" w:name="_Toc343831922"/>
      <w:bookmarkStart w:id="3712" w:name="_Toc343832291"/>
      <w:bookmarkStart w:id="3713" w:name="_Toc343832508"/>
      <w:bookmarkStart w:id="3714" w:name="_Toc343832725"/>
      <w:bookmarkStart w:id="3715" w:name="_Toc343837318"/>
      <w:bookmarkStart w:id="3716" w:name="_Toc343841876"/>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p>
    <w:p w14:paraId="31C41FFF" w14:textId="01AEB007" w:rsidR="006A21F7" w:rsidRPr="0095710D" w:rsidRDefault="006A21F7">
      <w:pPr>
        <w:pStyle w:val="Heading1"/>
        <w:pPrChange w:id="3717" w:author="The Si Tran" w:date="2012-12-16T09:44:00Z">
          <w:pPr>
            <w:pStyle w:val="Heading1"/>
            <w:jc w:val="left"/>
          </w:pPr>
        </w:pPrChange>
      </w:pPr>
      <w:del w:id="3718" w:author="superchickend" w:date="2012-12-16T14:57:00Z">
        <w:r w:rsidRPr="0095710D" w:rsidDel="005E0155">
          <w:rPr>
            <w:rPrChange w:id="3719" w:author="The Si Tran" w:date="2012-12-12T13:54:00Z">
              <w:rPr>
                <w:rFonts w:cs="Times New Roman"/>
                <w:b w:val="0"/>
                <w:bCs w:val="0"/>
                <w:kern w:val="0"/>
                <w:sz w:val="26"/>
                <w:szCs w:val="22"/>
              </w:rPr>
            </w:rPrChange>
          </w:rPr>
          <w:delText xml:space="preserve">: </w:delText>
        </w:r>
      </w:del>
      <w:del w:id="3720" w:author="The Si Tran" w:date="2012-12-12T13:54:00Z">
        <w:r w:rsidRPr="0095710D" w:rsidDel="0095710D">
          <w:rPr>
            <w:rPrChange w:id="3721" w:author="The Si Tran" w:date="2012-12-12T13:54:00Z">
              <w:rPr>
                <w:rFonts w:cs="Times New Roman"/>
                <w:b w:val="0"/>
                <w:bCs w:val="0"/>
                <w:kern w:val="0"/>
                <w:sz w:val="26"/>
                <w:szCs w:val="22"/>
              </w:rPr>
            </w:rPrChange>
          </w:rPr>
          <w:delText>Mô hình ARIMA</w:delText>
        </w:r>
      </w:del>
      <w:bookmarkStart w:id="3722" w:name="_Toc343841877"/>
      <w:ins w:id="3723" w:author="The Si Tran" w:date="2012-12-12T13:54:00Z">
        <w:r w:rsidR="0095710D" w:rsidRPr="0095710D">
          <w:rPr>
            <w:rPrChange w:id="3724" w:author="The Si Tran" w:date="2012-12-12T13:54:00Z">
              <w:rPr>
                <w:sz w:val="26"/>
                <w:szCs w:val="26"/>
              </w:rPr>
            </w:rPrChange>
          </w:rPr>
          <w:t>MÔ HÌNH ARIMA</w:t>
        </w:r>
      </w:ins>
      <w:bookmarkEnd w:id="3722"/>
    </w:p>
    <w:p w14:paraId="4C0C379A" w14:textId="77777777" w:rsidR="006A21F7" w:rsidRPr="0049233F" w:rsidDel="00555D32" w:rsidRDefault="006A21F7" w:rsidP="006A21F7">
      <w:pPr>
        <w:ind w:firstLine="547"/>
        <w:rPr>
          <w:del w:id="3725" w:author="The Si Tran" w:date="2012-12-14T04:45:00Z"/>
          <w:szCs w:val="26"/>
          <w:lang w:val="fr-FR"/>
          <w:rPrChange w:id="3726" w:author="The Si Tran" w:date="2012-12-05T23:02:00Z">
            <w:rPr>
              <w:del w:id="3727" w:author="The Si Tran" w:date="2012-12-14T04:45:00Z"/>
              <w:sz w:val="28"/>
              <w:szCs w:val="28"/>
              <w:lang w:val="fr-FR"/>
            </w:rPr>
          </w:rPrChange>
        </w:rPr>
      </w:pPr>
      <w:r w:rsidRPr="0049233F">
        <w:rPr>
          <w:szCs w:val="26"/>
          <w:lang w:val="fr-FR"/>
          <w:rPrChange w:id="3728"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729" w:author="The Si Tran" w:date="2012-12-05T23:02:00Z">
            <w:rPr>
              <w:sz w:val="28"/>
              <w:szCs w:val="28"/>
              <w:lang w:val="fr-FR"/>
            </w:rPr>
          </w:rPrChange>
        </w:rPr>
      </w:pPr>
    </w:p>
    <w:p w14:paraId="1E8BAA19" w14:textId="427CCC46" w:rsidR="000830F1" w:rsidRPr="000830F1" w:rsidRDefault="000830F1" w:rsidP="00286C29">
      <w:pPr>
        <w:pStyle w:val="Heading2"/>
        <w:rPr>
          <w:lang w:val="fr-FR"/>
        </w:rPr>
      </w:pPr>
      <w:bookmarkStart w:id="3730" w:name="_Toc343841878"/>
      <w:r>
        <w:rPr>
          <w:lang w:val="fr-FR"/>
        </w:rPr>
        <w:t>Lớp mô hình ARIMA</w:t>
      </w:r>
      <w:bookmarkEnd w:id="3730"/>
    </w:p>
    <w:p w14:paraId="473FF8D5" w14:textId="7C39E096" w:rsidR="000830F1" w:rsidRPr="000830F1" w:rsidRDefault="000830F1" w:rsidP="00DF02E9">
      <w:pPr>
        <w:pStyle w:val="Heading3"/>
        <w:rPr>
          <w:lang w:val="fr-FR"/>
        </w:rPr>
      </w:pPr>
      <w:bookmarkStart w:id="3731" w:name="_Toc343841879"/>
      <w:r w:rsidRPr="0049233F">
        <w:rPr>
          <w:lang w:val="fr-FR"/>
          <w:rPrChange w:id="3732" w:author="The Si Tran" w:date="2012-12-05T23:02:00Z">
            <w:rPr>
              <w:rFonts w:cs="Times New Roman"/>
              <w:b w:val="0"/>
              <w:bCs w:val="0"/>
              <w:kern w:val="32"/>
              <w:szCs w:val="22"/>
              <w:lang w:val="fr-FR"/>
            </w:rPr>
          </w:rPrChange>
        </w:rPr>
        <w:t xml:space="preserve">Mô hình trung bình di động bậc </w:t>
      </w:r>
      <w:r w:rsidRPr="00423CB2">
        <w:rPr>
          <w:i/>
          <w:lang w:val="fr-FR"/>
          <w:rPrChange w:id="3733" w:author="The Si Tran" w:date="2012-12-05T23:02:00Z">
            <w:rPr>
              <w:rFonts w:cs="Times New Roman"/>
              <w:b w:val="0"/>
              <w:bCs w:val="0"/>
              <w:kern w:val="32"/>
              <w:szCs w:val="22"/>
              <w:lang w:val="fr-FR"/>
            </w:rPr>
          </w:rPrChange>
        </w:rPr>
        <w:t>q</w:t>
      </w:r>
      <w:r w:rsidRPr="0049233F">
        <w:rPr>
          <w:lang w:val="fr-FR"/>
          <w:rPrChange w:id="3734" w:author="The Si Tran" w:date="2012-12-05T23:02:00Z">
            <w:rPr>
              <w:rFonts w:cs="Times New Roman"/>
              <w:b w:val="0"/>
              <w:bCs w:val="0"/>
              <w:kern w:val="32"/>
              <w:szCs w:val="22"/>
              <w:lang w:val="fr-FR"/>
            </w:rPr>
          </w:rPrChange>
        </w:rPr>
        <w:t>, MA(</w:t>
      </w:r>
      <w:r w:rsidRPr="00423CB2">
        <w:rPr>
          <w:i/>
          <w:lang w:val="fr-FR"/>
          <w:rPrChange w:id="3735" w:author="The Si Tran" w:date="2012-12-05T23:02:00Z">
            <w:rPr>
              <w:rFonts w:cs="Times New Roman"/>
              <w:b w:val="0"/>
              <w:bCs w:val="0"/>
              <w:kern w:val="32"/>
              <w:szCs w:val="22"/>
              <w:lang w:val="fr-FR"/>
            </w:rPr>
          </w:rPrChange>
        </w:rPr>
        <w:t>q</w:t>
      </w:r>
      <w:r w:rsidRPr="0049233F">
        <w:rPr>
          <w:lang w:val="fr-FR"/>
          <w:rPrChange w:id="3736" w:author="The Si Tran" w:date="2012-12-05T23:02:00Z">
            <w:rPr>
              <w:rFonts w:cs="Times New Roman"/>
              <w:b w:val="0"/>
              <w:bCs w:val="0"/>
              <w:kern w:val="32"/>
              <w:szCs w:val="22"/>
              <w:lang w:val="fr-FR"/>
            </w:rPr>
          </w:rPrChange>
        </w:rPr>
        <w:t>)</w:t>
      </w:r>
      <w:bookmarkEnd w:id="3731"/>
    </w:p>
    <w:p w14:paraId="2E4BA18E" w14:textId="0EF10C11" w:rsidR="006A21F7" w:rsidRPr="0049233F" w:rsidDel="007B42A6" w:rsidRDefault="004F6C5F">
      <w:pPr>
        <w:rPr>
          <w:del w:id="3737" w:author="The Si Tran" w:date="2012-12-12T00:09:00Z"/>
          <w:rPrChange w:id="3738" w:author="The Si Tran" w:date="2012-12-05T23:02:00Z">
            <w:rPr>
              <w:del w:id="3739" w:author="The Si Tran" w:date="2012-12-12T00:09:00Z"/>
              <w:color w:val="FF0000"/>
              <w:sz w:val="36"/>
              <w:lang w:val="fr-FR"/>
            </w:rPr>
          </w:rPrChange>
        </w:rPr>
        <w:pPrChange w:id="3740" w:author="The Si Tran" w:date="2012-12-16T17:05:00Z">
          <w:pPr>
            <w:ind w:left="540"/>
          </w:pPr>
        </w:pPrChange>
      </w:pPr>
      <w:ins w:id="3741" w:author="The Si Tran" w:date="2012-12-16T17:05:00Z">
        <w:r>
          <w:rPr>
            <w:noProof/>
            <w:rPrChange w:id="3742" w:author="Unknown">
              <w:rPr>
                <w:b/>
                <w:bCs/>
                <w:noProof/>
                <w:sz w:val="20"/>
                <w:szCs w:val="20"/>
              </w:rPr>
            </w:rPrChange>
          </w:rPr>
          <mc:AlternateContent>
            <mc:Choice Requires="wps">
              <w:drawing>
                <wp:anchor distT="0" distB="0" distL="114300" distR="114300" simplePos="0" relativeHeight="251694592" behindDoc="0" locked="0" layoutInCell="1" allowOverlap="1" wp14:anchorId="3F0685D8" wp14:editId="328924AB">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7D482D" w:rsidRDefault="007D482D">
                              <w:pPr>
                                <w:pStyle w:val="EquationIndex"/>
                                <w:pPrChange w:id="3743" w:author="The Si Tran" w:date="2012-12-16T10:46:00Z">
                                  <w:pPr>
                                    <w:jc w:val="left"/>
                                  </w:pPr>
                                </w:pPrChange>
                              </w:pPr>
                              <w:r>
                                <w:t>(3.</w:t>
                              </w:r>
                              <w:ins w:id="3744" w:author="The Si Tran" w:date="2012-12-14T04:55:00Z">
                                <w:r>
                                  <w:t>1</w:t>
                                </w:r>
                              </w:ins>
                              <w:del w:id="374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7D482D" w:rsidRDefault="007D482D">
                        <w:pPr>
                          <w:pStyle w:val="EquationIndex"/>
                          <w:pPrChange w:id="3746" w:author="The Si Tran" w:date="2012-12-16T10:46:00Z">
                            <w:pPr>
                              <w:jc w:val="left"/>
                            </w:pPr>
                          </w:pPrChange>
                        </w:pPr>
                        <w:r>
                          <w:t>(3.</w:t>
                        </w:r>
                        <w:ins w:id="3747" w:author="The Si Tran" w:date="2012-12-14T04:55:00Z">
                          <w:r>
                            <w:t>1</w:t>
                          </w:r>
                        </w:ins>
                        <w:del w:id="3748" w:author="The Si Tran" w:date="2012-12-14T04:55:00Z">
                          <w:r w:rsidDel="004505B3">
                            <w:delText>2.1</w:delText>
                          </w:r>
                        </w:del>
                        <w:r>
                          <w:t>)</w:t>
                        </w:r>
                      </w:p>
                    </w:txbxContent>
                  </v:textbox>
                  <w10:wrap type="square"/>
                </v:shape>
              </w:pict>
            </mc:Fallback>
          </mc:AlternateContent>
        </w:r>
      </w:ins>
      <w:del w:id="3749" w:author="The Si Tran" w:date="2012-12-12T00:09:00Z">
        <w:r w:rsidR="006A21F7" w:rsidRPr="0049233F" w:rsidDel="007B42A6">
          <w:rPr>
            <w:rPrChange w:id="3750"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751" w:author="The Si Tran" w:date="2012-12-06T03:56:00Z"/>
          <w:rPrChange w:id="3752" w:author="The Si Tran" w:date="2012-12-05T23:02:00Z">
            <w:rPr>
              <w:del w:id="3753" w:author="The Si Tran" w:date="2012-12-06T03:56:00Z"/>
              <w:color w:val="FF0000"/>
              <w:sz w:val="36"/>
              <w:lang w:val="fr-FR"/>
            </w:rPr>
          </w:rPrChange>
        </w:rPr>
        <w:pPrChange w:id="3754" w:author="The Si Tran" w:date="2012-12-16T17:05:00Z">
          <w:pPr>
            <w:ind w:left="540"/>
          </w:pPr>
        </w:pPrChange>
      </w:pPr>
      <w:del w:id="3755" w:author="The Si Tran" w:date="2012-12-06T03:56:00Z">
        <w:r w:rsidRPr="0049233F" w:rsidDel="004657FC">
          <w:rPr>
            <w:rPrChange w:id="3756"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757" w:author="The Si Tran" w:date="2012-12-06T00:09:00Z"/>
        </w:rPr>
        <w:pPrChange w:id="3758" w:author="The Si Tran" w:date="2012-12-16T17:05:00Z">
          <w:pPr>
            <w:ind w:firstLine="540"/>
          </w:pPr>
        </w:pPrChange>
      </w:pPr>
      <w:r w:rsidRPr="0049233F">
        <w:rPr>
          <w:rPrChange w:id="3759" w:author="The Si Tran" w:date="2012-12-05T23:02:00Z">
            <w:rPr>
              <w:rFonts w:cs="Arial"/>
              <w:b/>
              <w:bCs/>
              <w:kern w:val="32"/>
              <w:sz w:val="28"/>
              <w:szCs w:val="28"/>
              <w:lang w:val="fr-FR"/>
            </w:rPr>
          </w:rPrChange>
        </w:rPr>
        <w:t>Mô hình MA(</w:t>
      </w:r>
      <w:r w:rsidRPr="00423CB2">
        <w:rPr>
          <w:i/>
          <w:rPrChange w:id="3760" w:author="The Si Tran" w:date="2012-12-05T23:02:00Z">
            <w:rPr>
              <w:rFonts w:cs="Arial"/>
              <w:b/>
              <w:bCs/>
              <w:kern w:val="32"/>
              <w:sz w:val="28"/>
              <w:szCs w:val="28"/>
              <w:lang w:val="fr-FR"/>
            </w:rPr>
          </w:rPrChange>
        </w:rPr>
        <w:t>q</w:t>
      </w:r>
      <w:r w:rsidRPr="0049233F">
        <w:rPr>
          <w:rPrChange w:id="3761"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2F1D4B">
      <w:pPr>
        <w:pStyle w:val="Canhgiua"/>
        <w:rPr>
          <w:del w:id="3762" w:author="The Si Tran" w:date="2012-12-06T03:55:00Z"/>
          <w:lang w:val="fr-FR"/>
          <w:rPrChange w:id="3763" w:author="The Si Tran" w:date="2012-12-16T10:30:00Z">
            <w:rPr>
              <w:del w:id="3764" w:author="The Si Tran" w:date="2012-12-06T03:55:00Z"/>
              <w:sz w:val="28"/>
              <w:szCs w:val="28"/>
              <w:lang w:val="fr-FR"/>
            </w:rPr>
          </w:rPrChange>
        </w:rPr>
        <w:pPrChange w:id="3765" w:author="The Si Tran" w:date="2012-12-16T10:30:00Z">
          <w:pPr>
            <w:ind w:firstLine="540"/>
          </w:pPr>
        </w:pPrChange>
      </w:pPr>
      <m:oMathPara>
        <m:oMathParaPr>
          <m:jc m:val="center"/>
        </m:oMathParaPr>
        <m:oMath>
          <m:sSub>
            <m:sSubPr>
              <m:ctrlPr>
                <w:ins w:id="3766" w:author="The Si Tran" w:date="2012-12-06T00:10:00Z">
                  <w:rPr>
                    <w:rFonts w:ascii="Cambria Math" w:hAnsi="Cambria Math"/>
                    <w:lang w:val="fr-FR"/>
                  </w:rPr>
                </w:ins>
              </m:ctrlPr>
            </m:sSubPr>
            <m:e>
              <w:ins w:id="3767" w:author="The Si Tran" w:date="2012-12-06T00:10:00Z">
                <m:r>
                  <w:rPr>
                    <w:rFonts w:ascii="Cambria Math" w:hAnsi="Cambria Math"/>
                    <w:lang w:val="fr-FR"/>
                  </w:rPr>
                  <m:t>y</m:t>
                </m:r>
              </w:ins>
            </m:e>
            <m:sub>
              <w:ins w:id="3768" w:author="The Si Tran" w:date="2012-12-06T00:10:00Z">
                <m:r>
                  <w:rPr>
                    <w:rFonts w:ascii="Cambria Math" w:hAnsi="Cambria Math"/>
                    <w:lang w:val="fr-FR"/>
                  </w:rPr>
                  <m:t>t</m:t>
                </m:r>
              </w:ins>
            </m:sub>
          </m:sSub>
          <w:ins w:id="3769"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770" w:author="The Si Tran" w:date="2012-12-06T00:10:00Z">
                  <w:rPr>
                    <w:rFonts w:ascii="Cambria Math" w:hAnsi="Cambria Math"/>
                    <w:lang w:val="fr-FR"/>
                  </w:rPr>
                </w:ins>
              </m:ctrlPr>
            </m:sSubPr>
            <m:e>
              <w:ins w:id="3771" w:author="The Si Tran" w:date="2012-12-06T00:10:00Z">
                <m:r>
                  <w:rPr>
                    <w:rFonts w:ascii="Cambria Math" w:hAnsi="Cambria Math"/>
                    <w:lang w:val="fr-FR"/>
                  </w:rPr>
                  <m:t>ε</m:t>
                </m:r>
              </w:ins>
            </m:e>
            <m:sub>
              <w:ins w:id="3772" w:author="The Si Tran" w:date="2012-12-06T00:10:00Z">
                <m:r>
                  <w:rPr>
                    <w:rFonts w:ascii="Cambria Math" w:hAnsi="Cambria Math"/>
                    <w:lang w:val="fr-FR"/>
                  </w:rPr>
                  <m:t>t</m:t>
                </m:r>
              </w:ins>
            </m:sub>
          </m:sSub>
          <w:ins w:id="3773" w:author="The Si Tran" w:date="2012-12-06T00:10:00Z">
            <m:r>
              <m:rPr>
                <m:sty m:val="p"/>
              </m:rPr>
              <w:rPr>
                <w:rFonts w:ascii="Cambria Math" w:hAnsi="Cambria Math"/>
                <w:lang w:val="fr-FR"/>
              </w:rPr>
              <m:t>-</m:t>
            </m:r>
          </w:ins>
          <m:sSub>
            <m:sSubPr>
              <m:ctrlPr>
                <w:ins w:id="3774" w:author="The Si Tran" w:date="2012-12-06T00:10:00Z">
                  <w:rPr>
                    <w:rFonts w:ascii="Cambria Math" w:hAnsi="Cambria Math"/>
                    <w:lang w:val="fr-FR"/>
                  </w:rPr>
                </w:ins>
              </m:ctrlPr>
            </m:sSubPr>
            <m:e>
              <w:ins w:id="3775" w:author="The Si Tran" w:date="2012-12-06T00:10:00Z">
                <m:r>
                  <w:rPr>
                    <w:rFonts w:ascii="Cambria Math" w:hAnsi="Cambria Math"/>
                    <w:lang w:val="fr-FR"/>
                  </w:rPr>
                  <m:t>θ</m:t>
                </m:r>
              </w:ins>
            </m:e>
            <m:sub>
              <w:ins w:id="3776" w:author="The Si Tran" w:date="2012-12-06T00:10:00Z">
                <m:r>
                  <m:rPr>
                    <m:sty m:val="p"/>
                  </m:rPr>
                  <w:rPr>
                    <w:rFonts w:ascii="Cambria Math" w:hAnsi="Cambria Math"/>
                    <w:lang w:val="fr-FR"/>
                  </w:rPr>
                  <m:t>1</m:t>
                </m:r>
              </w:ins>
            </m:sub>
          </m:sSub>
          <m:sSub>
            <m:sSubPr>
              <m:ctrlPr>
                <w:ins w:id="3777" w:author="The Si Tran" w:date="2012-12-06T00:10:00Z">
                  <w:rPr>
                    <w:rFonts w:ascii="Cambria Math" w:hAnsi="Cambria Math"/>
                    <w:lang w:val="fr-FR"/>
                  </w:rPr>
                </w:ins>
              </m:ctrlPr>
            </m:sSubPr>
            <m:e>
              <w:ins w:id="3778" w:author="The Si Tran" w:date="2012-12-06T00:10:00Z">
                <m:r>
                  <w:rPr>
                    <w:rFonts w:ascii="Cambria Math" w:hAnsi="Cambria Math"/>
                    <w:lang w:val="fr-FR"/>
                  </w:rPr>
                  <m:t>ε</m:t>
                </m:r>
              </w:ins>
            </m:e>
            <m:sub>
              <w:ins w:id="3779" w:author="The Si Tran" w:date="2012-12-06T00:10:00Z">
                <m:r>
                  <w:rPr>
                    <w:rFonts w:ascii="Cambria Math" w:hAnsi="Cambria Math"/>
                    <w:lang w:val="fr-FR"/>
                  </w:rPr>
                  <m:t>t</m:t>
                </m:r>
              </w:ins>
              <w:ins w:id="3780" w:author="The Si Tran" w:date="2012-12-06T00:11:00Z">
                <m:r>
                  <m:rPr>
                    <m:sty m:val="p"/>
                  </m:rPr>
                  <w:rPr>
                    <w:rFonts w:ascii="Cambria Math" w:hAnsi="Cambria Math"/>
                    <w:lang w:val="fr-FR"/>
                  </w:rPr>
                  <m:t>-1</m:t>
                </m:r>
              </w:ins>
            </m:sub>
          </m:sSub>
          <w:ins w:id="3781" w:author="The Si Tran" w:date="2012-12-06T00:11:00Z">
            <m:r>
              <m:rPr>
                <m:sty m:val="p"/>
              </m:rPr>
              <w:rPr>
                <w:rFonts w:ascii="Cambria Math" w:hAnsi="Cambria Math"/>
                <w:lang w:val="fr-FR"/>
              </w:rPr>
              <m:t>-…-</m:t>
            </m:r>
          </w:ins>
          <m:sSub>
            <m:sSubPr>
              <m:ctrlPr>
                <w:ins w:id="3782" w:author="The Si Tran" w:date="2012-12-06T00:11:00Z">
                  <w:rPr>
                    <w:rFonts w:ascii="Cambria Math" w:hAnsi="Cambria Math"/>
                    <w:lang w:val="fr-FR"/>
                  </w:rPr>
                </w:ins>
              </m:ctrlPr>
            </m:sSubPr>
            <m:e>
              <w:ins w:id="3783" w:author="The Si Tran" w:date="2012-12-06T00:11:00Z">
                <m:r>
                  <w:rPr>
                    <w:rFonts w:ascii="Cambria Math" w:hAnsi="Cambria Math"/>
                    <w:lang w:val="fr-FR"/>
                  </w:rPr>
                  <m:t>θ</m:t>
                </m:r>
              </w:ins>
            </m:e>
            <m:sub>
              <w:ins w:id="3784" w:author="The Si Tran" w:date="2012-12-06T00:11:00Z">
                <m:r>
                  <w:rPr>
                    <w:rFonts w:ascii="Cambria Math" w:hAnsi="Cambria Math"/>
                    <w:lang w:val="fr-FR"/>
                  </w:rPr>
                  <m:t>q</m:t>
                </m:r>
              </w:ins>
            </m:sub>
          </m:sSub>
          <m:sSub>
            <m:sSubPr>
              <m:ctrlPr>
                <w:ins w:id="3785" w:author="The Si Tran" w:date="2012-12-06T00:11:00Z">
                  <w:rPr>
                    <w:rFonts w:ascii="Cambria Math" w:hAnsi="Cambria Math"/>
                    <w:lang w:val="fr-FR"/>
                  </w:rPr>
                </w:ins>
              </m:ctrlPr>
            </m:sSubPr>
            <m:e>
              <w:ins w:id="3786" w:author="The Si Tran" w:date="2012-12-06T00:11:00Z">
                <m:r>
                  <w:rPr>
                    <w:rFonts w:ascii="Cambria Math" w:hAnsi="Cambria Math"/>
                    <w:lang w:val="fr-FR"/>
                  </w:rPr>
                  <m:t>ε</m:t>
                </m:r>
              </w:ins>
            </m:e>
            <m:sub>
              <w:ins w:id="3787"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788" w:author="The Si Tran" w:date="2012-12-05T23:02:00Z">
            <w:rPr>
              <w:sz w:val="28"/>
              <w:szCs w:val="28"/>
              <w:lang w:val="fr-FR"/>
            </w:rPr>
          </w:rPrChange>
        </w:rPr>
        <w:pPrChange w:id="3789" w:author="The Si Tran" w:date="2012-12-16T10:30:00Z">
          <w:pPr>
            <w:ind w:firstLine="540"/>
          </w:pPr>
        </w:pPrChange>
      </w:pPr>
      <w:del w:id="3790" w:author="The Si Tran" w:date="2012-12-06T00:12:00Z">
        <w:r w:rsidRPr="00082976" w:rsidDel="00A81DD7">
          <w:rPr>
            <w:position w:val="-14"/>
            <w:lang w:val="fr-FR"/>
          </w:rPr>
          <w:object w:dxaOrig="2880" w:dyaOrig="380" w14:anchorId="5190E4CE">
            <v:shape id="_x0000_i1044" type="#_x0000_t75" style="width:207pt;height:27.75pt" o:ole="">
              <v:imagedata r:id="rId55" o:title=""/>
            </v:shape>
            <o:OLEObject Type="Embed" ProgID="Equation.DSMT4" ShapeID="_x0000_i1044" DrawAspect="Content" ObjectID="_1417586740" r:id="rId56"/>
          </w:object>
        </w:r>
      </w:del>
      <w:del w:id="3791" w:author="The Si Tran" w:date="2012-12-06T03:52:00Z">
        <w:r w:rsidRPr="0049233F" w:rsidDel="008C32B7">
          <w:rPr>
            <w:lang w:val="fr-FR"/>
            <w:rPrChange w:id="3792" w:author="The Si Tran" w:date="2012-12-05T23:02:00Z">
              <w:rPr>
                <w:sz w:val="28"/>
                <w:szCs w:val="28"/>
                <w:lang w:val="fr-FR"/>
              </w:rPr>
            </w:rPrChange>
          </w:rPr>
          <w:delText xml:space="preserve">             </w:delText>
        </w:r>
      </w:del>
      <w:del w:id="3793" w:author="The Si Tran" w:date="2012-12-06T03:54:00Z">
        <w:r w:rsidRPr="0049233F" w:rsidDel="004657FC">
          <w:rPr>
            <w:lang w:val="fr-FR"/>
            <w:rPrChange w:id="3794" w:author="The Si Tran" w:date="2012-12-05T23:02:00Z">
              <w:rPr>
                <w:sz w:val="28"/>
                <w:szCs w:val="28"/>
                <w:lang w:val="fr-FR"/>
              </w:rPr>
            </w:rPrChange>
          </w:rPr>
          <w:delText>(3.1.1)</w:delText>
        </w:r>
      </w:del>
    </w:p>
    <w:p w14:paraId="0CA6475D" w14:textId="77777777" w:rsidR="006A21F7" w:rsidRPr="0049233F" w:rsidRDefault="006A21F7">
      <w:pPr>
        <w:rPr>
          <w:lang w:val="fr-FR"/>
          <w:rPrChange w:id="3795" w:author="The Si Tran" w:date="2012-12-05T23:02:00Z">
            <w:rPr>
              <w:sz w:val="28"/>
              <w:szCs w:val="28"/>
              <w:lang w:val="fr-FR"/>
            </w:rPr>
          </w:rPrChange>
        </w:rPr>
        <w:pPrChange w:id="3796" w:author="The Si Tran" w:date="2012-12-16T17:05:00Z">
          <w:pPr>
            <w:ind w:firstLine="547"/>
          </w:pPr>
        </w:pPrChange>
      </w:pPr>
      <w:r w:rsidRPr="0049233F">
        <w:rPr>
          <w:lang w:val="fr-FR"/>
          <w:rPrChange w:id="3797" w:author="The Si Tran" w:date="2012-12-05T23:02:00Z">
            <w:rPr>
              <w:sz w:val="28"/>
              <w:szCs w:val="28"/>
              <w:lang w:val="fr-FR"/>
            </w:rPr>
          </w:rPrChange>
        </w:rPr>
        <w:t>Với :</w:t>
      </w:r>
    </w:p>
    <w:p w14:paraId="620C6664" w14:textId="77777777" w:rsidR="006A21F7" w:rsidRPr="00555D32" w:rsidRDefault="006A21F7">
      <w:pPr>
        <w:pStyle w:val="BuletL2"/>
        <w:rPr>
          <w:lang w:val="fr-FR"/>
          <w:rPrChange w:id="3798" w:author="The Si Tran" w:date="2012-12-14T04:46:00Z">
            <w:rPr>
              <w:sz w:val="28"/>
              <w:szCs w:val="28"/>
              <w:lang w:val="fr-FR"/>
            </w:rPr>
          </w:rPrChange>
        </w:rPr>
        <w:pPrChange w:id="3799" w:author="The Si Tran" w:date="2012-12-16T17:04:00Z">
          <w:pPr>
            <w:ind w:firstLine="547"/>
          </w:pPr>
        </w:pPrChange>
      </w:pPr>
      <w:del w:id="3800" w:author="The Si Tran" w:date="2012-12-06T00:16:00Z">
        <w:r w:rsidRPr="00555D32" w:rsidDel="004939AB">
          <w:rPr>
            <w:position w:val="-10"/>
            <w:lang w:val="fr-FR"/>
            <w:rPrChange w:id="3801" w:author="The Si Tran" w:date="2012-12-14T04:46:00Z">
              <w:rPr>
                <w:position w:val="-10"/>
                <w:lang w:val="fr-FR"/>
              </w:rPr>
            </w:rPrChange>
          </w:rPr>
          <w:object w:dxaOrig="240" w:dyaOrig="260" w14:anchorId="3EA68E79">
            <v:shape id="_x0000_i1045" type="#_x0000_t75" style="width:18pt;height:18pt" o:ole="">
              <v:imagedata r:id="rId57" o:title=""/>
            </v:shape>
            <o:OLEObject Type="Embed" ProgID="Equation.DSMT4" ShapeID="_x0000_i1045" DrawAspect="Content" ObjectID="_1417586741" r:id="rId58"/>
          </w:object>
        </w:r>
        <w:r w:rsidRPr="00555D32" w:rsidDel="004939AB">
          <w:rPr>
            <w:lang w:val="fr-FR"/>
            <w:rPrChange w:id="3802" w:author="The Si Tran" w:date="2012-12-14T04:46:00Z">
              <w:rPr>
                <w:sz w:val="28"/>
                <w:szCs w:val="28"/>
                <w:lang w:val="fr-FR"/>
              </w:rPr>
            </w:rPrChange>
          </w:rPr>
          <w:delText xml:space="preserve"> </w:delText>
        </w:r>
      </w:del>
      <w:ins w:id="3803"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804" w:author="The Si Tran" w:date="2012-12-14T04:46:00Z">
            <w:rPr>
              <w:sz w:val="28"/>
              <w:szCs w:val="28"/>
              <w:lang w:val="fr-FR"/>
            </w:rPr>
          </w:rPrChange>
        </w:rPr>
        <w:t>là trung bình của chuỗi thời gian tĩnh</w:t>
      </w:r>
      <w:del w:id="3805" w:author="The Si Tran" w:date="2012-12-06T20:09:00Z">
        <w:r w:rsidRPr="00555D32" w:rsidDel="00263465">
          <w:rPr>
            <w:lang w:val="fr-FR"/>
            <w:rPrChange w:id="3806" w:author="The Si Tran" w:date="2012-12-14T04:46:00Z">
              <w:rPr>
                <w:sz w:val="28"/>
                <w:szCs w:val="28"/>
                <w:lang w:val="fr-FR"/>
              </w:rPr>
            </w:rPrChange>
          </w:rPr>
          <w:delText xml:space="preserve"> {y</w:delText>
        </w:r>
        <w:r w:rsidRPr="00555D32" w:rsidDel="00263465">
          <w:rPr>
            <w:vertAlign w:val="subscript"/>
            <w:lang w:val="fr-FR"/>
            <w:rPrChange w:id="3807" w:author="The Si Tran" w:date="2012-12-14T04:46:00Z">
              <w:rPr>
                <w:sz w:val="28"/>
                <w:szCs w:val="28"/>
                <w:vertAlign w:val="subscript"/>
                <w:lang w:val="fr-FR"/>
              </w:rPr>
            </w:rPrChange>
          </w:rPr>
          <w:delText>t</w:delText>
        </w:r>
        <w:r w:rsidRPr="00555D32" w:rsidDel="00263465">
          <w:rPr>
            <w:lang w:val="fr-FR"/>
            <w:rPrChange w:id="3808" w:author="The Si Tran" w:date="2012-12-14T04:46:00Z">
              <w:rPr>
                <w:sz w:val="28"/>
                <w:szCs w:val="28"/>
                <w:lang w:val="fr-FR"/>
              </w:rPr>
            </w:rPrChange>
          </w:rPr>
          <w:delText>}</w:delText>
        </w:r>
      </w:del>
      <w:ins w:id="3809" w:author="The Si Tran" w:date="2012-12-06T20:09:00Z">
        <w:r w:rsidR="00263465" w:rsidRPr="00032D83">
          <w:rPr>
            <w:lang w:val="fr-FR"/>
          </w:rPr>
          <w:t xml:space="preserve"> </w:t>
        </w:r>
      </w:ins>
      <m:oMath>
        <m:d>
          <m:dPr>
            <m:begChr m:val="{"/>
            <m:endChr m:val="}"/>
            <m:ctrlPr>
              <w:ins w:id="3810" w:author="The Si Tran" w:date="2012-12-06T20:10:00Z">
                <w:rPr>
                  <w:rFonts w:ascii="Cambria Math" w:hAnsi="Cambria Math"/>
                  <w:i/>
                  <w:lang w:val="fr-FR"/>
                </w:rPr>
              </w:ins>
            </m:ctrlPr>
          </m:dPr>
          <m:e>
            <m:sSub>
              <m:sSubPr>
                <m:ctrlPr>
                  <w:ins w:id="3811" w:author="The Si Tran" w:date="2012-12-06T20:10:00Z">
                    <w:rPr>
                      <w:rFonts w:ascii="Cambria Math" w:hAnsi="Cambria Math"/>
                      <w:i/>
                      <w:lang w:val="fr-FR"/>
                    </w:rPr>
                  </w:ins>
                </m:ctrlPr>
              </m:sSubPr>
              <m:e>
                <w:ins w:id="3812" w:author="The Si Tran" w:date="2012-12-06T20:10:00Z">
                  <m:r>
                    <w:rPr>
                      <w:rFonts w:ascii="Cambria Math" w:hAnsi="Cambria Math"/>
                      <w:lang w:val="fr-FR"/>
                    </w:rPr>
                    <m:t>y</m:t>
                  </m:r>
                </w:ins>
              </m:e>
              <m:sub>
                <w:ins w:id="3813" w:author="The Si Tran" w:date="2012-12-06T20:10:00Z">
                  <m:r>
                    <w:rPr>
                      <w:rFonts w:ascii="Cambria Math" w:hAnsi="Cambria Math"/>
                      <w:lang w:val="fr-FR"/>
                    </w:rPr>
                    <m:t>t</m:t>
                  </m:r>
                </w:ins>
              </m:sub>
            </m:sSub>
          </m:e>
        </m:d>
      </m:oMath>
      <w:r w:rsidRPr="00555D32">
        <w:rPr>
          <w:lang w:val="fr-FR"/>
          <w:rPrChange w:id="3814" w:author="The Si Tran" w:date="2012-12-14T04:46:00Z">
            <w:rPr>
              <w:sz w:val="28"/>
              <w:szCs w:val="28"/>
              <w:lang w:val="fr-FR"/>
            </w:rPr>
          </w:rPrChange>
        </w:rPr>
        <w:t>.</w:t>
      </w:r>
    </w:p>
    <w:p w14:paraId="10C0FF98" w14:textId="77777777" w:rsidR="006A21F7" w:rsidRPr="00555D32" w:rsidRDefault="002F1D4B">
      <w:pPr>
        <w:pStyle w:val="BuletL2"/>
        <w:rPr>
          <w:lang w:val="fr-FR"/>
          <w:rPrChange w:id="3815" w:author="The Si Tran" w:date="2012-12-14T04:46:00Z">
            <w:rPr>
              <w:sz w:val="28"/>
              <w:szCs w:val="28"/>
              <w:lang w:val="fr-FR"/>
            </w:rPr>
          </w:rPrChange>
        </w:rPr>
        <w:pPrChange w:id="3816" w:author="The Si Tran" w:date="2012-12-16T17:04:00Z">
          <w:pPr>
            <w:ind w:firstLine="547"/>
          </w:pPr>
        </w:pPrChange>
      </w:pPr>
      <m:oMath>
        <m:sSub>
          <m:sSubPr>
            <m:ctrlPr>
              <w:ins w:id="3817" w:author="The Si Tran" w:date="2012-12-06T00:16:00Z">
                <w:rPr>
                  <w:rFonts w:ascii="Cambria Math" w:hAnsi="Cambria Math"/>
                  <w:i/>
                  <w:lang w:val="fr-FR"/>
                </w:rPr>
              </w:ins>
            </m:ctrlPr>
          </m:sSubPr>
          <m:e>
            <w:ins w:id="3818" w:author="The Si Tran" w:date="2012-12-06T00:16:00Z">
              <m:r>
                <w:rPr>
                  <w:rFonts w:ascii="Cambria Math" w:hAnsi="Cambria Math"/>
                  <w:lang w:val="fr-FR"/>
                </w:rPr>
                <m:t>ε</m:t>
              </m:r>
            </w:ins>
          </m:e>
          <m:sub>
            <w:ins w:id="3819" w:author="The Si Tran" w:date="2012-12-06T00:16:00Z">
              <m:r>
                <w:rPr>
                  <w:rFonts w:ascii="Cambria Math" w:hAnsi="Cambria Math"/>
                  <w:lang w:val="fr-FR"/>
                </w:rPr>
                <m:t>i</m:t>
              </m:r>
            </w:ins>
          </m:sub>
        </m:sSub>
      </m:oMath>
      <w:ins w:id="3820" w:author="The Si Tran" w:date="2012-12-06T00:17:00Z">
        <w:r w:rsidR="00F413E4" w:rsidRPr="00032D83">
          <w:rPr>
            <w:lang w:val="fr-FR"/>
          </w:rPr>
          <w:t xml:space="preserve"> </w:t>
        </w:r>
      </w:ins>
      <w:del w:id="3821" w:author="The Si Tran" w:date="2012-12-06T00:16:00Z">
        <w:r w:rsidR="006A21F7" w:rsidRPr="00555D32" w:rsidDel="004939AB">
          <w:rPr>
            <w:position w:val="-12"/>
            <w:lang w:val="fr-FR"/>
            <w:rPrChange w:id="3822" w:author="The Si Tran" w:date="2012-12-14T04:46:00Z">
              <w:rPr>
                <w:position w:val="-12"/>
                <w:lang w:val="fr-FR"/>
              </w:rPr>
            </w:rPrChange>
          </w:rPr>
          <w:object w:dxaOrig="240" w:dyaOrig="360" w14:anchorId="16B4976B">
            <v:shape id="_x0000_i1046" type="#_x0000_t75" style="width:12.75pt;height:21.75pt" o:ole="">
              <v:imagedata r:id="rId59" o:title=""/>
            </v:shape>
            <o:OLEObject Type="Embed" ProgID="Equation.DSMT4" ShapeID="_x0000_i1046" DrawAspect="Content" ObjectID="_1417586742" r:id="rId60"/>
          </w:object>
        </w:r>
        <w:r w:rsidR="006A21F7" w:rsidRPr="00555D32" w:rsidDel="004939AB">
          <w:rPr>
            <w:lang w:val="fr-FR"/>
            <w:rPrChange w:id="3823" w:author="The Si Tran" w:date="2012-12-14T04:46:00Z">
              <w:rPr>
                <w:sz w:val="28"/>
                <w:szCs w:val="28"/>
                <w:lang w:val="fr-FR"/>
              </w:rPr>
            </w:rPrChange>
          </w:rPr>
          <w:delText xml:space="preserve"> </w:delText>
        </w:r>
      </w:del>
      <w:r w:rsidR="006A21F7" w:rsidRPr="00555D32">
        <w:rPr>
          <w:lang w:val="fr-FR"/>
          <w:rPrChange w:id="3824" w:author="The Si Tran" w:date="2012-12-14T04:46:00Z">
            <w:rPr>
              <w:sz w:val="28"/>
              <w:szCs w:val="28"/>
              <w:lang w:val="fr-FR"/>
            </w:rPr>
          </w:rPrChange>
        </w:rPr>
        <w:t>là sai số, biểu diễn thành phần không thể dự đoán được</w:t>
      </w:r>
      <w:del w:id="3825" w:author="The Si Tran" w:date="2012-12-06T03:56:00Z">
        <w:r w:rsidR="006A21F7" w:rsidRPr="00555D32" w:rsidDel="004657FC">
          <w:rPr>
            <w:lang w:val="fr-FR"/>
            <w:rPrChange w:id="3826" w:author="The Si Tran" w:date="2012-12-14T04:46:00Z">
              <w:rPr>
                <w:sz w:val="28"/>
                <w:szCs w:val="28"/>
                <w:lang w:val="fr-FR"/>
              </w:rPr>
            </w:rPrChange>
          </w:rPr>
          <w:delText xml:space="preserve"> từ mô hình</w:delText>
        </w:r>
      </w:del>
      <w:r w:rsidR="006A21F7" w:rsidRPr="00555D32">
        <w:rPr>
          <w:lang w:val="fr-FR"/>
          <w:rPrChange w:id="3827" w:author="The Si Tran" w:date="2012-12-14T04:46:00Z">
            <w:rPr>
              <w:sz w:val="28"/>
              <w:szCs w:val="28"/>
              <w:lang w:val="fr-FR"/>
            </w:rPr>
          </w:rPrChange>
        </w:rPr>
        <w:t xml:space="preserve"> ở thời điểm i.</w:t>
      </w:r>
    </w:p>
    <w:p w14:paraId="571A27F5" w14:textId="77777777" w:rsidR="006A21F7" w:rsidRPr="00555D32" w:rsidRDefault="002F1D4B">
      <w:pPr>
        <w:pStyle w:val="BuletL2"/>
        <w:rPr>
          <w:lang w:val="fr-FR"/>
          <w:rPrChange w:id="3828" w:author="The Si Tran" w:date="2012-12-14T04:46:00Z">
            <w:rPr>
              <w:sz w:val="28"/>
              <w:szCs w:val="28"/>
              <w:lang w:val="fr-FR"/>
            </w:rPr>
          </w:rPrChange>
        </w:rPr>
        <w:pPrChange w:id="3829" w:author="The Si Tran" w:date="2012-12-16T17:04:00Z">
          <w:pPr>
            <w:ind w:firstLine="547"/>
          </w:pPr>
        </w:pPrChange>
      </w:pPr>
      <m:oMath>
        <m:sSub>
          <m:sSubPr>
            <m:ctrlPr>
              <w:ins w:id="3830" w:author="The Si Tran" w:date="2012-12-06T00:17:00Z">
                <w:rPr>
                  <w:rFonts w:ascii="Cambria Math" w:hAnsi="Cambria Math"/>
                  <w:i/>
                  <w:lang w:val="fr-FR"/>
                </w:rPr>
              </w:ins>
            </m:ctrlPr>
          </m:sSubPr>
          <m:e>
            <w:ins w:id="3831" w:author="The Si Tran" w:date="2012-12-06T00:17:00Z">
              <m:r>
                <w:rPr>
                  <w:rFonts w:ascii="Cambria Math" w:hAnsi="Cambria Math"/>
                  <w:lang w:val="fr-FR"/>
                </w:rPr>
                <m:t>θ</m:t>
              </m:r>
            </w:ins>
          </m:e>
          <m:sub>
            <w:ins w:id="3832" w:author="The Si Tran" w:date="2012-12-06T00:17:00Z">
              <m:r>
                <w:rPr>
                  <w:rFonts w:ascii="Cambria Math" w:hAnsi="Cambria Math"/>
                  <w:lang w:val="fr-FR"/>
                </w:rPr>
                <m:t>i</m:t>
              </m:r>
            </w:ins>
          </m:sub>
        </m:sSub>
      </m:oMath>
      <w:ins w:id="3833" w:author="The Si Tran" w:date="2012-12-06T00:17:00Z">
        <w:r w:rsidR="00233EFD" w:rsidRPr="00032D83">
          <w:rPr>
            <w:lang w:val="fr-FR"/>
          </w:rPr>
          <w:t xml:space="preserve"> </w:t>
        </w:r>
      </w:ins>
      <w:del w:id="3834" w:author="The Si Tran" w:date="2012-12-06T00:17:00Z">
        <w:r w:rsidR="006A21F7" w:rsidRPr="00555D32" w:rsidDel="00233EFD">
          <w:rPr>
            <w:position w:val="-12"/>
            <w:lang w:val="fr-FR"/>
            <w:rPrChange w:id="3835" w:author="The Si Tran" w:date="2012-12-14T04:46:00Z">
              <w:rPr>
                <w:position w:val="-12"/>
                <w:lang w:val="fr-FR"/>
              </w:rPr>
            </w:rPrChange>
          </w:rPr>
          <w:object w:dxaOrig="240" w:dyaOrig="360" w14:anchorId="2921A715">
            <v:shape id="_x0000_i1047" type="#_x0000_t75" style="width:18pt;height:26.25pt" o:ole="">
              <v:imagedata r:id="rId61" o:title=""/>
            </v:shape>
            <o:OLEObject Type="Embed" ProgID="Equation.DSMT4" ShapeID="_x0000_i1047" DrawAspect="Content" ObjectID="_1417586743" r:id="rId62"/>
          </w:object>
        </w:r>
        <w:r w:rsidR="006A21F7" w:rsidRPr="00555D32" w:rsidDel="00233EFD">
          <w:rPr>
            <w:lang w:val="fr-FR"/>
            <w:rPrChange w:id="3836" w:author="The Si Tran" w:date="2012-12-14T04:46:00Z">
              <w:rPr>
                <w:sz w:val="28"/>
                <w:szCs w:val="28"/>
                <w:lang w:val="fr-FR"/>
              </w:rPr>
            </w:rPrChange>
          </w:rPr>
          <w:delText xml:space="preserve"> </w:delText>
        </w:r>
      </w:del>
      <w:r w:rsidR="006A21F7" w:rsidRPr="00555D32">
        <w:rPr>
          <w:lang w:val="fr-FR"/>
          <w:rPrChange w:id="3837" w:author="The Si Tran" w:date="2012-12-14T04:46:00Z">
            <w:rPr>
              <w:sz w:val="28"/>
              <w:szCs w:val="28"/>
              <w:lang w:val="fr-FR"/>
            </w:rPr>
          </w:rPrChange>
        </w:rPr>
        <w:t xml:space="preserve">là các hệ số ước lượng mức ảnh hưởng </w:t>
      </w:r>
      <m:oMath>
        <m:sSub>
          <m:sSubPr>
            <m:ctrlPr>
              <w:ins w:id="3838" w:author="The Si Tran" w:date="2012-12-06T00:17:00Z">
                <w:rPr>
                  <w:rFonts w:ascii="Cambria Math" w:hAnsi="Cambria Math"/>
                  <w:i/>
                  <w:lang w:val="fr-FR"/>
                </w:rPr>
              </w:ins>
            </m:ctrlPr>
          </m:sSubPr>
          <m:e>
            <w:ins w:id="3839" w:author="The Si Tran" w:date="2012-12-06T00:17:00Z">
              <m:r>
                <w:rPr>
                  <w:rFonts w:ascii="Cambria Math" w:hAnsi="Cambria Math"/>
                  <w:lang w:val="fr-FR"/>
                </w:rPr>
                <m:t>ε</m:t>
              </m:r>
            </w:ins>
          </m:e>
          <m:sub>
            <w:ins w:id="3840" w:author="The Si Tran" w:date="2012-12-06T00:17:00Z">
              <m:r>
                <w:rPr>
                  <w:rFonts w:ascii="Cambria Math" w:hAnsi="Cambria Math"/>
                  <w:lang w:val="fr-FR"/>
                </w:rPr>
                <m:t>t-i</m:t>
              </m:r>
            </w:ins>
          </m:sub>
        </m:sSub>
      </m:oMath>
      <w:ins w:id="3841" w:author="The Si Tran" w:date="2012-12-06T00:17:00Z">
        <w:r w:rsidR="00233EFD" w:rsidRPr="00032D83">
          <w:rPr>
            <w:lang w:val="fr-FR"/>
          </w:rPr>
          <w:t xml:space="preserve"> </w:t>
        </w:r>
      </w:ins>
      <w:r w:rsidR="006A21F7" w:rsidRPr="00555D32">
        <w:rPr>
          <w:lang w:val="fr-FR"/>
          <w:rPrChange w:id="3842" w:author="The Si Tran" w:date="2012-12-14T04:46:00Z">
            <w:rPr>
              <w:sz w:val="28"/>
              <w:szCs w:val="28"/>
              <w:lang w:val="fr-FR"/>
            </w:rPr>
          </w:rPrChange>
        </w:rPr>
        <w:t xml:space="preserve">của </w:t>
      </w:r>
      <w:del w:id="3843" w:author="The Si Tran" w:date="2012-12-06T00:17:00Z">
        <w:r w:rsidR="006A21F7" w:rsidRPr="00555D32" w:rsidDel="00233EFD">
          <w:rPr>
            <w:position w:val="-12"/>
            <w:lang w:val="fr-FR"/>
            <w:rPrChange w:id="3844" w:author="The Si Tran" w:date="2012-12-14T04:46:00Z">
              <w:rPr>
                <w:position w:val="-12"/>
                <w:lang w:val="fr-FR"/>
              </w:rPr>
            </w:rPrChange>
          </w:rPr>
          <w:object w:dxaOrig="360" w:dyaOrig="360" w14:anchorId="0B13A7D9">
            <v:shape id="_x0000_i1048" type="#_x0000_t75" style="width:21.75pt;height:21.75pt" o:ole="">
              <v:imagedata r:id="rId63" o:title=""/>
            </v:shape>
            <o:OLEObject Type="Embed" ProgID="Equation.DSMT4" ShapeID="_x0000_i1048" DrawAspect="Content" ObjectID="_1417586744" r:id="rId64"/>
          </w:object>
        </w:r>
      </w:del>
      <w:r w:rsidR="006A21F7" w:rsidRPr="00555D32">
        <w:rPr>
          <w:lang w:val="fr-FR"/>
          <w:rPrChange w:id="3845" w:author="The Si Tran" w:date="2012-12-14T04:46:00Z">
            <w:rPr>
              <w:sz w:val="28"/>
              <w:szCs w:val="28"/>
              <w:lang w:val="fr-FR"/>
            </w:rPr>
          </w:rPrChange>
        </w:rPr>
        <w:t xml:space="preserve"> lên </w:t>
      </w:r>
      <m:oMath>
        <m:sSub>
          <m:sSubPr>
            <m:ctrlPr>
              <w:ins w:id="3846" w:author="The Si Tran" w:date="2012-12-06T00:17:00Z">
                <w:rPr>
                  <w:rFonts w:ascii="Cambria Math" w:hAnsi="Cambria Math"/>
                  <w:i/>
                  <w:lang w:val="fr-FR"/>
                </w:rPr>
              </w:ins>
            </m:ctrlPr>
          </m:sSubPr>
          <m:e>
            <w:ins w:id="3847" w:author="The Si Tran" w:date="2012-12-06T00:17:00Z">
              <m:r>
                <w:rPr>
                  <w:rFonts w:ascii="Cambria Math" w:hAnsi="Cambria Math"/>
                  <w:lang w:val="fr-FR"/>
                </w:rPr>
                <m:t>y</m:t>
              </m:r>
            </w:ins>
          </m:e>
          <m:sub>
            <w:ins w:id="3848" w:author="The Si Tran" w:date="2012-12-06T00:17:00Z">
              <m:r>
                <w:rPr>
                  <w:rFonts w:ascii="Cambria Math" w:hAnsi="Cambria Math"/>
                  <w:lang w:val="fr-FR"/>
                </w:rPr>
                <m:t>t</m:t>
              </m:r>
            </w:ins>
          </m:sub>
        </m:sSub>
      </m:oMath>
      <w:del w:id="3849" w:author="The Si Tran" w:date="2012-12-06T00:17:00Z">
        <w:r w:rsidR="006A21F7" w:rsidRPr="00555D32" w:rsidDel="00233EFD">
          <w:rPr>
            <w:lang w:val="fr-FR"/>
            <w:rPrChange w:id="3850" w:author="The Si Tran" w:date="2012-12-14T04:46:00Z">
              <w:rPr>
                <w:sz w:val="28"/>
                <w:szCs w:val="28"/>
                <w:lang w:val="fr-FR"/>
              </w:rPr>
            </w:rPrChange>
          </w:rPr>
          <w:delText>y</w:delText>
        </w:r>
        <w:r w:rsidR="006A21F7" w:rsidRPr="00555D32" w:rsidDel="00233EFD">
          <w:rPr>
            <w:vertAlign w:val="subscript"/>
            <w:lang w:val="fr-FR"/>
            <w:rPrChange w:id="3851" w:author="The Si Tran" w:date="2012-12-14T04:46:00Z">
              <w:rPr>
                <w:sz w:val="28"/>
                <w:szCs w:val="28"/>
                <w:vertAlign w:val="subscript"/>
                <w:lang w:val="fr-FR"/>
              </w:rPr>
            </w:rPrChange>
          </w:rPr>
          <w:delText>t</w:delText>
        </w:r>
      </w:del>
      <w:r w:rsidR="006A21F7" w:rsidRPr="00555D32">
        <w:rPr>
          <w:lang w:val="fr-FR"/>
          <w:rPrChange w:id="3852" w:author="The Si Tran" w:date="2012-12-14T04:46:00Z">
            <w:rPr>
              <w:sz w:val="28"/>
              <w:szCs w:val="28"/>
              <w:lang w:val="fr-FR"/>
            </w:rPr>
          </w:rPrChange>
        </w:rPr>
        <w:t>.</w:t>
      </w:r>
    </w:p>
    <w:p w14:paraId="217BD59F" w14:textId="77777777" w:rsidR="006A21F7" w:rsidRPr="0049233F" w:rsidDel="007B4E58" w:rsidRDefault="006A21F7">
      <w:pPr>
        <w:rPr>
          <w:del w:id="3853" w:author="The Si Tran" w:date="2012-12-06T00:22:00Z"/>
          <w:lang w:val="fr-FR"/>
          <w:rPrChange w:id="3854" w:author="The Si Tran" w:date="2012-12-05T23:02:00Z">
            <w:rPr>
              <w:del w:id="3855" w:author="The Si Tran" w:date="2012-12-06T00:22:00Z"/>
              <w:sz w:val="28"/>
              <w:szCs w:val="28"/>
              <w:lang w:val="fr-FR"/>
            </w:rPr>
          </w:rPrChange>
        </w:rPr>
        <w:pPrChange w:id="3856" w:author="The Si Tran" w:date="2012-12-15T07:53:00Z">
          <w:pPr>
            <w:ind w:firstLine="547"/>
          </w:pPr>
        </w:pPrChange>
      </w:pPr>
      <w:r w:rsidRPr="0049233F">
        <w:rPr>
          <w:lang w:val="fr-FR"/>
          <w:rPrChange w:id="3857" w:author="The Si Tran" w:date="2012-12-05T23:02:00Z">
            <w:rPr>
              <w:sz w:val="28"/>
              <w:szCs w:val="28"/>
              <w:lang w:val="fr-FR"/>
            </w:rPr>
          </w:rPrChange>
        </w:rPr>
        <w:t>Biểu diễn (3.1</w:t>
      </w:r>
      <w:del w:id="3858" w:author="The Si Tran" w:date="2012-12-16T17:04:00Z">
        <w:r w:rsidRPr="0049233F" w:rsidDel="00776549">
          <w:rPr>
            <w:lang w:val="fr-FR"/>
            <w:rPrChange w:id="3859" w:author="The Si Tran" w:date="2012-12-05T23:02:00Z">
              <w:rPr>
                <w:sz w:val="28"/>
                <w:szCs w:val="28"/>
                <w:lang w:val="fr-FR"/>
              </w:rPr>
            </w:rPrChange>
          </w:rPr>
          <w:delText>.1</w:delText>
        </w:r>
      </w:del>
      <w:r w:rsidRPr="0049233F">
        <w:rPr>
          <w:lang w:val="fr-FR"/>
          <w:rPrChange w:id="3860" w:author="The Si Tran" w:date="2012-12-05T23:02:00Z">
            <w:rPr>
              <w:sz w:val="28"/>
              <w:szCs w:val="28"/>
              <w:lang w:val="fr-FR"/>
            </w:rPr>
          </w:rPrChange>
        </w:rPr>
        <w:t xml:space="preserve">) bằng toán tử lấy hiệu </w:t>
      </w:r>
      <w:r w:rsidRPr="0049233F">
        <w:rPr>
          <w:i/>
          <w:lang w:val="fr-FR"/>
          <w:rPrChange w:id="3861" w:author="The Si Tran" w:date="2012-12-05T23:02:00Z">
            <w:rPr>
              <w:i/>
              <w:sz w:val="28"/>
              <w:szCs w:val="28"/>
              <w:lang w:val="fr-FR"/>
            </w:rPr>
          </w:rPrChange>
        </w:rPr>
        <w:t>B</w:t>
      </w:r>
      <w:r w:rsidRPr="0049233F">
        <w:rPr>
          <w:lang w:val="fr-FR"/>
          <w:rPrChange w:id="3862" w:author="The Si Tran" w:date="2012-12-05T23:02:00Z">
            <w:rPr>
              <w:sz w:val="28"/>
              <w:szCs w:val="28"/>
              <w:lang w:val="fr-FR"/>
            </w:rPr>
          </w:rPrChange>
        </w:rPr>
        <w:t xml:space="preserve"> ta được</w:t>
      </w:r>
    </w:p>
    <w:p w14:paraId="26BEF2A8" w14:textId="77777777" w:rsidR="006A21F7" w:rsidRPr="0049233F" w:rsidDel="007B4E58" w:rsidRDefault="006A21F7">
      <w:pPr>
        <w:rPr>
          <w:del w:id="3863" w:author="The Si Tran" w:date="2012-12-06T00:22:00Z"/>
          <w:lang w:val="fr-FR"/>
          <w:rPrChange w:id="3864" w:author="The Si Tran" w:date="2012-12-05T23:02:00Z">
            <w:rPr>
              <w:del w:id="3865" w:author="The Si Tran" w:date="2012-12-06T00:22:00Z"/>
              <w:sz w:val="28"/>
              <w:szCs w:val="28"/>
              <w:lang w:val="fr-FR"/>
            </w:rPr>
          </w:rPrChange>
        </w:rPr>
        <w:pPrChange w:id="3866" w:author="The Si Tran" w:date="2012-12-15T07:53:00Z">
          <w:pPr>
            <w:ind w:firstLine="547"/>
          </w:pPr>
        </w:pPrChange>
      </w:pPr>
      <w:del w:id="3867" w:author="The Si Tran" w:date="2012-12-06T00:22:00Z">
        <w:r w:rsidRPr="00082976" w:rsidDel="008F2FA0">
          <w:rPr>
            <w:position w:val="-14"/>
            <w:lang w:val="fr-FR"/>
          </w:rPr>
          <w:object w:dxaOrig="2880" w:dyaOrig="400" w14:anchorId="0C1AF3CC">
            <v:shape id="_x0000_i1049" type="#_x0000_t75" style="width:210.75pt;height:29.25pt" o:ole="">
              <v:imagedata r:id="rId65" o:title=""/>
            </v:shape>
            <o:OLEObject Type="Embed" ProgID="Equation.DSMT4" ShapeID="_x0000_i1049" DrawAspect="Content" ObjectID="_1417586745" r:id="rId66"/>
          </w:object>
        </w:r>
      </w:del>
    </w:p>
    <w:p w14:paraId="066FCBDC" w14:textId="77777777" w:rsidR="006A21F7" w:rsidRPr="0049233F" w:rsidDel="007B4E58" w:rsidRDefault="006A21F7">
      <w:pPr>
        <w:rPr>
          <w:del w:id="3868" w:author="The Si Tran" w:date="2012-12-06T00:22:00Z"/>
          <w:lang w:val="fr-FR"/>
          <w:rPrChange w:id="3869" w:author="The Si Tran" w:date="2012-12-05T23:02:00Z">
            <w:rPr>
              <w:del w:id="3870" w:author="The Si Tran" w:date="2012-12-06T00:22:00Z"/>
              <w:sz w:val="28"/>
              <w:szCs w:val="28"/>
              <w:lang w:val="fr-FR"/>
            </w:rPr>
          </w:rPrChange>
        </w:rPr>
        <w:pPrChange w:id="3871" w:author="The Si Tran" w:date="2012-12-15T07:53:00Z">
          <w:pPr>
            <w:ind w:firstLine="547"/>
          </w:pPr>
        </w:pPrChange>
      </w:pPr>
      <w:del w:id="3872" w:author="The Si Tran" w:date="2012-12-06T00:22:00Z">
        <w:r w:rsidRPr="0049233F" w:rsidDel="007B4E58">
          <w:rPr>
            <w:lang w:val="fr-FR"/>
            <w:rPrChange w:id="3873"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8pt" o:ole="">
              <v:imagedata r:id="rId67" o:title=""/>
            </v:shape>
            <o:OLEObject Type="Embed" ProgID="Equation.DSMT4" ShapeID="_x0000_i1050" DrawAspect="Content" ObjectID="_1417586746" r:id="rId68"/>
          </w:object>
        </w:r>
      </w:del>
    </w:p>
    <w:p w14:paraId="09EC6C93" w14:textId="77777777" w:rsidR="006A21F7" w:rsidRDefault="006A21F7">
      <w:pPr>
        <w:rPr>
          <w:ins w:id="3874" w:author="The Si Tran" w:date="2012-12-06T00:18:00Z"/>
          <w:lang w:val="fr-FR"/>
        </w:rPr>
        <w:pPrChange w:id="3875" w:author="The Si Tran" w:date="2012-12-15T07:53:00Z">
          <w:pPr>
            <w:ind w:firstLine="547"/>
          </w:pPr>
        </w:pPrChange>
      </w:pPr>
      <w:del w:id="3876" w:author="The Si Tran" w:date="2012-12-06T00:22:00Z">
        <w:r w:rsidRPr="0049233F" w:rsidDel="007B4E58">
          <w:rPr>
            <w:lang w:val="fr-FR"/>
            <w:rPrChange w:id="3877" w:author="The Si Tran" w:date="2012-12-05T23:02:00Z">
              <w:rPr>
                <w:sz w:val="28"/>
                <w:szCs w:val="28"/>
                <w:lang w:val="fr-FR"/>
              </w:rPr>
            </w:rPrChange>
          </w:rPr>
          <w:delText xml:space="preserve">  </w:delText>
        </w:r>
      </w:del>
      <w:r w:rsidRPr="0049233F">
        <w:rPr>
          <w:lang w:val="fr-FR"/>
          <w:rPrChange w:id="3878" w:author="The Si Tran" w:date="2012-12-05T23:02:00Z">
            <w:rPr>
              <w:sz w:val="28"/>
              <w:szCs w:val="28"/>
              <w:lang w:val="fr-FR"/>
            </w:rPr>
          </w:rPrChange>
        </w:rPr>
        <w:t xml:space="preserve">   </w:t>
      </w:r>
      <w:del w:id="3879" w:author="The Si Tran" w:date="2012-12-06T00:22:00Z">
        <w:r w:rsidRPr="00082976" w:rsidDel="008F2FA0">
          <w:rPr>
            <w:position w:val="-12"/>
            <w:lang w:val="fr-FR"/>
          </w:rPr>
          <w:object w:dxaOrig="1320" w:dyaOrig="360" w14:anchorId="183658DA">
            <v:shape id="_x0000_i1051" type="#_x0000_t75" style="width:92.25pt;height:24pt" o:ole="">
              <v:imagedata r:id="rId69" o:title=""/>
            </v:shape>
            <o:OLEObject Type="Embed" ProgID="Equation.DSMT4" ShapeID="_x0000_i1051" DrawAspect="Content" ObjectID="_1417586747" r:id="rId70"/>
          </w:object>
        </w:r>
      </w:del>
    </w:p>
    <w:p w14:paraId="4E0DF8FA" w14:textId="77777777" w:rsidR="00EF2D1F" w:rsidRPr="007B4E58" w:rsidRDefault="002F1D4B">
      <w:pPr>
        <w:ind w:firstLine="0"/>
        <w:rPr>
          <w:szCs w:val="26"/>
          <w:lang w:val="fr-FR"/>
          <w:rPrChange w:id="3880" w:author="The Si Tran" w:date="2012-12-06T00:23:00Z">
            <w:rPr>
              <w:sz w:val="28"/>
              <w:szCs w:val="28"/>
              <w:lang w:val="fr-FR"/>
            </w:rPr>
          </w:rPrChange>
        </w:rPr>
        <w:pPrChange w:id="3881" w:author="The Si Tran" w:date="2012-12-06T00:23:00Z">
          <w:pPr>
            <w:ind w:firstLine="547"/>
          </w:pPr>
        </w:pPrChange>
      </w:pPr>
      <m:oMathPara>
        <m:oMath>
          <m:sSub>
            <m:sSubPr>
              <m:ctrlPr>
                <w:ins w:id="3882" w:author="The Si Tran" w:date="2012-12-06T00:18:00Z">
                  <w:rPr>
                    <w:rFonts w:ascii="Cambria Math" w:hAnsi="Cambria Math"/>
                    <w:i/>
                    <w:szCs w:val="26"/>
                    <w:lang w:val="fr-FR"/>
                  </w:rPr>
                </w:ins>
              </m:ctrlPr>
            </m:sSubPr>
            <m:e>
              <w:ins w:id="3883" w:author="The Si Tran" w:date="2012-12-06T00:18:00Z">
                <m:r>
                  <w:rPr>
                    <w:rFonts w:ascii="Cambria Math" w:hAnsi="Cambria Math"/>
                    <w:szCs w:val="26"/>
                    <w:lang w:val="fr-FR"/>
                  </w:rPr>
                  <m:t>y</m:t>
                </m:r>
              </w:ins>
            </m:e>
            <m:sub>
              <w:ins w:id="3884" w:author="The Si Tran" w:date="2012-12-06T00:18:00Z">
                <m:r>
                  <w:rPr>
                    <w:rFonts w:ascii="Cambria Math" w:hAnsi="Cambria Math"/>
                    <w:szCs w:val="26"/>
                    <w:lang w:val="fr-FR"/>
                  </w:rPr>
                  <m:t>t</m:t>
                </m:r>
              </w:ins>
            </m:sub>
          </m:sSub>
          <w:ins w:id="3885" w:author="The Si Tran" w:date="2012-12-06T00:18:00Z">
            <m:r>
              <w:rPr>
                <w:rFonts w:ascii="Cambria Math" w:hAnsi="Cambria Math"/>
                <w:szCs w:val="26"/>
                <w:lang w:val="fr-FR"/>
              </w:rPr>
              <m:t>=μ+</m:t>
            </m:r>
          </w:ins>
          <m:d>
            <m:dPr>
              <m:ctrlPr>
                <w:ins w:id="3886" w:author="The Si Tran" w:date="2012-12-06T00:19:00Z">
                  <w:rPr>
                    <w:rFonts w:ascii="Cambria Math" w:hAnsi="Cambria Math"/>
                    <w:i/>
                    <w:szCs w:val="26"/>
                    <w:lang w:val="fr-FR"/>
                  </w:rPr>
                </w:ins>
              </m:ctrlPr>
            </m:dPr>
            <m:e>
              <w:ins w:id="3887" w:author="The Si Tran" w:date="2012-12-06T00:19:00Z">
                <m:r>
                  <w:rPr>
                    <w:rFonts w:ascii="Cambria Math" w:hAnsi="Cambria Math"/>
                    <w:szCs w:val="26"/>
                    <w:lang w:val="fr-FR"/>
                  </w:rPr>
                  <m:t>1-</m:t>
                </m:r>
              </w:ins>
              <m:sSub>
                <m:sSubPr>
                  <m:ctrlPr>
                    <w:ins w:id="3888" w:author="The Si Tran" w:date="2012-12-06T00:19:00Z">
                      <w:rPr>
                        <w:rFonts w:ascii="Cambria Math" w:hAnsi="Cambria Math"/>
                        <w:i/>
                        <w:szCs w:val="26"/>
                        <w:lang w:val="fr-FR"/>
                      </w:rPr>
                    </w:ins>
                  </m:ctrlPr>
                </m:sSubPr>
                <m:e>
                  <w:ins w:id="3889" w:author="The Si Tran" w:date="2012-12-06T00:19:00Z">
                    <m:r>
                      <w:rPr>
                        <w:rFonts w:ascii="Cambria Math" w:hAnsi="Cambria Math"/>
                        <w:szCs w:val="26"/>
                        <w:lang w:val="fr-FR"/>
                      </w:rPr>
                      <m:t>θ</m:t>
                    </m:r>
                  </w:ins>
                </m:e>
                <m:sub>
                  <w:ins w:id="3890" w:author="The Si Tran" w:date="2012-12-06T00:19:00Z">
                    <m:r>
                      <w:rPr>
                        <w:rFonts w:ascii="Cambria Math" w:hAnsi="Cambria Math"/>
                        <w:szCs w:val="26"/>
                        <w:lang w:val="fr-FR"/>
                      </w:rPr>
                      <m:t>1</m:t>
                    </m:r>
                  </w:ins>
                </m:sub>
              </m:sSub>
              <w:ins w:id="3891" w:author="The Si Tran" w:date="2012-12-06T00:19:00Z">
                <m:r>
                  <w:rPr>
                    <w:rFonts w:ascii="Cambria Math" w:hAnsi="Cambria Math"/>
                    <w:szCs w:val="26"/>
                    <w:lang w:val="fr-FR"/>
                  </w:rPr>
                  <m:t>B-…-</m:t>
                </m:r>
              </w:ins>
              <m:sSub>
                <m:sSubPr>
                  <m:ctrlPr>
                    <w:ins w:id="3892" w:author="The Si Tran" w:date="2012-12-06T00:19:00Z">
                      <w:rPr>
                        <w:rFonts w:ascii="Cambria Math" w:hAnsi="Cambria Math"/>
                        <w:i/>
                        <w:szCs w:val="26"/>
                        <w:lang w:val="fr-FR"/>
                      </w:rPr>
                    </w:ins>
                  </m:ctrlPr>
                </m:sSubPr>
                <m:e>
                  <w:ins w:id="3893" w:author="The Si Tran" w:date="2012-12-06T00:19:00Z">
                    <m:r>
                      <w:rPr>
                        <w:rFonts w:ascii="Cambria Math" w:hAnsi="Cambria Math"/>
                        <w:szCs w:val="26"/>
                        <w:lang w:val="fr-FR"/>
                      </w:rPr>
                      <m:t>θ</m:t>
                    </m:r>
                  </w:ins>
                </m:e>
                <m:sub>
                  <w:ins w:id="3894" w:author="The Si Tran" w:date="2012-12-06T00:19:00Z">
                    <m:r>
                      <w:rPr>
                        <w:rFonts w:ascii="Cambria Math" w:hAnsi="Cambria Math"/>
                        <w:szCs w:val="26"/>
                        <w:lang w:val="fr-FR"/>
                      </w:rPr>
                      <m:t>q</m:t>
                    </m:r>
                  </w:ins>
                </m:sub>
              </m:sSub>
              <m:sSup>
                <m:sSupPr>
                  <m:ctrlPr>
                    <w:ins w:id="3895" w:author="The Si Tran" w:date="2012-12-06T00:19:00Z">
                      <w:rPr>
                        <w:rFonts w:ascii="Cambria Math" w:hAnsi="Cambria Math"/>
                        <w:i/>
                        <w:szCs w:val="26"/>
                        <w:lang w:val="fr-FR"/>
                      </w:rPr>
                    </w:ins>
                  </m:ctrlPr>
                </m:sSupPr>
                <m:e>
                  <w:ins w:id="3896" w:author="The Si Tran" w:date="2012-12-06T00:19:00Z">
                    <m:r>
                      <w:rPr>
                        <w:rFonts w:ascii="Cambria Math" w:hAnsi="Cambria Math"/>
                        <w:szCs w:val="26"/>
                        <w:lang w:val="fr-FR"/>
                      </w:rPr>
                      <m:t>B</m:t>
                    </m:r>
                  </w:ins>
                </m:e>
                <m:sup>
                  <w:ins w:id="3897" w:author="The Si Tran" w:date="2012-12-06T00:19:00Z">
                    <m:r>
                      <w:rPr>
                        <w:rFonts w:ascii="Cambria Math" w:hAnsi="Cambria Math"/>
                        <w:szCs w:val="26"/>
                        <w:lang w:val="fr-FR"/>
                      </w:rPr>
                      <m:t>q</m:t>
                    </m:r>
                  </w:ins>
                </m:sup>
              </m:sSup>
            </m:e>
          </m:d>
          <m:sSub>
            <m:sSubPr>
              <m:ctrlPr>
                <w:ins w:id="3898" w:author="The Si Tran" w:date="2012-12-06T00:18:00Z">
                  <w:rPr>
                    <w:rFonts w:ascii="Cambria Math" w:hAnsi="Cambria Math"/>
                    <w:i/>
                    <w:szCs w:val="26"/>
                    <w:lang w:val="fr-FR"/>
                  </w:rPr>
                </w:ins>
              </m:ctrlPr>
            </m:sSubPr>
            <m:e>
              <w:ins w:id="3899" w:author="The Si Tran" w:date="2012-12-06T00:18:00Z">
                <m:r>
                  <w:rPr>
                    <w:rFonts w:ascii="Cambria Math" w:hAnsi="Cambria Math"/>
                    <w:szCs w:val="26"/>
                    <w:lang w:val="fr-FR"/>
                  </w:rPr>
                  <m:t>ε</m:t>
                </m:r>
              </w:ins>
            </m:e>
            <m:sub>
              <w:ins w:id="3900" w:author="The Si Tran" w:date="2012-12-06T00:19:00Z">
                <m:r>
                  <w:rPr>
                    <w:rFonts w:ascii="Cambria Math" w:hAnsi="Cambria Math"/>
                    <w:szCs w:val="26"/>
                    <w:lang w:val="fr-FR"/>
                  </w:rPr>
                  <m:t>t</m:t>
                </m:r>
              </w:ins>
            </m:sub>
          </m:sSub>
          <w:ins w:id="3901" w:author="The Si Tran" w:date="2012-12-06T00:20:00Z">
            <m:r>
              <w:rPr>
                <w:rFonts w:ascii="Cambria Math" w:hAnsi="Cambria Math"/>
                <w:szCs w:val="26"/>
                <w:lang w:val="fr-FR"/>
              </w:rPr>
              <m:t>=μ+</m:t>
            </m:r>
          </w:ins>
          <m:d>
            <m:dPr>
              <m:ctrlPr>
                <w:ins w:id="3902" w:author="The Si Tran" w:date="2012-12-06T00:21:00Z">
                  <w:rPr>
                    <w:rFonts w:ascii="Cambria Math" w:hAnsi="Cambria Math"/>
                    <w:i/>
                    <w:szCs w:val="26"/>
                    <w:lang w:val="fr-FR"/>
                  </w:rPr>
                </w:ins>
              </m:ctrlPr>
            </m:dPr>
            <m:e>
              <w:ins w:id="3903" w:author="The Si Tran" w:date="2012-12-06T00:21:00Z">
                <m:r>
                  <w:rPr>
                    <w:rFonts w:ascii="Cambria Math" w:hAnsi="Cambria Math"/>
                    <w:szCs w:val="26"/>
                    <w:lang w:val="fr-FR"/>
                  </w:rPr>
                  <m:t>1-</m:t>
                </m:r>
              </w:ins>
              <m:nary>
                <m:naryPr>
                  <m:chr m:val="∑"/>
                  <m:limLoc m:val="subSup"/>
                  <m:ctrlPr>
                    <w:ins w:id="3904" w:author="The Si Tran" w:date="2012-12-06T00:21:00Z">
                      <w:rPr>
                        <w:rFonts w:ascii="Cambria Math" w:hAnsi="Cambria Math"/>
                        <w:i/>
                        <w:szCs w:val="26"/>
                        <w:lang w:val="fr-FR"/>
                      </w:rPr>
                    </w:ins>
                  </m:ctrlPr>
                </m:naryPr>
                <m:sub>
                  <w:ins w:id="3905" w:author="The Si Tran" w:date="2012-12-06T00:21:00Z">
                    <m:r>
                      <w:rPr>
                        <w:rFonts w:ascii="Cambria Math" w:hAnsi="Cambria Math"/>
                        <w:szCs w:val="26"/>
                        <w:lang w:val="fr-FR"/>
                      </w:rPr>
                      <m:t>i=1</m:t>
                    </m:r>
                  </w:ins>
                </m:sub>
                <m:sup>
                  <w:ins w:id="3906" w:author="The Si Tran" w:date="2012-12-06T00:21:00Z">
                    <m:r>
                      <w:rPr>
                        <w:rFonts w:ascii="Cambria Math" w:hAnsi="Cambria Math"/>
                        <w:szCs w:val="26"/>
                        <w:lang w:val="fr-FR"/>
                      </w:rPr>
                      <m:t>q</m:t>
                    </m:r>
                  </w:ins>
                </m:sup>
                <m:e>
                  <m:sSub>
                    <m:sSubPr>
                      <m:ctrlPr>
                        <w:ins w:id="3907" w:author="The Si Tran" w:date="2012-12-06T00:21:00Z">
                          <w:rPr>
                            <w:rFonts w:ascii="Cambria Math" w:hAnsi="Cambria Math"/>
                            <w:i/>
                            <w:szCs w:val="26"/>
                            <w:lang w:val="fr-FR"/>
                          </w:rPr>
                        </w:ins>
                      </m:ctrlPr>
                    </m:sSubPr>
                    <m:e>
                      <w:ins w:id="3908" w:author="The Si Tran" w:date="2012-12-06T00:21:00Z">
                        <m:r>
                          <w:rPr>
                            <w:rFonts w:ascii="Cambria Math" w:hAnsi="Cambria Math"/>
                            <w:szCs w:val="26"/>
                            <w:lang w:val="fr-FR"/>
                          </w:rPr>
                          <m:t>θ</m:t>
                        </m:r>
                      </w:ins>
                    </m:e>
                    <m:sub>
                      <w:ins w:id="3909" w:author="The Si Tran" w:date="2012-12-06T00:21:00Z">
                        <m:r>
                          <w:rPr>
                            <w:rFonts w:ascii="Cambria Math" w:hAnsi="Cambria Math"/>
                            <w:szCs w:val="26"/>
                            <w:lang w:val="fr-FR"/>
                          </w:rPr>
                          <m:t>i</m:t>
                        </m:r>
                      </w:ins>
                    </m:sub>
                  </m:sSub>
                  <m:sSup>
                    <m:sSupPr>
                      <m:ctrlPr>
                        <w:ins w:id="3910" w:author="The Si Tran" w:date="2012-12-06T00:21:00Z">
                          <w:rPr>
                            <w:rFonts w:ascii="Cambria Math" w:hAnsi="Cambria Math"/>
                            <w:i/>
                            <w:szCs w:val="26"/>
                            <w:lang w:val="fr-FR"/>
                          </w:rPr>
                        </w:ins>
                      </m:ctrlPr>
                    </m:sSupPr>
                    <m:e>
                      <w:ins w:id="3911" w:author="The Si Tran" w:date="2012-12-06T00:21:00Z">
                        <m:r>
                          <w:rPr>
                            <w:rFonts w:ascii="Cambria Math" w:hAnsi="Cambria Math"/>
                            <w:szCs w:val="26"/>
                            <w:lang w:val="fr-FR"/>
                          </w:rPr>
                          <m:t>B</m:t>
                        </m:r>
                      </w:ins>
                    </m:e>
                    <m:sup>
                      <w:ins w:id="3912" w:author="The Si Tran" w:date="2012-12-06T00:21:00Z">
                        <m:r>
                          <w:rPr>
                            <w:rFonts w:ascii="Cambria Math" w:hAnsi="Cambria Math"/>
                            <w:szCs w:val="26"/>
                            <w:lang w:val="fr-FR"/>
                          </w:rPr>
                          <m:t>i</m:t>
                        </m:r>
                      </w:ins>
                    </m:sup>
                  </m:sSup>
                </m:e>
              </m:nary>
            </m:e>
          </m:d>
          <m:sSub>
            <m:sSubPr>
              <m:ctrlPr>
                <w:ins w:id="3913" w:author="The Si Tran" w:date="2012-12-06T00:20:00Z">
                  <w:rPr>
                    <w:rFonts w:ascii="Cambria Math" w:hAnsi="Cambria Math"/>
                    <w:i/>
                    <w:szCs w:val="26"/>
                    <w:lang w:val="fr-FR"/>
                  </w:rPr>
                </w:ins>
              </m:ctrlPr>
            </m:sSubPr>
            <m:e>
              <w:ins w:id="3914" w:author="The Si Tran" w:date="2012-12-06T00:20:00Z">
                <m:r>
                  <w:rPr>
                    <w:rFonts w:ascii="Cambria Math" w:hAnsi="Cambria Math"/>
                    <w:szCs w:val="26"/>
                    <w:lang w:val="fr-FR"/>
                  </w:rPr>
                  <m:t>ε</m:t>
                </m:r>
              </w:ins>
            </m:e>
            <m:sub>
              <w:ins w:id="3915" w:author="The Si Tran" w:date="2012-12-06T00:20:00Z">
                <m:r>
                  <w:rPr>
                    <w:rFonts w:ascii="Cambria Math" w:hAnsi="Cambria Math"/>
                    <w:szCs w:val="26"/>
                    <w:lang w:val="fr-FR"/>
                  </w:rPr>
                  <m:t>t</m:t>
                </m:r>
              </w:ins>
            </m:sub>
          </m:sSub>
          <w:ins w:id="3916" w:author="The Si Tran" w:date="2012-12-06T00:21:00Z">
            <m:r>
              <w:rPr>
                <w:rFonts w:ascii="Cambria Math" w:hAnsi="Cambria Math"/>
                <w:szCs w:val="26"/>
                <w:lang w:val="fr-FR"/>
              </w:rPr>
              <m:t>=μ+</m:t>
            </m:r>
          </w:ins>
          <w:ins w:id="3917" w:author="The Si Tran" w:date="2012-12-06T00:22:00Z">
            <m:r>
              <m:rPr>
                <m:sty m:val="p"/>
              </m:rPr>
              <w:rPr>
                <w:rFonts w:ascii="Cambria Math" w:hAnsi="Cambria Math" w:hint="eastAsia"/>
                <w:szCs w:val="26"/>
                <w:lang w:val="fr-FR"/>
              </w:rPr>
              <m:t>Θ</m:t>
            </m:r>
          </w:ins>
          <m:d>
            <m:dPr>
              <m:ctrlPr>
                <w:ins w:id="3918" w:author="The Si Tran" w:date="2012-12-06T00:22:00Z">
                  <w:rPr>
                    <w:rFonts w:ascii="Cambria Math" w:hAnsi="Cambria Math"/>
                    <w:szCs w:val="26"/>
                    <w:lang w:val="fr-FR"/>
                  </w:rPr>
                </w:ins>
              </m:ctrlPr>
            </m:dPr>
            <m:e>
              <w:ins w:id="3919" w:author="The Si Tran" w:date="2012-12-06T00:22:00Z">
                <m:r>
                  <w:rPr>
                    <w:rFonts w:ascii="Cambria Math" w:hAnsi="Cambria Math"/>
                    <w:szCs w:val="26"/>
                    <w:lang w:val="fr-FR"/>
                  </w:rPr>
                  <m:t>B</m:t>
                </m:r>
              </w:ins>
            </m:e>
          </m:d>
          <m:sSub>
            <m:sSubPr>
              <m:ctrlPr>
                <w:ins w:id="3920" w:author="The Si Tran" w:date="2012-12-06T00:22:00Z">
                  <w:rPr>
                    <w:rFonts w:ascii="Cambria Math" w:hAnsi="Cambria Math"/>
                    <w:i/>
                    <w:szCs w:val="26"/>
                    <w:lang w:val="fr-FR"/>
                  </w:rPr>
                </w:ins>
              </m:ctrlPr>
            </m:sSubPr>
            <m:e>
              <w:ins w:id="3921" w:author="The Si Tran" w:date="2012-12-06T00:22:00Z">
                <m:r>
                  <w:rPr>
                    <w:rFonts w:ascii="Cambria Math" w:hAnsi="Cambria Math"/>
                    <w:szCs w:val="26"/>
                    <w:lang w:val="fr-FR"/>
                  </w:rPr>
                  <m:t>ε</m:t>
                </m:r>
              </w:ins>
            </m:e>
            <m:sub>
              <w:ins w:id="3922" w:author="The Si Tran" w:date="2012-12-06T00:22:00Z">
                <m:r>
                  <w:rPr>
                    <w:rFonts w:ascii="Cambria Math" w:hAnsi="Cambria Math"/>
                    <w:szCs w:val="26"/>
                    <w:lang w:val="fr-FR"/>
                  </w:rPr>
                  <m:t>t</m:t>
                </m:r>
              </w:ins>
            </m:sub>
          </m:sSub>
        </m:oMath>
      </m:oMathPara>
    </w:p>
    <w:p w14:paraId="091563CB" w14:textId="77777777" w:rsidR="0005400A" w:rsidRDefault="00F26466">
      <w:pPr>
        <w:rPr>
          <w:ins w:id="3923" w:author="The Si Tran" w:date="2012-12-06T04:00:00Z"/>
          <w:lang w:val="fr-FR"/>
        </w:rPr>
        <w:pPrChange w:id="3924" w:author="The Si Tran" w:date="2012-12-15T07:53:00Z">
          <w:pPr>
            <w:ind w:left="547"/>
          </w:pPr>
        </w:pPrChange>
      </w:pPr>
      <w:ins w:id="3925"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926" w:author="The Si Tran" w:date="2012-12-06T00:25:00Z"/>
          <w:lang w:val="fr-FR"/>
          <w:rPrChange w:id="3927" w:author="The Si Tran" w:date="2012-12-05T23:02:00Z">
            <w:rPr>
              <w:del w:id="3928" w:author="The Si Tran" w:date="2012-12-06T00:25:00Z"/>
              <w:sz w:val="28"/>
              <w:szCs w:val="28"/>
              <w:lang w:val="fr-FR"/>
            </w:rPr>
          </w:rPrChange>
        </w:rPr>
        <w:pPrChange w:id="3929" w:author="The Si Tran" w:date="2012-12-15T07:53:00Z">
          <w:pPr>
            <w:ind w:firstLine="547"/>
          </w:pPr>
        </w:pPrChange>
      </w:pPr>
      <w:del w:id="3930" w:author="The Si Tran" w:date="2012-12-06T00:25:00Z">
        <w:r w:rsidRPr="0049233F" w:rsidDel="006C7117">
          <w:rPr>
            <w:lang w:val="fr-FR"/>
            <w:rPrChange w:id="3931"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pt" o:ole="">
              <v:imagedata r:id="rId71" o:title=""/>
            </v:shape>
            <o:OLEObject Type="Embed" ProgID="Equation.DSMT4" ShapeID="_x0000_i1052" DrawAspect="Content" ObjectID="_1417586748" r:id="rId72"/>
          </w:object>
        </w:r>
        <w:r w:rsidRPr="0049233F" w:rsidDel="006C7117">
          <w:rPr>
            <w:lang w:val="fr-FR"/>
            <w:rPrChange w:id="3932"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5pt;height:40.5pt" o:ole="">
              <v:imagedata r:id="rId73" o:title=""/>
            </v:shape>
            <o:OLEObject Type="Embed" ProgID="Equation.DSMT4" ShapeID="_x0000_i1053" DrawAspect="Content" ObjectID="_1417586749" r:id="rId74"/>
          </w:object>
        </w:r>
      </w:del>
    </w:p>
    <w:p w14:paraId="291E9BAD" w14:textId="77777777" w:rsidR="006A21F7" w:rsidRPr="008308F4" w:rsidDel="008308F4" w:rsidRDefault="006A21F7">
      <w:pPr>
        <w:rPr>
          <w:del w:id="3933" w:author="The Si Tran" w:date="2012-12-06T00:30:00Z"/>
          <w:lang w:val="fr-FR"/>
        </w:rPr>
        <w:pPrChange w:id="3934" w:author="The Si Tran" w:date="2012-12-15T07:53:00Z">
          <w:pPr>
            <w:ind w:firstLine="547"/>
          </w:pPr>
        </w:pPrChange>
      </w:pPr>
      <w:r w:rsidRPr="0049233F">
        <w:rPr>
          <w:lang w:val="fr-FR"/>
          <w:rPrChange w:id="3935" w:author="The Si Tran" w:date="2012-12-05T23:02:00Z">
            <w:rPr>
              <w:sz w:val="28"/>
              <w:szCs w:val="28"/>
              <w:lang w:val="fr-FR"/>
            </w:rPr>
          </w:rPrChange>
        </w:rPr>
        <w:t xml:space="preserve">Vì chuỗi </w:t>
      </w:r>
      <w:del w:id="3936" w:author="The Si Tran" w:date="2012-12-06T00:26:00Z">
        <w:r w:rsidRPr="00082976" w:rsidDel="008B2829">
          <w:rPr>
            <w:position w:val="-14"/>
            <w:lang w:val="fr-FR"/>
          </w:rPr>
          <w:object w:dxaOrig="460" w:dyaOrig="400" w14:anchorId="197B24D2">
            <v:shape id="_x0000_i1054" type="#_x0000_t75" style="width:27.75pt;height:24pt" o:ole="">
              <v:imagedata r:id="rId75" o:title=""/>
            </v:shape>
            <o:OLEObject Type="Embed" ProgID="Equation.DSMT4" ShapeID="_x0000_i1054" DrawAspect="Content" ObjectID="_1417586750" r:id="rId76"/>
          </w:object>
        </w:r>
      </w:del>
      <m:oMath>
        <m:d>
          <m:dPr>
            <m:begChr m:val="{"/>
            <m:endChr m:val="}"/>
            <m:ctrlPr>
              <w:ins w:id="3937" w:author="The Si Tran" w:date="2012-12-06T00:26:00Z">
                <w:rPr>
                  <w:rFonts w:ascii="Cambria Math" w:hAnsi="Cambria Math"/>
                  <w:i/>
                  <w:lang w:val="fr-FR"/>
                </w:rPr>
              </w:ins>
            </m:ctrlPr>
          </m:dPr>
          <m:e>
            <m:sSub>
              <m:sSubPr>
                <m:ctrlPr>
                  <w:ins w:id="3938" w:author="The Si Tran" w:date="2012-12-06T00:26:00Z">
                    <w:rPr>
                      <w:rFonts w:ascii="Cambria Math" w:hAnsi="Cambria Math"/>
                      <w:i/>
                      <w:lang w:val="fr-FR"/>
                    </w:rPr>
                  </w:ins>
                </m:ctrlPr>
              </m:sSubPr>
              <m:e>
                <w:ins w:id="3939" w:author="The Si Tran" w:date="2012-12-06T00:26:00Z">
                  <m:r>
                    <w:rPr>
                      <w:rFonts w:ascii="Cambria Math" w:hAnsi="Cambria Math"/>
                      <w:lang w:val="fr-FR"/>
                    </w:rPr>
                    <m:t>ε</m:t>
                  </m:r>
                </w:ins>
              </m:e>
              <m:sub>
                <w:ins w:id="3940" w:author="The Si Tran" w:date="2012-12-06T00:26:00Z">
                  <m:r>
                    <w:rPr>
                      <w:rFonts w:ascii="Cambria Math" w:hAnsi="Cambria Math"/>
                      <w:lang w:val="fr-FR"/>
                    </w:rPr>
                    <m:t>t</m:t>
                  </m:r>
                </w:ins>
              </m:sub>
            </m:sSub>
          </m:e>
        </m:d>
      </m:oMath>
      <w:r w:rsidRPr="0049233F">
        <w:rPr>
          <w:lang w:val="fr-FR"/>
          <w:rPrChange w:id="3941" w:author="The Si Tran" w:date="2012-12-05T23:02:00Z">
            <w:rPr>
              <w:sz w:val="28"/>
              <w:szCs w:val="28"/>
              <w:lang w:val="fr-FR"/>
            </w:rPr>
          </w:rPrChange>
        </w:rPr>
        <w:t xml:space="preserve"> là chuỗi nhiễu trắng</w:t>
      </w:r>
      <w:ins w:id="3942" w:author="The Si Tran" w:date="2012-12-06T00:15:00Z">
        <w:r w:rsidR="004939AB">
          <w:rPr>
            <w:lang w:val="fr-FR"/>
          </w:rPr>
          <w:t xml:space="preserve"> </w:t>
        </w:r>
      </w:ins>
      <w:r w:rsidRPr="0049233F">
        <w:rPr>
          <w:lang w:val="fr-FR"/>
          <w:rPrChange w:id="3943" w:author="The Si Tran" w:date="2012-12-05T23:02:00Z">
            <w:rPr>
              <w:sz w:val="28"/>
              <w:szCs w:val="28"/>
              <w:lang w:val="fr-FR"/>
            </w:rPr>
          </w:rPrChange>
        </w:rPr>
        <w:t xml:space="preserve">(white noise), tức là </w:t>
      </w:r>
      <w:ins w:id="3944"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945" w:author="The Si Tran" w:date="2012-12-06T00:27:00Z">
        <w:r w:rsidRPr="00082976" w:rsidDel="00031BC2">
          <w:rPr>
            <w:position w:val="-12"/>
            <w:lang w:val="fr-FR"/>
          </w:rPr>
          <w:object w:dxaOrig="960" w:dyaOrig="360" w14:anchorId="24405B0A">
            <v:shape id="_x0000_i1055" type="#_x0000_t75" style="width:57pt;height:21.75pt" o:ole="">
              <v:imagedata r:id="rId77" o:title=""/>
            </v:shape>
            <o:OLEObject Type="Embed" ProgID="Equation.DSMT4" ShapeID="_x0000_i1055" DrawAspect="Content" ObjectID="_1417586751" r:id="rId78"/>
          </w:object>
        </w:r>
      </w:del>
      <w:ins w:id="3946" w:author="The Si Tran" w:date="2012-12-06T00:27:00Z">
        <w:r w:rsidR="00031BC2">
          <w:rPr>
            <w:lang w:val="fr-FR"/>
          </w:rPr>
          <w:t xml:space="preserve"> </w:t>
        </w:r>
      </w:ins>
      <w:r w:rsidRPr="0049233F">
        <w:rPr>
          <w:lang w:val="fr-FR"/>
          <w:rPrChange w:id="3947" w:author="The Si Tran" w:date="2012-12-05T23:02:00Z">
            <w:rPr>
              <w:sz w:val="28"/>
              <w:szCs w:val="28"/>
              <w:lang w:val="fr-FR"/>
            </w:rPr>
          </w:rPrChange>
        </w:rPr>
        <w:t xml:space="preserve">và </w:t>
      </w:r>
      <w:del w:id="3948" w:author="The Si Tran" w:date="2012-12-06T00:30:00Z">
        <w:r w:rsidRPr="00082976" w:rsidDel="008308F4">
          <w:rPr>
            <w:position w:val="-32"/>
            <w:lang w:val="fr-FR"/>
          </w:rPr>
          <w:object w:dxaOrig="2140" w:dyaOrig="760" w14:anchorId="53F164CD">
            <v:shape id="_x0000_i1056" type="#_x0000_t75" style="width:140.25pt;height:50.25pt" o:ole="">
              <v:imagedata r:id="rId79" o:title=""/>
            </v:shape>
            <o:OLEObject Type="Embed" ProgID="Equation.DSMT4" ShapeID="_x0000_i1056" DrawAspect="Content" ObjectID="_1417586752" r:id="rId80"/>
          </w:object>
        </w:r>
      </w:del>
    </w:p>
    <w:p w14:paraId="1646F1B9" w14:textId="77777777" w:rsidR="008308F4" w:rsidRPr="008308F4" w:rsidRDefault="008308F4">
      <w:pPr>
        <w:rPr>
          <w:ins w:id="3949" w:author="The Si Tran" w:date="2012-12-06T00:30:00Z"/>
          <w:lang w:val="fr-FR"/>
          <w:rPrChange w:id="3950" w:author="The Si Tran" w:date="2012-12-06T00:30:00Z">
            <w:rPr>
              <w:ins w:id="3951" w:author="The Si Tran" w:date="2012-12-06T00:30:00Z"/>
              <w:sz w:val="28"/>
              <w:szCs w:val="28"/>
              <w:lang w:val="fr-FR"/>
            </w:rPr>
          </w:rPrChange>
        </w:rPr>
        <w:pPrChange w:id="3952" w:author="The Si Tran" w:date="2012-12-15T07:53:00Z">
          <w:pPr>
            <w:ind w:left="547"/>
          </w:pPr>
        </w:pPrChange>
      </w:pPr>
    </w:p>
    <w:p w14:paraId="3AB410B0" w14:textId="77777777" w:rsidR="008308F4" w:rsidRPr="00E231FB" w:rsidRDefault="002F1D4B">
      <w:pPr>
        <w:rPr>
          <w:ins w:id="3953" w:author="The Si Tran" w:date="2012-12-06T00:28:00Z"/>
          <w:lang w:val="fr-FR"/>
        </w:rPr>
        <w:pPrChange w:id="3954" w:author="The Si Tran" w:date="2012-12-15T07:54:00Z">
          <w:pPr>
            <w:ind w:firstLine="547"/>
          </w:pPr>
        </w:pPrChange>
      </w:pPr>
      <m:oMathPara>
        <m:oMathParaPr>
          <m:jc m:val="center"/>
        </m:oMathParaPr>
        <m:oMath>
          <m:sSub>
            <m:sSubPr>
              <m:ctrlPr>
                <w:ins w:id="3955" w:author="The Si Tran" w:date="2012-12-06T00:28:00Z">
                  <w:rPr>
                    <w:rFonts w:ascii="Cambria Math" w:hAnsi="Cambria Math"/>
                    <w:lang w:val="fr-FR"/>
                  </w:rPr>
                </w:ins>
              </m:ctrlPr>
            </m:sSubPr>
            <m:e>
              <w:ins w:id="3956" w:author="The Si Tran" w:date="2012-12-06T00:28:00Z">
                <m:r>
                  <w:rPr>
                    <w:rFonts w:ascii="Cambria Math" w:hAnsi="Cambria Math"/>
                    <w:lang w:val="fr-FR"/>
                  </w:rPr>
                  <m:t>γ</m:t>
                </m:r>
              </w:ins>
            </m:e>
            <m:sub>
              <w:ins w:id="3957" w:author="The Si Tran" w:date="2012-12-06T00:28:00Z">
                <m:r>
                  <w:rPr>
                    <w:rFonts w:ascii="Cambria Math" w:hAnsi="Cambria Math"/>
                    <w:lang w:val="fr-FR"/>
                  </w:rPr>
                  <m:t>ε</m:t>
                </m:r>
              </w:ins>
            </m:sub>
          </m:sSub>
          <m:d>
            <m:dPr>
              <m:ctrlPr>
                <w:ins w:id="3958" w:author="The Si Tran" w:date="2012-12-06T00:28:00Z">
                  <w:rPr>
                    <w:rFonts w:ascii="Cambria Math" w:hAnsi="Cambria Math"/>
                    <w:lang w:val="fr-FR"/>
                  </w:rPr>
                </w:ins>
              </m:ctrlPr>
            </m:dPr>
            <m:e>
              <w:ins w:id="3959" w:author="The Si Tran" w:date="2012-12-06T00:28:00Z">
                <m:r>
                  <w:rPr>
                    <w:rFonts w:ascii="Cambria Math" w:hAnsi="Cambria Math"/>
                    <w:lang w:val="fr-FR"/>
                  </w:rPr>
                  <m:t>h</m:t>
                </m:r>
              </w:ins>
            </m:e>
          </m:d>
          <w:ins w:id="3960" w:author="The Si Tran" w:date="2012-12-06T00:29:00Z">
            <m:r>
              <m:rPr>
                <m:sty m:val="p"/>
              </m:rPr>
              <w:rPr>
                <w:rFonts w:ascii="Cambria Math" w:hAnsi="Cambria Math"/>
                <w:lang w:val="fr-FR"/>
              </w:rPr>
              <m:t>=</m:t>
            </m:r>
          </w:ins>
          <m:d>
            <m:dPr>
              <m:begChr m:val="{"/>
              <m:endChr m:val=""/>
              <m:ctrlPr>
                <w:ins w:id="3961" w:author="The Si Tran" w:date="2012-12-06T00:30:00Z">
                  <w:rPr>
                    <w:rFonts w:ascii="Cambria Math" w:hAnsi="Cambria Math"/>
                    <w:lang w:val="fr-FR"/>
                  </w:rPr>
                </w:ins>
              </m:ctrlPr>
            </m:dPr>
            <m:e>
              <m:eqArr>
                <m:eqArrPr>
                  <m:ctrlPr>
                    <w:ins w:id="3962" w:author="The Si Tran" w:date="2012-12-06T00:30:00Z">
                      <w:rPr>
                        <w:rFonts w:ascii="Cambria Math" w:hAnsi="Cambria Math"/>
                        <w:lang w:val="fr-FR"/>
                      </w:rPr>
                    </w:ins>
                  </m:ctrlPr>
                </m:eqArrPr>
                <m:e>
                  <m:sSup>
                    <m:sSupPr>
                      <m:ctrlPr>
                        <w:ins w:id="3963" w:author="The Si Tran" w:date="2012-12-06T00:30:00Z">
                          <w:rPr>
                            <w:rFonts w:ascii="Cambria Math" w:hAnsi="Cambria Math"/>
                            <w:lang w:val="fr-FR"/>
                          </w:rPr>
                        </w:ins>
                      </m:ctrlPr>
                    </m:sSupPr>
                    <m:e>
                      <w:ins w:id="3964" w:author="The Si Tran" w:date="2012-12-06T00:30:00Z">
                        <m:r>
                          <w:rPr>
                            <w:rFonts w:ascii="Cambria Math" w:hAnsi="Cambria Math"/>
                            <w:lang w:val="fr-FR"/>
                          </w:rPr>
                          <m:t>σ</m:t>
                        </m:r>
                      </w:ins>
                    </m:e>
                    <m:sup>
                      <w:ins w:id="3965" w:author="The Si Tran" w:date="2012-12-06T00:30:00Z">
                        <m:r>
                          <m:rPr>
                            <m:sty m:val="p"/>
                          </m:rPr>
                          <w:rPr>
                            <w:rFonts w:ascii="Cambria Math" w:hAnsi="Cambria Math"/>
                            <w:lang w:val="fr-FR"/>
                          </w:rPr>
                          <m:t>2</m:t>
                        </m:r>
                      </w:ins>
                    </m:sup>
                  </m:sSup>
                  <w:ins w:id="3966"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967"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968" w:author="The Si Tran" w:date="2012-12-05T23:02:00Z">
            <w:rPr>
              <w:sz w:val="28"/>
              <w:szCs w:val="28"/>
              <w:lang w:val="fr-FR"/>
            </w:rPr>
          </w:rPrChange>
        </w:rPr>
        <w:pPrChange w:id="3969" w:author="The Si Tran" w:date="2012-12-15T07:53:00Z">
          <w:pPr>
            <w:ind w:firstLine="547"/>
          </w:pPr>
        </w:pPrChange>
      </w:pPr>
      <w:r w:rsidRPr="0049233F">
        <w:rPr>
          <w:lang w:val="fr-FR"/>
          <w:rPrChange w:id="3970"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971" w:author="The Si Tran" w:date="2012-12-15T07:53:00Z">
            <w:rPr>
              <w:sz w:val="28"/>
              <w:szCs w:val="28"/>
              <w:lang w:val="fr-FR"/>
            </w:rPr>
          </w:rPrChange>
        </w:rPr>
        <w:pPrChange w:id="3972" w:author="The Si Tran" w:date="2012-12-15T08:05:00Z">
          <w:pPr>
            <w:ind w:firstLine="547"/>
          </w:pPr>
        </w:pPrChange>
      </w:pPr>
      <w:ins w:id="3973"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974"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975" w:author="The Si Tran" w:date="2012-12-06T00:37:00Z"/>
          <w:lang w:val="fr-FR"/>
          <w:rPrChange w:id="3976" w:author="The Si Tran" w:date="2012-12-06T00:37:00Z">
            <w:rPr>
              <w:ins w:id="3977" w:author="The Si Tran" w:date="2012-12-06T00:37:00Z"/>
              <w:rFonts w:ascii="Cambria Math" w:hAnsi="Cambria Math"/>
              <w:i/>
              <w:szCs w:val="26"/>
              <w:lang w:val="fr-FR"/>
            </w:rPr>
          </w:rPrChange>
        </w:rPr>
        <w:pPrChange w:id="3978" w:author="The Si Tran" w:date="2012-12-15T07:54:00Z">
          <w:pPr>
            <w:ind w:firstLine="547"/>
          </w:pPr>
        </w:pPrChange>
      </w:pPr>
      <w:del w:id="3979" w:author="The Si Tran" w:date="2012-12-06T00:33:00Z">
        <w:r w:rsidRPr="00B312F5" w:rsidDel="00CF4667">
          <w:rPr>
            <w:position w:val="-14"/>
            <w:lang w:val="fr-FR"/>
          </w:rPr>
          <w:object w:dxaOrig="3960" w:dyaOrig="380" w14:anchorId="6EB4E1F7">
            <v:shape id="_x0000_i1057" type="#_x0000_t75" style="width:4in;height:27.75pt" o:ole="">
              <v:imagedata r:id="rId81" o:title=""/>
            </v:shape>
            <o:OLEObject Type="Embed" ProgID="Equation.DSMT4" ShapeID="_x0000_i1057" DrawAspect="Content" ObjectID="_1417586753" r:id="rId82"/>
          </w:object>
        </w:r>
        <w:r w:rsidRPr="0049233F" w:rsidDel="00CF4667">
          <w:rPr>
            <w:lang w:val="fr-FR"/>
            <w:rPrChange w:id="3980" w:author="The Si Tran" w:date="2012-12-05T23:02:00Z">
              <w:rPr>
                <w:sz w:val="28"/>
                <w:szCs w:val="28"/>
                <w:lang w:val="fr-FR"/>
              </w:rPr>
            </w:rPrChange>
          </w:rPr>
          <w:delText>.</w:delText>
        </w:r>
      </w:del>
      <w:ins w:id="3981"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982" w:author="The Si Tran" w:date="2012-12-15T07:54:00Z">
            <w:rPr>
              <w:sz w:val="28"/>
              <w:szCs w:val="28"/>
              <w:lang w:val="fr-FR"/>
            </w:rPr>
          </w:rPrChange>
        </w:rPr>
        <w:pPrChange w:id="3983" w:author="The Si Tran" w:date="2012-12-15T07:54:00Z">
          <w:pPr>
            <w:ind w:firstLine="547"/>
          </w:pPr>
        </w:pPrChange>
      </w:pPr>
      <w:ins w:id="3984"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985" w:author="The Si Tran" w:date="2012-12-06T00:37:00Z"/>
          <w:szCs w:val="26"/>
          <w:lang w:val="fr-FR"/>
          <w:rPrChange w:id="3986" w:author="The Si Tran" w:date="2012-12-05T23:02:00Z">
            <w:rPr>
              <w:del w:id="3987" w:author="The Si Tran" w:date="2012-12-06T00:37:00Z"/>
              <w:sz w:val="28"/>
              <w:szCs w:val="28"/>
              <w:lang w:val="fr-FR"/>
            </w:rPr>
          </w:rPrChange>
        </w:rPr>
      </w:pPr>
      <w:ins w:id="3988" w:author="The Si Tran" w:date="2012-12-15T07:56:00Z">
        <w:r>
          <w:rPr>
            <w:szCs w:val="26"/>
            <w:lang w:val="fr-FR"/>
          </w:rPr>
          <w:lastRenderedPageBreak/>
          <w:tab/>
        </w:r>
      </w:ins>
    </w:p>
    <w:p w14:paraId="681209C0" w14:textId="77777777" w:rsidR="006A21F7" w:rsidRPr="0049233F" w:rsidDel="00A92BAB" w:rsidRDefault="006A21F7" w:rsidP="00097101">
      <w:pPr>
        <w:tabs>
          <w:tab w:val="left" w:pos="1440"/>
        </w:tabs>
        <w:ind w:firstLine="547"/>
        <w:rPr>
          <w:del w:id="3989" w:author="The Si Tran" w:date="2012-12-06T00:37:00Z"/>
          <w:szCs w:val="26"/>
          <w:lang w:val="fr-FR"/>
          <w:rPrChange w:id="3990" w:author="The Si Tran" w:date="2012-12-05T23:02:00Z">
            <w:rPr>
              <w:del w:id="3991" w:author="The Si Tran" w:date="2012-12-06T00:37:00Z"/>
              <w:sz w:val="28"/>
              <w:szCs w:val="28"/>
              <w:lang w:val="fr-FR"/>
            </w:rPr>
          </w:rPrChange>
        </w:rPr>
      </w:pPr>
      <w:del w:id="3992" w:author="The Si Tran" w:date="2012-12-06T00:35:00Z">
        <w:r w:rsidRPr="00B312F5" w:rsidDel="00A35187">
          <w:rPr>
            <w:position w:val="-14"/>
            <w:szCs w:val="26"/>
            <w:lang w:val="fr-FR"/>
          </w:rPr>
          <w:object w:dxaOrig="4599" w:dyaOrig="380" w14:anchorId="2C4DA43D">
            <v:shape id="_x0000_i1058" type="#_x0000_t75" style="width:332.25pt;height:27.75pt" o:ole="">
              <v:imagedata r:id="rId83" o:title=""/>
            </v:shape>
            <o:OLEObject Type="Embed" ProgID="Equation.DSMT4" ShapeID="_x0000_i1058" DrawAspect="Content" ObjectID="_1417586754" r:id="rId84"/>
          </w:object>
        </w:r>
      </w:del>
    </w:p>
    <w:p w14:paraId="170D0928" w14:textId="6599E7AC" w:rsidR="005947EE" w:rsidRPr="00097101" w:rsidRDefault="006A21F7">
      <w:pPr>
        <w:tabs>
          <w:tab w:val="left" w:pos="1440"/>
        </w:tabs>
        <w:rPr>
          <w:ins w:id="3993" w:author="The Si Tran" w:date="2012-12-06T00:43:00Z"/>
          <w:lang w:val="fr-FR"/>
          <w:rPrChange w:id="3994" w:author="The Si Tran" w:date="2012-12-15T07:55:00Z">
            <w:rPr>
              <w:ins w:id="3995" w:author="The Si Tran" w:date="2012-12-06T00:43:00Z"/>
              <w:rFonts w:ascii="Cambria Math" w:hAnsi="Cambria Math"/>
              <w:i/>
              <w:szCs w:val="26"/>
              <w:lang w:val="fr-FR"/>
            </w:rPr>
          </w:rPrChange>
        </w:rPr>
        <w:pPrChange w:id="3996" w:author="The Si Tran" w:date="2012-12-15T07:55:00Z">
          <w:pPr>
            <w:ind w:firstLine="547"/>
          </w:pPr>
        </w:pPrChange>
      </w:pPr>
      <w:del w:id="3997" w:author="The Si Tran" w:date="2012-12-06T00:37:00Z">
        <w:r w:rsidRPr="0049233F" w:rsidDel="00A92BAB">
          <w:rPr>
            <w:lang w:val="fr-FR"/>
            <w:rPrChange w:id="3998" w:author="The Si Tran" w:date="2012-12-05T23:02:00Z">
              <w:rPr>
                <w:sz w:val="28"/>
                <w:szCs w:val="28"/>
                <w:lang w:val="fr-FR"/>
              </w:rPr>
            </w:rPrChange>
          </w:rPr>
          <w:delText xml:space="preserve">                </w:delText>
        </w:r>
      </w:del>
      <w:del w:id="3999" w:author="The Si Tran" w:date="2012-12-06T00:39:00Z">
        <w:r w:rsidRPr="0049233F" w:rsidDel="00E270B0">
          <w:rPr>
            <w:lang w:val="fr-FR"/>
            <w:rPrChange w:id="4000" w:author="The Si Tran" w:date="2012-12-05T23:02:00Z">
              <w:rPr>
                <w:sz w:val="28"/>
                <w:szCs w:val="28"/>
                <w:lang w:val="fr-FR"/>
              </w:rPr>
            </w:rPrChange>
          </w:rPr>
          <w:delText xml:space="preserve">              </w:delText>
        </w:r>
      </w:del>
      <w:ins w:id="4001"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4002" w:author="The Si Tran" w:date="2012-12-14T04:51:00Z"/>
          <w:szCs w:val="26"/>
          <w:lang w:val="fr-FR"/>
          <w:rPrChange w:id="4003" w:author="The Si Tran" w:date="2012-12-05T23:02:00Z">
            <w:rPr>
              <w:del w:id="4004" w:author="The Si Tran" w:date="2012-12-14T04:51:00Z"/>
              <w:sz w:val="28"/>
              <w:szCs w:val="28"/>
              <w:lang w:val="fr-FR"/>
            </w:rPr>
          </w:rPrChange>
        </w:rPr>
        <w:pPrChange w:id="4005" w:author="The Si Tran" w:date="2012-12-06T00:39:00Z">
          <w:pPr>
            <w:ind w:firstLine="547"/>
          </w:pPr>
        </w:pPrChange>
      </w:pPr>
      <w:ins w:id="4006" w:author="The Si Tran" w:date="2012-12-06T00:39:00Z">
        <m:oMath>
          <m:r>
            <w:rPr>
              <w:rFonts w:ascii="Cambria Math" w:hAnsi="Cambria Math"/>
              <w:szCs w:val="26"/>
              <w:lang w:val="fr-FR"/>
            </w:rPr>
            <m:t>=</m:t>
          </m:r>
        </m:oMath>
      </w:ins>
      <m:oMath>
        <m:d>
          <m:dPr>
            <m:begChr m:val="{"/>
            <m:endChr m:val=""/>
            <m:ctrlPr>
              <w:ins w:id="4007" w:author="The Si Tran" w:date="2012-12-06T00:41:00Z">
                <w:rPr>
                  <w:rFonts w:ascii="Cambria Math" w:hAnsi="Cambria Math"/>
                  <w:i/>
                  <w:szCs w:val="26"/>
                  <w:lang w:val="fr-FR"/>
                </w:rPr>
              </w:ins>
            </m:ctrlPr>
          </m:dPr>
          <m:e>
            <m:eqArr>
              <m:eqArrPr>
                <m:ctrlPr>
                  <w:ins w:id="4008" w:author="The Si Tran" w:date="2012-12-06T00:41:00Z">
                    <w:rPr>
                      <w:rFonts w:ascii="Cambria Math" w:hAnsi="Cambria Math"/>
                      <w:i/>
                      <w:szCs w:val="26"/>
                      <w:lang w:val="fr-FR"/>
                    </w:rPr>
                  </w:ins>
                </m:ctrlPr>
              </m:eqArrPr>
              <m:e>
                <m:sSup>
                  <m:sSupPr>
                    <m:ctrlPr>
                      <w:ins w:id="4009" w:author="The Si Tran" w:date="2012-12-06T00:42:00Z">
                        <w:rPr>
                          <w:rFonts w:ascii="Cambria Math" w:hAnsi="Cambria Math"/>
                          <w:i/>
                          <w:szCs w:val="26"/>
                          <w:lang w:val="fr-FR"/>
                        </w:rPr>
                      </w:ins>
                    </m:ctrlPr>
                  </m:sSupPr>
                  <m:e>
                    <w:ins w:id="4010" w:author="The Si Tran" w:date="2012-12-06T00:42:00Z">
                      <m:r>
                        <w:rPr>
                          <w:rFonts w:ascii="Cambria Math" w:hAnsi="Cambria Math"/>
                          <w:szCs w:val="26"/>
                          <w:lang w:val="fr-FR"/>
                        </w:rPr>
                        <m:t>σ</m:t>
                      </m:r>
                    </w:ins>
                  </m:e>
                  <m:sup>
                    <w:ins w:id="4011" w:author="The Si Tran" w:date="2012-12-06T00:42:00Z">
                      <m:r>
                        <w:rPr>
                          <w:rFonts w:ascii="Cambria Math" w:hAnsi="Cambria Math"/>
                          <w:szCs w:val="26"/>
                          <w:lang w:val="fr-FR"/>
                        </w:rPr>
                        <m:t>2</m:t>
                      </m:r>
                    </w:ins>
                  </m:sup>
                </m:sSup>
                <m:d>
                  <m:dPr>
                    <m:ctrlPr>
                      <w:ins w:id="4012" w:author="The Si Tran" w:date="2012-12-06T00:42:00Z">
                        <w:rPr>
                          <w:rFonts w:ascii="Cambria Math" w:hAnsi="Cambria Math"/>
                          <w:i/>
                          <w:szCs w:val="26"/>
                          <w:lang w:val="fr-FR"/>
                        </w:rPr>
                      </w:ins>
                    </m:ctrlPr>
                  </m:dPr>
                  <m:e>
                    <w:ins w:id="4013" w:author="The Si Tran" w:date="2012-12-06T00:42:00Z">
                      <m:r>
                        <w:rPr>
                          <w:rFonts w:ascii="Cambria Math" w:hAnsi="Cambria Math"/>
                          <w:szCs w:val="26"/>
                          <w:lang w:val="fr-FR"/>
                        </w:rPr>
                        <m:t>-</m:t>
                      </m:r>
                    </w:ins>
                    <m:sSub>
                      <m:sSubPr>
                        <m:ctrlPr>
                          <w:ins w:id="4014" w:author="The Si Tran" w:date="2012-12-06T00:42:00Z">
                            <w:rPr>
                              <w:rFonts w:ascii="Cambria Math" w:hAnsi="Cambria Math"/>
                              <w:i/>
                              <w:szCs w:val="26"/>
                              <w:lang w:val="fr-FR"/>
                            </w:rPr>
                          </w:ins>
                        </m:ctrlPr>
                      </m:sSubPr>
                      <m:e>
                        <w:ins w:id="4015" w:author="The Si Tran" w:date="2012-12-06T00:43:00Z">
                          <m:r>
                            <w:rPr>
                              <w:rFonts w:ascii="Cambria Math" w:hAnsi="Cambria Math"/>
                              <w:szCs w:val="26"/>
                              <w:lang w:val="fr-FR"/>
                            </w:rPr>
                            <m:t>θ</m:t>
                          </m:r>
                        </w:ins>
                      </m:e>
                      <m:sub>
                        <w:ins w:id="4016" w:author="The Si Tran" w:date="2012-12-06T00:42:00Z">
                          <m:r>
                            <w:rPr>
                              <w:rFonts w:ascii="Cambria Math" w:hAnsi="Cambria Math"/>
                              <w:szCs w:val="26"/>
                              <w:lang w:val="fr-FR"/>
                            </w:rPr>
                            <m:t>k</m:t>
                          </m:r>
                        </w:ins>
                      </m:sub>
                    </m:sSub>
                    <w:ins w:id="4017" w:author="The Si Tran" w:date="2012-12-06T00:43:00Z">
                      <m:r>
                        <w:rPr>
                          <w:rFonts w:ascii="Cambria Math" w:hAnsi="Cambria Math"/>
                          <w:szCs w:val="26"/>
                          <w:lang w:val="fr-FR"/>
                        </w:rPr>
                        <m:t>+</m:t>
                      </m:r>
                    </w:ins>
                    <m:sSub>
                      <m:sSubPr>
                        <m:ctrlPr>
                          <w:ins w:id="4018" w:author="The Si Tran" w:date="2012-12-06T00:43:00Z">
                            <w:rPr>
                              <w:rFonts w:ascii="Cambria Math" w:hAnsi="Cambria Math"/>
                              <w:i/>
                              <w:szCs w:val="26"/>
                              <w:lang w:val="fr-FR"/>
                            </w:rPr>
                          </w:ins>
                        </m:ctrlPr>
                      </m:sSubPr>
                      <m:e>
                        <w:ins w:id="4019" w:author="The Si Tran" w:date="2012-12-06T00:43:00Z">
                          <m:r>
                            <w:rPr>
                              <w:rFonts w:ascii="Cambria Math" w:hAnsi="Cambria Math"/>
                              <w:szCs w:val="26"/>
                              <w:lang w:val="fr-FR"/>
                            </w:rPr>
                            <m:t>θ</m:t>
                          </m:r>
                        </w:ins>
                      </m:e>
                      <m:sub>
                        <w:ins w:id="4020" w:author="The Si Tran" w:date="2012-12-06T00:43:00Z">
                          <m:r>
                            <w:rPr>
                              <w:rFonts w:ascii="Cambria Math" w:hAnsi="Cambria Math"/>
                              <w:szCs w:val="26"/>
                              <w:lang w:val="fr-FR"/>
                            </w:rPr>
                            <m:t>1</m:t>
                          </m:r>
                        </w:ins>
                      </m:sub>
                    </m:sSub>
                    <m:sSub>
                      <m:sSubPr>
                        <m:ctrlPr>
                          <w:ins w:id="4021" w:author="The Si Tran" w:date="2012-12-06T00:43:00Z">
                            <w:rPr>
                              <w:rFonts w:ascii="Cambria Math" w:hAnsi="Cambria Math"/>
                              <w:i/>
                              <w:szCs w:val="26"/>
                              <w:lang w:val="fr-FR"/>
                            </w:rPr>
                          </w:ins>
                        </m:ctrlPr>
                      </m:sSubPr>
                      <m:e>
                        <w:ins w:id="4022" w:author="The Si Tran" w:date="2012-12-06T00:43:00Z">
                          <m:r>
                            <w:rPr>
                              <w:rFonts w:ascii="Cambria Math" w:hAnsi="Cambria Math"/>
                              <w:szCs w:val="26"/>
                              <w:lang w:val="fr-FR"/>
                            </w:rPr>
                            <m:t>θ</m:t>
                          </m:r>
                        </w:ins>
                      </m:e>
                      <m:sub>
                        <w:ins w:id="4023" w:author="The Si Tran" w:date="2012-12-06T00:43:00Z">
                          <m:r>
                            <w:rPr>
                              <w:rFonts w:ascii="Cambria Math" w:hAnsi="Cambria Math"/>
                              <w:szCs w:val="26"/>
                              <w:lang w:val="fr-FR"/>
                            </w:rPr>
                            <m:t>k+1</m:t>
                          </m:r>
                        </w:ins>
                      </m:sub>
                    </m:sSub>
                    <w:ins w:id="4024" w:author="The Si Tran" w:date="2012-12-06T00:43:00Z">
                      <m:r>
                        <w:rPr>
                          <w:rFonts w:ascii="Cambria Math" w:hAnsi="Cambria Math"/>
                          <w:szCs w:val="26"/>
                          <w:lang w:val="fr-FR"/>
                        </w:rPr>
                        <m:t>+…+</m:t>
                      </m:r>
                    </w:ins>
                    <m:sSub>
                      <m:sSubPr>
                        <m:ctrlPr>
                          <w:ins w:id="4025" w:author="The Si Tran" w:date="2012-12-06T00:43:00Z">
                            <w:rPr>
                              <w:rFonts w:ascii="Cambria Math" w:hAnsi="Cambria Math"/>
                              <w:i/>
                              <w:szCs w:val="26"/>
                              <w:lang w:val="fr-FR"/>
                            </w:rPr>
                          </w:ins>
                        </m:ctrlPr>
                      </m:sSubPr>
                      <m:e>
                        <w:ins w:id="4026" w:author="The Si Tran" w:date="2012-12-06T00:43:00Z">
                          <m:r>
                            <w:rPr>
                              <w:rFonts w:ascii="Cambria Math" w:hAnsi="Cambria Math"/>
                              <w:szCs w:val="26"/>
                              <w:lang w:val="fr-FR"/>
                            </w:rPr>
                            <m:t>θ</m:t>
                          </m:r>
                        </w:ins>
                      </m:e>
                      <m:sub>
                        <w:ins w:id="4027" w:author="The Si Tran" w:date="2012-12-06T00:43:00Z">
                          <m:r>
                            <w:rPr>
                              <w:rFonts w:ascii="Cambria Math" w:hAnsi="Cambria Math"/>
                              <w:szCs w:val="26"/>
                              <w:lang w:val="fr-FR"/>
                            </w:rPr>
                            <m:t>q-k</m:t>
                          </m:r>
                        </w:ins>
                      </m:sub>
                    </m:sSub>
                    <m:sSub>
                      <m:sSubPr>
                        <m:ctrlPr>
                          <w:ins w:id="4028" w:author="The Si Tran" w:date="2012-12-06T00:43:00Z">
                            <w:rPr>
                              <w:rFonts w:ascii="Cambria Math" w:hAnsi="Cambria Math"/>
                              <w:i/>
                              <w:szCs w:val="26"/>
                              <w:lang w:val="fr-FR"/>
                            </w:rPr>
                          </w:ins>
                        </m:ctrlPr>
                      </m:sSubPr>
                      <m:e>
                        <w:ins w:id="4029" w:author="The Si Tran" w:date="2012-12-06T00:43:00Z">
                          <m:r>
                            <w:rPr>
                              <w:rFonts w:ascii="Cambria Math" w:hAnsi="Cambria Math"/>
                              <w:szCs w:val="26"/>
                              <w:lang w:val="fr-FR"/>
                            </w:rPr>
                            <m:t>θ</m:t>
                          </m:r>
                        </w:ins>
                      </m:e>
                      <m:sub>
                        <w:ins w:id="4030" w:author="The Si Tran" w:date="2012-12-06T00:43:00Z">
                          <m:r>
                            <w:rPr>
                              <w:rFonts w:ascii="Cambria Math" w:hAnsi="Cambria Math"/>
                              <w:szCs w:val="26"/>
                              <w:lang w:val="fr-FR"/>
                            </w:rPr>
                            <m:t>k</m:t>
                          </m:r>
                        </w:ins>
                      </m:sub>
                    </m:sSub>
                  </m:e>
                </m:d>
                <w:ins w:id="4031" w:author="The Si Tran" w:date="2012-12-06T00:42:00Z">
                  <m:r>
                    <w:rPr>
                      <w:rFonts w:ascii="Cambria Math" w:hAnsi="Cambria Math"/>
                      <w:szCs w:val="26"/>
                      <w:lang w:val="fr-FR"/>
                    </w:rPr>
                    <m:t>,   k=1,2,…,q</m:t>
                  </m:r>
                </w:ins>
              </m:e>
              <m:e>
                <w:ins w:id="4032" w:author="The Si Tran" w:date="2012-12-06T00:44:00Z">
                  <m:r>
                    <w:rPr>
                      <w:rFonts w:ascii="Cambria Math" w:hAnsi="Cambria Math"/>
                      <w:szCs w:val="26"/>
                      <w:lang w:val="fr-FR"/>
                    </w:rPr>
                    <m:t xml:space="preserve">0,                                         k&gt;q </m:t>
                  </m:r>
                </w:ins>
              </m:e>
            </m:eqArr>
          </m:e>
        </m:d>
      </m:oMath>
      <w:del w:id="4033" w:author="The Si Tran" w:date="2012-12-06T00:37:00Z">
        <w:r w:rsidRPr="00B312F5" w:rsidDel="00A92BAB">
          <w:rPr>
            <w:position w:val="-14"/>
            <w:szCs w:val="26"/>
            <w:lang w:val="fr-FR"/>
          </w:rPr>
          <w:object w:dxaOrig="2040" w:dyaOrig="400" w14:anchorId="39A27407">
            <v:shape id="_x0000_i1059" type="#_x0000_t75" style="width:136.5pt;height:27.75pt" o:ole="">
              <v:imagedata r:id="rId85" o:title=""/>
            </v:shape>
            <o:OLEObject Type="Embed" ProgID="Equation.DSMT4" ShapeID="_x0000_i1059" DrawAspect="Content" ObjectID="_1417586755" r:id="rId86"/>
          </w:object>
        </w:r>
        <w:r w:rsidRPr="0049233F" w:rsidDel="00A92BAB">
          <w:rPr>
            <w:szCs w:val="26"/>
            <w:lang w:val="fr-FR"/>
            <w:rPrChange w:id="4034"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4035" w:author="The Si Tran" w:date="2012-12-06T00:45:00Z"/>
          <w:szCs w:val="26"/>
          <w:lang w:val="fr-FR"/>
          <w:rPrChange w:id="4036" w:author="The Si Tran" w:date="2012-12-05T23:02:00Z">
            <w:rPr>
              <w:del w:id="4037" w:author="The Si Tran" w:date="2012-12-06T00:45:00Z"/>
              <w:sz w:val="28"/>
              <w:szCs w:val="28"/>
              <w:lang w:val="fr-FR"/>
            </w:rPr>
          </w:rPrChange>
        </w:rPr>
      </w:pPr>
      <w:del w:id="4038" w:author="The Si Tran" w:date="2012-12-06T00:41:00Z">
        <w:r w:rsidRPr="00B312F5" w:rsidDel="005947EE">
          <w:rPr>
            <w:position w:val="-12"/>
            <w:szCs w:val="26"/>
            <w:lang w:val="fr-FR"/>
          </w:rPr>
          <w:object w:dxaOrig="1960" w:dyaOrig="360" w14:anchorId="284A0F67">
            <v:shape id="_x0000_i1060" type="#_x0000_t75" style="width:151.5pt;height:27.75pt" o:ole="">
              <v:imagedata r:id="rId87" o:title=""/>
            </v:shape>
            <o:OLEObject Type="Embed" ProgID="Equation.DSMT4" ShapeID="_x0000_i1060" DrawAspect="Content" ObjectID="_1417586756" r:id="rId88"/>
          </w:object>
        </w:r>
      </w:del>
    </w:p>
    <w:p w14:paraId="21F18D80" w14:textId="77777777" w:rsidR="006A21F7" w:rsidRPr="0049233F" w:rsidDel="00EE6AC2" w:rsidRDefault="006A21F7">
      <w:pPr>
        <w:ind w:left="1980" w:firstLine="0"/>
        <w:rPr>
          <w:del w:id="4039" w:author="The Si Tran" w:date="2012-12-06T00:44:00Z"/>
          <w:szCs w:val="26"/>
          <w:lang w:val="pt-BR"/>
          <w:rPrChange w:id="4040" w:author="The Si Tran" w:date="2012-12-05T23:02:00Z">
            <w:rPr>
              <w:del w:id="4041" w:author="The Si Tran" w:date="2012-12-06T00:44:00Z"/>
              <w:sz w:val="28"/>
              <w:szCs w:val="28"/>
              <w:lang w:val="pt-BR"/>
            </w:rPr>
          </w:rPrChange>
        </w:rPr>
        <w:pPrChange w:id="4042" w:author="The Si Tran" w:date="2012-12-06T00:45:00Z">
          <w:pPr>
            <w:ind w:firstLine="547"/>
          </w:pPr>
        </w:pPrChange>
      </w:pPr>
      <w:del w:id="4043" w:author="The Si Tran" w:date="2012-12-06T00:45:00Z">
        <w:r w:rsidRPr="0049233F" w:rsidDel="001D36B5">
          <w:rPr>
            <w:szCs w:val="26"/>
            <w:lang w:val="pt-BR"/>
            <w:rPrChange w:id="4044" w:author="The Si Tran" w:date="2012-12-05T23:02:00Z">
              <w:rPr>
                <w:sz w:val="28"/>
                <w:szCs w:val="28"/>
                <w:lang w:val="pt-BR"/>
              </w:rPr>
            </w:rPrChange>
          </w:rPr>
          <w:delText xml:space="preserve">            </w:delText>
        </w:r>
      </w:del>
      <w:del w:id="4045" w:author="The Si Tran" w:date="2012-12-06T00:44:00Z">
        <w:r w:rsidRPr="00B312F5" w:rsidDel="00EE6AC2">
          <w:rPr>
            <w:position w:val="-34"/>
            <w:szCs w:val="26"/>
            <w:lang w:val="fr-FR"/>
          </w:rPr>
          <w:object w:dxaOrig="4400" w:dyaOrig="800" w14:anchorId="3C3DBA9C">
            <v:shape id="_x0000_i1061" type="#_x0000_t75" style="width:317.25pt;height:59.25pt" o:ole="">
              <v:imagedata r:id="rId89" o:title=""/>
            </v:shape>
            <o:OLEObject Type="Embed" ProgID="Equation.DSMT4" ShapeID="_x0000_i1061" DrawAspect="Content" ObjectID="_1417586757" r:id="rId90"/>
          </w:object>
        </w:r>
      </w:del>
    </w:p>
    <w:p w14:paraId="4ACE3B0B" w14:textId="77777777" w:rsidR="006A21F7" w:rsidRPr="0049233F" w:rsidRDefault="006A21F7">
      <w:pPr>
        <w:ind w:left="1980" w:firstLine="0"/>
        <w:jc w:val="left"/>
        <w:rPr>
          <w:szCs w:val="26"/>
          <w:lang w:val="pt-BR"/>
          <w:rPrChange w:id="4046" w:author="The Si Tran" w:date="2012-12-05T23:02:00Z">
            <w:rPr>
              <w:sz w:val="28"/>
              <w:szCs w:val="28"/>
              <w:lang w:val="pt-BR"/>
            </w:rPr>
          </w:rPrChange>
        </w:rPr>
        <w:pPrChange w:id="4047" w:author="The Si Tran" w:date="2012-12-14T04:51:00Z">
          <w:pPr>
            <w:ind w:firstLine="547"/>
          </w:pPr>
        </w:pPrChange>
      </w:pPr>
      <w:del w:id="4048" w:author="The Si Tran" w:date="2012-12-06T00:44:00Z">
        <w:r w:rsidRPr="0049233F" w:rsidDel="00EE6AC2">
          <w:rPr>
            <w:szCs w:val="26"/>
            <w:lang w:val="pt-BR"/>
            <w:rPrChange w:id="4049" w:author="The Si Tran" w:date="2012-12-05T23:02:00Z">
              <w:rPr>
                <w:sz w:val="28"/>
                <w:szCs w:val="28"/>
                <w:lang w:val="pt-BR"/>
              </w:rPr>
            </w:rPrChange>
          </w:rPr>
          <w:tab/>
        </w:r>
      </w:del>
    </w:p>
    <w:p w14:paraId="64BC0324" w14:textId="77777777" w:rsidR="006A21F7" w:rsidRDefault="006A21F7" w:rsidP="006A21F7">
      <w:pPr>
        <w:ind w:firstLine="547"/>
        <w:rPr>
          <w:ins w:id="4050" w:author="The Si Tran" w:date="2012-12-06T00:45:00Z"/>
          <w:szCs w:val="26"/>
          <w:lang w:val="pt-BR"/>
        </w:rPr>
      </w:pPr>
      <w:r w:rsidRPr="0049233F">
        <w:rPr>
          <w:szCs w:val="26"/>
          <w:lang w:val="pt-BR"/>
          <w:rPrChange w:id="4051" w:author="The Si Tran" w:date="2012-12-05T23:02:00Z">
            <w:rPr>
              <w:sz w:val="28"/>
              <w:szCs w:val="28"/>
              <w:lang w:val="pt-BR"/>
            </w:rPr>
          </w:rPrChange>
        </w:rPr>
        <w:t xml:space="preserve">Từ đó ta có hàm tự tương quan của chuỗi </w:t>
      </w:r>
      <w:del w:id="4052" w:author="The Si Tran" w:date="2012-12-06T00:45:00Z">
        <w:r w:rsidRPr="0049233F" w:rsidDel="001D36B5">
          <w:rPr>
            <w:szCs w:val="26"/>
            <w:lang w:val="pt-BR"/>
            <w:rPrChange w:id="4053" w:author="The Si Tran" w:date="2012-12-05T23:02:00Z">
              <w:rPr>
                <w:sz w:val="28"/>
                <w:szCs w:val="28"/>
                <w:lang w:val="pt-BR"/>
              </w:rPr>
            </w:rPrChange>
          </w:rPr>
          <w:delText>{y</w:delText>
        </w:r>
        <w:r w:rsidRPr="0049233F" w:rsidDel="001D36B5">
          <w:rPr>
            <w:szCs w:val="26"/>
            <w:vertAlign w:val="subscript"/>
            <w:lang w:val="pt-BR"/>
            <w:rPrChange w:id="4054" w:author="The Si Tran" w:date="2012-12-05T23:02:00Z">
              <w:rPr>
                <w:sz w:val="28"/>
                <w:szCs w:val="28"/>
                <w:vertAlign w:val="subscript"/>
                <w:lang w:val="pt-BR"/>
              </w:rPr>
            </w:rPrChange>
          </w:rPr>
          <w:delText>t</w:delText>
        </w:r>
        <w:r w:rsidRPr="0049233F" w:rsidDel="001D36B5">
          <w:rPr>
            <w:szCs w:val="26"/>
            <w:lang w:val="pt-BR"/>
            <w:rPrChange w:id="4055" w:author="The Si Tran" w:date="2012-12-05T23:02:00Z">
              <w:rPr>
                <w:sz w:val="28"/>
                <w:szCs w:val="28"/>
                <w:lang w:val="pt-BR"/>
              </w:rPr>
            </w:rPrChange>
          </w:rPr>
          <w:delText>}.</w:delText>
        </w:r>
      </w:del>
      <m:oMath>
        <m:d>
          <m:dPr>
            <m:begChr m:val="{"/>
            <m:endChr m:val="}"/>
            <m:ctrlPr>
              <w:ins w:id="4056" w:author="The Si Tran" w:date="2012-12-06T00:45:00Z">
                <w:rPr>
                  <w:rFonts w:ascii="Cambria Math" w:hAnsi="Cambria Math"/>
                  <w:i/>
                  <w:szCs w:val="26"/>
                  <w:lang w:val="pt-BR"/>
                </w:rPr>
              </w:ins>
            </m:ctrlPr>
          </m:dPr>
          <m:e>
            <m:sSub>
              <m:sSubPr>
                <m:ctrlPr>
                  <w:ins w:id="4057" w:author="The Si Tran" w:date="2012-12-06T00:45:00Z">
                    <w:rPr>
                      <w:rFonts w:ascii="Cambria Math" w:hAnsi="Cambria Math"/>
                      <w:i/>
                      <w:szCs w:val="26"/>
                      <w:lang w:val="pt-BR"/>
                    </w:rPr>
                  </w:ins>
                </m:ctrlPr>
              </m:sSubPr>
              <m:e>
                <w:ins w:id="4058" w:author="The Si Tran" w:date="2012-12-06T00:45:00Z">
                  <m:r>
                    <w:rPr>
                      <w:rFonts w:ascii="Cambria Math" w:hAnsi="Cambria Math"/>
                      <w:szCs w:val="26"/>
                      <w:lang w:val="pt-BR"/>
                    </w:rPr>
                    <m:t>y</m:t>
                  </m:r>
                </w:ins>
              </m:e>
              <m:sub>
                <w:ins w:id="4059"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4060" w:author="The Si Tran" w:date="2012-12-06T00:48:00Z"/>
          <w:sz w:val="28"/>
          <w:szCs w:val="28"/>
          <w:lang w:val="pt-BR"/>
        </w:rPr>
      </w:pPr>
      <w:ins w:id="4061" w:author="The Si Tran" w:date="2012-12-06T04:00:00Z">
        <w:r>
          <w:rPr>
            <w:szCs w:val="26"/>
            <w:lang w:val="pt-BR"/>
          </w:rPr>
          <w:tab/>
        </w:r>
        <w:r>
          <w:rPr>
            <w:szCs w:val="26"/>
            <w:lang w:val="pt-BR"/>
          </w:rPr>
          <w:tab/>
        </w:r>
      </w:ins>
      <w:ins w:id="4062" w:author="The Si Tran" w:date="2012-12-06T00:48:00Z">
        <m:oMath>
          <m:r>
            <w:rPr>
              <w:rFonts w:ascii="Cambria Math" w:hAnsi="Cambria Math"/>
              <w:sz w:val="28"/>
              <w:szCs w:val="28"/>
              <w:lang w:val="pt-BR"/>
              <w:rPrChange w:id="4063"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4064" w:author="The Si Tran" w:date="2012-12-14T04:46:00Z">
                    <w:rPr>
                      <w:rFonts w:ascii="Cambria Math" w:hAnsi="Cambria Math"/>
                      <w:szCs w:val="26"/>
                      <w:lang w:val="pt-BR"/>
                    </w:rPr>
                  </w:rPrChange>
                </w:rPr>
                <m:t>k</m:t>
              </m:r>
            </m:e>
          </m:d>
          <m:r>
            <w:rPr>
              <w:rFonts w:ascii="Cambria Math" w:hAnsi="Cambria Math"/>
              <w:sz w:val="28"/>
              <w:szCs w:val="28"/>
              <w:lang w:val="pt-BR"/>
              <w:rPrChange w:id="4065"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4066" w:author="The Si Tran" w:date="2012-12-14T04:46:00Z">
                    <w:rPr>
                      <w:rFonts w:ascii="Cambria Math" w:hAnsi="Cambria Math"/>
                      <w:szCs w:val="26"/>
                      <w:lang w:val="pt-BR"/>
                    </w:rPr>
                  </w:rPrChange>
                </w:rPr>
                <m:t>γ(k)</m:t>
              </m:r>
            </m:num>
            <m:den>
              <m:r>
                <w:rPr>
                  <w:rFonts w:ascii="Cambria Math" w:hAnsi="Cambria Math"/>
                  <w:sz w:val="28"/>
                  <w:szCs w:val="28"/>
                  <w:lang w:val="pt-BR"/>
                  <w:rPrChange w:id="4067" w:author="The Si Tran" w:date="2012-12-14T04:46:00Z">
                    <w:rPr>
                      <w:rFonts w:ascii="Cambria Math" w:hAnsi="Cambria Math"/>
                      <w:szCs w:val="26"/>
                      <w:lang w:val="pt-BR"/>
                    </w:rPr>
                  </w:rPrChange>
                </w:rPr>
                <m:t>γ(0)</m:t>
              </m:r>
            </m:den>
          </m:f>
          <m:r>
            <w:rPr>
              <w:rFonts w:ascii="Cambria Math" w:hAnsi="Cambria Math"/>
              <w:sz w:val="28"/>
              <w:szCs w:val="28"/>
              <w:lang w:val="pt-BR"/>
              <w:rPrChange w:id="4068"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406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070" w:author="The Si Tran" w:date="2012-12-14T04:46:00Z">
                                <w:rPr>
                                  <w:rFonts w:ascii="Cambria Math" w:hAnsi="Cambria Math"/>
                                  <w:szCs w:val="26"/>
                                  <w:lang w:val="fr-FR"/>
                                </w:rPr>
                              </w:rPrChange>
                            </w:rPr>
                            <m:t>θ</m:t>
                          </m:r>
                        </m:e>
                        <m:sub>
                          <m:r>
                            <w:rPr>
                              <w:rFonts w:ascii="Cambria Math" w:hAnsi="Cambria Math"/>
                              <w:sz w:val="28"/>
                              <w:szCs w:val="28"/>
                              <w:lang w:val="fr-FR"/>
                              <w:rPrChange w:id="4071" w:author="The Si Tran" w:date="2012-12-14T04:46:00Z">
                                <w:rPr>
                                  <w:rFonts w:ascii="Cambria Math" w:hAnsi="Cambria Math"/>
                                  <w:szCs w:val="26"/>
                                  <w:lang w:val="fr-FR"/>
                                </w:rPr>
                              </w:rPrChange>
                            </w:rPr>
                            <m:t>k</m:t>
                          </m:r>
                        </m:sub>
                      </m:sSub>
                      <m:r>
                        <w:rPr>
                          <w:rFonts w:ascii="Cambria Math" w:hAnsi="Cambria Math"/>
                          <w:sz w:val="28"/>
                          <w:szCs w:val="28"/>
                          <w:lang w:val="fr-FR"/>
                          <w:rPrChange w:id="407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073" w:author="The Si Tran" w:date="2012-12-14T04:46:00Z">
                                <w:rPr>
                                  <w:rFonts w:ascii="Cambria Math" w:hAnsi="Cambria Math"/>
                                  <w:szCs w:val="26"/>
                                  <w:lang w:val="fr-FR"/>
                                </w:rPr>
                              </w:rPrChange>
                            </w:rPr>
                            <m:t>θ</m:t>
                          </m:r>
                        </m:e>
                        <m:sub>
                          <m:r>
                            <w:rPr>
                              <w:rFonts w:ascii="Cambria Math" w:hAnsi="Cambria Math"/>
                              <w:sz w:val="28"/>
                              <w:szCs w:val="28"/>
                              <w:lang w:val="fr-FR"/>
                              <w:rPrChange w:id="4074"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4075" w:author="The Si Tran" w:date="2012-12-14T04:46:00Z">
                                <w:rPr>
                                  <w:rFonts w:ascii="Cambria Math" w:hAnsi="Cambria Math"/>
                                  <w:szCs w:val="26"/>
                                  <w:lang w:val="fr-FR"/>
                                </w:rPr>
                              </w:rPrChange>
                            </w:rPr>
                            <m:t>θ</m:t>
                          </m:r>
                        </m:e>
                        <m:sub>
                          <m:r>
                            <w:rPr>
                              <w:rFonts w:ascii="Cambria Math" w:hAnsi="Cambria Math"/>
                              <w:sz w:val="28"/>
                              <w:szCs w:val="28"/>
                              <w:lang w:val="fr-FR"/>
                              <w:rPrChange w:id="4076" w:author="The Si Tran" w:date="2012-12-14T04:46:00Z">
                                <w:rPr>
                                  <w:rFonts w:ascii="Cambria Math" w:hAnsi="Cambria Math"/>
                                  <w:szCs w:val="26"/>
                                  <w:lang w:val="fr-FR"/>
                                </w:rPr>
                              </w:rPrChange>
                            </w:rPr>
                            <m:t>k+1</m:t>
                          </m:r>
                        </m:sub>
                      </m:sSub>
                      <m:r>
                        <w:rPr>
                          <w:rFonts w:ascii="Cambria Math" w:hAnsi="Cambria Math"/>
                          <w:sz w:val="28"/>
                          <w:szCs w:val="28"/>
                          <w:lang w:val="fr-FR"/>
                          <w:rPrChange w:id="4077" w:author="The Si Tran" w:date="2012-12-14T04:46:00Z">
                            <w:rPr>
                              <w:rFonts w:ascii="Cambria Math" w:hAnsi="Cambria Math"/>
                              <w:szCs w:val="26"/>
                              <w:lang w:val="fr-FR"/>
                            </w:rPr>
                          </w:rPrChange>
                        </w:rPr>
                        <m:t>+</m:t>
                      </m:r>
                      <m:r>
                        <w:rPr>
                          <w:rFonts w:ascii="Cambria Math" w:hAnsi="Cambria Math" w:hint="eastAsia"/>
                          <w:sz w:val="28"/>
                          <w:szCs w:val="28"/>
                          <w:lang w:val="fr-FR"/>
                          <w:rPrChange w:id="4078" w:author="The Si Tran" w:date="2012-12-14T04:46:00Z">
                            <w:rPr>
                              <w:rFonts w:ascii="Cambria Math" w:hAnsi="Cambria Math" w:hint="eastAsia"/>
                              <w:szCs w:val="26"/>
                              <w:lang w:val="fr-FR"/>
                            </w:rPr>
                          </w:rPrChange>
                        </w:rPr>
                        <m:t>…</m:t>
                      </m:r>
                      <m:r>
                        <w:rPr>
                          <w:rFonts w:ascii="Cambria Math" w:hAnsi="Cambria Math"/>
                          <w:sz w:val="28"/>
                          <w:szCs w:val="28"/>
                          <w:lang w:val="fr-FR"/>
                          <w:rPrChange w:id="407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080" w:author="The Si Tran" w:date="2012-12-14T04:46:00Z">
                                <w:rPr>
                                  <w:rFonts w:ascii="Cambria Math" w:hAnsi="Cambria Math"/>
                                  <w:szCs w:val="26"/>
                                  <w:lang w:val="fr-FR"/>
                                </w:rPr>
                              </w:rPrChange>
                            </w:rPr>
                            <m:t>θ</m:t>
                          </m:r>
                        </m:e>
                        <m:sub>
                          <m:r>
                            <w:rPr>
                              <w:rFonts w:ascii="Cambria Math" w:hAnsi="Cambria Math"/>
                              <w:sz w:val="28"/>
                              <w:szCs w:val="28"/>
                              <w:lang w:val="fr-FR"/>
                              <w:rPrChange w:id="4081"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4082" w:author="The Si Tran" w:date="2012-12-14T04:46:00Z">
                                <w:rPr>
                                  <w:rFonts w:ascii="Cambria Math" w:hAnsi="Cambria Math"/>
                                  <w:szCs w:val="26"/>
                                  <w:lang w:val="fr-FR"/>
                                </w:rPr>
                              </w:rPrChange>
                            </w:rPr>
                            <m:t>θ</m:t>
                          </m:r>
                        </m:e>
                        <m:sub>
                          <m:r>
                            <w:rPr>
                              <w:rFonts w:ascii="Cambria Math" w:hAnsi="Cambria Math"/>
                              <w:sz w:val="28"/>
                              <w:szCs w:val="28"/>
                              <w:lang w:val="fr-FR"/>
                              <w:rPrChange w:id="4083" w:author="The Si Tran" w:date="2012-12-14T04:46:00Z">
                                <w:rPr>
                                  <w:rFonts w:ascii="Cambria Math" w:hAnsi="Cambria Math"/>
                                  <w:szCs w:val="26"/>
                                  <w:lang w:val="fr-FR"/>
                                </w:rPr>
                              </w:rPrChange>
                            </w:rPr>
                            <m:t>k</m:t>
                          </m:r>
                        </m:sub>
                      </m:sSub>
                    </m:num>
                    <m:den>
                      <m:r>
                        <w:rPr>
                          <w:rFonts w:ascii="Cambria Math" w:hAnsi="Cambria Math"/>
                          <w:sz w:val="28"/>
                          <w:szCs w:val="28"/>
                          <w:lang w:val="fr-FR"/>
                          <w:rPrChange w:id="4084"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4085" w:author="The Si Tran" w:date="2012-12-14T04:46:00Z">
                                <w:rPr>
                                  <w:rFonts w:ascii="Cambria Math" w:hAnsi="Cambria Math"/>
                                  <w:szCs w:val="26"/>
                                  <w:lang w:val="fr-FR"/>
                                </w:rPr>
                              </w:rPrChange>
                            </w:rPr>
                            <m:t>θ</m:t>
                          </m:r>
                        </m:e>
                        <m:sub>
                          <m:r>
                            <w:rPr>
                              <w:rFonts w:ascii="Cambria Math" w:hAnsi="Cambria Math"/>
                              <w:sz w:val="28"/>
                              <w:szCs w:val="28"/>
                              <w:lang w:val="fr-FR"/>
                              <w:rPrChange w:id="4086" w:author="The Si Tran" w:date="2012-12-14T04:46:00Z">
                                <w:rPr>
                                  <w:rFonts w:ascii="Cambria Math" w:hAnsi="Cambria Math"/>
                                  <w:szCs w:val="26"/>
                                  <w:lang w:val="fr-FR"/>
                                </w:rPr>
                              </w:rPrChange>
                            </w:rPr>
                            <m:t>1</m:t>
                          </m:r>
                        </m:sub>
                        <m:sup>
                          <m:r>
                            <w:rPr>
                              <w:rFonts w:ascii="Cambria Math" w:hAnsi="Cambria Math"/>
                              <w:sz w:val="28"/>
                              <w:szCs w:val="28"/>
                              <w:lang w:val="fr-FR"/>
                              <w:rPrChange w:id="4087" w:author="The Si Tran" w:date="2012-12-14T04:46:00Z">
                                <w:rPr>
                                  <w:rFonts w:ascii="Cambria Math" w:hAnsi="Cambria Math"/>
                                  <w:szCs w:val="26"/>
                                  <w:lang w:val="fr-FR"/>
                                </w:rPr>
                              </w:rPrChange>
                            </w:rPr>
                            <m:t>2</m:t>
                          </m:r>
                        </m:sup>
                      </m:sSubSup>
                      <m:r>
                        <w:rPr>
                          <w:rFonts w:ascii="Cambria Math" w:hAnsi="Cambria Math"/>
                          <w:sz w:val="28"/>
                          <w:szCs w:val="28"/>
                          <w:lang w:val="fr-FR"/>
                          <w:rPrChange w:id="4088" w:author="The Si Tran" w:date="2012-12-14T04:46:00Z">
                            <w:rPr>
                              <w:rFonts w:ascii="Cambria Math" w:hAnsi="Cambria Math"/>
                              <w:szCs w:val="26"/>
                              <w:lang w:val="fr-FR"/>
                            </w:rPr>
                          </w:rPrChange>
                        </w:rPr>
                        <m:t>+</m:t>
                      </m:r>
                      <m:r>
                        <w:rPr>
                          <w:rFonts w:ascii="Cambria Math" w:hAnsi="Cambria Math" w:hint="eastAsia"/>
                          <w:sz w:val="28"/>
                          <w:szCs w:val="28"/>
                          <w:lang w:val="fr-FR"/>
                          <w:rPrChange w:id="4089" w:author="The Si Tran" w:date="2012-12-14T04:46:00Z">
                            <w:rPr>
                              <w:rFonts w:ascii="Cambria Math" w:hAnsi="Cambria Math" w:hint="eastAsia"/>
                              <w:szCs w:val="26"/>
                              <w:lang w:val="fr-FR"/>
                            </w:rPr>
                          </w:rPrChange>
                        </w:rPr>
                        <m:t>…</m:t>
                      </m:r>
                      <m:r>
                        <w:rPr>
                          <w:rFonts w:ascii="Cambria Math" w:hAnsi="Cambria Math"/>
                          <w:sz w:val="28"/>
                          <w:szCs w:val="28"/>
                          <w:lang w:val="fr-FR"/>
                          <w:rPrChange w:id="4090"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4091" w:author="The Si Tran" w:date="2012-12-14T04:46:00Z">
                                <w:rPr>
                                  <w:rFonts w:ascii="Cambria Math" w:hAnsi="Cambria Math"/>
                                  <w:szCs w:val="26"/>
                                  <w:lang w:val="fr-FR"/>
                                </w:rPr>
                              </w:rPrChange>
                            </w:rPr>
                            <m:t>θ</m:t>
                          </m:r>
                        </m:e>
                        <m:sub>
                          <m:r>
                            <w:rPr>
                              <w:rFonts w:ascii="Cambria Math" w:hAnsi="Cambria Math"/>
                              <w:sz w:val="28"/>
                              <w:szCs w:val="28"/>
                              <w:lang w:val="fr-FR"/>
                              <w:rPrChange w:id="4092" w:author="The Si Tran" w:date="2012-12-14T04:46:00Z">
                                <w:rPr>
                                  <w:rFonts w:ascii="Cambria Math" w:hAnsi="Cambria Math"/>
                                  <w:szCs w:val="26"/>
                                  <w:lang w:val="fr-FR"/>
                                </w:rPr>
                              </w:rPrChange>
                            </w:rPr>
                            <m:t>q</m:t>
                          </m:r>
                        </m:sub>
                        <m:sup>
                          <m:r>
                            <w:rPr>
                              <w:rFonts w:ascii="Cambria Math" w:hAnsi="Cambria Math"/>
                              <w:sz w:val="28"/>
                              <w:szCs w:val="28"/>
                              <w:lang w:val="fr-FR"/>
                              <w:rPrChange w:id="4093"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4094" w:author="The Si Tran" w:date="2012-12-14T04:46:00Z">
                        <w:rPr>
                          <w:rFonts w:ascii="Cambria Math" w:hAnsi="Cambria Math"/>
                          <w:szCs w:val="26"/>
                          <w:lang w:val="pt-BR"/>
                        </w:rPr>
                      </w:rPrChange>
                    </w:rPr>
                    <m:t>,  k=1,2,</m:t>
                  </m:r>
                  <m:r>
                    <w:rPr>
                      <w:rFonts w:ascii="Cambria Math" w:hAnsi="Cambria Math" w:hint="eastAsia"/>
                      <w:sz w:val="28"/>
                      <w:szCs w:val="28"/>
                      <w:lang w:val="pt-BR"/>
                      <w:rPrChange w:id="4095" w:author="The Si Tran" w:date="2012-12-14T04:46:00Z">
                        <w:rPr>
                          <w:rFonts w:ascii="Cambria Math" w:hAnsi="Cambria Math" w:hint="eastAsia"/>
                          <w:szCs w:val="26"/>
                          <w:lang w:val="pt-BR"/>
                        </w:rPr>
                      </w:rPrChange>
                    </w:rPr>
                    <m:t>…</m:t>
                  </m:r>
                  <m:r>
                    <w:rPr>
                      <w:rFonts w:ascii="Cambria Math" w:hAnsi="Cambria Math"/>
                      <w:sz w:val="28"/>
                      <w:szCs w:val="28"/>
                      <w:lang w:val="pt-BR"/>
                      <w:rPrChange w:id="4096" w:author="The Si Tran" w:date="2012-12-14T04:46:00Z">
                        <w:rPr>
                          <w:rFonts w:ascii="Cambria Math" w:hAnsi="Cambria Math"/>
                          <w:szCs w:val="26"/>
                          <w:lang w:val="pt-BR"/>
                        </w:rPr>
                      </w:rPrChange>
                    </w:rPr>
                    <m:t>,q</m:t>
                  </m:r>
                </m:e>
                <m:e>
                  <m:r>
                    <w:rPr>
                      <w:rFonts w:ascii="Cambria Math" w:hAnsi="Cambria Math"/>
                      <w:sz w:val="28"/>
                      <w:szCs w:val="28"/>
                      <w:lang w:val="pt-BR"/>
                      <w:rPrChange w:id="4097"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4098" w:author="The Si Tran" w:date="2012-12-06T00:48:00Z">
        <w:r w:rsidRPr="00EB4744" w:rsidDel="007701F2">
          <w:rPr>
            <w:position w:val="-52"/>
            <w:sz w:val="28"/>
            <w:szCs w:val="28"/>
            <w:lang w:val="pt-BR"/>
            <w:rPrChange w:id="4099" w:author="The Si Tran" w:date="2012-12-14T04:46:00Z">
              <w:rPr>
                <w:position w:val="-52"/>
                <w:sz w:val="28"/>
                <w:szCs w:val="28"/>
                <w:lang w:val="pt-BR"/>
              </w:rPr>
            </w:rPrChange>
          </w:rPr>
          <w:object w:dxaOrig="5440" w:dyaOrig="1160" w14:anchorId="272CC47F">
            <v:shape id="_x0000_i1062" type="#_x0000_t75" style="width:5in;height:1in" o:ole="">
              <v:imagedata r:id="rId91" o:title=""/>
            </v:shape>
            <o:OLEObject Type="Embed" ProgID="Equation.DSMT4" ShapeID="_x0000_i1062" DrawAspect="Content" ObjectID="_1417586758" r:id="rId92"/>
          </w:object>
        </w:r>
      </w:del>
    </w:p>
    <w:p w14:paraId="009AFCBC" w14:textId="77777777" w:rsidR="006A21F7" w:rsidRDefault="006A21F7">
      <w:pPr>
        <w:rPr>
          <w:lang w:val="pt-BR"/>
        </w:rPr>
        <w:pPrChange w:id="4100" w:author="The Si Tran" w:date="2012-12-15T07:57:00Z">
          <w:pPr>
            <w:ind w:firstLine="547"/>
          </w:pPr>
        </w:pPrChange>
      </w:pPr>
      <w:r w:rsidRPr="0049233F">
        <w:rPr>
          <w:lang w:val="pt-BR"/>
          <w:rPrChange w:id="4101"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4102" w:author="The Si Tran" w:date="2012-12-06T20:10:00Z">
        <w:r w:rsidRPr="0049233F" w:rsidDel="00263465">
          <w:rPr>
            <w:lang w:val="pt-BR"/>
            <w:rPrChange w:id="4103" w:author="The Si Tran" w:date="2012-12-05T23:02:00Z">
              <w:rPr>
                <w:sz w:val="28"/>
                <w:szCs w:val="28"/>
                <w:lang w:val="pt-BR"/>
              </w:rPr>
            </w:rPrChange>
          </w:rPr>
          <w:delText xml:space="preserve">q </w:delText>
        </w:r>
      </w:del>
      <w:ins w:id="4104" w:author="The Si Tran" w:date="2012-12-06T20:10:00Z">
        <m:oMath>
          <m:r>
            <w:rPr>
              <w:rFonts w:ascii="Cambria Math" w:hAnsi="Cambria Math"/>
              <w:lang w:val="pt-BR"/>
            </w:rPr>
            <m:t>q</m:t>
          </m:r>
        </m:oMath>
      </w:ins>
      <w:ins w:id="4105" w:author="The Si Tran" w:date="2012-12-06T20:11:00Z">
        <w:r w:rsidR="00263465">
          <w:rPr>
            <w:lang w:val="pt-BR"/>
          </w:rPr>
          <w:t xml:space="preserve"> </w:t>
        </w:r>
      </w:ins>
      <w:r w:rsidRPr="0049233F">
        <w:rPr>
          <w:lang w:val="pt-BR"/>
          <w:rPrChange w:id="4106" w:author="The Si Tran" w:date="2012-12-05T23:02:00Z">
            <w:rPr>
              <w:sz w:val="28"/>
              <w:szCs w:val="28"/>
              <w:lang w:val="pt-BR"/>
            </w:rPr>
          </w:rPrChange>
        </w:rPr>
        <w:t xml:space="preserve">thì hệ số tự tương quan của nó sẽ bằng không với những độ trễ lớn hơn </w:t>
      </w:r>
      <w:ins w:id="4107" w:author="The Si Tran" w:date="2012-12-06T20:11:00Z">
        <m:oMath>
          <m:r>
            <w:rPr>
              <w:rFonts w:ascii="Cambria Math" w:hAnsi="Cambria Math"/>
              <w:lang w:val="pt-BR"/>
            </w:rPr>
            <m:t>q</m:t>
          </m:r>
        </m:oMath>
        <w:r w:rsidR="00542651" w:rsidRPr="0049233F">
          <w:rPr>
            <w:lang w:val="pt-BR"/>
          </w:rPr>
          <w:t xml:space="preserve"> </w:t>
        </w:r>
      </w:ins>
      <w:del w:id="4108" w:author="The Si Tran" w:date="2012-12-06T20:11:00Z">
        <w:r w:rsidRPr="0049233F" w:rsidDel="00542651">
          <w:rPr>
            <w:lang w:val="pt-BR"/>
            <w:rPrChange w:id="4109" w:author="The Si Tran" w:date="2012-12-05T23:02:00Z">
              <w:rPr>
                <w:sz w:val="28"/>
                <w:szCs w:val="28"/>
                <w:lang w:val="pt-BR"/>
              </w:rPr>
            </w:rPrChange>
          </w:rPr>
          <w:delText>q</w:delText>
        </w:r>
      </w:del>
      <w:r w:rsidRPr="0049233F">
        <w:rPr>
          <w:lang w:val="pt-BR"/>
          <w:rPrChange w:id="4110" w:author="The Si Tran" w:date="2012-12-05T23:02:00Z">
            <w:rPr>
              <w:sz w:val="28"/>
              <w:szCs w:val="28"/>
              <w:lang w:val="pt-BR"/>
            </w:rPr>
          </w:rPrChange>
        </w:rPr>
        <w:t xml:space="preserve">. Trong thực tế do sai biệt khi lấy mẫu, hệ số tương quan mẫu có thể khác không ở những độ trễ lớn hơn </w:t>
      </w:r>
      <w:ins w:id="4111" w:author="The Si Tran" w:date="2012-12-06T20:11:00Z">
        <m:oMath>
          <m:r>
            <w:rPr>
              <w:rFonts w:ascii="Cambria Math" w:hAnsi="Cambria Math"/>
              <w:lang w:val="pt-BR"/>
            </w:rPr>
            <m:t>q</m:t>
          </m:r>
        </m:oMath>
      </w:ins>
      <w:del w:id="4112" w:author="The Si Tran" w:date="2012-12-06T20:11:00Z">
        <w:r w:rsidRPr="0049233F" w:rsidDel="00542651">
          <w:rPr>
            <w:lang w:val="pt-BR"/>
            <w:rPrChange w:id="4113" w:author="The Si Tran" w:date="2012-12-05T23:02:00Z">
              <w:rPr>
                <w:sz w:val="28"/>
                <w:szCs w:val="28"/>
                <w:lang w:val="pt-BR"/>
              </w:rPr>
            </w:rPrChange>
          </w:rPr>
          <w:delText>q</w:delText>
        </w:r>
      </w:del>
      <w:r w:rsidRPr="0049233F">
        <w:rPr>
          <w:lang w:val="pt-BR"/>
          <w:rPrChange w:id="4114" w:author="The Si Tran" w:date="2012-12-05T23:02:00Z">
            <w:rPr>
              <w:sz w:val="28"/>
              <w:szCs w:val="28"/>
              <w:lang w:val="pt-BR"/>
            </w:rPr>
          </w:rPrChange>
        </w:rPr>
        <w:t>. Tuy vậy, nếu hệ số tương quan mẫu nằm trong khoảng</w:t>
      </w:r>
      <w:ins w:id="4115"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4116" w:author="The Si Tran" w:date="2012-12-06T00:48:00Z">
        <w:r w:rsidRPr="0049233F" w:rsidDel="007701F2">
          <w:rPr>
            <w:lang w:val="pt-BR"/>
            <w:rPrChange w:id="4117"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25pt;height:21.75pt" o:ole="">
              <v:imagedata r:id="rId93" o:title=""/>
            </v:shape>
            <o:OLEObject Type="Embed" ProgID="Equation.DSMT4" ShapeID="_x0000_i1063" DrawAspect="Content" ObjectID="_1417586759" r:id="rId94"/>
          </w:object>
        </w:r>
      </w:del>
      <w:r w:rsidRPr="0049233F">
        <w:rPr>
          <w:lang w:val="pt-BR"/>
          <w:rPrChange w:id="4118" w:author="The Si Tran" w:date="2012-12-05T23:02:00Z">
            <w:rPr>
              <w:sz w:val="28"/>
              <w:szCs w:val="28"/>
              <w:lang w:val="pt-BR"/>
            </w:rPr>
          </w:rPrChange>
        </w:rPr>
        <w:t xml:space="preserve">, </w:t>
      </w:r>
      <w:ins w:id="4119" w:author="The Si Tran" w:date="2012-12-06T20:11:00Z">
        <m:oMath>
          <m:r>
            <w:rPr>
              <w:rFonts w:ascii="Cambria Math" w:hAnsi="Cambria Math"/>
              <w:lang w:val="pt-BR"/>
            </w:rPr>
            <m:t>N</m:t>
          </m:r>
        </m:oMath>
        <w:r w:rsidR="00542651" w:rsidRPr="0049233F" w:rsidDel="00542651">
          <w:rPr>
            <w:lang w:val="pt-BR"/>
          </w:rPr>
          <w:t xml:space="preserve"> </w:t>
        </w:r>
      </w:ins>
      <w:del w:id="4120" w:author="The Si Tran" w:date="2012-12-06T20:11:00Z">
        <w:r w:rsidRPr="0049233F" w:rsidDel="00542651">
          <w:rPr>
            <w:lang w:val="pt-BR"/>
            <w:rPrChange w:id="4121" w:author="The Si Tran" w:date="2012-12-05T23:02:00Z">
              <w:rPr>
                <w:sz w:val="28"/>
                <w:szCs w:val="28"/>
                <w:lang w:val="pt-BR"/>
              </w:rPr>
            </w:rPrChange>
          </w:rPr>
          <w:delText>N</w:delText>
        </w:r>
      </w:del>
      <w:r w:rsidRPr="0049233F">
        <w:rPr>
          <w:lang w:val="pt-BR"/>
          <w:rPrChange w:id="4122"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4123" w:author="The Si Tran" w:date="2012-12-14T04:52:00Z"/>
          <w:lang w:val="pt-BR"/>
          <w:rPrChange w:id="4124" w:author="The Si Tran" w:date="2012-12-05T23:02:00Z">
            <w:rPr>
              <w:del w:id="4125"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4126" w:author="The Si Tran" w:date="2012-12-06T00:51:00Z">
                <w:rPr>
                  <w:rFonts w:ascii="Cambria Math" w:hAnsi="Cambria Math"/>
                  <w:i/>
                  <w:lang w:val="pt-BR"/>
                </w:rPr>
              </w:ins>
            </m:ctrlPr>
          </m:sSubPr>
          <m:e>
            <w:ins w:id="4127" w:author="The Si Tran" w:date="2012-12-06T00:51:00Z">
              <m:r>
                <w:rPr>
                  <w:rFonts w:ascii="Cambria Math" w:hAnsi="Cambria Math"/>
                  <w:lang w:val="pt-BR"/>
                </w:rPr>
                <m:t>y</m:t>
              </m:r>
            </w:ins>
          </m:e>
          <m:sub>
            <w:ins w:id="4128" w:author="The Si Tran" w:date="2012-12-06T00:51:00Z">
              <m:r>
                <w:rPr>
                  <w:rFonts w:ascii="Cambria Math" w:hAnsi="Cambria Math"/>
                  <w:lang w:val="pt-BR"/>
                </w:rPr>
                <m:t>t</m:t>
              </m:r>
            </w:ins>
          </m:sub>
        </m:sSub>
        <w:ins w:id="4129" w:author="The Si Tran" w:date="2012-12-06T00:51:00Z">
          <m:r>
            <w:rPr>
              <w:rFonts w:ascii="Cambria Math" w:hAnsi="Cambria Math"/>
              <w:lang w:val="pt-BR"/>
            </w:rPr>
            <m:t>=40+</m:t>
          </m:r>
        </w:ins>
        <m:sSub>
          <m:sSubPr>
            <m:ctrlPr>
              <w:ins w:id="4130" w:author="The Si Tran" w:date="2012-12-06T00:51:00Z">
                <w:rPr>
                  <w:rFonts w:ascii="Cambria Math" w:hAnsi="Cambria Math"/>
                  <w:i/>
                  <w:lang w:val="pt-BR"/>
                </w:rPr>
              </w:ins>
            </m:ctrlPr>
          </m:sSubPr>
          <m:e>
            <w:ins w:id="4131" w:author="The Si Tran" w:date="2012-12-06T00:51:00Z">
              <m:r>
                <w:rPr>
                  <w:rFonts w:ascii="Cambria Math" w:hAnsi="Cambria Math"/>
                  <w:lang w:val="pt-BR"/>
                </w:rPr>
                <m:t>ε</m:t>
              </m:r>
            </w:ins>
          </m:e>
          <m:sub>
            <w:ins w:id="4132" w:author="The Si Tran" w:date="2012-12-06T00:51:00Z">
              <m:r>
                <w:rPr>
                  <w:rFonts w:ascii="Cambria Math" w:hAnsi="Cambria Math"/>
                  <w:lang w:val="pt-BR"/>
                </w:rPr>
                <m:t>t</m:t>
              </m:r>
            </w:ins>
          </m:sub>
        </m:sSub>
        <w:ins w:id="4133" w:author="The Si Tran" w:date="2012-12-06T00:51:00Z">
          <m:r>
            <w:rPr>
              <w:rFonts w:ascii="Cambria Math" w:hAnsi="Cambria Math"/>
              <w:lang w:val="pt-BR"/>
            </w:rPr>
            <m:t>+0.7</m:t>
          </m:r>
        </w:ins>
        <m:sSub>
          <m:sSubPr>
            <m:ctrlPr>
              <w:ins w:id="4134" w:author="The Si Tran" w:date="2012-12-06T00:51:00Z">
                <w:rPr>
                  <w:rFonts w:ascii="Cambria Math" w:hAnsi="Cambria Math"/>
                  <w:i/>
                  <w:lang w:val="pt-BR"/>
                </w:rPr>
              </w:ins>
            </m:ctrlPr>
          </m:sSubPr>
          <m:e>
            <w:ins w:id="4135" w:author="The Si Tran" w:date="2012-12-06T00:51:00Z">
              <m:r>
                <w:rPr>
                  <w:rFonts w:ascii="Cambria Math" w:hAnsi="Cambria Math"/>
                  <w:lang w:val="pt-BR"/>
                </w:rPr>
                <m:t>ε</m:t>
              </m:r>
            </w:ins>
          </m:e>
          <m:sub>
            <w:ins w:id="4136" w:author="The Si Tran" w:date="2012-12-06T00:51:00Z">
              <m:r>
                <w:rPr>
                  <w:rFonts w:ascii="Cambria Math" w:hAnsi="Cambria Math"/>
                  <w:lang w:val="pt-BR"/>
                </w:rPr>
                <m:t>t-1</m:t>
              </m:r>
            </w:ins>
          </m:sub>
        </m:sSub>
        <w:ins w:id="4137" w:author="The Si Tran" w:date="2012-12-06T00:51:00Z">
          <m:r>
            <w:rPr>
              <w:rFonts w:ascii="Cambria Math" w:hAnsi="Cambria Math"/>
              <w:lang w:val="pt-BR"/>
            </w:rPr>
            <m:t>-0.28</m:t>
          </m:r>
        </w:ins>
        <m:sSub>
          <m:sSubPr>
            <m:ctrlPr>
              <w:ins w:id="4138" w:author="The Si Tran" w:date="2012-12-06T00:51:00Z">
                <w:rPr>
                  <w:rFonts w:ascii="Cambria Math" w:hAnsi="Cambria Math"/>
                  <w:i/>
                  <w:lang w:val="pt-BR"/>
                </w:rPr>
              </w:ins>
            </m:ctrlPr>
          </m:sSubPr>
          <m:e>
            <w:ins w:id="4139" w:author="The Si Tran" w:date="2012-12-06T00:51:00Z">
              <m:r>
                <w:rPr>
                  <w:rFonts w:ascii="Cambria Math" w:hAnsi="Cambria Math"/>
                  <w:lang w:val="pt-BR"/>
                </w:rPr>
                <m:t>ε</m:t>
              </m:r>
            </w:ins>
          </m:e>
          <m:sub>
            <w:ins w:id="4140"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4141" w:author="The Si Tran" w:date="2012-12-05T23:02:00Z">
            <w:rPr>
              <w:sz w:val="28"/>
              <w:szCs w:val="28"/>
              <w:lang w:val="pt-BR"/>
            </w:rPr>
          </w:rPrChange>
        </w:rPr>
        <w:t xml:space="preserve">Hình </w:t>
      </w:r>
      <w:ins w:id="4142" w:author="The Si Tran" w:date="2012-12-12T00:13:00Z">
        <w:r w:rsidR="00091D45">
          <w:rPr>
            <w:szCs w:val="26"/>
            <w:lang w:val="pt-BR"/>
          </w:rPr>
          <w:t>3.</w:t>
        </w:r>
      </w:ins>
      <w:r w:rsidR="00091D45">
        <w:rPr>
          <w:szCs w:val="26"/>
          <w:lang w:val="pt-BR"/>
        </w:rPr>
        <w:t>1</w:t>
      </w:r>
      <w:del w:id="4143" w:author="The Si Tran" w:date="2012-12-12T00:13:00Z">
        <w:r w:rsidR="00091D45" w:rsidRPr="0049233F" w:rsidDel="00361F58">
          <w:rPr>
            <w:szCs w:val="26"/>
            <w:lang w:val="pt-BR"/>
            <w:rPrChange w:id="4144" w:author="The Si Tran" w:date="2012-12-05T23:02:00Z">
              <w:rPr>
                <w:sz w:val="28"/>
                <w:szCs w:val="28"/>
                <w:lang w:val="pt-BR"/>
              </w:rPr>
            </w:rPrChange>
          </w:rPr>
          <w:delText>8</w:delText>
        </w:r>
      </w:del>
      <w:r w:rsidR="00091D45" w:rsidRPr="0049233F">
        <w:rPr>
          <w:szCs w:val="26"/>
          <w:lang w:val="pt-BR"/>
          <w:rPrChange w:id="4145"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4146"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4147"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4148" w:author="The Si Tran" w:date="2012-12-14T04:52:00Z"/>
          <w:lang w:val="pt-BR"/>
          <w:rPrChange w:id="4149" w:author="The Si Tran" w:date="2012-12-05T23:02:00Z">
            <w:rPr>
              <w:del w:id="4150" w:author="The Si Tran" w:date="2012-12-14T04:52:00Z"/>
              <w:sz w:val="28"/>
              <w:szCs w:val="28"/>
              <w:lang w:val="pt-BR"/>
            </w:rPr>
          </w:rPrChange>
        </w:rPr>
      </w:pPr>
    </w:p>
    <w:p w14:paraId="54DE6268" w14:textId="77777777" w:rsidR="007701F2" w:rsidRPr="00247293" w:rsidDel="00247293" w:rsidRDefault="006A21F7">
      <w:pPr>
        <w:rPr>
          <w:del w:id="4151" w:author="The Si Tran" w:date="2012-12-06T00:50:00Z"/>
          <w:lang w:val="pt-BR"/>
          <w:rPrChange w:id="4152" w:author="The Si Tran" w:date="2012-12-06T00:49:00Z">
            <w:rPr>
              <w:del w:id="4153" w:author="The Si Tran" w:date="2012-12-06T00:50:00Z"/>
              <w:sz w:val="28"/>
              <w:szCs w:val="28"/>
              <w:lang w:val="pt-BR"/>
            </w:rPr>
          </w:rPrChange>
        </w:rPr>
        <w:pPrChange w:id="4154" w:author="The Si Tran" w:date="2012-12-15T07:57:00Z">
          <w:pPr>
            <w:ind w:firstLine="547"/>
          </w:pPr>
        </w:pPrChange>
      </w:pPr>
      <w:del w:id="4155" w:author="The Si Tran" w:date="2012-12-12T13:58:00Z">
        <w:r w:rsidRPr="0049233F" w:rsidDel="000064E1">
          <w:rPr>
            <w:lang w:val="pt-BR"/>
            <w:rPrChange w:id="4156"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4157" w:author="The Si Tran" w:date="2012-12-12T13:58:00Z"/>
          <w:lang w:val="pt-BR"/>
          <w:rPrChange w:id="4158" w:author="The Si Tran" w:date="2012-12-05T23:02:00Z">
            <w:rPr>
              <w:del w:id="4159" w:author="The Si Tran" w:date="2012-12-12T13:58:00Z"/>
              <w:sz w:val="28"/>
              <w:szCs w:val="28"/>
              <w:lang w:val="pt-BR"/>
            </w:rPr>
          </w:rPrChange>
        </w:rPr>
        <w:pPrChange w:id="4160" w:author="The Si Tran" w:date="2012-12-15T07:57:00Z">
          <w:pPr>
            <w:ind w:firstLine="547"/>
          </w:pPr>
        </w:pPrChange>
      </w:pPr>
      <w:del w:id="4161" w:author="The Si Tran" w:date="2012-12-06T00:50:00Z">
        <w:r w:rsidRPr="00B312F5" w:rsidDel="00247293">
          <w:rPr>
            <w:position w:val="-12"/>
            <w:lang w:val="pt-BR"/>
          </w:rPr>
          <w:object w:dxaOrig="2940" w:dyaOrig="360" w14:anchorId="384C946E">
            <v:shape id="_x0000_i1064" type="#_x0000_t75" style="width:202.5pt;height:21.75pt" o:ole="">
              <v:imagedata r:id="rId95" o:title=""/>
            </v:shape>
            <o:OLEObject Type="Embed" ProgID="Equation.DSMT4" ShapeID="_x0000_i1064" DrawAspect="Content" ObjectID="_1417586760" r:id="rId96"/>
          </w:object>
        </w:r>
      </w:del>
    </w:p>
    <w:p w14:paraId="1C60B078" w14:textId="77777777" w:rsidR="006A21F7" w:rsidRPr="0049233F" w:rsidDel="000064E1" w:rsidRDefault="006A21F7">
      <w:pPr>
        <w:rPr>
          <w:del w:id="4162" w:author="The Si Tran" w:date="2012-12-12T13:58:00Z"/>
          <w:rPrChange w:id="4163" w:author="The Si Tran" w:date="2012-12-05T23:02:00Z">
            <w:rPr>
              <w:del w:id="4164" w:author="The Si Tran" w:date="2012-12-12T13:58:00Z"/>
              <w:sz w:val="28"/>
              <w:szCs w:val="28"/>
            </w:rPr>
          </w:rPrChange>
        </w:rPr>
        <w:pPrChange w:id="4165" w:author="The Si Tran" w:date="2012-12-15T07:57:00Z">
          <w:pPr>
            <w:ind w:firstLine="547"/>
          </w:pPr>
        </w:pPrChange>
      </w:pPr>
      <w:del w:id="4166" w:author="The Si Tran" w:date="2012-12-12T13:58:00Z">
        <w:r w:rsidRPr="0049233F" w:rsidDel="000064E1">
          <w:rPr>
            <w:rPrChange w:id="4167" w:author="The Si Tran" w:date="2012-12-05T23:02:00Z">
              <w:rPr>
                <w:sz w:val="28"/>
                <w:szCs w:val="28"/>
              </w:rPr>
            </w:rPrChange>
          </w:rPr>
          <w:delText xml:space="preserve">Ở đây, </w:delText>
        </w:r>
      </w:del>
      <w:del w:id="4168" w:author="The Si Tran" w:date="2012-12-06T00:51:00Z">
        <w:r w:rsidRPr="00B312F5" w:rsidDel="00354FE7">
          <w:rPr>
            <w:position w:val="-10"/>
            <w:lang w:val="pt-BR"/>
          </w:rPr>
          <w:object w:dxaOrig="720" w:dyaOrig="320" w14:anchorId="6CE70C9C">
            <v:shape id="_x0000_i1065" type="#_x0000_t75" style="width:36.75pt;height:12.75pt" o:ole="">
              <v:imagedata r:id="rId97" o:title=""/>
            </v:shape>
            <o:OLEObject Type="Embed" ProgID="Equation.DSMT4" ShapeID="_x0000_i1065" DrawAspect="Content" ObjectID="_1417586761" r:id="rId98"/>
          </w:object>
        </w:r>
        <w:r w:rsidRPr="0049233F" w:rsidDel="00354FE7">
          <w:rPr>
            <w:rPrChange w:id="4169"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75pt;height:12.75pt" o:ole="">
              <v:imagedata r:id="rId99" o:title=""/>
            </v:shape>
            <o:OLEObject Type="Embed" ProgID="Equation.DSMT4" ShapeID="_x0000_i1066" DrawAspect="Content" ObjectID="_1417586762" r:id="rId100"/>
          </w:object>
        </w:r>
      </w:del>
    </w:p>
    <w:p w14:paraId="445EA969" w14:textId="77777777" w:rsidR="006A21F7" w:rsidRPr="0049233F" w:rsidDel="000064E1" w:rsidRDefault="006A21F7">
      <w:pPr>
        <w:rPr>
          <w:del w:id="4170" w:author="The Si Tran" w:date="2012-12-12T13:58:00Z"/>
          <w:rPrChange w:id="4171" w:author="The Si Tran" w:date="2012-12-05T23:02:00Z">
            <w:rPr>
              <w:del w:id="4172" w:author="The Si Tran" w:date="2012-12-12T13:58:00Z"/>
              <w:sz w:val="28"/>
              <w:szCs w:val="28"/>
            </w:rPr>
          </w:rPrChange>
        </w:rPr>
        <w:pPrChange w:id="4173" w:author="The Si Tran" w:date="2012-12-15T07:57:00Z">
          <w:pPr>
            <w:ind w:firstLine="547"/>
          </w:pPr>
        </w:pPrChange>
      </w:pPr>
    </w:p>
    <w:p w14:paraId="7E95F55C" w14:textId="77777777" w:rsidR="006A21F7" w:rsidRPr="0049233F" w:rsidDel="000064E1" w:rsidRDefault="006A21F7">
      <w:pPr>
        <w:rPr>
          <w:del w:id="4174" w:author="The Si Tran" w:date="2012-12-12T13:58:00Z"/>
          <w:i/>
          <w:rPrChange w:id="4175" w:author="The Si Tran" w:date="2012-12-05T23:02:00Z">
            <w:rPr>
              <w:del w:id="4176" w:author="The Si Tran" w:date="2012-12-12T13:58:00Z"/>
              <w:i/>
              <w:sz w:val="28"/>
              <w:szCs w:val="28"/>
            </w:rPr>
          </w:rPrChange>
        </w:rPr>
        <w:pPrChange w:id="4177" w:author="The Si Tran" w:date="2012-12-15T07:57:00Z">
          <w:pPr>
            <w:ind w:firstLine="547"/>
          </w:pPr>
        </w:pPrChange>
      </w:pPr>
      <w:del w:id="4178" w:author="The Si Tran" w:date="2012-12-12T13:58:00Z">
        <w:r w:rsidRPr="0049233F" w:rsidDel="000064E1">
          <w:rPr>
            <w:i/>
            <w:rPrChange w:id="4179"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4180" w:author="The Si Tran" w:date="2012-12-12T13:58:00Z"/>
          <w:i/>
          <w:rPrChange w:id="4181" w:author="The Si Tran" w:date="2012-12-05T23:02:00Z">
            <w:rPr>
              <w:del w:id="4182" w:author="The Si Tran" w:date="2012-12-12T13:58:00Z"/>
              <w:i/>
              <w:sz w:val="28"/>
              <w:szCs w:val="28"/>
            </w:rPr>
          </w:rPrChange>
        </w:rPr>
        <w:pPrChange w:id="4183" w:author="The Si Tran" w:date="2012-12-15T07:57:00Z">
          <w:pPr>
            <w:ind w:firstLine="547"/>
          </w:pPr>
        </w:pPrChange>
      </w:pPr>
      <w:del w:id="4184" w:author="The Si Tran" w:date="2012-12-12T13:58:00Z">
        <w:r w:rsidRPr="0049233F" w:rsidDel="000064E1">
          <w:rPr>
            <w:i/>
            <w:rPrChange w:id="4185"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4186" w:author="The Si Tran" w:date="2012-12-12T13:58:00Z"/>
          <w:i/>
          <w:rPrChange w:id="4187" w:author="The Si Tran" w:date="2012-12-05T23:02:00Z">
            <w:rPr>
              <w:del w:id="4188" w:author="The Si Tran" w:date="2012-12-12T13:58:00Z"/>
              <w:i/>
              <w:sz w:val="28"/>
              <w:szCs w:val="28"/>
            </w:rPr>
          </w:rPrChange>
        </w:rPr>
        <w:pPrChange w:id="4189" w:author="The Si Tran" w:date="2012-12-15T07:57:00Z">
          <w:pPr>
            <w:ind w:firstLine="547"/>
          </w:pPr>
        </w:pPrChange>
      </w:pPr>
      <w:del w:id="4190" w:author="The Si Tran" w:date="2012-12-12T13:58:00Z">
        <w:r w:rsidRPr="0049233F" w:rsidDel="000064E1">
          <w:rPr>
            <w:i/>
            <w:rPrChange w:id="4191"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4192" w:author="The Si Tran" w:date="2012-12-12T13:58:00Z"/>
          <w:i/>
          <w:lang w:val="fr-FR"/>
          <w:rPrChange w:id="4193" w:author="The Si Tran" w:date="2012-12-05T23:02:00Z">
            <w:rPr>
              <w:del w:id="4194" w:author="The Si Tran" w:date="2012-12-12T13:58:00Z"/>
              <w:i/>
              <w:sz w:val="28"/>
              <w:szCs w:val="28"/>
              <w:lang w:val="fr-FR"/>
            </w:rPr>
          </w:rPrChange>
        </w:rPr>
        <w:pPrChange w:id="4195" w:author="The Si Tran" w:date="2012-12-15T07:57:00Z">
          <w:pPr>
            <w:ind w:firstLine="547"/>
          </w:pPr>
        </w:pPrChange>
      </w:pPr>
      <w:del w:id="4196" w:author="The Si Tran" w:date="2012-12-12T13:58:00Z">
        <w:r w:rsidRPr="0049233F" w:rsidDel="000064E1">
          <w:rPr>
            <w:i/>
            <w:lang w:val="fr-FR"/>
            <w:rPrChange w:id="4197"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4198" w:author="The Si Tran" w:date="2012-12-12T13:58:00Z"/>
          <w:i/>
          <w:lang w:val="fr-FR"/>
          <w:rPrChange w:id="4199" w:author="The Si Tran" w:date="2012-12-05T23:02:00Z">
            <w:rPr>
              <w:del w:id="4200" w:author="The Si Tran" w:date="2012-12-12T13:58:00Z"/>
              <w:i/>
              <w:sz w:val="28"/>
              <w:szCs w:val="28"/>
              <w:lang w:val="fr-FR"/>
            </w:rPr>
          </w:rPrChange>
        </w:rPr>
        <w:pPrChange w:id="4201" w:author="The Si Tran" w:date="2012-12-15T07:57:00Z">
          <w:pPr>
            <w:ind w:firstLine="547"/>
          </w:pPr>
        </w:pPrChange>
      </w:pPr>
      <w:del w:id="4202" w:author="The Si Tran" w:date="2012-12-12T13:58:00Z">
        <w:r w:rsidRPr="0049233F" w:rsidDel="000064E1">
          <w:rPr>
            <w:i/>
            <w:lang w:val="fr-FR"/>
            <w:rPrChange w:id="4203"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4204" w:author="The Si Tran" w:date="2012-12-12T13:58:00Z"/>
          <w:i/>
          <w:rPrChange w:id="4205" w:author="The Si Tran" w:date="2012-12-05T23:02:00Z">
            <w:rPr>
              <w:del w:id="4206" w:author="The Si Tran" w:date="2012-12-12T13:58:00Z"/>
              <w:i/>
              <w:sz w:val="28"/>
              <w:szCs w:val="28"/>
            </w:rPr>
          </w:rPrChange>
        </w:rPr>
        <w:pPrChange w:id="4207" w:author="The Si Tran" w:date="2012-12-15T07:57:00Z">
          <w:pPr>
            <w:ind w:firstLine="547"/>
          </w:pPr>
        </w:pPrChange>
      </w:pPr>
      <w:del w:id="4208" w:author="The Si Tran" w:date="2012-12-12T13:58:00Z">
        <w:r w:rsidRPr="0049233F" w:rsidDel="000064E1">
          <w:rPr>
            <w:i/>
            <w:rPrChange w:id="4209"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4210" w:author="The Si Tran" w:date="2012-12-12T13:58:00Z"/>
          <w:i/>
          <w:lang w:val="fr-FR"/>
          <w:rPrChange w:id="4211" w:author="The Si Tran" w:date="2012-12-05T23:02:00Z">
            <w:rPr>
              <w:del w:id="4212" w:author="The Si Tran" w:date="2012-12-12T13:58:00Z"/>
              <w:i/>
              <w:sz w:val="28"/>
              <w:szCs w:val="28"/>
              <w:lang w:val="fr-FR"/>
            </w:rPr>
          </w:rPrChange>
        </w:rPr>
        <w:pPrChange w:id="4213" w:author="The Si Tran" w:date="2012-12-15T07:57:00Z">
          <w:pPr>
            <w:ind w:firstLine="547"/>
          </w:pPr>
        </w:pPrChange>
      </w:pPr>
      <w:del w:id="4214" w:author="The Si Tran" w:date="2012-12-12T13:58:00Z">
        <w:r w:rsidRPr="0049233F" w:rsidDel="000064E1">
          <w:rPr>
            <w:i/>
            <w:rPrChange w:id="4215" w:author="The Si Tran" w:date="2012-12-05T23:02:00Z">
              <w:rPr>
                <w:i/>
                <w:sz w:val="28"/>
                <w:szCs w:val="28"/>
              </w:rPr>
            </w:rPrChange>
          </w:rPr>
          <w:delText xml:space="preserve">  </w:delText>
        </w:r>
        <w:r w:rsidRPr="0049233F" w:rsidDel="000064E1">
          <w:rPr>
            <w:i/>
            <w:lang w:val="fr-FR"/>
            <w:rPrChange w:id="4216" w:author="The Si Tran" w:date="2012-12-05T23:02:00Z">
              <w:rPr>
                <w:i/>
                <w:sz w:val="28"/>
                <w:szCs w:val="28"/>
                <w:lang w:val="fr-FR"/>
              </w:rPr>
            </w:rPrChange>
          </w:rPr>
          <w:delText>&gt; acf(y)</w:delText>
        </w:r>
      </w:del>
    </w:p>
    <w:p w14:paraId="298021C1" w14:textId="77777777" w:rsidR="006A21F7" w:rsidRPr="0049233F" w:rsidDel="000064E1" w:rsidRDefault="006A21F7">
      <w:pPr>
        <w:rPr>
          <w:del w:id="4217" w:author="The Si Tran" w:date="2012-12-12T13:58:00Z"/>
          <w:lang w:val="fr-FR"/>
          <w:rPrChange w:id="4218" w:author="The Si Tran" w:date="2012-12-05T23:02:00Z">
            <w:rPr>
              <w:del w:id="4219" w:author="The Si Tran" w:date="2012-12-12T13:58:00Z"/>
              <w:sz w:val="28"/>
              <w:szCs w:val="28"/>
              <w:lang w:val="fr-FR"/>
            </w:rPr>
          </w:rPrChange>
        </w:rPr>
        <w:pPrChange w:id="4220" w:author="The Si Tran" w:date="2012-12-15T07:57:00Z">
          <w:pPr>
            <w:ind w:firstLine="547"/>
          </w:pPr>
        </w:pPrChange>
      </w:pPr>
      <w:del w:id="4221" w:author="The Si Tran" w:date="2012-12-12T13:58:00Z">
        <w:r w:rsidRPr="0049233F" w:rsidDel="000064E1">
          <w:rPr>
            <w:lang w:val="fr-FR"/>
            <w:rPrChange w:id="4222" w:author="The Si Tran" w:date="2012-12-05T23:02:00Z">
              <w:rPr>
                <w:sz w:val="28"/>
                <w:szCs w:val="28"/>
                <w:lang w:val="fr-FR"/>
              </w:rPr>
            </w:rPrChange>
          </w:rPr>
          <w:delText xml:space="preserve">Hình </w:delText>
        </w:r>
      </w:del>
      <w:del w:id="4223" w:author="The Si Tran" w:date="2012-12-12T00:10:00Z">
        <w:r w:rsidRPr="0049233F" w:rsidDel="007B42A6">
          <w:rPr>
            <w:lang w:val="fr-FR"/>
            <w:rPrChange w:id="4224" w:author="The Si Tran" w:date="2012-12-05T23:02:00Z">
              <w:rPr>
                <w:sz w:val="28"/>
                <w:szCs w:val="28"/>
                <w:lang w:val="fr-FR"/>
              </w:rPr>
            </w:rPrChange>
          </w:rPr>
          <w:delText>7</w:delText>
        </w:r>
      </w:del>
      <w:del w:id="4225" w:author="The Si Tran" w:date="2012-12-12T13:58:00Z">
        <w:r w:rsidRPr="0049233F" w:rsidDel="000064E1">
          <w:rPr>
            <w:lang w:val="fr-FR"/>
            <w:rPrChange w:id="4226"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4227" w:author="The Si Tran" w:date="2012-12-12T13:58:00Z"/>
          <w:lang w:val="fr-FR"/>
          <w:rPrChange w:id="4228" w:author="The Si Tran" w:date="2012-12-05T23:02:00Z">
            <w:rPr>
              <w:del w:id="4229" w:author="The Si Tran" w:date="2012-12-12T13:58:00Z"/>
              <w:sz w:val="28"/>
              <w:szCs w:val="28"/>
              <w:lang w:val="fr-FR"/>
            </w:rPr>
          </w:rPrChange>
        </w:rPr>
        <w:pPrChange w:id="4230" w:author="The Si Tran" w:date="2012-12-15T07:57:00Z">
          <w:pPr>
            <w:ind w:firstLine="547"/>
          </w:pPr>
        </w:pPrChange>
      </w:pPr>
    </w:p>
    <w:p w14:paraId="75DE46FD" w14:textId="77777777" w:rsidR="006A21F7" w:rsidRPr="0049233F" w:rsidRDefault="006A21F7">
      <w:pPr>
        <w:rPr>
          <w:lang w:val="fr-FR"/>
          <w:rPrChange w:id="4231" w:author="The Si Tran" w:date="2012-12-05T23:02:00Z">
            <w:rPr>
              <w:sz w:val="28"/>
              <w:szCs w:val="28"/>
              <w:lang w:val="fr-FR"/>
            </w:rPr>
          </w:rPrChange>
        </w:rPr>
        <w:pPrChange w:id="4232" w:author="The Si Tran" w:date="2012-12-15T07:57:00Z">
          <w:pPr>
            <w:ind w:firstLine="547"/>
          </w:pPr>
        </w:pPrChange>
      </w:pPr>
    </w:p>
    <w:p w14:paraId="6B564288" w14:textId="4ABAC4F8" w:rsidR="006A21F7" w:rsidRPr="0049233F" w:rsidRDefault="006A21F7" w:rsidP="00B90956">
      <w:pPr>
        <w:pStyle w:val="Canhgiua"/>
        <w:rPr>
          <w:lang w:val="fr-FR"/>
          <w:rPrChange w:id="4233" w:author="The Si Tran" w:date="2012-12-05T23:02:00Z">
            <w:rPr>
              <w:sz w:val="28"/>
              <w:szCs w:val="28"/>
              <w:lang w:val="fr-FR"/>
            </w:rPr>
          </w:rPrChange>
        </w:rPr>
      </w:pPr>
      <w:del w:id="4234" w:author="The Si Tran" w:date="2012-12-14T04:51:00Z">
        <w:r w:rsidRPr="0049233F" w:rsidDel="004505B3">
          <w:rPr>
            <w:noProof/>
            <w:rPrChange w:id="4235" w:author="Unknown">
              <w:rPr>
                <w:noProof/>
                <w:sz w:val="28"/>
                <w:szCs w:val="28"/>
              </w:rPr>
            </w:rPrChange>
          </w:rPr>
          <w:drawing>
            <wp:inline distT="0" distB="0" distL="0" distR="0" wp14:anchorId="65DE5B39" wp14:editId="5250809F">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4236"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75633F0E">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4237" w:author="The Si Tran" w:date="2012-12-16T10:01:00Z">
            <w:rPr>
              <w:sz w:val="28"/>
              <w:szCs w:val="28"/>
              <w:lang w:val="fr-FR"/>
            </w:rPr>
          </w:rPrChange>
        </w:rPr>
        <w:pPrChange w:id="4238" w:author="The Si Tran" w:date="2012-12-16T10:10:00Z">
          <w:pPr>
            <w:pStyle w:val="Caption"/>
            <w:ind w:left="1980"/>
          </w:pPr>
        </w:pPrChange>
      </w:pPr>
      <w:bookmarkStart w:id="4239" w:name="_Toc312142081"/>
      <w:bookmarkStart w:id="4240" w:name="_Toc343029956"/>
      <w:bookmarkStart w:id="4241" w:name="_Toc343841732"/>
      <w:r w:rsidRPr="00032D83">
        <w:rPr>
          <w:lang w:val="fr-FR"/>
          <w:rPrChange w:id="4242" w:author="The Si Tran" w:date="2012-12-16T20:17:00Z">
            <w:rPr>
              <w:b w:val="0"/>
              <w:sz w:val="28"/>
              <w:szCs w:val="28"/>
              <w:lang w:val="fr-FR"/>
            </w:rPr>
          </w:rPrChange>
        </w:rPr>
        <w:t xml:space="preserve">Hình </w:t>
      </w:r>
      <w:del w:id="4243" w:author="The Si Tran" w:date="2012-12-11T23:22:00Z">
        <w:r w:rsidRPr="00032D83" w:rsidDel="000D0624">
          <w:rPr>
            <w:rPrChange w:id="4244" w:author="The Si Tran" w:date="2012-12-16T20:17:00Z">
              <w:rPr>
                <w:b w:val="0"/>
                <w:sz w:val="28"/>
                <w:szCs w:val="28"/>
              </w:rPr>
            </w:rPrChange>
          </w:rPr>
          <w:fldChar w:fldCharType="begin"/>
        </w:r>
        <w:r w:rsidRPr="00032D83" w:rsidDel="000D0624">
          <w:rPr>
            <w:lang w:val="fr-FR"/>
            <w:rPrChange w:id="4245" w:author="The Si Tran" w:date="2012-12-16T20:17:00Z">
              <w:rPr>
                <w:b w:val="0"/>
                <w:sz w:val="28"/>
                <w:szCs w:val="28"/>
                <w:lang w:val="fr-FR"/>
              </w:rPr>
            </w:rPrChange>
          </w:rPr>
          <w:delInstrText xml:space="preserve"> SEQ Hình \* ARABIC </w:delInstrText>
        </w:r>
        <w:r w:rsidRPr="00032D83" w:rsidDel="000D0624">
          <w:rPr>
            <w:rPrChange w:id="4246" w:author="The Si Tran" w:date="2012-12-16T20:17:00Z">
              <w:rPr>
                <w:b w:val="0"/>
                <w:sz w:val="28"/>
                <w:szCs w:val="28"/>
              </w:rPr>
            </w:rPrChange>
          </w:rPr>
          <w:fldChar w:fldCharType="separate"/>
        </w:r>
        <w:r w:rsidRPr="00032D83" w:rsidDel="000D0624">
          <w:rPr>
            <w:noProof/>
            <w:lang w:val="fr-FR"/>
            <w:rPrChange w:id="4247" w:author="The Si Tran" w:date="2012-12-16T20:17:00Z">
              <w:rPr>
                <w:b w:val="0"/>
                <w:noProof/>
                <w:sz w:val="28"/>
                <w:szCs w:val="28"/>
                <w:lang w:val="fr-FR"/>
              </w:rPr>
            </w:rPrChange>
          </w:rPr>
          <w:delText>7</w:delText>
        </w:r>
        <w:r w:rsidRPr="00032D83" w:rsidDel="000D0624">
          <w:rPr>
            <w:rPrChange w:id="4248" w:author="The Si Tran" w:date="2012-12-16T20:17:00Z">
              <w:rPr>
                <w:b w:val="0"/>
                <w:sz w:val="28"/>
                <w:szCs w:val="28"/>
              </w:rPr>
            </w:rPrChange>
          </w:rPr>
          <w:fldChar w:fldCharType="end"/>
        </w:r>
        <w:r w:rsidRPr="00032D83" w:rsidDel="000D0624">
          <w:rPr>
            <w:lang w:val="fr-FR"/>
            <w:rPrChange w:id="4249" w:author="The Si Tran" w:date="2012-12-16T20:17:00Z">
              <w:rPr>
                <w:b w:val="0"/>
                <w:sz w:val="28"/>
                <w:szCs w:val="28"/>
                <w:lang w:val="fr-FR"/>
              </w:rPr>
            </w:rPrChange>
          </w:rPr>
          <w:delText xml:space="preserve"> </w:delText>
        </w:r>
      </w:del>
      <w:ins w:id="4250" w:author="The Si Tran" w:date="2012-12-11T23:22:00Z">
        <w:r w:rsidR="000D0624" w:rsidRPr="006D6C8D">
          <w:t>3.1</w:t>
        </w:r>
      </w:ins>
      <w:ins w:id="4251" w:author="The Si Tran" w:date="2012-12-16T10:33:00Z">
        <w:r w:rsidR="00B9548F" w:rsidRPr="000C3A28">
          <w:t>:</w:t>
        </w:r>
      </w:ins>
      <w:ins w:id="4252" w:author="The Si Tran" w:date="2012-12-11T23:22:00Z">
        <w:r w:rsidR="000D0624" w:rsidRPr="0049233F">
          <w:rPr>
            <w:lang w:val="fr-FR"/>
            <w:rPrChange w:id="4253" w:author="The Si Tran" w:date="2012-12-05T23:02:00Z">
              <w:rPr>
                <w:b w:val="0"/>
                <w:sz w:val="28"/>
                <w:szCs w:val="28"/>
                <w:lang w:val="fr-FR"/>
              </w:rPr>
            </w:rPrChange>
          </w:rPr>
          <w:t xml:space="preserve"> </w:t>
        </w:r>
      </w:ins>
      <w:r w:rsidRPr="000D0624">
        <w:rPr>
          <w:lang w:val="fr-FR"/>
          <w:rPrChange w:id="4254" w:author="The Si Tran" w:date="2012-12-11T23:23:00Z">
            <w:rPr>
              <w:b w:val="0"/>
              <w:sz w:val="28"/>
              <w:szCs w:val="28"/>
              <w:lang w:val="fr-FR"/>
            </w:rPr>
          </w:rPrChange>
        </w:rPr>
        <w:t xml:space="preserve">Hình ảnh của mô hình  </w:t>
      </w:r>
      <w:del w:id="4255" w:author="The Si Tran" w:date="2012-12-11T23:23:00Z">
        <w:r w:rsidRPr="000D0624" w:rsidDel="000D0624">
          <w:rPr>
            <w:lang w:val="fr-FR"/>
            <w:rPrChange w:id="4256" w:author="The Si Tran" w:date="2012-12-11T23:23:00Z">
              <w:rPr>
                <w:b w:val="0"/>
                <w:sz w:val="28"/>
                <w:szCs w:val="28"/>
                <w:lang w:val="fr-FR"/>
              </w:rPr>
            </w:rPrChange>
          </w:rPr>
          <w:delText xml:space="preserve">                                                  </w:delText>
        </w:r>
      </w:del>
      <w:r w:rsidRPr="000D0624">
        <w:rPr>
          <w:lang w:val="fr-FR"/>
          <w:rPrChange w:id="4257" w:author="The Si Tran" w:date="2012-12-11T23:23:00Z">
            <w:rPr>
              <w:b w:val="0"/>
              <w:sz w:val="28"/>
              <w:szCs w:val="28"/>
              <w:lang w:val="fr-FR"/>
            </w:rPr>
          </w:rPrChange>
        </w:rPr>
        <w:t>MA</w:t>
      </w:r>
      <w:r w:rsidRPr="003343D0">
        <w:rPr>
          <w:lang w:val="fr-FR"/>
          <w:rPrChange w:id="4258" w:author="The Si Tran" w:date="2012-12-16T10:01:00Z">
            <w:rPr>
              <w:b w:val="0"/>
              <w:sz w:val="28"/>
              <w:szCs w:val="28"/>
              <w:lang w:val="fr-FR"/>
            </w:rPr>
          </w:rPrChange>
        </w:rPr>
        <w:t>(2)</w:t>
      </w:r>
      <w:bookmarkEnd w:id="4239"/>
      <w:ins w:id="4259"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4240"/>
      <w:bookmarkEnd w:id="4241"/>
      <w:del w:id="4260" w:author="The Si Tran" w:date="2012-12-06T00:51:00Z">
        <w:r w:rsidRPr="00E078AF" w:rsidDel="00F43F86">
          <w:rPr>
            <w:position w:val="-12"/>
            <w:lang w:val="pt-BR"/>
          </w:rPr>
          <w:object w:dxaOrig="2940" w:dyaOrig="360" w14:anchorId="49260105">
            <v:shape id="_x0000_i1067" type="#_x0000_t75" style="width:202.5pt;height:21.75pt" o:ole="">
              <v:imagedata r:id="rId95" o:title=""/>
            </v:shape>
            <o:OLEObject Type="Embed" ProgID="Equation.DSMT4" ShapeID="_x0000_i1067" DrawAspect="Content" ObjectID="_1417586763" r:id="rId103"/>
          </w:object>
        </w:r>
      </w:del>
    </w:p>
    <w:p w14:paraId="1809AB89" w14:textId="57256020" w:rsidR="006A21F7" w:rsidRPr="0049233F" w:rsidRDefault="006A21F7" w:rsidP="00DF02E9">
      <w:pPr>
        <w:pStyle w:val="Heading3"/>
        <w:rPr>
          <w:lang w:val="pt-BR"/>
        </w:rPr>
      </w:pPr>
      <w:bookmarkStart w:id="4261" w:name="_Toc312142551"/>
      <w:bookmarkStart w:id="4262" w:name="_Toc343841880"/>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4261"/>
      <w:bookmarkEnd w:id="4262"/>
    </w:p>
    <w:p w14:paraId="46065932" w14:textId="16E9277D" w:rsidR="004505B3" w:rsidRDefault="00361F58">
      <w:pPr>
        <w:rPr>
          <w:ins w:id="4263" w:author="The Si Tran" w:date="2012-12-14T04:53:00Z"/>
          <w:lang w:val="pt-BR"/>
        </w:rPr>
        <w:pPrChange w:id="4264" w:author="The Si Tran" w:date="2012-12-15T07:58:00Z">
          <w:pPr>
            <w:ind w:left="720" w:firstLine="720"/>
          </w:pPr>
        </w:pPrChange>
      </w:pPr>
      <w:ins w:id="4265" w:author="The Si Tran" w:date="2012-12-12T00:12:00Z">
        <w:r w:rsidRPr="00465185">
          <w:rPr>
            <w:lang w:val="pt-BR"/>
          </w:rPr>
          <w:t>Mô hình tự hồi quy bậc p là mô hình có dạng</w:t>
        </w:r>
      </w:ins>
    </w:p>
    <w:p w14:paraId="7C98B65E" w14:textId="77777777" w:rsidR="00361F58" w:rsidRPr="0038419C" w:rsidRDefault="002F1D4B">
      <w:pPr>
        <w:pStyle w:val="Canhgiua"/>
        <w:rPr>
          <w:ins w:id="4266" w:author="The Si Tran" w:date="2012-12-12T00:12:00Z"/>
          <w:lang w:val="pt-BR"/>
        </w:rPr>
        <w:pPrChange w:id="4267"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4268" w:author="The Si Tran" w:date="2012-12-12T00:12:00Z"/>
          <w:lang w:val="pt-BR"/>
        </w:rPr>
        <w:pPrChange w:id="4269" w:author="The Si Tran" w:date="2012-12-16T17:06:00Z">
          <w:pPr>
            <w:ind w:firstLine="540"/>
          </w:pPr>
        </w:pPrChange>
      </w:pPr>
      <w:ins w:id="4270" w:author="The Si Tran" w:date="2012-12-12T00:12:00Z">
        <w:r>
          <w:rPr>
            <w:noProof/>
            <w:rPrChange w:id="4271" w:author="Unknown">
              <w:rPr>
                <w:b/>
                <w:bCs/>
                <w:noProof/>
                <w:sz w:val="20"/>
                <w:szCs w:val="20"/>
              </w:rPr>
            </w:rPrChange>
          </w:rPr>
          <mc:AlternateContent>
            <mc:Choice Requires="wps">
              <w:drawing>
                <wp:anchor distT="0" distB="0" distL="114300" distR="114300" simplePos="0" relativeHeight="251635200" behindDoc="0" locked="0" layoutInCell="1" allowOverlap="1" wp14:anchorId="520208F0" wp14:editId="7B77007B">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7D482D" w:rsidRDefault="007D482D">
                              <w:pPr>
                                <w:pStyle w:val="EquationIndex"/>
                                <w:pPrChange w:id="4272" w:author="The Si Tran" w:date="2012-12-16T10:46:00Z">
                                  <w:pPr>
                                    <w:jc w:val="left"/>
                                  </w:pPr>
                                </w:pPrChange>
                              </w:pPr>
                              <w:r>
                                <w:t>(3.</w:t>
                              </w:r>
                              <w:ins w:id="4273" w:author="The Si Tran" w:date="2012-12-14T04:55:00Z">
                                <w:r>
                                  <w:t>2</w:t>
                                </w:r>
                              </w:ins>
                              <w:del w:id="427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7D482D" w:rsidRDefault="007D482D">
                        <w:pPr>
                          <w:pStyle w:val="EquationIndex"/>
                          <w:pPrChange w:id="4275" w:author="The Si Tran" w:date="2012-12-16T10:46:00Z">
                            <w:pPr>
                              <w:jc w:val="left"/>
                            </w:pPr>
                          </w:pPrChange>
                        </w:pPr>
                        <w:r>
                          <w:t>(3.</w:t>
                        </w:r>
                        <w:ins w:id="4276" w:author="The Si Tran" w:date="2012-12-14T04:55:00Z">
                          <w:r>
                            <w:t>2</w:t>
                          </w:r>
                        </w:ins>
                        <w:del w:id="4277"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4278" w:author="The Si Tran" w:date="2012-12-12T00:12:00Z"/>
          <w:lang w:val="pt-BR"/>
        </w:rPr>
        <w:pPrChange w:id="4279" w:author="The Si Tran" w:date="2012-12-16T17:06:00Z">
          <w:pPr>
            <w:ind w:firstLine="540"/>
          </w:pPr>
        </w:pPrChange>
      </w:pPr>
      <m:oMath>
        <m:r>
          <w:rPr>
            <w:rFonts w:ascii="Cambria Math" w:hAnsi="Cambria Math"/>
            <w:lang w:val="pt-BR"/>
          </w:rPr>
          <m:t>δ</m:t>
        </m:r>
      </m:oMath>
      <w:ins w:id="4280"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2F1D4B">
      <w:pPr>
        <w:pStyle w:val="BuletL2"/>
        <w:rPr>
          <w:ins w:id="4281" w:author="The Si Tran" w:date="2012-12-12T00:12:00Z"/>
          <w:lang w:val="pt-BR"/>
        </w:rPr>
        <w:pPrChange w:id="4282"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4283"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8B254F">
          <w:rPr>
            <w:lang w:val="pt-BR"/>
          </w:rPr>
          <w:t>ể</w:t>
        </w:r>
        <w:r w:rsidR="00361F58" w:rsidRPr="004505B3">
          <w:rPr>
            <w:lang w:val="pt-BR"/>
            <w:rPrChange w:id="4284" w:author="The Si Tran" w:date="2012-12-14T04:52:00Z">
              <w:rPr>
                <w:lang w:val="pt-BR"/>
              </w:rPr>
            </w:rPrChange>
          </w:rPr>
          <w:t xml:space="preserve"> dự đoán được từ mô hình ở thời điểm t.</w:t>
        </w:r>
      </w:ins>
    </w:p>
    <w:p w14:paraId="2A048688" w14:textId="77777777" w:rsidR="00361F58" w:rsidRPr="00097101" w:rsidRDefault="002F1D4B">
      <w:pPr>
        <w:pStyle w:val="BuletL2"/>
        <w:rPr>
          <w:ins w:id="4285" w:author="The Si Tran" w:date="2012-12-12T00:12:00Z"/>
          <w:lang w:val="pt-BR"/>
        </w:rPr>
        <w:pPrChange w:id="4286"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4287"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8B254F">
          <w:rPr>
            <w:lang w:val="pt-BR"/>
          </w:rPr>
          <w:t>ợ</w:t>
        </w:r>
        <w:r w:rsidR="00361F58" w:rsidRPr="004505B3">
          <w:rPr>
            <w:lang w:val="pt-BR"/>
            <w:rPrChange w:id="4288" w:author="The Si Tran" w:date="2012-12-14T04:52:00Z">
              <w:rPr>
                <w:lang w:val="pt-BR"/>
              </w:rPr>
            </w:rPrChange>
          </w:rPr>
          <w:t xml:space="preserve">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4289"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4290" w:author="The Si Tran" w:date="2012-12-12T00:12:00Z">
        <w:r w:rsidR="00361F58" w:rsidRPr="00032D83">
          <w:rPr>
            <w:lang w:val="pt-BR"/>
          </w:rPr>
          <w:t>.</w:t>
        </w:r>
      </w:ins>
    </w:p>
    <w:p w14:paraId="0AA9D671" w14:textId="35DF7B0A" w:rsidR="00361F58" w:rsidRDefault="00361F58">
      <w:pPr>
        <w:rPr>
          <w:ins w:id="4291" w:author="The Si Tran" w:date="2012-12-12T00:12:00Z"/>
        </w:rPr>
        <w:pPrChange w:id="4292" w:author="The Si Tran" w:date="2012-12-16T17:06:00Z">
          <w:pPr>
            <w:ind w:firstLine="540"/>
          </w:pPr>
        </w:pPrChange>
      </w:pPr>
      <w:ins w:id="4293"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4294" w:author="The Si Tran" w:date="2012-12-14T04:59:00Z"/>
          <w:rFonts w:eastAsia="Times New Roman"/>
          <w:szCs w:val="26"/>
        </w:rPr>
      </w:pPr>
      <w:ins w:id="4295" w:author="The Si Tran" w:date="2012-12-14T04:58:00Z">
        <w:r>
          <w:rPr>
            <w:noProof/>
            <w:rPrChange w:id="4296" w:author="Unknown">
              <w:rPr>
                <w:b/>
                <w:bCs/>
                <w:noProof/>
                <w:sz w:val="20"/>
                <w:szCs w:val="20"/>
              </w:rPr>
            </w:rPrChange>
          </w:rPr>
          <mc:AlternateContent>
            <mc:Choice Requires="wps">
              <w:drawing>
                <wp:anchor distT="0" distB="0" distL="114300" distR="114300" simplePos="0" relativeHeight="251644416" behindDoc="0" locked="0" layoutInCell="1" allowOverlap="1" wp14:anchorId="16EE2C1B" wp14:editId="1F5A6D64">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7D482D" w:rsidRDefault="007D482D">
                              <w:pPr>
                                <w:pStyle w:val="EquationIndex"/>
                                <w:pPrChange w:id="4297" w:author="The Si Tran" w:date="2012-12-15T08:10:00Z">
                                  <w:pPr/>
                                </w:pPrChange>
                              </w:pPr>
                              <w:r>
                                <w:t>(3.</w:t>
                              </w:r>
                              <w:ins w:id="4298" w:author="The Si Tran" w:date="2012-12-14T04:55:00Z">
                                <w:r>
                                  <w:t>3</w:t>
                                </w:r>
                              </w:ins>
                              <w:del w:id="429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7D482D" w:rsidRDefault="007D482D">
                        <w:pPr>
                          <w:pStyle w:val="EquationIndex"/>
                          <w:pPrChange w:id="4300" w:author="The Si Tran" w:date="2012-12-15T08:10:00Z">
                            <w:pPr/>
                          </w:pPrChange>
                        </w:pPr>
                        <w:r>
                          <w:t>(3.</w:t>
                        </w:r>
                        <w:ins w:id="4301" w:author="The Si Tran" w:date="2012-12-14T04:55:00Z">
                          <w:r>
                            <w:t>3</w:t>
                          </w:r>
                        </w:ins>
                        <w:del w:id="4302" w:author="The Si Tran" w:date="2012-12-14T04:55:00Z">
                          <w:r w:rsidDel="004505B3">
                            <w:delText>2.1</w:delText>
                          </w:r>
                        </w:del>
                        <w:r>
                          <w:t>)</w:t>
                        </w:r>
                      </w:p>
                    </w:txbxContent>
                  </v:textbox>
                </v:shape>
              </w:pict>
            </mc:Fallback>
          </mc:AlternateContent>
        </w:r>
      </w:ins>
      <w:ins w:id="4303"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4304" w:author="The Si Tran" w:date="2012-12-12T00:12:00Z">
        <w:r w:rsidR="004505B3">
          <w:rPr>
            <w:rFonts w:eastAsia="Times New Roman"/>
            <w:szCs w:val="26"/>
          </w:rPr>
          <w:t xml:space="preserve">              </w:t>
        </w:r>
      </w:ins>
    </w:p>
    <w:p w14:paraId="48675FC8" w14:textId="2B931873" w:rsidR="004505B3" w:rsidRDefault="00307510">
      <w:pPr>
        <w:rPr>
          <w:ins w:id="4305" w:author="The Si Tran" w:date="2012-12-14T04:55:00Z"/>
        </w:rPr>
        <w:pPrChange w:id="4306" w:author="The Si Tran" w:date="2012-12-16T17:06:00Z">
          <w:pPr>
            <w:spacing w:before="100" w:beforeAutospacing="1" w:after="100" w:afterAutospacing="1"/>
          </w:pPr>
        </w:pPrChange>
      </w:pPr>
      <w:ins w:id="4307" w:author="The Si Tran" w:date="2012-12-14T05:00:00Z">
        <w:r>
          <w:rPr>
            <w:noProof/>
            <w:rPrChange w:id="4308" w:author="Unknown">
              <w:rPr>
                <w:b/>
                <w:bCs/>
                <w:noProof/>
                <w:sz w:val="20"/>
                <w:szCs w:val="20"/>
              </w:rPr>
            </w:rPrChange>
          </w:rPr>
          <mc:AlternateContent>
            <mc:Choice Requires="wps">
              <w:drawing>
                <wp:anchor distT="0" distB="0" distL="114300" distR="114300" simplePos="0" relativeHeight="251663872" behindDoc="0" locked="0" layoutInCell="1" allowOverlap="1" wp14:anchorId="18798BE4" wp14:editId="6B234ECC">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7D482D" w:rsidRPr="000C3A28" w:rsidRDefault="007D482D">
                              <w:pPr>
                                <w:pStyle w:val="EquationIndex"/>
                                <w:pPrChange w:id="4309" w:author="The Si Tran" w:date="2012-12-15T08:12:00Z">
                                  <w:pPr/>
                                </w:pPrChange>
                              </w:pPr>
                              <w:r w:rsidRPr="00E231FB">
                                <w:t>(</w:t>
                              </w:r>
                              <w:r w:rsidRPr="00307510">
                                <w:rPr>
                                  <w:rStyle w:val="EquationIndexChar"/>
                                  <w:rPrChange w:id="4310" w:author="The Si Tran" w:date="2012-12-15T08:12:00Z">
                                    <w:rPr/>
                                  </w:rPrChange>
                                </w:rPr>
                                <w:t>3</w:t>
                              </w:r>
                              <w:r w:rsidRPr="00E231FB">
                                <w:t>.</w:t>
                              </w:r>
                              <w:ins w:id="4311" w:author="The Si Tran" w:date="2012-12-14T04:55:00Z">
                                <w:r w:rsidRPr="00EB1298">
                                  <w:t>5</w:t>
                                </w:r>
                              </w:ins>
                              <w:del w:id="4312"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7D482D" w:rsidRPr="000C3A28" w:rsidRDefault="007D482D">
                        <w:pPr>
                          <w:pStyle w:val="EquationIndex"/>
                          <w:pPrChange w:id="4313" w:author="The Si Tran" w:date="2012-12-15T08:12:00Z">
                            <w:pPr/>
                          </w:pPrChange>
                        </w:pPr>
                        <w:r w:rsidRPr="00E231FB">
                          <w:t>(</w:t>
                        </w:r>
                        <w:r w:rsidRPr="00307510">
                          <w:rPr>
                            <w:rStyle w:val="EquationIndexChar"/>
                            <w:rPrChange w:id="4314" w:author="The Si Tran" w:date="2012-12-15T08:12:00Z">
                              <w:rPr/>
                            </w:rPrChange>
                          </w:rPr>
                          <w:t>3</w:t>
                        </w:r>
                        <w:r w:rsidRPr="00E231FB">
                          <w:t>.</w:t>
                        </w:r>
                        <w:ins w:id="4315" w:author="The Si Tran" w:date="2012-12-14T04:55:00Z">
                          <w:r w:rsidRPr="00EB1298">
                            <w:t>5</w:t>
                          </w:r>
                        </w:ins>
                        <w:del w:id="4316" w:author="The Si Tran" w:date="2012-12-14T04:55:00Z">
                          <w:r w:rsidRPr="00032D83" w:rsidDel="004505B3">
                            <w:delText>2.1</w:delText>
                          </w:r>
                        </w:del>
                        <w:r w:rsidRPr="006D6C8D">
                          <w:t>)</w:t>
                        </w:r>
                      </w:p>
                    </w:txbxContent>
                  </v:textbox>
                </v:shape>
              </w:pict>
            </mc:Fallback>
          </mc:AlternateContent>
        </w:r>
      </w:ins>
      <w:ins w:id="4317" w:author="The Si Tran" w:date="2012-12-14T04:59:00Z">
        <w:r w:rsidR="0038419C">
          <w:rPr>
            <w:noProof/>
            <w:rPrChange w:id="4318" w:author="Unknown">
              <w:rPr>
                <w:b/>
                <w:bCs/>
                <w:noProof/>
                <w:sz w:val="20"/>
                <w:szCs w:val="20"/>
              </w:rPr>
            </w:rPrChange>
          </w:rPr>
          <mc:AlternateContent>
            <mc:Choice Requires="wps">
              <w:drawing>
                <wp:anchor distT="0" distB="0" distL="114300" distR="114300" simplePos="0" relativeHeight="251657728" behindDoc="0" locked="0" layoutInCell="1" allowOverlap="1" wp14:anchorId="1B7BC458" wp14:editId="4492CE29">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7D482D" w:rsidRDefault="007D482D">
                              <w:pPr>
                                <w:pStyle w:val="EquationIndex"/>
                                <w:pPrChange w:id="4319" w:author="The Si Tran" w:date="2012-12-15T08:11:00Z">
                                  <w:pPr/>
                                </w:pPrChange>
                              </w:pPr>
                              <w:r w:rsidRPr="009211DB">
                                <w:rPr>
                                  <w:rStyle w:val="EquationIndexChar"/>
                                  <w:rPrChange w:id="4320" w:author="The Si Tran" w:date="2012-12-15T08:11:00Z">
                                    <w:rPr/>
                                  </w:rPrChange>
                                </w:rPr>
                                <w:t>(</w:t>
                              </w:r>
                              <w:r>
                                <w:t>3.</w:t>
                              </w:r>
                              <w:ins w:id="4321" w:author="The Si Tran" w:date="2012-12-14T04:55:00Z">
                                <w:r>
                                  <w:t>4</w:t>
                                </w:r>
                              </w:ins>
                              <w:del w:id="432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7D482D" w:rsidRDefault="007D482D">
                        <w:pPr>
                          <w:pStyle w:val="EquationIndex"/>
                          <w:pPrChange w:id="4323" w:author="The Si Tran" w:date="2012-12-15T08:11:00Z">
                            <w:pPr/>
                          </w:pPrChange>
                        </w:pPr>
                        <w:r w:rsidRPr="009211DB">
                          <w:rPr>
                            <w:rStyle w:val="EquationIndexChar"/>
                            <w:rPrChange w:id="4324" w:author="The Si Tran" w:date="2012-12-15T08:11:00Z">
                              <w:rPr/>
                            </w:rPrChange>
                          </w:rPr>
                          <w:t>(</w:t>
                        </w:r>
                        <w:r>
                          <w:t>3.</w:t>
                        </w:r>
                        <w:ins w:id="4325" w:author="The Si Tran" w:date="2012-12-14T04:55:00Z">
                          <w:r>
                            <w:t>4</w:t>
                          </w:r>
                        </w:ins>
                        <w:del w:id="4326" w:author="The Si Tran" w:date="2012-12-14T04:55:00Z">
                          <w:r w:rsidDel="004505B3">
                            <w:delText>2.1</w:delText>
                          </w:r>
                        </w:del>
                        <w:r>
                          <w:t>)</w:t>
                        </w:r>
                      </w:p>
                    </w:txbxContent>
                  </v:textbox>
                </v:shape>
              </w:pict>
            </mc:Fallback>
          </mc:AlternateContent>
        </w:r>
      </w:ins>
      <w:ins w:id="4327"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4328"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4329"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2F1D4B">
      <w:pPr>
        <w:rPr>
          <w:ins w:id="4330" w:author="The Si Tran" w:date="2012-12-16T17:06:00Z"/>
          <w:rFonts w:eastAsia="Times New Roman"/>
          <w:szCs w:val="26"/>
        </w:rPr>
        <w:pPrChange w:id="4331"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4332" w:author="The Si Tran" w:date="2012-12-15T07:59:00Z">
                    <w:rPr>
                      <w:rFonts w:ascii="Cambria Math" w:eastAsia="Times New Roman" w:hAnsi="Cambria Math"/>
                      <w:szCs w:val="26"/>
                    </w:rPr>
                  </w:rPrChange>
                </w:rPr>
                <m:t>γ</m:t>
              </m:r>
            </m:e>
            <m:sub>
              <m:r>
                <m:rPr>
                  <m:sty m:val="p"/>
                </m:rPr>
                <w:rPr>
                  <w:rFonts w:ascii="Cambria Math" w:hAnsi="Cambria Math"/>
                  <w:rPrChange w:id="4333" w:author="The Si Tran" w:date="2012-12-15T07:59:00Z">
                    <w:rPr>
                      <w:rFonts w:ascii="Cambria Math" w:eastAsia="Times New Roman" w:hAnsi="Cambria Math"/>
                      <w:szCs w:val="26"/>
                    </w:rPr>
                  </w:rPrChange>
                </w:rPr>
                <m:t>0</m:t>
              </m:r>
            </m:sub>
          </m:sSub>
          <m:r>
            <m:rPr>
              <m:sty m:val="p"/>
            </m:rPr>
            <w:rPr>
              <w:rFonts w:ascii="Cambria Math" w:hAnsi="Cambria Math"/>
              <w:rPrChange w:id="433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35" w:author="The Si Tran" w:date="2012-12-15T07:59:00Z">
                    <w:rPr>
                      <w:rFonts w:ascii="Cambria Math" w:eastAsia="Times New Roman" w:hAnsi="Cambria Math"/>
                      <w:szCs w:val="26"/>
                    </w:rPr>
                  </w:rPrChange>
                </w:rPr>
                <m:t>ϕ</m:t>
              </m:r>
            </m:e>
            <m:sub>
              <m:r>
                <m:rPr>
                  <m:sty m:val="p"/>
                </m:rPr>
                <w:rPr>
                  <w:rFonts w:ascii="Cambria Math" w:hAnsi="Cambria Math"/>
                  <w:rPrChange w:id="4336"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337" w:author="The Si Tran" w:date="2012-12-15T07:59:00Z">
                    <w:rPr>
                      <w:rFonts w:ascii="Cambria Math" w:eastAsia="Times New Roman" w:hAnsi="Cambria Math"/>
                      <w:szCs w:val="26"/>
                    </w:rPr>
                  </w:rPrChange>
                </w:rPr>
                <m:t>γ</m:t>
              </m:r>
            </m:e>
            <m:sub>
              <m:r>
                <m:rPr>
                  <m:sty m:val="p"/>
                </m:rPr>
                <w:rPr>
                  <w:rFonts w:ascii="Cambria Math" w:hAnsi="Cambria Math"/>
                  <w:rPrChange w:id="4338" w:author="The Si Tran" w:date="2012-12-15T07:59:00Z">
                    <w:rPr>
                      <w:rFonts w:ascii="Cambria Math" w:eastAsia="Times New Roman" w:hAnsi="Cambria Math"/>
                      <w:szCs w:val="26"/>
                    </w:rPr>
                  </w:rPrChange>
                </w:rPr>
                <m:t>1</m:t>
              </m:r>
            </m:sub>
          </m:sSub>
          <m:r>
            <m:rPr>
              <m:sty m:val="p"/>
            </m:rPr>
            <w:rPr>
              <w:rFonts w:ascii="Cambria Math" w:hAnsi="Cambria Math"/>
              <w:rPrChange w:id="433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40" w:author="The Si Tran" w:date="2012-12-15T07:59:00Z">
                    <w:rPr>
                      <w:rFonts w:ascii="Cambria Math" w:eastAsia="Times New Roman" w:hAnsi="Cambria Math"/>
                      <w:szCs w:val="26"/>
                    </w:rPr>
                  </w:rPrChange>
                </w:rPr>
                <m:t>ϕ</m:t>
              </m:r>
            </m:e>
            <m:sub>
              <m:r>
                <m:rPr>
                  <m:sty m:val="p"/>
                </m:rPr>
                <w:rPr>
                  <w:rFonts w:ascii="Cambria Math" w:hAnsi="Cambria Math"/>
                  <w:rPrChange w:id="4341"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342" w:author="The Si Tran" w:date="2012-12-15T07:59:00Z">
                    <w:rPr>
                      <w:rFonts w:ascii="Cambria Math" w:eastAsia="Times New Roman" w:hAnsi="Cambria Math"/>
                      <w:szCs w:val="26"/>
                    </w:rPr>
                  </w:rPrChange>
                </w:rPr>
                <m:t>γ</m:t>
              </m:r>
            </m:e>
            <m:sub>
              <m:r>
                <m:rPr>
                  <m:sty m:val="p"/>
                </m:rPr>
                <w:rPr>
                  <w:rFonts w:ascii="Cambria Math" w:hAnsi="Cambria Math"/>
                  <w:rPrChange w:id="4343" w:author="The Si Tran" w:date="2012-12-15T07:59:00Z">
                    <w:rPr>
                      <w:rFonts w:ascii="Cambria Math" w:eastAsia="Times New Roman" w:hAnsi="Cambria Math"/>
                      <w:szCs w:val="26"/>
                    </w:rPr>
                  </w:rPrChange>
                </w:rPr>
                <m:t>2</m:t>
              </m:r>
            </m:sub>
          </m:sSub>
          <m:r>
            <m:rPr>
              <m:sty m:val="p"/>
            </m:rPr>
            <w:rPr>
              <w:rFonts w:ascii="Cambria Math" w:hAnsi="Cambria Math"/>
              <w:rPrChange w:id="4344" w:author="The Si Tran" w:date="2012-12-15T07:59:00Z">
                <w:rPr>
                  <w:rFonts w:ascii="Cambria Math" w:eastAsia="Times New Roman" w:hAnsi="Cambria Math"/>
                  <w:szCs w:val="26"/>
                </w:rPr>
              </w:rPrChange>
            </w:rPr>
            <m:t>+</m:t>
          </m:r>
          <m:r>
            <m:rPr>
              <m:sty m:val="p"/>
            </m:rPr>
            <w:rPr>
              <w:rFonts w:ascii="Cambria Math" w:hAnsi="Cambria Math" w:hint="eastAsia"/>
              <w:rPrChange w:id="4345" w:author="The Si Tran" w:date="2012-12-15T07:59:00Z">
                <w:rPr>
                  <w:rFonts w:ascii="Cambria Math" w:eastAsia="Times New Roman" w:hAnsi="Cambria Math" w:hint="eastAsia"/>
                  <w:szCs w:val="26"/>
                </w:rPr>
              </w:rPrChange>
            </w:rPr>
            <m:t>…</m:t>
          </m:r>
          <m:r>
            <m:rPr>
              <m:sty m:val="p"/>
            </m:rPr>
            <w:rPr>
              <w:rFonts w:ascii="Cambria Math" w:hAnsi="Cambria Math"/>
              <w:rPrChange w:id="434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47" w:author="The Si Tran" w:date="2012-12-15T07:59:00Z">
                    <w:rPr>
                      <w:rFonts w:ascii="Cambria Math" w:eastAsia="Times New Roman" w:hAnsi="Cambria Math"/>
                      <w:szCs w:val="26"/>
                    </w:rPr>
                  </w:rPrChange>
                </w:rPr>
                <m:t>ϕ</m:t>
              </m:r>
            </m:e>
            <m:sub>
              <m:r>
                <w:rPr>
                  <w:rFonts w:ascii="Cambria Math" w:hAnsi="Cambria Math"/>
                  <w:rPrChange w:id="4348"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349" w:author="The Si Tran" w:date="2012-12-15T07:59:00Z">
                    <w:rPr>
                      <w:rFonts w:ascii="Cambria Math" w:eastAsia="Times New Roman" w:hAnsi="Cambria Math"/>
                      <w:szCs w:val="26"/>
                    </w:rPr>
                  </w:rPrChange>
                </w:rPr>
                <m:t>γ</m:t>
              </m:r>
            </m:e>
            <m:sub>
              <m:r>
                <w:rPr>
                  <w:rFonts w:ascii="Cambria Math" w:hAnsi="Cambria Math"/>
                  <w:rPrChange w:id="4350" w:author="The Si Tran" w:date="2012-12-15T07:59:00Z">
                    <w:rPr>
                      <w:rFonts w:ascii="Cambria Math" w:eastAsia="Times New Roman" w:hAnsi="Cambria Math"/>
                      <w:szCs w:val="26"/>
                    </w:rPr>
                  </w:rPrChange>
                </w:rPr>
                <m:t>p</m:t>
              </m:r>
            </m:sub>
          </m:sSub>
          <m:r>
            <m:rPr>
              <m:sty m:val="p"/>
            </m:rPr>
            <w:rPr>
              <w:rFonts w:ascii="Cambria Math" w:hAnsi="Cambria Math"/>
              <w:rPrChange w:id="4351"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4352" w:author="The Si Tran" w:date="2012-12-15T07:59:00Z">
                    <w:rPr>
                      <w:rFonts w:ascii="Cambria Math" w:eastAsia="Times New Roman" w:hAnsi="Cambria Math"/>
                      <w:szCs w:val="26"/>
                    </w:rPr>
                  </w:rPrChange>
                </w:rPr>
                <m:t>σ</m:t>
              </m:r>
            </m:e>
            <m:sub>
              <m:r>
                <w:rPr>
                  <w:rFonts w:ascii="Cambria Math" w:hAnsi="Cambria Math"/>
                  <w:rPrChange w:id="4353" w:author="The Si Tran" w:date="2012-12-15T07:59:00Z">
                    <w:rPr>
                      <w:rFonts w:ascii="Cambria Math" w:eastAsia="Times New Roman" w:hAnsi="Cambria Math"/>
                      <w:szCs w:val="26"/>
                    </w:rPr>
                  </w:rPrChange>
                </w:rPr>
                <m:t>ε</m:t>
              </m:r>
            </m:sub>
            <m:sup>
              <m:r>
                <m:rPr>
                  <m:sty m:val="p"/>
                </m:rPr>
                <w:rPr>
                  <w:rFonts w:ascii="Cambria Math" w:hAnsi="Cambria Math"/>
                  <w:rPrChange w:id="4354" w:author="The Si Tran" w:date="2012-12-15T07:59:00Z">
                    <w:rPr>
                      <w:rFonts w:ascii="Cambria Math" w:eastAsia="Times New Roman" w:hAnsi="Cambria Math"/>
                      <w:szCs w:val="26"/>
                    </w:rPr>
                  </w:rPrChange>
                </w:rPr>
                <m:t>2</m:t>
              </m:r>
            </m:sup>
          </m:sSubSup>
          <w:ins w:id="4355" w:author="The Si Tran" w:date="2012-12-12T00:12:00Z">
            <m:r>
              <m:rPr>
                <m:sty m:val="p"/>
              </m:rPr>
              <w:rPr>
                <w:rFonts w:ascii="Cambria Math" w:hAnsi="Cambria Math"/>
                <w:rPrChange w:id="4356"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4357" w:author="The Si Tran" w:date="2012-12-15T07:59:00Z">
                    <w:rPr>
                      <w:rFonts w:ascii="Cambria Math" w:eastAsia="Times New Roman" w:hAnsi="Cambria Math"/>
                      <w:szCs w:val="26"/>
                    </w:rPr>
                  </w:rPrChange>
                </w:rPr>
                <m:t>γ</m:t>
              </m:r>
            </m:e>
            <m:sub>
              <m:r>
                <m:rPr>
                  <m:sty m:val="p"/>
                </m:rPr>
                <w:rPr>
                  <w:rFonts w:ascii="Cambria Math" w:hAnsi="Cambria Math"/>
                  <w:rPrChange w:id="4358" w:author="The Si Tran" w:date="2012-12-15T07:59:00Z">
                    <w:rPr>
                      <w:rFonts w:ascii="Cambria Math" w:eastAsia="Times New Roman" w:hAnsi="Cambria Math"/>
                      <w:szCs w:val="26"/>
                    </w:rPr>
                  </w:rPrChange>
                </w:rPr>
                <m:t>1</m:t>
              </m:r>
            </m:sub>
          </m:sSub>
          <m:r>
            <m:rPr>
              <m:sty m:val="p"/>
            </m:rPr>
            <w:rPr>
              <w:rFonts w:ascii="Cambria Math" w:hAnsi="Cambria Math"/>
              <w:rPrChange w:id="435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60" w:author="The Si Tran" w:date="2012-12-15T07:59:00Z">
                    <w:rPr>
                      <w:rFonts w:ascii="Cambria Math" w:eastAsia="Times New Roman" w:hAnsi="Cambria Math"/>
                      <w:szCs w:val="26"/>
                    </w:rPr>
                  </w:rPrChange>
                </w:rPr>
                <m:t>ϕ</m:t>
              </m:r>
            </m:e>
            <m:sub>
              <m:r>
                <m:rPr>
                  <m:sty m:val="p"/>
                </m:rPr>
                <w:rPr>
                  <w:rFonts w:ascii="Cambria Math" w:hAnsi="Cambria Math"/>
                  <w:rPrChange w:id="4361"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362" w:author="The Si Tran" w:date="2012-12-15T07:59:00Z">
                    <w:rPr>
                      <w:rFonts w:ascii="Cambria Math" w:eastAsia="Times New Roman" w:hAnsi="Cambria Math"/>
                      <w:szCs w:val="26"/>
                    </w:rPr>
                  </w:rPrChange>
                </w:rPr>
                <m:t>γ</m:t>
              </m:r>
            </m:e>
            <m:sub>
              <m:r>
                <m:rPr>
                  <m:sty m:val="p"/>
                </m:rPr>
                <w:rPr>
                  <w:rFonts w:ascii="Cambria Math" w:hAnsi="Cambria Math"/>
                  <w:rPrChange w:id="4363" w:author="The Si Tran" w:date="2012-12-15T07:59:00Z">
                    <w:rPr>
                      <w:rFonts w:ascii="Cambria Math" w:eastAsia="Times New Roman" w:hAnsi="Cambria Math"/>
                      <w:szCs w:val="26"/>
                    </w:rPr>
                  </w:rPrChange>
                </w:rPr>
                <m:t>0</m:t>
              </m:r>
            </m:sub>
          </m:sSub>
          <m:r>
            <m:rPr>
              <m:sty m:val="p"/>
            </m:rPr>
            <w:rPr>
              <w:rFonts w:ascii="Cambria Math" w:hAnsi="Cambria Math"/>
              <w:rPrChange w:id="436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65" w:author="The Si Tran" w:date="2012-12-15T07:59:00Z">
                    <w:rPr>
                      <w:rFonts w:ascii="Cambria Math" w:eastAsia="Times New Roman" w:hAnsi="Cambria Math"/>
                      <w:szCs w:val="26"/>
                    </w:rPr>
                  </w:rPrChange>
                </w:rPr>
                <m:t>ϕ</m:t>
              </m:r>
            </m:e>
            <m:sub>
              <m:r>
                <m:rPr>
                  <m:sty m:val="p"/>
                </m:rPr>
                <w:rPr>
                  <w:rFonts w:ascii="Cambria Math" w:hAnsi="Cambria Math"/>
                  <w:rPrChange w:id="4366"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367" w:author="The Si Tran" w:date="2012-12-15T07:59:00Z">
                    <w:rPr>
                      <w:rFonts w:ascii="Cambria Math" w:eastAsia="Times New Roman" w:hAnsi="Cambria Math"/>
                      <w:szCs w:val="26"/>
                    </w:rPr>
                  </w:rPrChange>
                </w:rPr>
                <m:t>γ</m:t>
              </m:r>
            </m:e>
            <m:sub>
              <m:r>
                <m:rPr>
                  <m:sty m:val="p"/>
                </m:rPr>
                <w:rPr>
                  <w:rFonts w:ascii="Cambria Math" w:hAnsi="Cambria Math"/>
                  <w:rPrChange w:id="4368" w:author="The Si Tran" w:date="2012-12-15T07:59:00Z">
                    <w:rPr>
                      <w:rFonts w:ascii="Cambria Math" w:eastAsia="Times New Roman" w:hAnsi="Cambria Math"/>
                      <w:szCs w:val="26"/>
                    </w:rPr>
                  </w:rPrChange>
                </w:rPr>
                <m:t>1</m:t>
              </m:r>
            </m:sub>
          </m:sSub>
          <m:r>
            <m:rPr>
              <m:sty m:val="p"/>
            </m:rPr>
            <w:rPr>
              <w:rFonts w:ascii="Cambria Math" w:hAnsi="Cambria Math"/>
              <w:rPrChange w:id="4369" w:author="The Si Tran" w:date="2012-12-15T07:59:00Z">
                <w:rPr>
                  <w:rFonts w:ascii="Cambria Math" w:eastAsia="Times New Roman" w:hAnsi="Cambria Math"/>
                  <w:szCs w:val="26"/>
                </w:rPr>
              </w:rPrChange>
            </w:rPr>
            <m:t>+</m:t>
          </m:r>
          <m:r>
            <m:rPr>
              <m:sty m:val="p"/>
            </m:rPr>
            <w:rPr>
              <w:rFonts w:ascii="Cambria Math" w:hAnsi="Cambria Math" w:hint="eastAsia"/>
              <w:rPrChange w:id="4370" w:author="The Si Tran" w:date="2012-12-15T07:59:00Z">
                <w:rPr>
                  <w:rFonts w:ascii="Cambria Math" w:eastAsia="Times New Roman" w:hAnsi="Cambria Math" w:hint="eastAsia"/>
                  <w:szCs w:val="26"/>
                </w:rPr>
              </w:rPrChange>
            </w:rPr>
            <m:t>…</m:t>
          </m:r>
          <m:r>
            <m:rPr>
              <m:sty m:val="p"/>
            </m:rPr>
            <w:rPr>
              <w:rFonts w:ascii="Cambria Math" w:hAnsi="Cambria Math"/>
              <w:rPrChange w:id="437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72" w:author="The Si Tran" w:date="2012-12-15T07:59:00Z">
                    <w:rPr>
                      <w:rFonts w:ascii="Cambria Math" w:eastAsia="Times New Roman" w:hAnsi="Cambria Math"/>
                      <w:szCs w:val="26"/>
                    </w:rPr>
                  </w:rPrChange>
                </w:rPr>
                <m:t>ϕ</m:t>
              </m:r>
            </m:e>
            <m:sub>
              <m:r>
                <w:rPr>
                  <w:rFonts w:ascii="Cambria Math" w:hAnsi="Cambria Math"/>
                  <w:rPrChange w:id="4373"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374" w:author="The Si Tran" w:date="2012-12-15T07:59:00Z">
                    <w:rPr>
                      <w:rFonts w:ascii="Cambria Math" w:eastAsia="Times New Roman" w:hAnsi="Cambria Math"/>
                      <w:szCs w:val="26"/>
                    </w:rPr>
                  </w:rPrChange>
                </w:rPr>
                <m:t>γ</m:t>
              </m:r>
            </m:e>
            <m:sub>
              <m:r>
                <w:rPr>
                  <w:rFonts w:ascii="Cambria Math" w:hAnsi="Cambria Math"/>
                  <w:rPrChange w:id="4375" w:author="The Si Tran" w:date="2012-12-15T07:59:00Z">
                    <w:rPr>
                      <w:rFonts w:ascii="Cambria Math" w:eastAsia="Times New Roman" w:hAnsi="Cambria Math"/>
                      <w:szCs w:val="26"/>
                    </w:rPr>
                  </w:rPrChange>
                </w:rPr>
                <m:t>p</m:t>
              </m:r>
              <m:r>
                <m:rPr>
                  <m:sty m:val="p"/>
                </m:rPr>
                <w:rPr>
                  <w:rFonts w:ascii="Cambria Math" w:hAnsi="Cambria Math"/>
                  <w:rPrChange w:id="4376" w:author="The Si Tran" w:date="2012-12-15T07:59:00Z">
                    <w:rPr>
                      <w:rFonts w:ascii="Cambria Math" w:eastAsia="Times New Roman" w:hAnsi="Cambria Math"/>
                      <w:szCs w:val="26"/>
                    </w:rPr>
                  </w:rPrChange>
                </w:rPr>
                <m:t>-1</m:t>
              </m:r>
            </m:sub>
          </m:sSub>
          <w:ins w:id="4377" w:author="The Si Tran" w:date="2012-12-12T00:12:00Z">
            <m:r>
              <m:rPr>
                <m:sty m:val="p"/>
              </m:rPr>
              <w:rPr>
                <w:rFonts w:ascii="Cambria Math" w:hAnsi="Cambria Math"/>
                <w:rPrChange w:id="4378"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4379" w:author="The Si Tran" w:date="2012-12-15T07:59:00Z">
                <w:rPr>
                  <w:rFonts w:ascii="Cambria Math" w:eastAsia="Times New Roman" w:hAnsi="Cambria Math" w:hint="eastAsia"/>
                  <w:szCs w:val="26"/>
                </w:rPr>
              </w:rPrChange>
            </w:rPr>
            <m:t>…………………………………………</m:t>
          </m:r>
          <m:r>
            <m:rPr>
              <m:sty m:val="p"/>
            </m:rPr>
            <w:rPr>
              <w:rFonts w:ascii="Cambria Math" w:hAnsi="Cambria Math"/>
              <w:rPrChange w:id="4380" w:author="The Si Tran" w:date="2012-12-15T07:59:00Z">
                <w:rPr>
                  <w:rFonts w:ascii="Cambria Math" w:eastAsia="Times New Roman" w:hAnsi="Cambria Math"/>
                  <w:szCs w:val="26"/>
                </w:rPr>
              </w:rPrChange>
            </w:rPr>
            <m:t xml:space="preserve"> </m:t>
          </m:r>
          <w:ins w:id="4381" w:author="The Si Tran" w:date="2012-12-12T00:12:00Z">
            <m:r>
              <m:rPr>
                <m:sty m:val="p"/>
              </m:rPr>
              <w:rPr>
                <w:rFonts w:ascii="Cambria Math" w:hAnsi="Cambria Math"/>
                <w:rPrChange w:id="4382" w:author="The Si Tran" w:date="2012-12-15T07:59:00Z">
                  <w:rPr>
                    <w:rFonts w:ascii="Cambria Math" w:eastAsia="Times New Roman" w:hAnsi="Cambria Math"/>
                    <w:szCs w:val="26"/>
                  </w:rPr>
                </w:rPrChange>
              </w:rPr>
              <w:br/>
            </m:r>
          </w:ins>
        </m:oMath>
      </m:oMathPara>
      <w:ins w:id="4383" w:author="The Si Tran" w:date="2012-12-12T00:12:00Z">
        <w:r w:rsidR="00361F58" w:rsidRPr="0038419C">
          <w:rPr>
            <w:rPrChange w:id="4384"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4385" w:author="The Si Tran" w:date="2012-12-15T07:59:00Z">
                  <w:rPr>
                    <w:rFonts w:ascii="Cambria Math" w:eastAsia="Times New Roman" w:hAnsi="Cambria Math"/>
                    <w:szCs w:val="26"/>
                  </w:rPr>
                </w:rPrChange>
              </w:rPr>
              <m:t>γ</m:t>
            </m:r>
          </m:e>
          <m:sub>
            <m:r>
              <w:rPr>
                <w:rFonts w:ascii="Cambria Math" w:hAnsi="Cambria Math"/>
                <w:rPrChange w:id="4386" w:author="The Si Tran" w:date="2012-12-15T07:59:00Z">
                  <w:rPr>
                    <w:rFonts w:ascii="Cambria Math" w:eastAsia="Times New Roman" w:hAnsi="Cambria Math"/>
                    <w:szCs w:val="26"/>
                  </w:rPr>
                </w:rPrChange>
              </w:rPr>
              <m:t>p</m:t>
            </m:r>
          </m:sub>
        </m:sSub>
        <m:r>
          <m:rPr>
            <m:sty m:val="p"/>
          </m:rPr>
          <w:rPr>
            <w:rFonts w:ascii="Cambria Math" w:hAnsi="Cambria Math"/>
            <w:rPrChange w:id="438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88" w:author="The Si Tran" w:date="2012-12-15T07:59:00Z">
                  <w:rPr>
                    <w:rFonts w:ascii="Cambria Math" w:eastAsia="Times New Roman" w:hAnsi="Cambria Math"/>
                    <w:szCs w:val="26"/>
                  </w:rPr>
                </w:rPrChange>
              </w:rPr>
              <m:t>ϕ</m:t>
            </m:r>
          </m:e>
          <m:sub>
            <m:r>
              <m:rPr>
                <m:sty m:val="p"/>
              </m:rPr>
              <w:rPr>
                <w:rFonts w:ascii="Cambria Math" w:hAnsi="Cambria Math"/>
                <w:rPrChange w:id="4389"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390" w:author="The Si Tran" w:date="2012-12-15T07:59:00Z">
                  <w:rPr>
                    <w:rFonts w:ascii="Cambria Math" w:eastAsia="Times New Roman" w:hAnsi="Cambria Math"/>
                    <w:szCs w:val="26"/>
                  </w:rPr>
                </w:rPrChange>
              </w:rPr>
              <m:t>γ</m:t>
            </m:r>
          </m:e>
          <m:sub>
            <m:r>
              <w:rPr>
                <w:rFonts w:ascii="Cambria Math" w:hAnsi="Cambria Math"/>
                <w:rPrChange w:id="4391" w:author="The Si Tran" w:date="2012-12-15T07:59:00Z">
                  <w:rPr>
                    <w:rFonts w:ascii="Cambria Math" w:eastAsia="Times New Roman" w:hAnsi="Cambria Math"/>
                    <w:szCs w:val="26"/>
                  </w:rPr>
                </w:rPrChange>
              </w:rPr>
              <m:t>p</m:t>
            </m:r>
            <m:r>
              <m:rPr>
                <m:sty m:val="p"/>
              </m:rPr>
              <w:rPr>
                <w:rFonts w:ascii="Cambria Math" w:hAnsi="Cambria Math"/>
                <w:rPrChange w:id="4392" w:author="The Si Tran" w:date="2012-12-15T07:59:00Z">
                  <w:rPr>
                    <w:rFonts w:ascii="Cambria Math" w:eastAsia="Times New Roman" w:hAnsi="Cambria Math"/>
                    <w:szCs w:val="26"/>
                  </w:rPr>
                </w:rPrChange>
              </w:rPr>
              <m:t>-1</m:t>
            </m:r>
          </m:sub>
        </m:sSub>
        <m:r>
          <m:rPr>
            <m:sty m:val="p"/>
          </m:rPr>
          <w:rPr>
            <w:rFonts w:ascii="Cambria Math" w:hAnsi="Cambria Math"/>
            <w:rPrChange w:id="439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94" w:author="The Si Tran" w:date="2012-12-15T07:59:00Z">
                  <w:rPr>
                    <w:rFonts w:ascii="Cambria Math" w:eastAsia="Times New Roman" w:hAnsi="Cambria Math"/>
                    <w:szCs w:val="26"/>
                  </w:rPr>
                </w:rPrChange>
              </w:rPr>
              <m:t>ϕ</m:t>
            </m:r>
          </m:e>
          <m:sub>
            <m:r>
              <m:rPr>
                <m:sty m:val="p"/>
              </m:rPr>
              <w:rPr>
                <w:rFonts w:ascii="Cambria Math" w:hAnsi="Cambria Math"/>
                <w:rPrChange w:id="4395"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396" w:author="The Si Tran" w:date="2012-12-15T07:59:00Z">
                  <w:rPr>
                    <w:rFonts w:ascii="Cambria Math" w:eastAsia="Times New Roman" w:hAnsi="Cambria Math"/>
                    <w:szCs w:val="26"/>
                  </w:rPr>
                </w:rPrChange>
              </w:rPr>
              <m:t>γ</m:t>
            </m:r>
          </m:e>
          <m:sub>
            <m:r>
              <w:rPr>
                <w:rFonts w:ascii="Cambria Math" w:hAnsi="Cambria Math"/>
                <w:rPrChange w:id="4397" w:author="The Si Tran" w:date="2012-12-15T07:59:00Z">
                  <w:rPr>
                    <w:rFonts w:ascii="Cambria Math" w:eastAsia="Times New Roman" w:hAnsi="Cambria Math"/>
                    <w:szCs w:val="26"/>
                  </w:rPr>
                </w:rPrChange>
              </w:rPr>
              <m:t>p</m:t>
            </m:r>
            <m:r>
              <m:rPr>
                <m:sty m:val="p"/>
              </m:rPr>
              <w:rPr>
                <w:rFonts w:ascii="Cambria Math" w:hAnsi="Cambria Math"/>
                <w:rPrChange w:id="4398" w:author="The Si Tran" w:date="2012-12-15T07:59:00Z">
                  <w:rPr>
                    <w:rFonts w:ascii="Cambria Math" w:eastAsia="Times New Roman" w:hAnsi="Cambria Math"/>
                    <w:szCs w:val="26"/>
                  </w:rPr>
                </w:rPrChange>
              </w:rPr>
              <m:t>-2</m:t>
            </m:r>
          </m:sub>
        </m:sSub>
        <m:r>
          <m:rPr>
            <m:sty m:val="p"/>
          </m:rPr>
          <w:rPr>
            <w:rFonts w:ascii="Cambria Math" w:hAnsi="Cambria Math"/>
            <w:rPrChange w:id="4399" w:author="The Si Tran" w:date="2012-12-15T07:59:00Z">
              <w:rPr>
                <w:rFonts w:ascii="Cambria Math" w:eastAsia="Times New Roman" w:hAnsi="Cambria Math"/>
                <w:szCs w:val="26"/>
              </w:rPr>
            </w:rPrChange>
          </w:rPr>
          <m:t>+</m:t>
        </m:r>
        <m:r>
          <m:rPr>
            <m:sty m:val="p"/>
          </m:rPr>
          <w:rPr>
            <w:rFonts w:ascii="Cambria Math" w:hAnsi="Cambria Math" w:hint="eastAsia"/>
            <w:rPrChange w:id="4400" w:author="The Si Tran" w:date="2012-12-15T07:59:00Z">
              <w:rPr>
                <w:rFonts w:ascii="Cambria Math" w:eastAsia="Times New Roman" w:hAnsi="Cambria Math" w:hint="eastAsia"/>
                <w:szCs w:val="26"/>
              </w:rPr>
            </w:rPrChange>
          </w:rPr>
          <m:t>…</m:t>
        </m:r>
        <m:r>
          <m:rPr>
            <m:sty m:val="p"/>
          </m:rPr>
          <w:rPr>
            <w:rFonts w:ascii="Cambria Math" w:hAnsi="Cambria Math"/>
            <w:rPrChange w:id="440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02" w:author="The Si Tran" w:date="2012-12-15T07:59:00Z">
                  <w:rPr>
                    <w:rFonts w:ascii="Cambria Math" w:eastAsia="Times New Roman" w:hAnsi="Cambria Math"/>
                    <w:szCs w:val="26"/>
                  </w:rPr>
                </w:rPrChange>
              </w:rPr>
              <m:t>ϕ</m:t>
            </m:r>
          </m:e>
          <m:sub>
            <m:r>
              <w:rPr>
                <w:rFonts w:ascii="Cambria Math" w:hAnsi="Cambria Math"/>
                <w:rPrChange w:id="4403"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404" w:author="The Si Tran" w:date="2012-12-15T07:59:00Z">
                  <w:rPr>
                    <w:rFonts w:ascii="Cambria Math" w:eastAsia="Times New Roman" w:hAnsi="Cambria Math"/>
                    <w:szCs w:val="26"/>
                  </w:rPr>
                </w:rPrChange>
              </w:rPr>
              <m:t>γ</m:t>
            </m:r>
          </m:e>
          <m:sub>
            <m:r>
              <m:rPr>
                <m:sty m:val="p"/>
              </m:rPr>
              <w:rPr>
                <w:rFonts w:ascii="Cambria Math" w:hAnsi="Cambria Math"/>
                <w:rPrChange w:id="4405" w:author="The Si Tran" w:date="2012-12-15T07:59:00Z">
                  <w:rPr>
                    <w:rFonts w:ascii="Cambria Math" w:eastAsia="Times New Roman" w:hAnsi="Cambria Math"/>
                    <w:szCs w:val="26"/>
                  </w:rPr>
                </w:rPrChange>
              </w:rPr>
              <m:t>0</m:t>
            </m:r>
          </m:sub>
        </m:sSub>
      </m:oMath>
      <w:ins w:id="4406" w:author="The Si Tran" w:date="2012-12-12T00:12:00Z">
        <w:r w:rsidR="005537CE" w:rsidRPr="0038419C">
          <w:rPr>
            <w:rPrChange w:id="4407"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4408" w:author="The Si Tran" w:date="2012-12-12T00:12:00Z"/>
          <w:rFonts w:eastAsia="Times New Roman"/>
          <w:szCs w:val="26"/>
        </w:rPr>
        <w:pPrChange w:id="4409" w:author="The Si Tran" w:date="2012-12-16T17:06:00Z">
          <w:pPr>
            <w:spacing w:before="100" w:beforeAutospacing="1" w:after="100" w:afterAutospacing="1"/>
          </w:pPr>
        </w:pPrChange>
      </w:pPr>
      <w:ins w:id="4410"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2F1D4B">
      <w:pPr>
        <w:jc w:val="center"/>
        <w:rPr>
          <w:ins w:id="4411" w:author="The Si Tran" w:date="2012-12-12T00:12:00Z"/>
        </w:rPr>
        <w:pPrChange w:id="4412"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4413" w:author="The Si Tran" w:date="2012-12-12T00:12:00Z"/>
          <w:rFonts w:eastAsia="Times New Roman"/>
          <w:szCs w:val="26"/>
        </w:rPr>
      </w:pPr>
      <w:ins w:id="4414" w:author="The Si Tran" w:date="2012-12-14T05:01:00Z">
        <w:r>
          <w:rPr>
            <w:noProof/>
            <w:rPrChange w:id="4415" w:author="Unknown">
              <w:rPr>
                <w:b/>
                <w:bCs/>
                <w:noProof/>
                <w:sz w:val="20"/>
                <w:szCs w:val="20"/>
              </w:rPr>
            </w:rPrChange>
          </w:rPr>
          <mc:AlternateContent>
            <mc:Choice Requires="wps">
              <w:drawing>
                <wp:anchor distT="0" distB="0" distL="114300" distR="114300" simplePos="0" relativeHeight="251666944" behindDoc="0" locked="0" layoutInCell="1" allowOverlap="1" wp14:anchorId="7A57AABF" wp14:editId="4EFBE405">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7D482D" w:rsidRPr="000C3A28" w:rsidRDefault="007D482D">
                              <w:pPr>
                                <w:pStyle w:val="EquationIndex"/>
                                <w:pPrChange w:id="4416" w:author="The Si Tran" w:date="2012-12-15T08:05:00Z">
                                  <w:pPr/>
                                </w:pPrChange>
                              </w:pPr>
                              <w:r w:rsidRPr="00E231FB">
                                <w:t>(3.</w:t>
                              </w:r>
                              <w:ins w:id="4417" w:author="The Si Tran" w:date="2012-12-14T04:55:00Z">
                                <w:r w:rsidRPr="00EB1298">
                                  <w:t>6</w:t>
                                </w:r>
                              </w:ins>
                              <w:del w:id="4418"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7D482D" w:rsidRPr="000C3A28" w:rsidRDefault="007D482D">
                        <w:pPr>
                          <w:pStyle w:val="EquationIndex"/>
                          <w:pPrChange w:id="4419" w:author="The Si Tran" w:date="2012-12-15T08:05:00Z">
                            <w:pPr/>
                          </w:pPrChange>
                        </w:pPr>
                        <w:r w:rsidRPr="00E231FB">
                          <w:t>(3.</w:t>
                        </w:r>
                        <w:ins w:id="4420" w:author="The Si Tran" w:date="2012-12-14T04:55:00Z">
                          <w:r w:rsidRPr="00EB1298">
                            <w:t>6</w:t>
                          </w:r>
                        </w:ins>
                        <w:del w:id="4421" w:author="The Si Tran" w:date="2012-12-14T04:55:00Z">
                          <w:r w:rsidRPr="00032D83" w:rsidDel="004505B3">
                            <w:delText>2.1</w:delText>
                          </w:r>
                        </w:del>
                        <w:r w:rsidRPr="006D6C8D">
                          <w:t>)</w:t>
                        </w:r>
                      </w:p>
                    </w:txbxContent>
                  </v:textbox>
                </v:shape>
              </w:pict>
            </mc:Fallback>
          </mc:AlternateContent>
        </w:r>
      </w:ins>
      <w:ins w:id="4422"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4423"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2F1D4B" w:rsidP="00361F58">
      <w:pPr>
        <w:spacing w:before="100" w:beforeAutospacing="1" w:after="100" w:afterAutospacing="1"/>
        <w:rPr>
          <w:ins w:id="4424"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4425"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4426" w:author="The Si Tran" w:date="2012-12-12T00:12:00Z">
            <m:r>
              <m:rPr>
                <m:sty m:val="p"/>
              </m:rPr>
              <w:rPr>
                <w:rFonts w:ascii="Cambria Math" w:eastAsia="Times New Roman" w:hAnsi="Cambria Math"/>
                <w:szCs w:val="26"/>
              </w:rPr>
              <w:br/>
            </m:r>
          </w:ins>
        </m:oMath>
      </m:oMathPara>
      <w:ins w:id="4427"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428"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4429" w:author="The Si Tran" w:date="2012-12-12T00:12:00Z"/>
          <w:rFonts w:eastAsia="Times New Roman"/>
          <w:szCs w:val="26"/>
        </w:rPr>
      </w:pPr>
      <w:ins w:id="4430"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4431" w:author="The Si Tran" w:date="2012-12-12T00:12:00Z">
        <w:r w:rsidRPr="007F6C43">
          <w:rPr>
            <w:rFonts w:eastAsia="Times New Roman"/>
            <w:szCs w:val="26"/>
          </w:rPr>
          <w:t xml:space="preserve"> từ phương trình (</w:t>
        </w:r>
      </w:ins>
      <w:r w:rsidR="00091D45" w:rsidRPr="00091D45">
        <w:rPr>
          <w:rFonts w:eastAsia="Times New Roman"/>
          <w:szCs w:val="26"/>
        </w:rPr>
        <w:t>3.6)</w:t>
      </w:r>
      <w:ins w:id="4432"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4433" w:author="The Si Tran" w:date="2012-12-12T00:12:00Z"/>
          <w:rFonts w:eastAsia="Times New Roman"/>
          <w:szCs w:val="26"/>
        </w:rPr>
      </w:pPr>
      <w:ins w:id="4434" w:author="The Si Tran" w:date="2012-12-14T05:03:00Z">
        <w:r>
          <w:rPr>
            <w:noProof/>
            <w:rPrChange w:id="4435" w:author="Unknown">
              <w:rPr>
                <w:b/>
                <w:bCs/>
                <w:noProof/>
                <w:sz w:val="20"/>
                <w:szCs w:val="20"/>
              </w:rPr>
            </w:rPrChange>
          </w:rPr>
          <w:lastRenderedPageBreak/>
          <mc:AlternateContent>
            <mc:Choice Requires="wps">
              <w:drawing>
                <wp:anchor distT="0" distB="0" distL="114300" distR="114300" simplePos="0" relativeHeight="251676160" behindDoc="1" locked="0" layoutInCell="1" allowOverlap="1" wp14:anchorId="4546A330" wp14:editId="30676796">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7D482D" w:rsidRDefault="007D482D">
                              <w:pPr>
                                <w:pStyle w:val="EquationIndex"/>
                                <w:pPrChange w:id="4436" w:author="The Si Tran" w:date="2012-12-15T08:12:00Z">
                                  <w:pPr/>
                                </w:pPrChange>
                              </w:pPr>
                              <w:r>
                                <w:t>(3.</w:t>
                              </w:r>
                              <w:ins w:id="4437" w:author="The Si Tran" w:date="2012-12-14T04:55:00Z">
                                <w:r>
                                  <w:t>7</w:t>
                                </w:r>
                              </w:ins>
                              <w:del w:id="443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7D482D" w:rsidRDefault="007D482D">
                        <w:pPr>
                          <w:pStyle w:val="EquationIndex"/>
                          <w:pPrChange w:id="4439" w:author="The Si Tran" w:date="2012-12-15T08:12:00Z">
                            <w:pPr/>
                          </w:pPrChange>
                        </w:pPr>
                        <w:r>
                          <w:t>(3.</w:t>
                        </w:r>
                        <w:ins w:id="4440" w:author="The Si Tran" w:date="2012-12-14T04:55:00Z">
                          <w:r>
                            <w:t>7</w:t>
                          </w:r>
                        </w:ins>
                        <w:del w:id="4441" w:author="The Si Tran" w:date="2012-12-14T04:55:00Z">
                          <w:r w:rsidDel="004505B3">
                            <w:delText>2.1</w:delText>
                          </w:r>
                        </w:del>
                        <w:r>
                          <w:t>)</w:t>
                        </w:r>
                      </w:p>
                    </w:txbxContent>
                  </v:textbox>
                  <w10:wrap type="tight"/>
                </v:shape>
              </w:pict>
            </mc:Fallback>
          </mc:AlternateContent>
        </w:r>
      </w:ins>
      <w:ins w:id="4442"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4443"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4444" w:author="The Si Tran" w:date="2012-12-12T00:12:00Z"/>
          <w:rFonts w:eastAsia="Times New Roman"/>
          <w:szCs w:val="26"/>
        </w:rPr>
      </w:pPr>
      <w:ins w:id="4445"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4446" w:author="The Si Tran" w:date="2012-12-12T00:12:00Z"/>
          <w:rFonts w:eastAsia="Times New Roman"/>
          <w:szCs w:val="26"/>
        </w:rPr>
      </w:pPr>
      <w:ins w:id="4447"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4448"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4449" w:author="The Si Tran" w:date="2012-12-12T00:12:00Z"/>
          <w:rFonts w:eastAsia="Times New Roman"/>
          <w:szCs w:val="26"/>
        </w:rPr>
      </w:pPr>
      <w:ins w:id="4450" w:author="The Si Tran" w:date="2012-12-12T00:12:00Z">
        <w:r w:rsidRPr="00090AB7">
          <w:rPr>
            <w:rPrChange w:id="4451"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445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445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4454"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45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4456"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457"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458"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59"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60"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61"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4462" w:author="The Si Tran" w:date="2012-12-12T00:12:00Z">
        <w:r w:rsidRPr="0019748F">
          <w:rPr>
            <w:rFonts w:eastAsia="Times New Roman"/>
            <w:szCs w:val="26"/>
          </w:rPr>
          <w:t>.</w:t>
        </w:r>
      </w:ins>
    </w:p>
    <w:p w14:paraId="7719F6F5" w14:textId="6F560A75" w:rsidR="00361F58" w:rsidRPr="0019748F" w:rsidRDefault="00361F58">
      <w:pPr>
        <w:rPr>
          <w:ins w:id="4463" w:author="The Si Tran" w:date="2012-12-12T00:12:00Z"/>
        </w:rPr>
        <w:pPrChange w:id="4464" w:author="The Si Tran" w:date="2012-12-16T10:33:00Z">
          <w:pPr>
            <w:spacing w:before="100" w:beforeAutospacing="1" w:after="100" w:afterAutospacing="1"/>
          </w:pPr>
        </w:pPrChange>
      </w:pPr>
      <w:ins w:id="4465"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4466"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67"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68"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69" w:author="The Si Tran" w:date="2012-12-12T00:12:00Z">
        <w:r w:rsidRPr="0019748F">
          <w:t xml:space="preserve"> xấp xỉ 0 thì ta kết luận r</w:t>
        </w:r>
      </w:ins>
      <w:r w:rsidR="00FD279A">
        <w:t>ằng</w:t>
      </w:r>
      <w:ins w:id="4470" w:author="The Si Tran" w:date="2012-12-12T00:12:00Z">
        <w:r w:rsidRPr="0019748F">
          <w:t xml:space="preserve">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71"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4472" w:author="The Si Tran" w:date="2012-12-12T00:12:00Z">
        <w:r w:rsidRPr="0019748F">
          <w:t xml:space="preserve">. </w:t>
        </w:r>
      </w:ins>
    </w:p>
    <w:p w14:paraId="3A23FA9B" w14:textId="0A986214" w:rsidR="00361F58" w:rsidRDefault="00361F58" w:rsidP="00361F58">
      <w:pPr>
        <w:spacing w:before="100" w:beforeAutospacing="1" w:after="100" w:afterAutospacing="1"/>
        <w:rPr>
          <w:ins w:id="4473" w:author="The Si Tran" w:date="2012-12-12T00:12:00Z"/>
          <w:szCs w:val="26"/>
          <w:lang w:val="pt-BR"/>
        </w:rPr>
      </w:pPr>
      <w:ins w:id="4474"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r w:rsidR="00091D45">
        <w:rPr>
          <w:rFonts w:eastAsia="Times New Roman"/>
          <w:szCs w:val="26"/>
        </w:rPr>
        <w:t xml:space="preserve">lượng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4475"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4476"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4477"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4478"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4479" w:author="The Si Tran" w:date="2012-12-12T00:12:00Z"/>
          <w:szCs w:val="26"/>
          <w:lang w:val="pt-BR"/>
        </w:rPr>
      </w:pPr>
      <w:ins w:id="4480"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4481"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4482" w:author="The Si Tran" w:date="2012-12-12T00:12:00Z">
        <w:r w:rsidRPr="00465185">
          <w:rPr>
            <w:szCs w:val="26"/>
            <w:lang w:val="pt-BR"/>
          </w:rPr>
          <w:t xml:space="preserve">, với </w:t>
        </w:r>
      </w:ins>
      <w:ins w:id="4483" w:author="The Si Tran" w:date="2012-12-06T00:48:00Z">
        <m:oMath>
          <m:r>
            <w:rPr>
              <w:rFonts w:ascii="Cambria Math" w:hAnsi="Cambria Math"/>
              <w:lang w:val="pt-BR"/>
            </w:rPr>
            <m:t>N</m:t>
          </m:r>
        </m:oMath>
      </w:ins>
      <w:r w:rsidR="00091D45" w:rsidRPr="00465185">
        <w:rPr>
          <w:szCs w:val="26"/>
          <w:lang w:val="pt-BR"/>
        </w:rPr>
        <w:t xml:space="preserve"> </w:t>
      </w:r>
      <w:ins w:id="4484"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4485" w:author="The Si Tran" w:date="2012-12-12T00:11:00Z"/>
          <w:color w:val="FF0000"/>
          <w:szCs w:val="26"/>
          <w:lang w:val="pt-BR"/>
          <w:rPrChange w:id="4486" w:author="The Si Tran" w:date="2012-12-05T23:02:00Z">
            <w:rPr>
              <w:del w:id="4487"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4488" w:author="The Si Tran" w:date="2012-12-16T20:21:00Z">
                <w:rPr>
                  <w:rFonts w:ascii="Cambria Math" w:hAnsi="Cambria Math"/>
                  <w:i/>
                </w:rPr>
              </w:ins>
            </m:ctrlPr>
          </m:sSubPr>
          <m:e>
            <w:ins w:id="4489" w:author="The Si Tran" w:date="2012-12-16T20:21:00Z">
              <m:r>
                <w:rPr>
                  <w:rFonts w:ascii="Cambria Math" w:hAnsi="Cambria Math"/>
                </w:rPr>
                <m:t>y</m:t>
              </m:r>
            </w:ins>
          </m:e>
          <m:sub>
            <w:ins w:id="4490" w:author="The Si Tran" w:date="2012-12-16T20:21:00Z">
              <m:r>
                <w:rPr>
                  <w:rFonts w:ascii="Cambria Math" w:hAnsi="Cambria Math"/>
                </w:rPr>
                <m:t>t</m:t>
              </m:r>
            </w:ins>
          </m:sub>
        </m:sSub>
        <w:ins w:id="4491" w:author="The Si Tran" w:date="2012-12-16T20:21:00Z">
          <m:r>
            <w:rPr>
              <w:rFonts w:ascii="Cambria Math" w:hAnsi="Cambria Math"/>
            </w:rPr>
            <m:t>=4+0.4</m:t>
          </m:r>
        </w:ins>
        <m:sSub>
          <m:sSubPr>
            <m:ctrlPr>
              <w:ins w:id="4492" w:author="The Si Tran" w:date="2012-12-16T20:22:00Z">
                <w:rPr>
                  <w:rFonts w:ascii="Cambria Math" w:hAnsi="Cambria Math"/>
                  <w:i/>
                </w:rPr>
              </w:ins>
            </m:ctrlPr>
          </m:sSubPr>
          <m:e>
            <w:ins w:id="4493" w:author="The Si Tran" w:date="2012-12-16T20:22:00Z">
              <m:r>
                <w:rPr>
                  <w:rFonts w:ascii="Cambria Math" w:hAnsi="Cambria Math"/>
                </w:rPr>
                <m:t>y</m:t>
              </m:r>
            </w:ins>
          </m:e>
          <m:sub>
            <w:ins w:id="4494" w:author="The Si Tran" w:date="2012-12-16T20:22:00Z">
              <m:r>
                <w:rPr>
                  <w:rFonts w:ascii="Cambria Math" w:hAnsi="Cambria Math"/>
                </w:rPr>
                <m:t>t-1</m:t>
              </m:r>
            </w:ins>
          </m:sub>
        </m:sSub>
        <w:ins w:id="4495" w:author="The Si Tran" w:date="2012-12-16T20:22:00Z">
          <m:r>
            <w:rPr>
              <w:rFonts w:ascii="Cambria Math" w:hAnsi="Cambria Math"/>
            </w:rPr>
            <m:t>+0.5</m:t>
          </m:r>
        </w:ins>
        <m:sSub>
          <m:sSubPr>
            <m:ctrlPr>
              <w:ins w:id="4496" w:author="The Si Tran" w:date="2012-12-16T20:22:00Z">
                <w:rPr>
                  <w:rFonts w:ascii="Cambria Math" w:hAnsi="Cambria Math"/>
                  <w:i/>
                </w:rPr>
              </w:ins>
            </m:ctrlPr>
          </m:sSubPr>
          <m:e>
            <w:ins w:id="4497" w:author="The Si Tran" w:date="2012-12-16T20:22:00Z">
              <m:r>
                <w:rPr>
                  <w:rFonts w:ascii="Cambria Math" w:hAnsi="Cambria Math"/>
                </w:rPr>
                <m:t>y</m:t>
              </m:r>
            </w:ins>
          </m:e>
          <m:sub>
            <w:ins w:id="4498" w:author="The Si Tran" w:date="2012-12-16T20:22:00Z">
              <m:r>
                <w:rPr>
                  <w:rFonts w:ascii="Cambria Math" w:hAnsi="Cambria Math"/>
                </w:rPr>
                <m:t>t-2</m:t>
              </m:r>
            </w:ins>
          </m:sub>
        </m:sSub>
        <w:ins w:id="4499" w:author="The Si Tran" w:date="2012-12-16T20:22:00Z">
          <m:r>
            <w:rPr>
              <w:rFonts w:ascii="Cambria Math" w:hAnsi="Cambria Math"/>
            </w:rPr>
            <m:t>+</m:t>
          </m:r>
        </w:ins>
        <m:sSub>
          <m:sSubPr>
            <m:ctrlPr>
              <w:ins w:id="4500" w:author="The Si Tran" w:date="2012-12-16T20:22:00Z">
                <w:rPr>
                  <w:rFonts w:ascii="Cambria Math" w:hAnsi="Cambria Math"/>
                  <w:i/>
                </w:rPr>
              </w:ins>
            </m:ctrlPr>
          </m:sSubPr>
          <m:e>
            <w:ins w:id="4501" w:author="The Si Tran" w:date="2012-12-16T20:22:00Z">
              <m:r>
                <w:rPr>
                  <w:rFonts w:ascii="Cambria Math" w:hAnsi="Cambria Math"/>
                </w:rPr>
                <m:t>ε</m:t>
              </m:r>
            </w:ins>
          </m:e>
          <m:sub>
            <w:ins w:id="4502" w:author="The Si Tran" w:date="2012-12-16T20:22:00Z">
              <m:r>
                <w:rPr>
                  <w:rFonts w:ascii="Cambria Math" w:hAnsi="Cambria Math"/>
                </w:rPr>
                <m:t>t</m:t>
              </m:r>
            </w:ins>
          </m:sub>
        </m:sSub>
      </m:oMath>
      <w:r w:rsidR="0068192E">
        <w:rPr>
          <w:rFonts w:eastAsiaTheme="minorEastAsia"/>
        </w:rPr>
        <w:t xml:space="preserve">. </w:t>
      </w:r>
      <w:del w:id="4503" w:author="The Si Tran" w:date="2012-12-12T00:10:00Z">
        <w:r w:rsidR="00A2082F" w:rsidRPr="0049233F" w:rsidDel="00361F58">
          <w:rPr>
            <w:color w:val="FF0000"/>
            <w:szCs w:val="26"/>
            <w:lang w:val="pt-BR"/>
            <w:rPrChange w:id="4504"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505" w:author="The Si Tran" w:date="2012-12-06T04:01:00Z"/>
          <w:color w:val="FF0000"/>
          <w:szCs w:val="26"/>
          <w:lang w:val="pt-BR"/>
          <w:rPrChange w:id="4506" w:author="The Si Tran" w:date="2012-12-05T23:02:00Z">
            <w:rPr>
              <w:del w:id="4507" w:author="The Si Tran" w:date="2012-12-06T04:01:00Z"/>
              <w:color w:val="FF0000"/>
              <w:sz w:val="32"/>
              <w:lang w:val="pt-BR"/>
            </w:rPr>
          </w:rPrChange>
        </w:rPr>
      </w:pPr>
      <w:del w:id="4508" w:author="The Si Tran" w:date="2012-12-06T04:01:00Z">
        <w:r w:rsidRPr="0049233F" w:rsidDel="00667D24">
          <w:rPr>
            <w:color w:val="FF0000"/>
            <w:szCs w:val="26"/>
            <w:lang w:val="pt-BR"/>
            <w:rPrChange w:id="4509"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510" w:author="The Si Tran" w:date="2012-12-12T00:12:00Z"/>
          <w:szCs w:val="26"/>
          <w:lang w:val="pt-BR"/>
          <w:rPrChange w:id="4511" w:author="The Si Tran" w:date="2012-12-06T00:54:00Z">
            <w:rPr>
              <w:del w:id="4512" w:author="The Si Tran" w:date="2012-12-12T00:12:00Z"/>
              <w:sz w:val="28"/>
              <w:szCs w:val="28"/>
              <w:lang w:val="pt-BR"/>
            </w:rPr>
          </w:rPrChange>
        </w:rPr>
        <w:pPrChange w:id="4513" w:author="The Si Tran" w:date="2012-12-06T00:54:00Z">
          <w:pPr>
            <w:ind w:firstLine="540"/>
          </w:pPr>
        </w:pPrChange>
      </w:pPr>
      <w:del w:id="4514" w:author="The Si Tran" w:date="2012-12-12T00:12:00Z">
        <w:r w:rsidRPr="0049233F" w:rsidDel="00361F58">
          <w:rPr>
            <w:szCs w:val="26"/>
            <w:lang w:val="pt-BR"/>
            <w:rPrChange w:id="4515"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516" w:author="The Si Tran" w:date="2012-12-06T00:55:00Z"/>
          <w:szCs w:val="26"/>
          <w:lang w:val="pt-BR"/>
          <w:rPrChange w:id="4517" w:author="The Si Tran" w:date="2012-12-05T23:02:00Z">
            <w:rPr>
              <w:del w:id="4518" w:author="The Si Tran" w:date="2012-12-06T00:55:00Z"/>
              <w:sz w:val="28"/>
              <w:szCs w:val="28"/>
              <w:lang w:val="pt-BR"/>
            </w:rPr>
          </w:rPrChange>
        </w:rPr>
      </w:pPr>
      <w:del w:id="4519" w:author="The Si Tran" w:date="2012-12-06T00:55:00Z">
        <w:r w:rsidRPr="00AF1345" w:rsidDel="00BA51C4">
          <w:rPr>
            <w:position w:val="-14"/>
            <w:szCs w:val="26"/>
            <w:lang w:val="pt-BR"/>
          </w:rPr>
          <w:object w:dxaOrig="2920" w:dyaOrig="380" w14:anchorId="2282CF9B">
            <v:shape id="_x0000_i1068" type="#_x0000_t75" style="width:3in;height:27.75pt" o:ole="">
              <v:imagedata r:id="rId104" o:title=""/>
            </v:shape>
            <o:OLEObject Type="Embed" ProgID="Equation.DSMT4" ShapeID="_x0000_i1068" DrawAspect="Content" ObjectID="_1417586764" r:id="rId105"/>
          </w:object>
        </w:r>
        <w:r w:rsidRPr="0049233F" w:rsidDel="00BA51C4">
          <w:rPr>
            <w:szCs w:val="26"/>
            <w:lang w:val="pt-BR"/>
            <w:rPrChange w:id="4520"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521" w:author="The Si Tran" w:date="2012-12-12T00:12:00Z"/>
          <w:szCs w:val="26"/>
          <w:lang w:val="pt-BR"/>
          <w:rPrChange w:id="4522" w:author="The Si Tran" w:date="2012-12-05T23:02:00Z">
            <w:rPr>
              <w:del w:id="4523" w:author="The Si Tran" w:date="2012-12-12T00:12:00Z"/>
              <w:sz w:val="28"/>
              <w:szCs w:val="28"/>
              <w:lang w:val="pt-BR"/>
            </w:rPr>
          </w:rPrChange>
        </w:rPr>
      </w:pPr>
      <w:del w:id="4524" w:author="The Si Tran" w:date="2012-12-12T00:12:00Z">
        <w:r w:rsidRPr="0049233F" w:rsidDel="00361F58">
          <w:rPr>
            <w:szCs w:val="26"/>
            <w:lang w:val="pt-BR"/>
            <w:rPrChange w:id="4525"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526" w:author="The Si Tran" w:date="2012-12-12T00:12:00Z"/>
          <w:szCs w:val="26"/>
          <w:lang w:val="pt-BR"/>
          <w:rPrChange w:id="4527" w:author="The Si Tran" w:date="2012-12-05T23:02:00Z">
            <w:rPr>
              <w:del w:id="4528" w:author="The Si Tran" w:date="2012-12-12T00:12:00Z"/>
              <w:sz w:val="28"/>
              <w:szCs w:val="28"/>
              <w:lang w:val="pt-BR"/>
            </w:rPr>
          </w:rPrChange>
        </w:rPr>
      </w:pPr>
      <w:del w:id="4529" w:author="The Si Tran" w:date="2012-12-06T00:55:00Z">
        <w:r w:rsidRPr="00AF1345" w:rsidDel="003B3B5B">
          <w:rPr>
            <w:position w:val="-6"/>
            <w:szCs w:val="26"/>
            <w:lang w:val="pt-BR"/>
          </w:rPr>
          <w:object w:dxaOrig="220" w:dyaOrig="279" w14:anchorId="0F632030">
            <v:shape id="_x0000_i1069" type="#_x0000_t75" style="width:12.75pt;height:21.75pt" o:ole="">
              <v:imagedata r:id="rId106" o:title=""/>
            </v:shape>
            <o:OLEObject Type="Embed" ProgID="Equation.DSMT4" ShapeID="_x0000_i1069" DrawAspect="Content" ObjectID="_1417586765" r:id="rId107"/>
          </w:object>
        </w:r>
        <w:r w:rsidRPr="0049233F" w:rsidDel="003B3B5B">
          <w:rPr>
            <w:szCs w:val="26"/>
            <w:lang w:val="pt-BR"/>
            <w:rPrChange w:id="4530" w:author="The Si Tran" w:date="2012-12-05T23:02:00Z">
              <w:rPr>
                <w:sz w:val="28"/>
                <w:szCs w:val="28"/>
                <w:lang w:val="pt-BR"/>
              </w:rPr>
            </w:rPrChange>
          </w:rPr>
          <w:delText xml:space="preserve"> </w:delText>
        </w:r>
      </w:del>
      <w:del w:id="4531" w:author="The Si Tran" w:date="2012-12-12T00:12:00Z">
        <w:r w:rsidRPr="0049233F" w:rsidDel="00361F58">
          <w:rPr>
            <w:szCs w:val="26"/>
            <w:lang w:val="pt-BR"/>
            <w:rPrChange w:id="4532"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533" w:author="The Si Tran" w:date="2012-12-12T00:12:00Z"/>
          <w:szCs w:val="26"/>
          <w:lang w:val="pt-BR"/>
          <w:rPrChange w:id="4534" w:author="The Si Tran" w:date="2012-12-05T23:02:00Z">
            <w:rPr>
              <w:del w:id="4535" w:author="The Si Tran" w:date="2012-12-12T00:12:00Z"/>
              <w:sz w:val="28"/>
              <w:szCs w:val="28"/>
              <w:lang w:val="pt-BR"/>
            </w:rPr>
          </w:rPrChange>
        </w:rPr>
      </w:pPr>
      <w:del w:id="4536" w:author="The Si Tran" w:date="2012-12-06T00:55:00Z">
        <w:r w:rsidRPr="00AF1345" w:rsidDel="003B3B5B">
          <w:rPr>
            <w:position w:val="-12"/>
            <w:szCs w:val="26"/>
            <w:lang w:val="pt-BR"/>
          </w:rPr>
          <w:object w:dxaOrig="240" w:dyaOrig="360" w14:anchorId="68D691B9">
            <v:shape id="_x0000_i1070" type="#_x0000_t75" style="width:12.75pt;height:27.75pt" o:ole="">
              <v:imagedata r:id="rId108" o:title=""/>
            </v:shape>
            <o:OLEObject Type="Embed" ProgID="Equation.DSMT4" ShapeID="_x0000_i1070" DrawAspect="Content" ObjectID="_1417586766" r:id="rId109"/>
          </w:object>
        </w:r>
        <w:r w:rsidRPr="0049233F" w:rsidDel="003B3B5B">
          <w:rPr>
            <w:szCs w:val="26"/>
            <w:lang w:val="pt-BR"/>
            <w:rPrChange w:id="4537" w:author="The Si Tran" w:date="2012-12-05T23:02:00Z">
              <w:rPr>
                <w:sz w:val="28"/>
                <w:szCs w:val="28"/>
                <w:lang w:val="pt-BR"/>
              </w:rPr>
            </w:rPrChange>
          </w:rPr>
          <w:delText xml:space="preserve"> </w:delText>
        </w:r>
      </w:del>
      <w:del w:id="4538" w:author="The Si Tran" w:date="2012-12-12T00:12:00Z">
        <w:r w:rsidRPr="0049233F" w:rsidDel="00361F58">
          <w:rPr>
            <w:szCs w:val="26"/>
            <w:lang w:val="pt-BR"/>
            <w:rPrChange w:id="4539"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540" w:author="The Si Tran" w:date="2012-12-12T00:12:00Z"/>
          <w:szCs w:val="26"/>
          <w:lang w:val="pt-BR"/>
          <w:rPrChange w:id="4541" w:author="The Si Tran" w:date="2012-12-05T23:02:00Z">
            <w:rPr>
              <w:del w:id="4542" w:author="The Si Tran" w:date="2012-12-12T00:12:00Z"/>
              <w:sz w:val="28"/>
              <w:szCs w:val="28"/>
              <w:lang w:val="pt-BR"/>
            </w:rPr>
          </w:rPrChange>
        </w:rPr>
      </w:pPr>
      <w:del w:id="4543" w:author="The Si Tran" w:date="2012-12-12T00:12:00Z">
        <w:r w:rsidRPr="0049233F" w:rsidDel="00361F58">
          <w:rPr>
            <w:szCs w:val="26"/>
            <w:lang w:val="pt-BR"/>
            <w:rPrChange w:id="4544" w:author="The Si Tran" w:date="2012-12-05T23:02:00Z">
              <w:rPr>
                <w:sz w:val="28"/>
                <w:szCs w:val="28"/>
                <w:lang w:val="pt-BR"/>
              </w:rPr>
            </w:rPrChange>
          </w:rPr>
          <w:delText xml:space="preserve"> </w:delText>
        </w:r>
      </w:del>
      <w:del w:id="4545" w:author="The Si Tran" w:date="2012-12-06T00:55:00Z">
        <w:r w:rsidRPr="00AF1345" w:rsidDel="000E7D19">
          <w:rPr>
            <w:position w:val="-12"/>
            <w:szCs w:val="26"/>
            <w:lang w:val="pt-BR"/>
          </w:rPr>
          <w:object w:dxaOrig="220" w:dyaOrig="360" w14:anchorId="0AA16092">
            <v:shape id="_x0000_i1071" type="#_x0000_t75" style="width:12.75pt;height:27.75pt" o:ole="">
              <v:imagedata r:id="rId110" o:title=""/>
            </v:shape>
            <o:OLEObject Type="Embed" ProgID="Equation.DSMT4" ShapeID="_x0000_i1071" DrawAspect="Content" ObjectID="_1417586767" r:id="rId111"/>
          </w:object>
        </w:r>
      </w:del>
      <w:del w:id="4546" w:author="The Si Tran" w:date="2012-12-12T00:12:00Z">
        <w:r w:rsidRPr="0049233F" w:rsidDel="00361F58">
          <w:rPr>
            <w:szCs w:val="26"/>
            <w:lang w:val="pt-BR"/>
            <w:rPrChange w:id="4547" w:author="The Si Tran" w:date="2012-12-05T23:02:00Z">
              <w:rPr>
                <w:sz w:val="28"/>
                <w:szCs w:val="28"/>
                <w:lang w:val="pt-BR"/>
              </w:rPr>
            </w:rPrChange>
          </w:rPr>
          <w:delText xml:space="preserve"> là các trọng số được ước lượng thể hiện sự ảnh hưởng của các giá trị </w:delText>
        </w:r>
      </w:del>
      <w:del w:id="4548" w:author="The Si Tran" w:date="2012-12-06T00:56:00Z">
        <w:r w:rsidRPr="0049233F" w:rsidDel="000E7D19">
          <w:rPr>
            <w:szCs w:val="26"/>
            <w:lang w:val="pt-BR"/>
            <w:rPrChange w:id="4549" w:author="The Si Tran" w:date="2012-12-05T23:02:00Z">
              <w:rPr>
                <w:sz w:val="28"/>
                <w:szCs w:val="28"/>
                <w:lang w:val="pt-BR"/>
              </w:rPr>
            </w:rPrChange>
          </w:rPr>
          <w:delText>y</w:delText>
        </w:r>
        <w:r w:rsidRPr="0049233F" w:rsidDel="000E7D19">
          <w:rPr>
            <w:szCs w:val="26"/>
            <w:vertAlign w:val="subscript"/>
            <w:lang w:val="pt-BR"/>
            <w:rPrChange w:id="4550" w:author="The Si Tran" w:date="2012-12-05T23:02:00Z">
              <w:rPr>
                <w:sz w:val="28"/>
                <w:szCs w:val="28"/>
                <w:vertAlign w:val="subscript"/>
                <w:lang w:val="pt-BR"/>
              </w:rPr>
            </w:rPrChange>
          </w:rPr>
          <w:delText>t-i</w:delText>
        </w:r>
        <w:r w:rsidRPr="0049233F" w:rsidDel="000E7D19">
          <w:rPr>
            <w:szCs w:val="26"/>
            <w:lang w:val="pt-BR"/>
            <w:rPrChange w:id="4551" w:author="The Si Tran" w:date="2012-12-05T23:02:00Z">
              <w:rPr>
                <w:sz w:val="28"/>
                <w:szCs w:val="28"/>
                <w:lang w:val="pt-BR"/>
              </w:rPr>
            </w:rPrChange>
          </w:rPr>
          <w:delText xml:space="preserve"> </w:delText>
        </w:r>
      </w:del>
      <w:del w:id="4552" w:author="The Si Tran" w:date="2012-12-12T00:12:00Z">
        <w:r w:rsidRPr="0049233F" w:rsidDel="00361F58">
          <w:rPr>
            <w:szCs w:val="26"/>
            <w:lang w:val="pt-BR"/>
            <w:rPrChange w:id="4553" w:author="The Si Tran" w:date="2012-12-05T23:02:00Z">
              <w:rPr>
                <w:sz w:val="28"/>
                <w:szCs w:val="28"/>
                <w:lang w:val="pt-BR"/>
              </w:rPr>
            </w:rPrChange>
          </w:rPr>
          <w:delText xml:space="preserve">lên </w:delText>
        </w:r>
      </w:del>
      <w:del w:id="4554" w:author="The Si Tran" w:date="2012-12-06T00:56:00Z">
        <w:r w:rsidRPr="0049233F" w:rsidDel="000E7D19">
          <w:rPr>
            <w:szCs w:val="26"/>
            <w:lang w:val="pt-BR"/>
            <w:rPrChange w:id="4555" w:author="The Si Tran" w:date="2012-12-05T23:02:00Z">
              <w:rPr>
                <w:sz w:val="28"/>
                <w:szCs w:val="28"/>
                <w:lang w:val="pt-BR"/>
              </w:rPr>
            </w:rPrChange>
          </w:rPr>
          <w:delText>y</w:delText>
        </w:r>
        <w:r w:rsidRPr="0049233F" w:rsidDel="000E7D19">
          <w:rPr>
            <w:szCs w:val="26"/>
            <w:vertAlign w:val="subscript"/>
            <w:lang w:val="pt-BR"/>
            <w:rPrChange w:id="4556" w:author="The Si Tran" w:date="2012-12-05T23:02:00Z">
              <w:rPr>
                <w:sz w:val="28"/>
                <w:szCs w:val="28"/>
                <w:vertAlign w:val="subscript"/>
                <w:lang w:val="pt-BR"/>
              </w:rPr>
            </w:rPrChange>
          </w:rPr>
          <w:delText>t</w:delText>
        </w:r>
        <w:r w:rsidRPr="0049233F" w:rsidDel="000E7D19">
          <w:rPr>
            <w:szCs w:val="26"/>
            <w:lang w:val="pt-BR"/>
            <w:rPrChange w:id="4557"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558" w:author="The Si Tran" w:date="2012-12-06T00:59:00Z"/>
          <w:szCs w:val="26"/>
          <w:lang w:val="pt-BR"/>
        </w:rPr>
        <w:pPrChange w:id="4559" w:author="The Si Tran" w:date="2012-12-06T00:59:00Z">
          <w:pPr>
            <w:ind w:firstLine="540"/>
          </w:pPr>
        </w:pPrChange>
      </w:pPr>
      <w:del w:id="4560" w:author="The Si Tran" w:date="2012-12-12T00:12:00Z">
        <w:r w:rsidRPr="0049233F" w:rsidDel="00361F58">
          <w:rPr>
            <w:szCs w:val="26"/>
            <w:lang w:val="pt-BR"/>
            <w:rPrChange w:id="4561"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562" w:author="The Si Tran" w:date="2012-12-06T01:05:00Z"/>
          <w:szCs w:val="26"/>
          <w:lang w:val="pt-BR"/>
          <w:rPrChange w:id="4563" w:author="The Si Tran" w:date="2012-12-05T23:02:00Z">
            <w:rPr>
              <w:del w:id="4564" w:author="The Si Tran" w:date="2012-12-06T01:05:00Z"/>
              <w:sz w:val="28"/>
              <w:szCs w:val="28"/>
              <w:lang w:val="pt-BR"/>
            </w:rPr>
          </w:rPrChange>
        </w:rPr>
        <w:pPrChange w:id="4565" w:author="The Si Tran" w:date="2012-12-06T01:05:00Z">
          <w:pPr>
            <w:ind w:firstLine="540"/>
          </w:pPr>
        </w:pPrChange>
      </w:pPr>
      <w:del w:id="4566" w:author="The Si Tran" w:date="2012-12-06T00:59:00Z">
        <w:r w:rsidRPr="00AF1345" w:rsidDel="007B7F6E">
          <w:rPr>
            <w:position w:val="-32"/>
            <w:szCs w:val="26"/>
            <w:lang w:val="pt-BR"/>
          </w:rPr>
          <w:object w:dxaOrig="2960" w:dyaOrig="700" w14:anchorId="6C0265E7">
            <v:shape id="_x0000_i1072" type="#_x0000_t75" style="width:208.5pt;height:50.25pt" o:ole="">
              <v:imagedata r:id="rId112" o:title=""/>
            </v:shape>
            <o:OLEObject Type="Embed" ProgID="Equation.DSMT4" ShapeID="_x0000_i1072" DrawAspect="Content" ObjectID="_1417586768" r:id="rId113"/>
          </w:object>
        </w:r>
      </w:del>
    </w:p>
    <w:p w14:paraId="25BA803B" w14:textId="77777777" w:rsidR="006A21F7" w:rsidRPr="0049233F" w:rsidDel="00361F58" w:rsidRDefault="006A21F7">
      <w:pPr>
        <w:ind w:left="720" w:firstLine="720"/>
        <w:rPr>
          <w:del w:id="4567" w:author="The Si Tran" w:date="2012-12-12T00:12:00Z"/>
          <w:szCs w:val="26"/>
          <w:lang w:val="pt-BR"/>
          <w:rPrChange w:id="4568" w:author="The Si Tran" w:date="2012-12-05T23:02:00Z">
            <w:rPr>
              <w:del w:id="4569" w:author="The Si Tran" w:date="2012-12-12T00:12:00Z"/>
              <w:sz w:val="28"/>
              <w:szCs w:val="28"/>
              <w:lang w:val="pt-BR"/>
            </w:rPr>
          </w:rPrChange>
        </w:rPr>
        <w:pPrChange w:id="4570" w:author="The Si Tran" w:date="2012-12-06T01:05:00Z">
          <w:pPr>
            <w:ind w:firstLine="540"/>
          </w:pPr>
        </w:pPrChange>
      </w:pPr>
      <w:del w:id="4571" w:author="The Si Tran" w:date="2012-12-06T01:05:00Z">
        <w:r w:rsidRPr="00AF1345" w:rsidDel="00781FC7">
          <w:rPr>
            <w:position w:val="-106"/>
            <w:szCs w:val="26"/>
            <w:lang w:val="pt-BR"/>
          </w:rPr>
          <w:object w:dxaOrig="3940" w:dyaOrig="1840" w14:anchorId="330C36D8">
            <v:shape id="_x0000_i1073" type="#_x0000_t75" style="width:260.25pt;height:122.25pt" o:ole="">
              <v:imagedata r:id="rId114" o:title=""/>
            </v:shape>
            <o:OLEObject Type="Embed" ProgID="Equation.DSMT4" ShapeID="_x0000_i1073" DrawAspect="Content" ObjectID="_1417586769" r:id="rId115"/>
          </w:object>
        </w:r>
      </w:del>
    </w:p>
    <w:p w14:paraId="7ED61313" w14:textId="77777777" w:rsidR="006A21F7" w:rsidRPr="0049233F" w:rsidDel="00361F58" w:rsidRDefault="006A21F7" w:rsidP="006A21F7">
      <w:pPr>
        <w:ind w:firstLine="540"/>
        <w:rPr>
          <w:del w:id="4572" w:author="The Si Tran" w:date="2012-12-12T00:12:00Z"/>
          <w:szCs w:val="26"/>
          <w:lang w:val="pt-BR"/>
          <w:rPrChange w:id="4573" w:author="The Si Tran" w:date="2012-12-05T23:02:00Z">
            <w:rPr>
              <w:del w:id="4574" w:author="The Si Tran" w:date="2012-12-12T00:12:00Z"/>
              <w:sz w:val="28"/>
              <w:szCs w:val="28"/>
              <w:lang w:val="pt-BR"/>
            </w:rPr>
          </w:rPrChange>
        </w:rPr>
      </w:pPr>
      <w:del w:id="4575" w:author="The Si Tran" w:date="2012-12-12T00:12:00Z">
        <w:r w:rsidRPr="0049233F" w:rsidDel="00361F58">
          <w:rPr>
            <w:szCs w:val="26"/>
            <w:lang w:val="pt-BR"/>
            <w:rPrChange w:id="4576"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577" w:author="The Si Tran" w:date="2012-12-06T04:09:00Z"/>
          <w:szCs w:val="26"/>
          <w:lang w:val="pt-BR"/>
          <w:rPrChange w:id="4578" w:author="The Si Tran" w:date="2012-12-05T23:02:00Z">
            <w:rPr>
              <w:del w:id="4579" w:author="The Si Tran" w:date="2012-12-06T04:09:00Z"/>
              <w:sz w:val="28"/>
              <w:szCs w:val="28"/>
              <w:lang w:val="pt-BR"/>
            </w:rPr>
          </w:rPrChange>
        </w:rPr>
        <w:pPrChange w:id="4580" w:author="The Si Tran" w:date="2012-12-06T01:07:00Z">
          <w:pPr>
            <w:ind w:firstLine="540"/>
          </w:pPr>
        </w:pPrChange>
      </w:pPr>
      <w:del w:id="4581" w:author="The Si Tran" w:date="2012-12-06T01:07:00Z">
        <w:r w:rsidRPr="00AF1345" w:rsidDel="00FA67FB">
          <w:rPr>
            <w:position w:val="-28"/>
            <w:szCs w:val="26"/>
            <w:lang w:val="pt-BR"/>
          </w:rPr>
          <w:object w:dxaOrig="4099" w:dyaOrig="680" w14:anchorId="76A0D3E8">
            <v:shape id="_x0000_i1074" type="#_x0000_t75" style="width:315.75pt;height:50.25pt" o:ole="">
              <v:imagedata r:id="rId116" o:title=""/>
            </v:shape>
            <o:OLEObject Type="Embed" ProgID="Equation.DSMT4" ShapeID="_x0000_i1074" DrawAspect="Content" ObjectID="_1417586770" r:id="rId117"/>
          </w:object>
        </w:r>
      </w:del>
      <w:del w:id="4582" w:author="The Si Tran" w:date="2012-12-12T00:12:00Z">
        <w:r w:rsidRPr="0049233F" w:rsidDel="00361F58">
          <w:rPr>
            <w:szCs w:val="26"/>
            <w:lang w:val="pt-BR"/>
            <w:rPrChange w:id="4583" w:author="The Si Tran" w:date="2012-12-05T23:02:00Z">
              <w:rPr>
                <w:sz w:val="28"/>
                <w:szCs w:val="28"/>
                <w:lang w:val="pt-BR"/>
              </w:rPr>
            </w:rPrChange>
          </w:rPr>
          <w:delText xml:space="preserve">  (3.2.2</w:delText>
        </w:r>
      </w:del>
      <w:del w:id="4584" w:author="The Si Tran" w:date="2012-12-06T04:09:00Z">
        <w:r w:rsidRPr="0049233F" w:rsidDel="00187478">
          <w:rPr>
            <w:szCs w:val="26"/>
            <w:lang w:val="pt-BR"/>
            <w:rPrChange w:id="4585"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586" w:author="The Si Tran" w:date="2012-12-12T00:12:00Z"/>
          <w:szCs w:val="26"/>
          <w:lang w:val="pt-BR"/>
          <w:rPrChange w:id="4587" w:author="The Si Tran" w:date="2012-12-06T01:05:00Z">
            <w:rPr>
              <w:del w:id="4588" w:author="The Si Tran" w:date="2012-12-12T00:12:00Z"/>
              <w:sz w:val="28"/>
              <w:szCs w:val="28"/>
              <w:lang w:val="pt-BR"/>
            </w:rPr>
          </w:rPrChange>
        </w:rPr>
        <w:pPrChange w:id="4589" w:author="The Si Tran" w:date="2012-12-06T04:09:00Z">
          <w:pPr>
            <w:ind w:firstLine="540"/>
          </w:pPr>
        </w:pPrChange>
      </w:pPr>
    </w:p>
    <w:p w14:paraId="5A6D8032" w14:textId="77777777" w:rsidR="006A21F7" w:rsidRPr="0049233F" w:rsidDel="00361F58" w:rsidRDefault="006A21F7" w:rsidP="006A21F7">
      <w:pPr>
        <w:ind w:firstLine="540"/>
        <w:rPr>
          <w:del w:id="4590" w:author="The Si Tran" w:date="2012-12-12T00:12:00Z"/>
          <w:szCs w:val="26"/>
          <w:lang w:val="pt-BR"/>
          <w:rPrChange w:id="4591" w:author="The Si Tran" w:date="2012-12-05T23:02:00Z">
            <w:rPr>
              <w:del w:id="4592" w:author="The Si Tran" w:date="2012-12-12T00:12:00Z"/>
              <w:sz w:val="28"/>
              <w:szCs w:val="28"/>
              <w:lang w:val="pt-BR"/>
            </w:rPr>
          </w:rPrChange>
        </w:rPr>
      </w:pPr>
      <w:del w:id="4593" w:author="The Si Tran" w:date="2012-12-12T00:12:00Z">
        <w:r w:rsidRPr="0049233F" w:rsidDel="00361F58">
          <w:rPr>
            <w:szCs w:val="26"/>
            <w:lang w:val="pt-BR"/>
            <w:rPrChange w:id="4594"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595" w:author="The Si Tran" w:date="2012-12-12T00:12:00Z"/>
          <w:szCs w:val="26"/>
          <w:lang w:val="pt-BR"/>
          <w:rPrChange w:id="4596" w:author="The Si Tran" w:date="2012-12-05T23:02:00Z">
            <w:rPr>
              <w:del w:id="4597" w:author="The Si Tran" w:date="2012-12-12T00:12:00Z"/>
              <w:sz w:val="28"/>
              <w:szCs w:val="28"/>
              <w:lang w:val="pt-BR"/>
            </w:rPr>
          </w:rPrChange>
        </w:rPr>
      </w:pPr>
      <w:del w:id="4598" w:author="The Si Tran" w:date="2012-12-12T00:12:00Z">
        <w:r w:rsidRPr="0049233F" w:rsidDel="00361F58">
          <w:rPr>
            <w:szCs w:val="26"/>
            <w:lang w:val="pt-BR"/>
            <w:rPrChange w:id="4599"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600" w:author="The Si Tran" w:date="2012-12-12T00:12:00Z"/>
          <w:b/>
          <w:szCs w:val="26"/>
          <w:lang w:val="pt-BR"/>
          <w:rPrChange w:id="4601" w:author="The Si Tran" w:date="2012-12-05T23:02:00Z">
            <w:rPr>
              <w:del w:id="4602" w:author="The Si Tran" w:date="2012-12-12T00:12:00Z"/>
              <w:b/>
              <w:sz w:val="28"/>
              <w:szCs w:val="28"/>
              <w:lang w:val="pt-BR"/>
            </w:rPr>
          </w:rPrChange>
        </w:rPr>
      </w:pPr>
      <w:del w:id="4603" w:author="The Si Tran" w:date="2012-12-12T00:12:00Z">
        <w:r w:rsidRPr="0049233F" w:rsidDel="00361F58">
          <w:rPr>
            <w:b/>
            <w:szCs w:val="26"/>
            <w:lang w:val="pt-BR"/>
            <w:rPrChange w:id="4604"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605" w:author="The Si Tran" w:date="2012-12-12T00:12:00Z"/>
          <w:szCs w:val="26"/>
          <w:lang w:val="pt-BR"/>
          <w:rPrChange w:id="4606" w:author="The Si Tran" w:date="2012-12-05T23:02:00Z">
            <w:rPr>
              <w:del w:id="4607" w:author="The Si Tran" w:date="2012-12-12T00:12:00Z"/>
              <w:sz w:val="28"/>
              <w:szCs w:val="28"/>
              <w:lang w:val="pt-BR"/>
            </w:rPr>
          </w:rPrChange>
        </w:rPr>
      </w:pPr>
      <w:del w:id="4608" w:author="The Si Tran" w:date="2012-12-12T00:12:00Z">
        <w:r w:rsidRPr="0049233F" w:rsidDel="00361F58">
          <w:rPr>
            <w:szCs w:val="26"/>
            <w:lang w:val="pt-BR"/>
            <w:rPrChange w:id="4609" w:author="The Si Tran" w:date="2012-12-05T23:02:00Z">
              <w:rPr>
                <w:sz w:val="28"/>
                <w:szCs w:val="28"/>
                <w:lang w:val="pt-BR"/>
              </w:rPr>
            </w:rPrChange>
          </w:rPr>
          <w:delText xml:space="preserve">Hàm tự tương quan riêng phần ở độ trễ k là sự tương quan giữa </w:delText>
        </w:r>
      </w:del>
      <w:del w:id="4610" w:author="The Si Tran" w:date="2012-12-06T20:12:00Z">
        <w:r w:rsidRPr="0049233F" w:rsidDel="00542651">
          <w:rPr>
            <w:szCs w:val="26"/>
            <w:lang w:val="pt-BR"/>
            <w:rPrChange w:id="4611" w:author="The Si Tran" w:date="2012-12-05T23:02:00Z">
              <w:rPr>
                <w:sz w:val="28"/>
                <w:szCs w:val="28"/>
                <w:lang w:val="pt-BR"/>
              </w:rPr>
            </w:rPrChange>
          </w:rPr>
          <w:delText>y</w:delText>
        </w:r>
        <w:r w:rsidRPr="0049233F" w:rsidDel="00542651">
          <w:rPr>
            <w:szCs w:val="26"/>
            <w:vertAlign w:val="subscript"/>
            <w:lang w:val="pt-BR"/>
            <w:rPrChange w:id="4612" w:author="The Si Tran" w:date="2012-12-05T23:02:00Z">
              <w:rPr>
                <w:sz w:val="28"/>
                <w:szCs w:val="28"/>
                <w:vertAlign w:val="subscript"/>
                <w:lang w:val="pt-BR"/>
              </w:rPr>
            </w:rPrChange>
          </w:rPr>
          <w:delText>t</w:delText>
        </w:r>
      </w:del>
      <w:del w:id="4613" w:author="The Si Tran" w:date="2012-12-12T00:12:00Z">
        <w:r w:rsidRPr="0049233F" w:rsidDel="00361F58">
          <w:rPr>
            <w:szCs w:val="26"/>
            <w:lang w:val="pt-BR"/>
            <w:rPrChange w:id="4614" w:author="The Si Tran" w:date="2012-12-05T23:02:00Z">
              <w:rPr>
                <w:sz w:val="28"/>
                <w:szCs w:val="28"/>
                <w:lang w:val="pt-BR"/>
              </w:rPr>
            </w:rPrChange>
          </w:rPr>
          <w:delText xml:space="preserve"> và </w:delText>
        </w:r>
      </w:del>
      <w:del w:id="4615" w:author="The Si Tran" w:date="2012-12-06T20:12:00Z">
        <w:r w:rsidRPr="0049233F" w:rsidDel="00542651">
          <w:rPr>
            <w:szCs w:val="26"/>
            <w:lang w:val="pt-BR"/>
            <w:rPrChange w:id="4616" w:author="The Si Tran" w:date="2012-12-05T23:02:00Z">
              <w:rPr>
                <w:sz w:val="28"/>
                <w:szCs w:val="28"/>
                <w:lang w:val="pt-BR"/>
              </w:rPr>
            </w:rPrChange>
          </w:rPr>
          <w:delText>y</w:delText>
        </w:r>
        <w:r w:rsidRPr="0049233F" w:rsidDel="00542651">
          <w:rPr>
            <w:szCs w:val="26"/>
            <w:vertAlign w:val="subscript"/>
            <w:lang w:val="pt-BR"/>
            <w:rPrChange w:id="4617" w:author="The Si Tran" w:date="2012-12-05T23:02:00Z">
              <w:rPr>
                <w:sz w:val="28"/>
                <w:szCs w:val="28"/>
                <w:vertAlign w:val="subscript"/>
                <w:lang w:val="pt-BR"/>
              </w:rPr>
            </w:rPrChange>
          </w:rPr>
          <w:delText>t-k</w:delText>
        </w:r>
      </w:del>
      <w:del w:id="4618" w:author="The Si Tran" w:date="2012-12-12T00:12:00Z">
        <w:r w:rsidRPr="0049233F" w:rsidDel="00361F58">
          <w:rPr>
            <w:szCs w:val="26"/>
            <w:lang w:val="pt-BR"/>
            <w:rPrChange w:id="4619" w:author="The Si Tran" w:date="2012-12-05T23:02:00Z">
              <w:rPr>
                <w:sz w:val="28"/>
                <w:szCs w:val="28"/>
                <w:lang w:val="pt-BR"/>
              </w:rPr>
            </w:rPrChange>
          </w:rPr>
          <w:delText xml:space="preserve"> sau khi đã hiệu chỉnh sự ảnh hưởng của các giá trị </w:delText>
        </w:r>
      </w:del>
      <w:del w:id="4620" w:author="The Si Tran" w:date="2012-12-06T20:13:00Z">
        <w:r w:rsidRPr="0049233F" w:rsidDel="00542651">
          <w:rPr>
            <w:szCs w:val="26"/>
            <w:lang w:val="pt-BR"/>
            <w:rPrChange w:id="4621" w:author="The Si Tran" w:date="2012-12-05T23:02:00Z">
              <w:rPr>
                <w:sz w:val="28"/>
                <w:szCs w:val="28"/>
                <w:lang w:val="pt-BR"/>
              </w:rPr>
            </w:rPrChange>
          </w:rPr>
          <w:delText>y</w:delText>
        </w:r>
        <w:r w:rsidRPr="0049233F" w:rsidDel="00542651">
          <w:rPr>
            <w:szCs w:val="26"/>
            <w:vertAlign w:val="subscript"/>
            <w:lang w:val="pt-BR"/>
            <w:rPrChange w:id="4622" w:author="The Si Tran" w:date="2012-12-05T23:02:00Z">
              <w:rPr>
                <w:sz w:val="28"/>
                <w:szCs w:val="28"/>
                <w:vertAlign w:val="subscript"/>
                <w:lang w:val="pt-BR"/>
              </w:rPr>
            </w:rPrChange>
          </w:rPr>
          <w:delText>t-1</w:delText>
        </w:r>
        <w:r w:rsidRPr="0049233F" w:rsidDel="00542651">
          <w:rPr>
            <w:szCs w:val="26"/>
            <w:lang w:val="pt-BR"/>
            <w:rPrChange w:id="4623" w:author="The Si Tran" w:date="2012-12-05T23:02:00Z">
              <w:rPr>
                <w:sz w:val="28"/>
                <w:szCs w:val="28"/>
                <w:lang w:val="pt-BR"/>
              </w:rPr>
            </w:rPrChange>
          </w:rPr>
          <w:delText>, y</w:delText>
        </w:r>
        <w:r w:rsidRPr="0049233F" w:rsidDel="00542651">
          <w:rPr>
            <w:szCs w:val="26"/>
            <w:vertAlign w:val="subscript"/>
            <w:lang w:val="pt-BR"/>
            <w:rPrChange w:id="4624" w:author="The Si Tran" w:date="2012-12-05T23:02:00Z">
              <w:rPr>
                <w:sz w:val="28"/>
                <w:szCs w:val="28"/>
                <w:vertAlign w:val="subscript"/>
                <w:lang w:val="pt-BR"/>
              </w:rPr>
            </w:rPrChange>
          </w:rPr>
          <w:delText>t-2</w:delText>
        </w:r>
        <w:r w:rsidRPr="0049233F" w:rsidDel="00542651">
          <w:rPr>
            <w:szCs w:val="26"/>
            <w:lang w:val="pt-BR"/>
            <w:rPrChange w:id="4625" w:author="The Si Tran" w:date="2012-12-05T23:02:00Z">
              <w:rPr>
                <w:sz w:val="28"/>
                <w:szCs w:val="28"/>
                <w:lang w:val="pt-BR"/>
              </w:rPr>
            </w:rPrChange>
          </w:rPr>
          <w:delText>, ..., y</w:delText>
        </w:r>
        <w:r w:rsidRPr="0049233F" w:rsidDel="00542651">
          <w:rPr>
            <w:szCs w:val="26"/>
            <w:vertAlign w:val="subscript"/>
            <w:lang w:val="pt-BR"/>
            <w:rPrChange w:id="4626" w:author="The Si Tran" w:date="2012-12-05T23:02:00Z">
              <w:rPr>
                <w:sz w:val="28"/>
                <w:szCs w:val="28"/>
                <w:vertAlign w:val="subscript"/>
                <w:lang w:val="pt-BR"/>
              </w:rPr>
            </w:rPrChange>
          </w:rPr>
          <w:delText>t-k+1</w:delText>
        </w:r>
      </w:del>
      <w:del w:id="4627" w:author="The Si Tran" w:date="2012-12-12T00:12:00Z">
        <w:r w:rsidRPr="0049233F" w:rsidDel="00361F58">
          <w:rPr>
            <w:szCs w:val="26"/>
            <w:lang w:val="pt-BR"/>
            <w:rPrChange w:id="4628" w:author="The Si Tran" w:date="2012-12-05T23:02:00Z">
              <w:rPr>
                <w:sz w:val="28"/>
                <w:szCs w:val="28"/>
                <w:lang w:val="pt-BR"/>
              </w:rPr>
            </w:rPrChange>
          </w:rPr>
          <w:delText xml:space="preserve"> [1]. Trong mô hình AR(p), hàm tự tương quan riêng phần ở độ trễ </w:delText>
        </w:r>
      </w:del>
      <w:del w:id="4629" w:author="The Si Tran" w:date="2012-12-06T20:14:00Z">
        <w:r w:rsidRPr="0049233F" w:rsidDel="00851CA5">
          <w:rPr>
            <w:szCs w:val="26"/>
            <w:lang w:val="pt-BR"/>
            <w:rPrChange w:id="4630" w:author="The Si Tran" w:date="2012-12-05T23:02:00Z">
              <w:rPr>
                <w:sz w:val="28"/>
                <w:szCs w:val="28"/>
                <w:lang w:val="pt-BR"/>
              </w:rPr>
            </w:rPrChange>
          </w:rPr>
          <w:delText xml:space="preserve">k &gt; p </w:delText>
        </w:r>
      </w:del>
      <w:del w:id="4631" w:author="The Si Tran" w:date="2012-12-12T00:12:00Z">
        <w:r w:rsidRPr="0049233F" w:rsidDel="00361F58">
          <w:rPr>
            <w:szCs w:val="26"/>
            <w:lang w:val="pt-BR"/>
            <w:rPrChange w:id="4632"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633" w:author="The Si Tran" w:date="2012-12-06T01:11:00Z"/>
          <w:szCs w:val="26"/>
          <w:lang w:val="pt-BR"/>
          <w:rPrChange w:id="4634" w:author="The Si Tran" w:date="2012-12-06T01:11:00Z">
            <w:rPr>
              <w:del w:id="4635" w:author="The Si Tran" w:date="2012-12-06T01:11:00Z"/>
              <w:sz w:val="28"/>
              <w:szCs w:val="28"/>
              <w:lang w:val="pt-BR"/>
            </w:rPr>
          </w:rPrChange>
        </w:rPr>
        <w:pPrChange w:id="4636" w:author="The Si Tran" w:date="2012-12-06T01:11:00Z">
          <w:pPr>
            <w:ind w:firstLine="540"/>
          </w:pPr>
        </w:pPrChange>
      </w:pPr>
      <w:del w:id="4637" w:author="The Si Tran" w:date="2012-12-12T00:12:00Z">
        <w:r w:rsidRPr="0049233F" w:rsidDel="00361F58">
          <w:rPr>
            <w:szCs w:val="26"/>
            <w:lang w:val="pt-BR"/>
            <w:rPrChange w:id="4638" w:author="The Si Tran" w:date="2012-12-05T23:02:00Z">
              <w:rPr>
                <w:sz w:val="28"/>
                <w:szCs w:val="28"/>
                <w:lang w:val="pt-BR"/>
              </w:rPr>
            </w:rPrChange>
          </w:rPr>
          <w:delText xml:space="preserve">Xét hệ phương trình Yule-Walker cho hàm tự tương quan của mô hình AR(k) với bậc </w:delText>
        </w:r>
      </w:del>
      <w:del w:id="4639" w:author="The Si Tran" w:date="2012-12-06T20:14:00Z">
        <w:r w:rsidRPr="0049233F" w:rsidDel="00940531">
          <w:rPr>
            <w:szCs w:val="26"/>
            <w:lang w:val="pt-BR"/>
            <w:rPrChange w:id="4640" w:author="The Si Tran" w:date="2012-12-05T23:02:00Z">
              <w:rPr>
                <w:sz w:val="28"/>
                <w:szCs w:val="28"/>
                <w:lang w:val="pt-BR"/>
              </w:rPr>
            </w:rPrChange>
          </w:rPr>
          <w:delText>k</w:delText>
        </w:r>
      </w:del>
      <w:del w:id="4641" w:author="The Si Tran" w:date="2012-12-12T00:12:00Z">
        <w:r w:rsidRPr="0049233F" w:rsidDel="00361F58">
          <w:rPr>
            <w:szCs w:val="26"/>
            <w:lang w:val="pt-BR"/>
            <w:rPrChange w:id="4642"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643" w:author="The Si Tran" w:date="2012-12-12T00:12:00Z"/>
          <w:szCs w:val="26"/>
          <w:lang w:val="pt-BR"/>
          <w:rPrChange w:id="4644" w:author="The Si Tran" w:date="2012-12-05T23:02:00Z">
            <w:rPr>
              <w:del w:id="4645" w:author="The Si Tran" w:date="2012-12-12T00:12:00Z"/>
              <w:sz w:val="28"/>
              <w:szCs w:val="28"/>
              <w:lang w:val="pt-BR"/>
            </w:rPr>
          </w:rPrChange>
        </w:rPr>
        <w:pPrChange w:id="4646" w:author="The Si Tran" w:date="2012-12-06T01:11:00Z">
          <w:pPr>
            <w:ind w:firstLine="540"/>
          </w:pPr>
        </w:pPrChange>
      </w:pPr>
      <w:del w:id="4647" w:author="The Si Tran" w:date="2012-12-06T01:11:00Z">
        <w:r w:rsidRPr="00AF1345" w:rsidDel="00E27BFB">
          <w:rPr>
            <w:position w:val="-28"/>
            <w:szCs w:val="26"/>
            <w:lang w:val="pt-BR"/>
          </w:rPr>
          <w:object w:dxaOrig="3940" w:dyaOrig="680" w14:anchorId="12EE6A83">
            <v:shape id="_x0000_i1075" type="#_x0000_t75" style="width:300.75pt;height:50.25pt" o:ole="">
              <v:imagedata r:id="rId118" o:title=""/>
            </v:shape>
            <o:OLEObject Type="Embed" ProgID="Equation.DSMT4" ShapeID="_x0000_i1075" DrawAspect="Content" ObjectID="_1417586771" r:id="rId119"/>
          </w:object>
        </w:r>
      </w:del>
    </w:p>
    <w:p w14:paraId="45997D58" w14:textId="77777777" w:rsidR="00E27BFB" w:rsidRPr="009C05B7" w:rsidDel="00361F58" w:rsidRDefault="006A21F7">
      <w:pPr>
        <w:ind w:firstLine="0"/>
        <w:rPr>
          <w:del w:id="4648" w:author="The Si Tran" w:date="2012-12-12T00:12:00Z"/>
          <w:rFonts w:eastAsiaTheme="minorEastAsia"/>
          <w:szCs w:val="26"/>
          <w:lang w:val="pt-BR"/>
          <w:rPrChange w:id="4649" w:author="The Si Tran" w:date="2012-12-06T01:24:00Z">
            <w:rPr>
              <w:del w:id="4650" w:author="The Si Tran" w:date="2012-12-12T00:12:00Z"/>
              <w:sz w:val="28"/>
              <w:szCs w:val="28"/>
              <w:lang w:val="pt-BR"/>
            </w:rPr>
          </w:rPrChange>
        </w:rPr>
        <w:pPrChange w:id="4651" w:author="The Si Tran" w:date="2012-12-06T01:24:00Z">
          <w:pPr>
            <w:ind w:firstLine="540"/>
          </w:pPr>
        </w:pPrChange>
      </w:pPr>
      <w:del w:id="4652" w:author="The Si Tran" w:date="2012-12-12T00:12:00Z">
        <w:r w:rsidRPr="0049233F" w:rsidDel="00361F58">
          <w:rPr>
            <w:szCs w:val="26"/>
            <w:lang w:val="pt-BR"/>
            <w:rPrChange w:id="4653"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654" w:author="The Si Tran" w:date="2012-12-12T00:12:00Z"/>
          <w:szCs w:val="26"/>
          <w:lang w:val="pt-BR"/>
          <w:rPrChange w:id="4655" w:author="The Si Tran" w:date="2012-12-06T01:24:00Z">
            <w:rPr>
              <w:del w:id="4656" w:author="The Si Tran" w:date="2012-12-12T00:12:00Z"/>
              <w:sz w:val="28"/>
              <w:szCs w:val="28"/>
              <w:lang w:val="pt-BR"/>
            </w:rPr>
          </w:rPrChange>
        </w:rPr>
        <w:pPrChange w:id="4657" w:author="The Si Tran" w:date="2012-12-06T01:27:00Z">
          <w:pPr>
            <w:ind w:firstLine="540"/>
          </w:pPr>
        </w:pPrChange>
      </w:pPr>
      <w:del w:id="4658" w:author="The Si Tran" w:date="2012-12-06T01:24:00Z">
        <w:r w:rsidRPr="00AF1345" w:rsidDel="009C05B7">
          <w:rPr>
            <w:position w:val="-124"/>
            <w:szCs w:val="26"/>
            <w:lang w:val="pt-BR"/>
          </w:rPr>
          <w:object w:dxaOrig="6780" w:dyaOrig="2600" w14:anchorId="5F78E78C">
            <v:shape id="_x0000_i1076" type="#_x0000_t75" style="width:410.25pt;height:159pt" o:ole="">
              <v:imagedata r:id="rId120" o:title=""/>
            </v:shape>
            <o:OLEObject Type="Embed" ProgID="Equation.DSMT4" ShapeID="_x0000_i1076" DrawAspect="Content" ObjectID="_1417586772" r:id="rId121"/>
          </w:object>
        </w:r>
      </w:del>
      <w:del w:id="4659" w:author="The Si Tran" w:date="2012-12-12T00:12:00Z">
        <w:r w:rsidRPr="00AC1C82" w:rsidDel="00361F58">
          <w:rPr>
            <w:position w:val="-4"/>
            <w:szCs w:val="26"/>
            <w:lang w:val="pt-BR"/>
          </w:rPr>
          <w:object w:dxaOrig="180" w:dyaOrig="279" w14:anchorId="3C57DC65">
            <v:shape id="_x0000_i1077" type="#_x0000_t75" style="width:7.5pt;height:12.75pt" o:ole="">
              <v:imagedata r:id="rId19" o:title=""/>
            </v:shape>
            <o:OLEObject Type="Embed" ProgID="Equation.DSMT4" ShapeID="_x0000_i1077" DrawAspect="Content" ObjectID="_1417586773" r:id="rId122"/>
          </w:object>
        </w:r>
        <w:r w:rsidRPr="0049233F" w:rsidDel="00361F58">
          <w:rPr>
            <w:szCs w:val="26"/>
            <w:lang w:val="pt-BR"/>
            <w:rPrChange w:id="4660"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661" w:author="The Si Tran" w:date="2012-12-12T00:12:00Z"/>
          <w:szCs w:val="26"/>
          <w:lang w:val="pt-BR"/>
          <w:rPrChange w:id="4662" w:author="The Si Tran" w:date="2012-12-05T23:02:00Z">
            <w:rPr>
              <w:del w:id="4663" w:author="The Si Tran" w:date="2012-12-12T00:12:00Z"/>
              <w:sz w:val="28"/>
              <w:szCs w:val="28"/>
              <w:lang w:val="pt-BR"/>
            </w:rPr>
          </w:rPrChange>
        </w:rPr>
      </w:pPr>
      <w:del w:id="4664" w:author="The Si Tran" w:date="2012-12-06T01:27:00Z">
        <w:r w:rsidRPr="00AF1345" w:rsidDel="00261881">
          <w:rPr>
            <w:position w:val="-12"/>
            <w:szCs w:val="26"/>
            <w:lang w:val="pt-BR"/>
          </w:rPr>
          <w:object w:dxaOrig="1040" w:dyaOrig="360" w14:anchorId="11AEF62C">
            <v:shape id="_x0000_i1078" type="#_x0000_t75" style="width:116.25pt;height:44.25pt" o:ole="">
              <v:imagedata r:id="rId123" o:title=""/>
            </v:shape>
            <o:OLEObject Type="Embed" ProgID="Equation.DSMT4" ShapeID="_x0000_i1078" DrawAspect="Content" ObjectID="_1417586774" r:id="rId124"/>
          </w:object>
        </w:r>
      </w:del>
    </w:p>
    <w:p w14:paraId="1B74205E" w14:textId="77777777" w:rsidR="00261881" w:rsidRPr="0049233F" w:rsidDel="00361F58" w:rsidRDefault="006A21F7" w:rsidP="006A21F7">
      <w:pPr>
        <w:ind w:firstLine="540"/>
        <w:rPr>
          <w:del w:id="4665" w:author="The Si Tran" w:date="2012-12-12T00:12:00Z"/>
          <w:szCs w:val="26"/>
          <w:lang w:val="pt-BR"/>
          <w:rPrChange w:id="4666" w:author="The Si Tran" w:date="2012-12-05T23:02:00Z">
            <w:rPr>
              <w:del w:id="4667" w:author="The Si Tran" w:date="2012-12-12T00:12:00Z"/>
              <w:sz w:val="28"/>
              <w:szCs w:val="28"/>
              <w:lang w:val="pt-BR"/>
            </w:rPr>
          </w:rPrChange>
        </w:rPr>
      </w:pPr>
      <w:del w:id="4668" w:author="The Si Tran" w:date="2012-12-12T00:12:00Z">
        <w:r w:rsidRPr="0049233F" w:rsidDel="00361F58">
          <w:rPr>
            <w:szCs w:val="26"/>
            <w:lang w:val="pt-BR"/>
            <w:rPrChange w:id="4669"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670" w:author="The Si Tran" w:date="2012-12-06T01:28:00Z"/>
          <w:szCs w:val="26"/>
          <w:lang w:val="pt-BR"/>
          <w:rPrChange w:id="4671" w:author="The Si Tran" w:date="2012-12-05T23:02:00Z">
            <w:rPr>
              <w:del w:id="4672" w:author="The Si Tran" w:date="2012-12-06T01:28:00Z"/>
              <w:sz w:val="28"/>
              <w:szCs w:val="28"/>
              <w:lang w:val="pt-BR"/>
            </w:rPr>
          </w:rPrChange>
        </w:rPr>
      </w:pPr>
      <w:del w:id="4673" w:author="The Si Tran" w:date="2012-12-06T01:28:00Z">
        <w:r w:rsidRPr="00AF1345" w:rsidDel="00261881">
          <w:rPr>
            <w:position w:val="-122"/>
            <w:szCs w:val="26"/>
            <w:lang w:val="pt-BR"/>
          </w:rPr>
          <w:object w:dxaOrig="5800" w:dyaOrig="2560" w14:anchorId="0026A38C">
            <v:shape id="_x0000_i1079" type="#_x0000_t75" style="width:353.25pt;height:159pt" o:ole="">
              <v:imagedata r:id="rId125" o:title=""/>
            </v:shape>
            <o:OLEObject Type="Embed" ProgID="Equation.DSMT4" ShapeID="_x0000_i1079" DrawAspect="Content" ObjectID="_1417586775" r:id="rId126"/>
          </w:object>
        </w:r>
        <w:r w:rsidRPr="0049233F" w:rsidDel="00261881">
          <w:rPr>
            <w:szCs w:val="26"/>
            <w:lang w:val="pt-BR"/>
            <w:rPrChange w:id="4674"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675" w:author="The Si Tran" w:date="2012-12-06T01:30:00Z"/>
          <w:szCs w:val="26"/>
          <w:lang w:val="pt-BR"/>
          <w:rPrChange w:id="4676" w:author="The Si Tran" w:date="2012-12-05T23:02:00Z">
            <w:rPr>
              <w:del w:id="4677" w:author="The Si Tran" w:date="2012-12-06T01:30:00Z"/>
              <w:sz w:val="28"/>
              <w:szCs w:val="28"/>
              <w:lang w:val="pt-BR"/>
            </w:rPr>
          </w:rPrChange>
        </w:rPr>
      </w:pPr>
    </w:p>
    <w:p w14:paraId="75981A4C" w14:textId="77777777" w:rsidR="006A21F7" w:rsidRPr="0049233F" w:rsidDel="00361F58" w:rsidRDefault="006A21F7" w:rsidP="006A21F7">
      <w:pPr>
        <w:ind w:firstLine="540"/>
        <w:rPr>
          <w:del w:id="4678" w:author="The Si Tran" w:date="2012-12-12T00:12:00Z"/>
          <w:szCs w:val="26"/>
          <w:lang w:val="pt-BR"/>
          <w:rPrChange w:id="4679" w:author="The Si Tran" w:date="2012-12-05T23:02:00Z">
            <w:rPr>
              <w:del w:id="4680" w:author="The Si Tran" w:date="2012-12-12T00:12:00Z"/>
              <w:sz w:val="28"/>
              <w:szCs w:val="28"/>
              <w:lang w:val="pt-BR"/>
            </w:rPr>
          </w:rPrChange>
        </w:rPr>
      </w:pPr>
    </w:p>
    <w:p w14:paraId="6735D7E8" w14:textId="77777777" w:rsidR="006A21F7" w:rsidRPr="0049233F" w:rsidDel="008771FB" w:rsidRDefault="006A21F7" w:rsidP="006A21F7">
      <w:pPr>
        <w:ind w:firstLine="540"/>
        <w:rPr>
          <w:del w:id="4681" w:author="The Si Tran" w:date="2012-12-06T01:30:00Z"/>
          <w:szCs w:val="26"/>
          <w:lang w:val="pt-BR"/>
          <w:rPrChange w:id="4682" w:author="The Si Tran" w:date="2012-12-05T23:02:00Z">
            <w:rPr>
              <w:del w:id="4683" w:author="The Si Tran" w:date="2012-12-06T01:30:00Z"/>
              <w:sz w:val="28"/>
              <w:szCs w:val="28"/>
              <w:lang w:val="pt-BR"/>
            </w:rPr>
          </w:rPrChange>
        </w:rPr>
      </w:pPr>
      <w:del w:id="4684" w:author="The Si Tran" w:date="2012-12-06T01:30:00Z">
        <w:r w:rsidRPr="0049233F" w:rsidDel="008771FB">
          <w:rPr>
            <w:szCs w:val="26"/>
            <w:lang w:val="pt-BR"/>
            <w:rPrChange w:id="4685"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pt" o:ole="">
              <v:imagedata r:id="rId127" o:title=""/>
            </v:shape>
            <o:OLEObject Type="Embed" ProgID="Equation.DSMT4" ShapeID="_x0000_i1080" DrawAspect="Content" ObjectID="_1417586776" r:id="rId128"/>
          </w:object>
        </w:r>
        <w:r w:rsidRPr="0049233F" w:rsidDel="008771FB">
          <w:rPr>
            <w:szCs w:val="26"/>
            <w:lang w:val="pt-BR"/>
            <w:rPrChange w:id="4686"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pt" o:ole="">
              <v:imagedata r:id="rId129" o:title=""/>
            </v:shape>
            <o:OLEObject Type="Embed" ProgID="Equation.DSMT4" ShapeID="_x0000_i1081" DrawAspect="Content" ObjectID="_1417586777" r:id="rId130"/>
          </w:object>
        </w:r>
      </w:del>
    </w:p>
    <w:p w14:paraId="17A8DAB1" w14:textId="77777777" w:rsidR="006A21F7" w:rsidRPr="0049233F" w:rsidDel="00361F58" w:rsidRDefault="006A21F7" w:rsidP="006A21F7">
      <w:pPr>
        <w:ind w:firstLine="540"/>
        <w:rPr>
          <w:del w:id="4687" w:author="The Si Tran" w:date="2012-12-12T00:12:00Z"/>
          <w:szCs w:val="26"/>
          <w:lang w:val="pt-BR"/>
          <w:rPrChange w:id="4688" w:author="The Si Tran" w:date="2012-12-05T23:02:00Z">
            <w:rPr>
              <w:del w:id="4689" w:author="The Si Tran" w:date="2012-12-12T00:12:00Z"/>
              <w:sz w:val="28"/>
              <w:szCs w:val="28"/>
              <w:lang w:val="pt-BR"/>
            </w:rPr>
          </w:rPrChange>
        </w:rPr>
      </w:pPr>
      <w:del w:id="4690" w:author="The Si Tran" w:date="2012-12-12T00:12:00Z">
        <w:r w:rsidRPr="0049233F" w:rsidDel="00361F58">
          <w:rPr>
            <w:szCs w:val="26"/>
            <w:lang w:val="pt-BR"/>
            <w:rPrChange w:id="4691" w:author="The Si Tran" w:date="2012-12-05T23:02:00Z">
              <w:rPr>
                <w:sz w:val="28"/>
                <w:szCs w:val="28"/>
                <w:lang w:val="pt-BR"/>
              </w:rPr>
            </w:rPrChange>
          </w:rPr>
          <w:delText xml:space="preserve">Cho mọi </w:delText>
        </w:r>
      </w:del>
      <w:del w:id="4692" w:author="The Si Tran" w:date="2012-12-06T20:15:00Z">
        <w:r w:rsidRPr="0049233F" w:rsidDel="00FF697A">
          <w:rPr>
            <w:szCs w:val="26"/>
            <w:lang w:val="pt-BR"/>
            <w:rPrChange w:id="4693" w:author="The Si Tran" w:date="2012-12-05T23:02:00Z">
              <w:rPr>
                <w:sz w:val="28"/>
                <w:szCs w:val="28"/>
                <w:lang w:val="pt-BR"/>
              </w:rPr>
            </w:rPrChange>
          </w:rPr>
          <w:delText xml:space="preserve">k, k=1,2,3,... </w:delText>
        </w:r>
      </w:del>
      <w:del w:id="4694" w:author="The Si Tran" w:date="2012-12-06T20:16:00Z">
        <w:r w:rsidRPr="0049233F" w:rsidDel="0045340D">
          <w:rPr>
            <w:szCs w:val="26"/>
            <w:lang w:val="pt-BR"/>
            <w:rPrChange w:id="4695" w:author="The Si Tran" w:date="2012-12-05T23:02:00Z">
              <w:rPr>
                <w:sz w:val="28"/>
                <w:szCs w:val="28"/>
                <w:lang w:val="pt-BR"/>
              </w:rPr>
            </w:rPrChange>
          </w:rPr>
          <w:delText xml:space="preserve">hệ số </w:delText>
        </w:r>
      </w:del>
      <w:del w:id="4696" w:author="The Si Tran" w:date="2012-12-06T01:30:00Z">
        <w:r w:rsidRPr="00AF1345" w:rsidDel="008771FB">
          <w:rPr>
            <w:position w:val="-12"/>
            <w:szCs w:val="26"/>
            <w:lang w:val="pt-BR"/>
          </w:rPr>
          <w:object w:dxaOrig="320" w:dyaOrig="360" w14:anchorId="3B080946">
            <v:shape id="_x0000_i1082" type="#_x0000_t75" style="width:12.75pt;height:21.75pt" o:ole="">
              <v:imagedata r:id="rId131" o:title=""/>
            </v:shape>
            <o:OLEObject Type="Embed" ProgID="Equation.DSMT4" ShapeID="_x0000_i1082" DrawAspect="Content" ObjectID="_1417586778" r:id="rId132"/>
          </w:object>
        </w:r>
      </w:del>
      <w:del w:id="4697" w:author="The Si Tran" w:date="2012-12-06T20:16:00Z">
        <w:r w:rsidRPr="0049233F" w:rsidDel="0045340D">
          <w:rPr>
            <w:szCs w:val="26"/>
            <w:lang w:val="pt-BR"/>
            <w:rPrChange w:id="4698" w:author="The Si Tran" w:date="2012-12-05T23:02:00Z">
              <w:rPr>
                <w:sz w:val="28"/>
                <w:szCs w:val="28"/>
                <w:lang w:val="pt-BR"/>
              </w:rPr>
            </w:rPrChange>
          </w:rPr>
          <w:delText xml:space="preserve"> </w:delText>
        </w:r>
      </w:del>
      <w:del w:id="4699" w:author="The Si Tran" w:date="2012-12-12T00:12:00Z">
        <w:r w:rsidRPr="0049233F" w:rsidDel="00361F58">
          <w:rPr>
            <w:szCs w:val="26"/>
            <w:lang w:val="pt-BR"/>
            <w:rPrChange w:id="4700"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701" w:author="The Si Tran" w:date="2012-12-06T01:32:00Z">
        <m:oMath>
          <m:r>
            <m:rPr>
              <m:sty m:val="p"/>
            </m:rPr>
            <w:rPr>
              <w:rFonts w:ascii="Cambria Math" w:hAnsi="Cambria Math"/>
              <w:position w:val="-12"/>
              <w:szCs w:val="26"/>
              <w:lang w:val="pt-BR"/>
            </w:rPr>
            <w:object w:dxaOrig="320" w:dyaOrig="360" w14:anchorId="3E58930E">
              <v:shape id="_x0000_i1083" type="#_x0000_t75" style="width:12.75pt;height:21.75pt" o:ole="">
                <v:imagedata r:id="rId131" o:title=""/>
              </v:shape>
              <o:OLEObject Type="Embed" ProgID="Equation.DSMT4" ShapeID="_x0000_i1083" DrawAspect="Content" ObjectID="_1417586779" r:id="rId133"/>
            </w:object>
          </m:r>
        </m:oMath>
        <w:r w:rsidRPr="0049233F" w:rsidDel="008771FB">
          <w:rPr>
            <w:szCs w:val="26"/>
            <w:lang w:val="pt-BR"/>
            <w:rPrChange w:id="4702" w:author="The Si Tran" w:date="2012-12-05T23:02:00Z">
              <w:rPr>
                <w:sz w:val="28"/>
                <w:szCs w:val="28"/>
                <w:lang w:val="pt-BR"/>
              </w:rPr>
            </w:rPrChange>
          </w:rPr>
          <w:delText xml:space="preserve">= 0 </w:delText>
        </w:r>
      </w:del>
      <w:del w:id="4703" w:author="The Si Tran" w:date="2012-12-12T00:12:00Z">
        <w:r w:rsidRPr="0049233F" w:rsidDel="00361F58">
          <w:rPr>
            <w:szCs w:val="26"/>
            <w:lang w:val="pt-BR"/>
            <w:rPrChange w:id="4704" w:author="The Si Tran" w:date="2012-12-05T23:02:00Z">
              <w:rPr>
                <w:sz w:val="28"/>
                <w:szCs w:val="28"/>
                <w:lang w:val="pt-BR"/>
              </w:rPr>
            </w:rPrChange>
          </w:rPr>
          <w:delText xml:space="preserve">với </w:delText>
        </w:r>
      </w:del>
      <w:del w:id="4705" w:author="The Si Tran" w:date="2012-12-06T20:15:00Z">
        <w:r w:rsidRPr="0049233F" w:rsidDel="00940531">
          <w:rPr>
            <w:szCs w:val="26"/>
            <w:lang w:val="pt-BR"/>
            <w:rPrChange w:id="4706" w:author="The Si Tran" w:date="2012-12-05T23:02:00Z">
              <w:rPr>
                <w:sz w:val="28"/>
                <w:szCs w:val="28"/>
                <w:lang w:val="pt-BR"/>
              </w:rPr>
            </w:rPrChange>
          </w:rPr>
          <w:delText>k &gt; p</w:delText>
        </w:r>
      </w:del>
      <w:del w:id="4707" w:author="The Si Tran" w:date="2012-12-12T00:12:00Z">
        <w:r w:rsidRPr="0049233F" w:rsidDel="00361F58">
          <w:rPr>
            <w:szCs w:val="26"/>
            <w:lang w:val="pt-BR"/>
            <w:rPrChange w:id="4708"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709" w:author="The Si Tran" w:date="2012-12-12T00:12:00Z"/>
          <w:szCs w:val="26"/>
          <w:lang w:val="pt-BR"/>
          <w:rPrChange w:id="4710" w:author="The Si Tran" w:date="2012-12-05T23:02:00Z">
            <w:rPr>
              <w:del w:id="4711" w:author="The Si Tran" w:date="2012-12-12T00:12:00Z"/>
              <w:sz w:val="28"/>
              <w:szCs w:val="28"/>
              <w:lang w:val="pt-BR"/>
            </w:rPr>
          </w:rPrChange>
        </w:rPr>
      </w:pPr>
      <w:del w:id="4712" w:author="The Si Tran" w:date="2012-12-12T00:12:00Z">
        <w:r w:rsidRPr="0049233F" w:rsidDel="00361F58">
          <w:rPr>
            <w:szCs w:val="26"/>
            <w:lang w:val="pt-BR"/>
            <w:rPrChange w:id="4713"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714" w:author="The Si Tran" w:date="2012-12-06T20:17:00Z">
        <w:r w:rsidRPr="00AF1345" w:rsidDel="00D362B7">
          <w:rPr>
            <w:position w:val="-8"/>
            <w:szCs w:val="26"/>
            <w:lang w:val="pt-BR"/>
          </w:rPr>
          <w:object w:dxaOrig="859" w:dyaOrig="360" w14:anchorId="670E44A5">
            <v:shape id="_x0000_i1084" type="#_x0000_t75" style="width:44.25pt;height:12.75pt" o:ole="">
              <v:imagedata r:id="rId134" o:title=""/>
            </v:shape>
            <o:OLEObject Type="Embed" ProgID="Equation.DSMT4" ShapeID="_x0000_i1084" DrawAspect="Content" ObjectID="_1417586780" r:id="rId135"/>
          </w:object>
        </w:r>
      </w:del>
      <w:del w:id="4715" w:author="The Si Tran" w:date="2012-12-12T00:12:00Z">
        <w:r w:rsidRPr="0049233F" w:rsidDel="00361F58">
          <w:rPr>
            <w:szCs w:val="26"/>
            <w:lang w:val="pt-BR"/>
            <w:rPrChange w:id="4716" w:author="The Si Tran" w:date="2012-12-05T23:02:00Z">
              <w:rPr>
                <w:sz w:val="28"/>
                <w:szCs w:val="28"/>
                <w:lang w:val="pt-BR"/>
              </w:rPr>
            </w:rPrChange>
          </w:rPr>
          <w:delText xml:space="preserve">, với </w:delText>
        </w:r>
      </w:del>
      <w:del w:id="4717" w:author="The Si Tran" w:date="2012-12-06T20:17:00Z">
        <w:r w:rsidRPr="0049233F" w:rsidDel="0089241B">
          <w:rPr>
            <w:szCs w:val="26"/>
            <w:lang w:val="pt-BR"/>
            <w:rPrChange w:id="4718" w:author="The Si Tran" w:date="2012-12-05T23:02:00Z">
              <w:rPr>
                <w:sz w:val="28"/>
                <w:szCs w:val="28"/>
                <w:lang w:val="pt-BR"/>
              </w:rPr>
            </w:rPrChange>
          </w:rPr>
          <w:delText>N</w:delText>
        </w:r>
      </w:del>
      <w:del w:id="4719" w:author="The Si Tran" w:date="2012-12-12T00:12:00Z">
        <w:r w:rsidRPr="0049233F" w:rsidDel="00361F58">
          <w:rPr>
            <w:szCs w:val="26"/>
            <w:lang w:val="pt-BR"/>
            <w:rPrChange w:id="4720"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721" w:author="The Si Tran" w:date="2012-12-06T20:19:00Z"/>
          <w:szCs w:val="26"/>
          <w:lang w:val="pt-BR"/>
          <w:rPrChange w:id="4722" w:author="The Si Tran" w:date="2012-12-06T20:18:00Z">
            <w:rPr>
              <w:del w:id="4723" w:author="The Si Tran" w:date="2012-12-06T20:19:00Z"/>
              <w:sz w:val="28"/>
              <w:szCs w:val="28"/>
              <w:lang w:val="pt-BR"/>
            </w:rPr>
          </w:rPrChange>
        </w:rPr>
      </w:pPr>
      <w:del w:id="4724" w:author="The Si Tran" w:date="2012-12-12T13:59:00Z">
        <w:r w:rsidRPr="0049233F" w:rsidDel="000064E1">
          <w:rPr>
            <w:szCs w:val="26"/>
            <w:lang w:val="pt-BR"/>
            <w:rPrChange w:id="4725"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726" w:author="The Si Tran" w:date="2012-12-06T20:19:00Z"/>
          <w:szCs w:val="26"/>
          <w:lang w:val="pt-BR"/>
          <w:rPrChange w:id="4727" w:author="The Si Tran" w:date="2012-12-05T23:02:00Z">
            <w:rPr>
              <w:del w:id="4728" w:author="The Si Tran" w:date="2012-12-06T20:19:00Z"/>
              <w:sz w:val="28"/>
              <w:szCs w:val="28"/>
              <w:lang w:val="pt-BR"/>
            </w:rPr>
          </w:rPrChange>
        </w:rPr>
      </w:pPr>
      <w:del w:id="4729" w:author="The Si Tran" w:date="2012-12-06T20:19:00Z">
        <w:r w:rsidRPr="00AF1345" w:rsidDel="0089241B">
          <w:rPr>
            <w:position w:val="-12"/>
            <w:szCs w:val="26"/>
            <w:lang w:val="pt-BR"/>
          </w:rPr>
          <w:object w:dxaOrig="2740" w:dyaOrig="360" w14:anchorId="296C4F80">
            <v:shape id="_x0000_i1085" type="#_x0000_t75" style="width:159pt;height:21.75pt" o:ole="">
              <v:imagedata r:id="rId136" o:title=""/>
            </v:shape>
            <o:OLEObject Type="Embed" ProgID="Equation.DSMT4" ShapeID="_x0000_i1085" DrawAspect="Content" ObjectID="_1417586781" r:id="rId137"/>
          </w:object>
        </w:r>
      </w:del>
    </w:p>
    <w:p w14:paraId="0867CF52" w14:textId="77777777" w:rsidR="006A21F7" w:rsidRPr="0049233F" w:rsidDel="000064E1" w:rsidRDefault="006A21F7" w:rsidP="006A21F7">
      <w:pPr>
        <w:ind w:firstLine="540"/>
        <w:rPr>
          <w:del w:id="4730" w:author="The Si Tran" w:date="2012-12-12T13:59:00Z"/>
          <w:szCs w:val="26"/>
          <w:lang w:val="pt-BR"/>
          <w:rPrChange w:id="4731" w:author="The Si Tran" w:date="2012-12-05T23:02:00Z">
            <w:rPr>
              <w:del w:id="4732" w:author="The Si Tran" w:date="2012-12-12T13:59:00Z"/>
              <w:sz w:val="28"/>
              <w:szCs w:val="28"/>
              <w:lang w:val="pt-BR"/>
            </w:rPr>
          </w:rPrChange>
        </w:rPr>
      </w:pPr>
    </w:p>
    <w:p w14:paraId="118930DE" w14:textId="77777777" w:rsidR="006A21F7" w:rsidRPr="0049233F" w:rsidDel="000064E1" w:rsidRDefault="006A21F7" w:rsidP="006A21F7">
      <w:pPr>
        <w:ind w:firstLine="540"/>
        <w:rPr>
          <w:del w:id="4733" w:author="The Si Tran" w:date="2012-12-12T13:59:00Z"/>
          <w:i/>
          <w:szCs w:val="26"/>
          <w:rPrChange w:id="4734" w:author="The Si Tran" w:date="2012-12-05T23:02:00Z">
            <w:rPr>
              <w:del w:id="4735" w:author="The Si Tran" w:date="2012-12-12T13:59:00Z"/>
              <w:i/>
              <w:sz w:val="28"/>
              <w:szCs w:val="28"/>
            </w:rPr>
          </w:rPrChange>
        </w:rPr>
      </w:pPr>
      <w:del w:id="4736" w:author="The Si Tran" w:date="2012-12-12T13:59:00Z">
        <w:r w:rsidRPr="0049233F" w:rsidDel="000064E1">
          <w:rPr>
            <w:i/>
            <w:szCs w:val="26"/>
            <w:rPrChange w:id="4737"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738" w:author="The Si Tran" w:date="2012-12-12T13:59:00Z"/>
          <w:i/>
          <w:szCs w:val="26"/>
          <w:rPrChange w:id="4739" w:author="The Si Tran" w:date="2012-12-05T23:02:00Z">
            <w:rPr>
              <w:del w:id="4740" w:author="The Si Tran" w:date="2012-12-12T13:59:00Z"/>
              <w:i/>
              <w:sz w:val="28"/>
              <w:szCs w:val="28"/>
            </w:rPr>
          </w:rPrChange>
        </w:rPr>
      </w:pPr>
      <w:del w:id="4741" w:author="The Si Tran" w:date="2012-12-12T13:59:00Z">
        <w:r w:rsidRPr="0049233F" w:rsidDel="000064E1">
          <w:rPr>
            <w:i/>
            <w:szCs w:val="26"/>
            <w:rPrChange w:id="4742"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743" w:author="The Si Tran" w:date="2012-12-12T13:59:00Z"/>
          <w:i/>
          <w:szCs w:val="26"/>
          <w:rPrChange w:id="4744" w:author="The Si Tran" w:date="2012-12-05T23:02:00Z">
            <w:rPr>
              <w:del w:id="4745" w:author="The Si Tran" w:date="2012-12-12T13:59:00Z"/>
              <w:i/>
              <w:sz w:val="28"/>
              <w:szCs w:val="28"/>
            </w:rPr>
          </w:rPrChange>
        </w:rPr>
      </w:pPr>
      <w:del w:id="4746" w:author="The Si Tran" w:date="2012-12-12T13:59:00Z">
        <w:r w:rsidRPr="0049233F" w:rsidDel="000064E1">
          <w:rPr>
            <w:i/>
            <w:szCs w:val="26"/>
            <w:rPrChange w:id="4747"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748" w:author="The Si Tran" w:date="2012-12-12T13:59:00Z"/>
          <w:i/>
          <w:szCs w:val="26"/>
          <w:lang w:val="fr-FR"/>
          <w:rPrChange w:id="4749" w:author="The Si Tran" w:date="2012-12-05T23:02:00Z">
            <w:rPr>
              <w:del w:id="4750" w:author="The Si Tran" w:date="2012-12-12T13:59:00Z"/>
              <w:i/>
              <w:sz w:val="28"/>
              <w:szCs w:val="28"/>
              <w:lang w:val="fr-FR"/>
            </w:rPr>
          </w:rPrChange>
        </w:rPr>
      </w:pPr>
      <w:del w:id="4751" w:author="The Si Tran" w:date="2012-12-12T13:59:00Z">
        <w:r w:rsidRPr="0049233F" w:rsidDel="000064E1">
          <w:rPr>
            <w:i/>
            <w:szCs w:val="26"/>
            <w:lang w:val="fr-FR"/>
            <w:rPrChange w:id="4752"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753" w:author="The Si Tran" w:date="2012-12-12T13:59:00Z"/>
          <w:i/>
          <w:szCs w:val="26"/>
          <w:lang w:val="fr-FR"/>
          <w:rPrChange w:id="4754" w:author="The Si Tran" w:date="2012-12-05T23:02:00Z">
            <w:rPr>
              <w:del w:id="4755" w:author="The Si Tran" w:date="2012-12-12T13:59:00Z"/>
              <w:i/>
              <w:sz w:val="28"/>
              <w:szCs w:val="28"/>
              <w:lang w:val="fr-FR"/>
            </w:rPr>
          </w:rPrChange>
        </w:rPr>
      </w:pPr>
      <w:del w:id="4756" w:author="The Si Tran" w:date="2012-12-12T13:59:00Z">
        <w:r w:rsidRPr="0049233F" w:rsidDel="000064E1">
          <w:rPr>
            <w:i/>
            <w:szCs w:val="26"/>
            <w:lang w:val="fr-FR"/>
            <w:rPrChange w:id="4757"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758" w:author="The Si Tran" w:date="2012-12-12T13:59:00Z"/>
          <w:i/>
          <w:szCs w:val="26"/>
          <w:lang w:val="pt-BR"/>
          <w:rPrChange w:id="4759" w:author="The Si Tran" w:date="2012-12-05T23:02:00Z">
            <w:rPr>
              <w:del w:id="4760" w:author="The Si Tran" w:date="2012-12-12T13:59:00Z"/>
              <w:i/>
              <w:sz w:val="28"/>
              <w:szCs w:val="28"/>
              <w:lang w:val="pt-BR"/>
            </w:rPr>
          </w:rPrChange>
        </w:rPr>
      </w:pPr>
      <w:del w:id="4761" w:author="The Si Tran" w:date="2012-12-12T13:59:00Z">
        <w:r w:rsidRPr="0049233F" w:rsidDel="000064E1">
          <w:rPr>
            <w:i/>
            <w:szCs w:val="26"/>
            <w:lang w:val="pt-BR"/>
            <w:rPrChange w:id="4762"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763" w:author="The Si Tran" w:date="2012-12-12T13:59:00Z"/>
          <w:i/>
          <w:szCs w:val="26"/>
          <w:lang w:val="pt-BR"/>
          <w:rPrChange w:id="4764" w:author="The Si Tran" w:date="2012-12-05T23:02:00Z">
            <w:rPr>
              <w:del w:id="4765" w:author="The Si Tran" w:date="2012-12-12T13:59:00Z"/>
              <w:i/>
              <w:sz w:val="28"/>
              <w:szCs w:val="28"/>
              <w:lang w:val="pt-BR"/>
            </w:rPr>
          </w:rPrChange>
        </w:rPr>
      </w:pPr>
      <w:del w:id="4766" w:author="The Si Tran" w:date="2012-12-12T13:59:00Z">
        <w:r w:rsidRPr="0049233F" w:rsidDel="000064E1">
          <w:rPr>
            <w:i/>
            <w:szCs w:val="26"/>
            <w:lang w:val="pt-BR"/>
            <w:rPrChange w:id="4767"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768" w:author="The Si Tran" w:date="2012-12-12T13:59:00Z"/>
          <w:i/>
          <w:szCs w:val="26"/>
          <w:lang w:val="pt-BR"/>
          <w:rPrChange w:id="4769" w:author="The Si Tran" w:date="2012-12-05T23:02:00Z">
            <w:rPr>
              <w:del w:id="4770" w:author="The Si Tran" w:date="2012-12-12T13:59:00Z"/>
              <w:i/>
              <w:sz w:val="28"/>
              <w:szCs w:val="28"/>
              <w:lang w:val="pt-BR"/>
            </w:rPr>
          </w:rPrChange>
        </w:rPr>
      </w:pPr>
      <w:del w:id="4771" w:author="The Si Tran" w:date="2012-12-12T13:59:00Z">
        <w:r w:rsidRPr="0049233F" w:rsidDel="000064E1">
          <w:rPr>
            <w:i/>
            <w:szCs w:val="26"/>
            <w:lang w:val="pt-BR"/>
            <w:rPrChange w:id="4772"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773" w:author="The Si Tran" w:date="2012-12-12T13:59:00Z"/>
          <w:i/>
          <w:szCs w:val="26"/>
          <w:lang w:val="pt-BR"/>
          <w:rPrChange w:id="4774" w:author="The Si Tran" w:date="2012-12-05T23:02:00Z">
            <w:rPr>
              <w:del w:id="4775" w:author="The Si Tran" w:date="2012-12-12T13:59:00Z"/>
              <w:i/>
              <w:sz w:val="28"/>
              <w:szCs w:val="28"/>
              <w:lang w:val="pt-BR"/>
            </w:rPr>
          </w:rPrChange>
        </w:rPr>
      </w:pPr>
      <w:del w:id="4776" w:author="The Si Tran" w:date="2012-12-12T13:59:00Z">
        <w:r w:rsidRPr="0049233F" w:rsidDel="000064E1">
          <w:rPr>
            <w:i/>
            <w:szCs w:val="26"/>
            <w:lang w:val="pt-BR"/>
            <w:rPrChange w:id="4777"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778" w:author="The Si Tran" w:date="2012-12-05T23:02:00Z">
            <w:rPr>
              <w:sz w:val="28"/>
              <w:szCs w:val="28"/>
              <w:lang w:val="pt-BR"/>
            </w:rPr>
          </w:rPrChange>
        </w:rPr>
      </w:pPr>
      <w:r w:rsidRPr="0049233F">
        <w:rPr>
          <w:szCs w:val="26"/>
          <w:lang w:val="pt-BR"/>
          <w:rPrChange w:id="4779" w:author="The Si Tran" w:date="2012-12-05T23:02:00Z">
            <w:rPr>
              <w:sz w:val="28"/>
              <w:szCs w:val="28"/>
              <w:lang w:val="pt-BR"/>
            </w:rPr>
          </w:rPrChange>
        </w:rPr>
        <w:t xml:space="preserve">Hình </w:t>
      </w:r>
      <w:ins w:id="4780" w:author="The Si Tran" w:date="2012-12-12T00:13:00Z">
        <w:r w:rsidR="00361F58">
          <w:rPr>
            <w:szCs w:val="26"/>
            <w:lang w:val="pt-BR"/>
          </w:rPr>
          <w:t>3.2</w:t>
        </w:r>
      </w:ins>
      <w:del w:id="4781" w:author="The Si Tran" w:date="2012-12-12T00:13:00Z">
        <w:r w:rsidRPr="0049233F" w:rsidDel="00361F58">
          <w:rPr>
            <w:szCs w:val="26"/>
            <w:lang w:val="pt-BR"/>
            <w:rPrChange w:id="4782" w:author="The Si Tran" w:date="2012-12-05T23:02:00Z">
              <w:rPr>
                <w:sz w:val="28"/>
                <w:szCs w:val="28"/>
                <w:lang w:val="pt-BR"/>
              </w:rPr>
            </w:rPrChange>
          </w:rPr>
          <w:delText>8</w:delText>
        </w:r>
      </w:del>
      <w:r w:rsidRPr="0049233F">
        <w:rPr>
          <w:szCs w:val="26"/>
          <w:lang w:val="pt-BR"/>
          <w:rPrChange w:id="4783"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784"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785" w:author="The Si Tran" w:date="2012-12-05T23:02:00Z">
            <w:rPr>
              <w:sz w:val="28"/>
              <w:szCs w:val="28"/>
              <w:lang w:val="pt-BR"/>
            </w:rPr>
          </w:rPrChange>
        </w:rPr>
        <w:t xml:space="preserve">. Ở đây ta thấy rằng hàm tự tương quan của mô hình AR(2) </w:t>
      </w:r>
      <w:r w:rsidRPr="0049233F">
        <w:rPr>
          <w:szCs w:val="26"/>
          <w:lang w:val="pt-BR"/>
          <w:rPrChange w:id="4786"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787" w:author="The Si Tran" w:date="2012-12-05T23:02:00Z">
            <w:rPr>
              <w:sz w:val="28"/>
              <w:szCs w:val="28"/>
              <w:lang w:val="pt-BR"/>
            </w:rPr>
          </w:rPrChange>
        </w:rPr>
        <w:t>.</w:t>
      </w:r>
    </w:p>
    <w:p w14:paraId="7B62F784" w14:textId="110717AC" w:rsidR="006A21F7" w:rsidRPr="0049233F" w:rsidRDefault="006A21F7">
      <w:pPr>
        <w:pStyle w:val="Canhgiua"/>
        <w:rPr>
          <w:lang w:val="pt-BR"/>
          <w:rPrChange w:id="4788" w:author="The Si Tran" w:date="2012-12-05T23:02:00Z">
            <w:rPr>
              <w:sz w:val="28"/>
              <w:szCs w:val="28"/>
              <w:lang w:val="pt-BR"/>
            </w:rPr>
          </w:rPrChange>
        </w:rPr>
        <w:pPrChange w:id="4789" w:author="The Si Tran" w:date="2012-12-16T17:07:00Z">
          <w:pPr>
            <w:ind w:firstLine="540"/>
          </w:pPr>
        </w:pPrChange>
      </w:pPr>
      <w:del w:id="4790" w:author="The Si Tran" w:date="2012-12-14T05:14:00Z">
        <w:r w:rsidRPr="0049233F" w:rsidDel="00802E77">
          <w:rPr>
            <w:noProof/>
            <w:rPrChange w:id="4791" w:author="Unknown">
              <w:rPr>
                <w:noProof/>
                <w:sz w:val="28"/>
                <w:szCs w:val="28"/>
              </w:rPr>
            </w:rPrChange>
          </w:rPr>
          <w:drawing>
            <wp:inline distT="0" distB="0" distL="0" distR="0" wp14:anchorId="3B32A802" wp14:editId="09FDC22F">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792" w:author="The Si Tran" w:date="2012-12-14T05:14:00Z">
        <w:r w:rsidR="00802E77" w:rsidRPr="008B254F">
          <w:rPr>
            <w:noProof/>
            <w:rPrChange w:id="4793" w:author="Unknown">
              <w:rPr>
                <w:noProof/>
              </w:rPr>
            </w:rPrChange>
          </w:rPr>
          <w:drawing>
            <wp:inline distT="0" distB="0" distL="0" distR="0" wp14:anchorId="61C44964" wp14:editId="670F2CA2">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ins>
    </w:p>
    <w:p w14:paraId="1EBE7DD6" w14:textId="33A177C1" w:rsidR="006A21F7" w:rsidRPr="00AD5E7D" w:rsidRDefault="006A21F7">
      <w:pPr>
        <w:pStyle w:val="Hinh"/>
        <w:rPr>
          <w:rPrChange w:id="4794" w:author="The Si Tran" w:date="2012-12-16T17:07:00Z">
            <w:rPr>
              <w:sz w:val="28"/>
              <w:szCs w:val="28"/>
              <w:lang w:val="pt-BR"/>
            </w:rPr>
          </w:rPrChange>
        </w:rPr>
        <w:pPrChange w:id="4795" w:author="The Si Tran" w:date="2012-12-16T17:07:00Z">
          <w:pPr>
            <w:pStyle w:val="Caption"/>
            <w:ind w:left="2160"/>
          </w:pPr>
        </w:pPrChange>
      </w:pPr>
      <w:bookmarkStart w:id="4796" w:name="_Toc312142082"/>
      <w:bookmarkStart w:id="4797" w:name="_Toc343029957"/>
      <w:bookmarkStart w:id="4798" w:name="_Toc343841733"/>
      <w:r w:rsidRPr="00AD5E7D">
        <w:rPr>
          <w:rPrChange w:id="4799" w:author="The Si Tran" w:date="2012-12-16T17:07:00Z">
            <w:rPr>
              <w:b w:val="0"/>
              <w:sz w:val="28"/>
              <w:szCs w:val="28"/>
              <w:lang w:val="pt-BR"/>
            </w:rPr>
          </w:rPrChange>
        </w:rPr>
        <w:t xml:space="preserve">Hình </w:t>
      </w:r>
      <w:del w:id="4800" w:author="The Si Tran" w:date="2012-12-11T23:24:00Z">
        <w:r w:rsidRPr="00AD5E7D" w:rsidDel="000D0624">
          <w:rPr>
            <w:rPrChange w:id="4801" w:author="The Si Tran" w:date="2012-12-16T17:07:00Z">
              <w:rPr>
                <w:b w:val="0"/>
                <w:sz w:val="28"/>
                <w:szCs w:val="28"/>
              </w:rPr>
            </w:rPrChange>
          </w:rPr>
          <w:fldChar w:fldCharType="begin"/>
        </w:r>
        <w:r w:rsidRPr="00AD5E7D" w:rsidDel="000D0624">
          <w:rPr>
            <w:rPrChange w:id="4802" w:author="The Si Tran" w:date="2012-12-16T17:07:00Z">
              <w:rPr>
                <w:b w:val="0"/>
                <w:sz w:val="28"/>
                <w:szCs w:val="28"/>
                <w:lang w:val="pt-BR"/>
              </w:rPr>
            </w:rPrChange>
          </w:rPr>
          <w:delInstrText xml:space="preserve"> SEQ Hình \* ARABIC </w:delInstrText>
        </w:r>
        <w:r w:rsidRPr="00AD5E7D" w:rsidDel="000D0624">
          <w:rPr>
            <w:rPrChange w:id="4803" w:author="The Si Tran" w:date="2012-12-16T17:07:00Z">
              <w:rPr>
                <w:b w:val="0"/>
                <w:sz w:val="28"/>
                <w:szCs w:val="28"/>
              </w:rPr>
            </w:rPrChange>
          </w:rPr>
          <w:fldChar w:fldCharType="separate"/>
        </w:r>
        <w:r w:rsidRPr="00AD5E7D" w:rsidDel="000D0624">
          <w:rPr>
            <w:rPrChange w:id="4804" w:author="The Si Tran" w:date="2012-12-16T17:07:00Z">
              <w:rPr>
                <w:b w:val="0"/>
                <w:noProof/>
                <w:sz w:val="28"/>
                <w:szCs w:val="28"/>
                <w:lang w:val="pt-BR"/>
              </w:rPr>
            </w:rPrChange>
          </w:rPr>
          <w:delText>8</w:delText>
        </w:r>
        <w:r w:rsidRPr="00AD5E7D" w:rsidDel="000D0624">
          <w:rPr>
            <w:rPrChange w:id="4805" w:author="The Si Tran" w:date="2012-12-16T17:07:00Z">
              <w:rPr>
                <w:b w:val="0"/>
                <w:sz w:val="28"/>
                <w:szCs w:val="28"/>
              </w:rPr>
            </w:rPrChange>
          </w:rPr>
          <w:fldChar w:fldCharType="end"/>
        </w:r>
        <w:r w:rsidRPr="00AD5E7D" w:rsidDel="000D0624">
          <w:rPr>
            <w:rPrChange w:id="4806" w:author="The Si Tran" w:date="2012-12-16T17:07:00Z">
              <w:rPr>
                <w:b w:val="0"/>
                <w:sz w:val="28"/>
                <w:szCs w:val="28"/>
                <w:lang w:val="pt-BR"/>
              </w:rPr>
            </w:rPrChange>
          </w:rPr>
          <w:delText xml:space="preserve"> </w:delText>
        </w:r>
      </w:del>
      <w:ins w:id="4807" w:author="The Si Tran" w:date="2012-12-11T23:24:00Z">
        <w:r w:rsidR="000D0624" w:rsidRPr="00032D83">
          <w:t>3.2</w:t>
        </w:r>
      </w:ins>
      <w:ins w:id="4808" w:author="The Si Tran" w:date="2012-12-15T08:13:00Z">
        <w:r w:rsidR="00307510" w:rsidRPr="006D6C8D">
          <w:t xml:space="preserve">: </w:t>
        </w:r>
      </w:ins>
      <w:ins w:id="4809" w:author="The Si Tran" w:date="2012-12-11T23:24:00Z">
        <w:r w:rsidR="000D0624" w:rsidRPr="00AD5E7D">
          <w:rPr>
            <w:rPrChange w:id="4810" w:author="The Si Tran" w:date="2012-12-16T17:07:00Z">
              <w:rPr>
                <w:b w:val="0"/>
                <w:sz w:val="28"/>
                <w:szCs w:val="28"/>
                <w:lang w:val="pt-BR"/>
              </w:rPr>
            </w:rPrChange>
          </w:rPr>
          <w:t xml:space="preserve"> </w:t>
        </w:r>
      </w:ins>
      <w:r w:rsidRPr="00AD5E7D">
        <w:rPr>
          <w:rPrChange w:id="4811" w:author="The Si Tran" w:date="2012-12-16T17:07:00Z">
            <w:rPr>
              <w:b w:val="0"/>
              <w:sz w:val="28"/>
              <w:szCs w:val="28"/>
              <w:lang w:val="pt-BR"/>
            </w:rPr>
          </w:rPrChange>
        </w:rPr>
        <w:t>ACF và PACF của mô hình</w:t>
      </w:r>
      <w:ins w:id="4812"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813" w:author="The Si Tran" w:date="2012-12-16T20:22:00Z">
                <w:rPr>
                  <w:rFonts w:ascii="Cambria Math" w:hAnsi="Cambria Math"/>
                  <w:i/>
                </w:rPr>
              </w:ins>
            </m:ctrlPr>
          </m:sSubPr>
          <m:e>
            <w:ins w:id="4814" w:author="The Si Tran" w:date="2012-12-16T20:22:00Z">
              <m:r>
                <w:rPr>
                  <w:rFonts w:ascii="Cambria Math" w:hAnsi="Cambria Math"/>
                </w:rPr>
                <m:t>y</m:t>
              </m:r>
            </w:ins>
          </m:e>
          <m:sub>
            <w:ins w:id="4815" w:author="The Si Tran" w:date="2012-12-16T20:22:00Z">
              <m:r>
                <w:rPr>
                  <w:rFonts w:ascii="Cambria Math" w:hAnsi="Cambria Math"/>
                </w:rPr>
                <m:t>t-1</m:t>
              </m:r>
            </w:ins>
          </m:sub>
        </m:sSub>
        <w:ins w:id="4816" w:author="The Si Tran" w:date="2012-12-16T20:22:00Z">
          <m:r>
            <w:rPr>
              <w:rFonts w:ascii="Cambria Math" w:hAnsi="Cambria Math"/>
            </w:rPr>
            <m:t>+0.5</m:t>
          </m:r>
        </w:ins>
        <m:sSub>
          <m:sSubPr>
            <m:ctrlPr>
              <w:ins w:id="4817" w:author="The Si Tran" w:date="2012-12-16T20:22:00Z">
                <w:rPr>
                  <w:rFonts w:ascii="Cambria Math" w:hAnsi="Cambria Math"/>
                  <w:i/>
                </w:rPr>
              </w:ins>
            </m:ctrlPr>
          </m:sSubPr>
          <m:e>
            <w:ins w:id="4818" w:author="The Si Tran" w:date="2012-12-16T20:22:00Z">
              <m:r>
                <w:rPr>
                  <w:rFonts w:ascii="Cambria Math" w:hAnsi="Cambria Math"/>
                </w:rPr>
                <m:t>y</m:t>
              </m:r>
            </w:ins>
          </m:e>
          <m:sub>
            <w:ins w:id="4819" w:author="The Si Tran" w:date="2012-12-16T20:22:00Z">
              <m:r>
                <w:rPr>
                  <w:rFonts w:ascii="Cambria Math" w:hAnsi="Cambria Math"/>
                </w:rPr>
                <m:t>t-2</m:t>
              </m:r>
            </w:ins>
          </m:sub>
        </m:sSub>
        <w:ins w:id="4820" w:author="The Si Tran" w:date="2012-12-16T20:22:00Z">
          <m:r>
            <w:rPr>
              <w:rFonts w:ascii="Cambria Math" w:hAnsi="Cambria Math"/>
            </w:rPr>
            <m:t>+</m:t>
          </m:r>
        </w:ins>
        <m:sSub>
          <m:sSubPr>
            <m:ctrlPr>
              <w:ins w:id="4821" w:author="The Si Tran" w:date="2012-12-16T20:22:00Z">
                <w:rPr>
                  <w:rFonts w:ascii="Cambria Math" w:hAnsi="Cambria Math"/>
                  <w:i/>
                </w:rPr>
              </w:ins>
            </m:ctrlPr>
          </m:sSubPr>
          <m:e>
            <w:ins w:id="4822" w:author="The Si Tran" w:date="2012-12-16T20:22:00Z">
              <m:r>
                <w:rPr>
                  <w:rFonts w:ascii="Cambria Math" w:hAnsi="Cambria Math"/>
                </w:rPr>
                <m:t>ε</m:t>
              </m:r>
            </w:ins>
          </m:e>
          <m:sub>
            <w:ins w:id="4823" w:author="The Si Tran" w:date="2012-12-16T20:22:00Z">
              <m:r>
                <w:rPr>
                  <w:rFonts w:ascii="Cambria Math" w:hAnsi="Cambria Math"/>
                </w:rPr>
                <m:t>t</m:t>
              </m:r>
            </w:ins>
          </m:sub>
        </m:sSub>
      </m:oMath>
      <w:bookmarkEnd w:id="4798"/>
      <w:del w:id="4824" w:author="The Si Tran" w:date="2012-12-11T23:24:00Z">
        <w:r w:rsidRPr="00AD5E7D" w:rsidDel="000D0624">
          <w:rPr>
            <w:rPrChange w:id="4825" w:author="The Si Tran" w:date="2012-12-16T17:07:00Z">
              <w:rPr>
                <w:b w:val="0"/>
                <w:sz w:val="28"/>
                <w:szCs w:val="28"/>
                <w:lang w:val="pt-BR"/>
              </w:rPr>
            </w:rPrChange>
          </w:rPr>
          <w:delText xml:space="preserve">               </w:delText>
        </w:r>
      </w:del>
      <w:bookmarkEnd w:id="4796"/>
      <w:bookmarkEnd w:id="4797"/>
      <w:del w:id="4826" w:author="The Si Tran" w:date="2012-12-16T20:22:00Z">
        <w:r w:rsidR="002F1D4B">
          <w:pict w14:anchorId="1AEB2765">
            <v:shape id="_x0000_i1086" type="#_x0000_t75" style="width:156.75pt;height:21.75pt">
              <v:imagedata r:id="rId136" o:title=""/>
            </v:shape>
          </w:pict>
        </w:r>
      </w:del>
    </w:p>
    <w:p w14:paraId="0CEE5063" w14:textId="41373C7E" w:rsidR="006A21F7" w:rsidRPr="0049233F" w:rsidRDefault="006A21F7" w:rsidP="00DF02E9">
      <w:pPr>
        <w:pStyle w:val="Heading3"/>
        <w:rPr>
          <w:lang w:val="pt-BR"/>
        </w:rPr>
      </w:pPr>
      <w:bookmarkStart w:id="4827" w:name="_Toc312142552"/>
      <w:bookmarkStart w:id="4828" w:name="_Toc343841881"/>
      <w:r w:rsidRPr="0049233F">
        <w:rPr>
          <w:lang w:val="pt-BR"/>
          <w:rPrChange w:id="4829" w:author="The Si Tran" w:date="2012-12-05T23:02:00Z">
            <w:rPr>
              <w:rFonts w:cs="Times New Roman"/>
              <w:sz w:val="20"/>
              <w:szCs w:val="20"/>
              <w:lang w:val="pt-BR"/>
            </w:rPr>
          </w:rPrChange>
        </w:rPr>
        <w:t>Mô hình kết hợp tự hồi quy và trung bình di động, ARMA(</w:t>
      </w:r>
      <w:r w:rsidRPr="00423CB2">
        <w:rPr>
          <w:i/>
          <w:lang w:val="pt-BR"/>
          <w:rPrChange w:id="4830" w:author="The Si Tran" w:date="2012-12-05T23:02:00Z">
            <w:rPr>
              <w:rFonts w:cs="Times New Roman"/>
              <w:sz w:val="20"/>
              <w:szCs w:val="20"/>
              <w:lang w:val="pt-BR"/>
            </w:rPr>
          </w:rPrChange>
        </w:rPr>
        <w:t>p</w:t>
      </w:r>
      <w:r w:rsidRPr="0049233F">
        <w:rPr>
          <w:lang w:val="pt-BR"/>
          <w:rPrChange w:id="4831" w:author="The Si Tran" w:date="2012-12-05T23:02:00Z">
            <w:rPr>
              <w:rFonts w:cs="Times New Roman"/>
              <w:sz w:val="20"/>
              <w:szCs w:val="20"/>
              <w:lang w:val="pt-BR"/>
            </w:rPr>
          </w:rPrChange>
        </w:rPr>
        <w:t>,</w:t>
      </w:r>
      <w:r w:rsidRPr="00423CB2">
        <w:rPr>
          <w:i/>
          <w:lang w:val="pt-BR"/>
          <w:rPrChange w:id="4832" w:author="The Si Tran" w:date="2012-12-05T23:02:00Z">
            <w:rPr>
              <w:rFonts w:cs="Times New Roman"/>
              <w:sz w:val="20"/>
              <w:szCs w:val="20"/>
              <w:lang w:val="pt-BR"/>
            </w:rPr>
          </w:rPrChange>
        </w:rPr>
        <w:t>q</w:t>
      </w:r>
      <w:r w:rsidRPr="0049233F">
        <w:rPr>
          <w:lang w:val="pt-BR"/>
          <w:rPrChange w:id="4833" w:author="The Si Tran" w:date="2012-12-05T23:02:00Z">
            <w:rPr>
              <w:rFonts w:cs="Times New Roman"/>
              <w:sz w:val="20"/>
              <w:szCs w:val="20"/>
              <w:lang w:val="pt-BR"/>
            </w:rPr>
          </w:rPrChange>
        </w:rPr>
        <w:t>)</w:t>
      </w:r>
      <w:bookmarkEnd w:id="4827"/>
      <w:bookmarkEnd w:id="4828"/>
    </w:p>
    <w:p w14:paraId="2D8EB10B" w14:textId="785634F6" w:rsidR="00E000DF" w:rsidRPr="00A50679" w:rsidRDefault="005B71D4">
      <w:pPr>
        <w:rPr>
          <w:ins w:id="4834" w:author="The Si Tran" w:date="2012-12-12T00:14:00Z"/>
        </w:rPr>
        <w:pPrChange w:id="4835" w:author="The Si Tran" w:date="2012-12-15T08:15:00Z">
          <w:pPr>
            <w:spacing w:before="100" w:beforeAutospacing="1" w:after="100" w:afterAutospacing="1"/>
          </w:pPr>
        </w:pPrChange>
      </w:pPr>
      <w:ins w:id="4836" w:author="The Si Tran" w:date="2012-12-15T08:14:00Z">
        <w:r>
          <w:rPr>
            <w:noProof/>
            <w:rPrChange w:id="4837" w:author="Unknown">
              <w:rPr>
                <w:b/>
                <w:bCs/>
                <w:noProof/>
                <w:sz w:val="20"/>
                <w:szCs w:val="20"/>
              </w:rPr>
            </w:rPrChange>
          </w:rPr>
          <mc:AlternateContent>
            <mc:Choice Requires="wps">
              <w:drawing>
                <wp:anchor distT="0" distB="0" distL="114300" distR="114300" simplePos="0" relativeHeight="251682304" behindDoc="0" locked="0" layoutInCell="1" allowOverlap="1" wp14:anchorId="70A59FC5" wp14:editId="4C303F75">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7D482D" w:rsidRDefault="007D482D">
                              <w:pPr>
                                <w:pStyle w:val="EquationIndex"/>
                                <w:pPrChange w:id="4838" w:author="The Si Tran" w:date="2012-12-15T08:12:00Z">
                                  <w:pPr/>
                                </w:pPrChange>
                              </w:pPr>
                              <w:r>
                                <w:t>(3.</w:t>
                              </w:r>
                              <w:ins w:id="4839" w:author="The Si Tran" w:date="2012-12-14T04:55:00Z">
                                <w:r>
                                  <w:t>8</w:t>
                                </w:r>
                              </w:ins>
                              <w:del w:id="484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7D482D" w:rsidRDefault="007D482D">
                        <w:pPr>
                          <w:pStyle w:val="EquationIndex"/>
                          <w:pPrChange w:id="4841" w:author="The Si Tran" w:date="2012-12-15T08:12:00Z">
                            <w:pPr/>
                          </w:pPrChange>
                        </w:pPr>
                        <w:r>
                          <w:t>(3.</w:t>
                        </w:r>
                        <w:ins w:id="4842" w:author="The Si Tran" w:date="2012-12-14T04:55:00Z">
                          <w:r>
                            <w:t>8</w:t>
                          </w:r>
                        </w:ins>
                        <w:del w:id="4843" w:author="The Si Tran" w:date="2012-12-14T04:55:00Z">
                          <w:r w:rsidDel="004505B3">
                            <w:delText>2.1</w:delText>
                          </w:r>
                        </w:del>
                        <w:r>
                          <w:t>)</w:t>
                        </w:r>
                      </w:p>
                    </w:txbxContent>
                  </v:textbox>
                </v:shape>
              </w:pict>
            </mc:Fallback>
          </mc:AlternateContent>
        </w:r>
      </w:ins>
      <w:ins w:id="4844" w:author="The Si Tran" w:date="2012-12-12T00:14:00Z">
        <w:r w:rsidR="00E000DF" w:rsidRPr="00A50679">
          <w:t xml:space="preserve">Nhiều quá trình ngẫu nhiên tĩnh không thể mô hình </w:t>
        </w:r>
      </w:ins>
      <w:r w:rsidR="002F1D4B">
        <w:t xml:space="preserve">hóa </w:t>
      </w:r>
      <w:ins w:id="4845" w:author="The Si Tran" w:date="2012-12-12T00:14:00Z">
        <w:r w:rsidR="00E000DF" w:rsidRPr="00A50679">
          <w:t xml:space="preserve">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ử dụng cùng cả hai mô hình AR(</w:t>
        </w:r>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846" w:author="The Si Tran" w:date="2012-12-15T08:14:00Z">
        <w:r w:rsidRPr="005B71D4">
          <w:rPr>
            <w:noProof/>
          </w:rPr>
          <w:t xml:space="preserve"> </w:t>
        </w:r>
      </w:ins>
    </w:p>
    <w:p w14:paraId="562ACCFC" w14:textId="77C93F8B" w:rsidR="00E000DF" w:rsidRDefault="002F1D4B">
      <w:pPr>
        <w:pStyle w:val="Canhgiua"/>
        <w:rPr>
          <w:ins w:id="4847" w:author="The Si Tran" w:date="2012-12-12T00:14:00Z"/>
        </w:rPr>
        <w:pPrChange w:id="4848"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849" w:author="The Si Tran" w:date="2012-12-12T00:14:00Z"/>
          <w:lang w:val="pt-BR"/>
        </w:rPr>
        <w:pPrChange w:id="4850" w:author="The Si Tran" w:date="2012-12-16T10:34:00Z">
          <w:pPr>
            <w:ind w:firstLine="540"/>
          </w:pPr>
        </w:pPrChange>
      </w:pPr>
      <w:ins w:id="4851"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852" w:author="The Si Tran" w:date="2012-12-12T00:14:00Z"/>
          <w:lang w:val="pt-BR"/>
          <w:rPrChange w:id="4853" w:author="The Si Tran" w:date="2012-12-12T00:14:00Z">
            <w:rPr>
              <w:del w:id="4854" w:author="The Si Tran" w:date="2012-12-12T00:14:00Z"/>
              <w:color w:val="FF0000"/>
              <w:sz w:val="32"/>
              <w:lang w:val="pt-BR"/>
            </w:rPr>
          </w:rPrChange>
        </w:rPr>
        <w:pPrChange w:id="4855" w:author="The Si Tran" w:date="2012-12-15T08:15:00Z">
          <w:pPr>
            <w:ind w:left="540"/>
          </w:pPr>
        </w:pPrChange>
      </w:pPr>
      <w:ins w:id="4856" w:author="The Si Tran" w:date="2012-12-12T00:14:00Z">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857" w:author="The Si Tran" w:date="2012-12-12T00:14:00Z">
        <w:r w:rsidR="00637F2A" w:rsidRPr="0049233F" w:rsidDel="00E000DF">
          <w:rPr>
            <w:color w:val="FF0000"/>
            <w:lang w:val="pt-BR"/>
            <w:rPrChange w:id="4858"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859" w:author="The Si Tran" w:date="2012-12-06T01:42:00Z"/>
          <w:lang w:val="pt-BR"/>
          <w:rPrChange w:id="4860" w:author="The Si Tran" w:date="2012-12-06T01:39:00Z">
            <w:rPr>
              <w:del w:id="4861" w:author="The Si Tran" w:date="2012-12-06T01:42:00Z"/>
              <w:sz w:val="28"/>
              <w:szCs w:val="28"/>
              <w:lang w:val="pt-BR"/>
            </w:rPr>
          </w:rPrChange>
        </w:rPr>
        <w:pPrChange w:id="4862" w:author="The Si Tran" w:date="2012-12-15T08:15:00Z">
          <w:pPr>
            <w:ind w:firstLine="540"/>
          </w:pPr>
        </w:pPrChange>
      </w:pPr>
      <w:del w:id="4863" w:author="The Si Tran" w:date="2012-12-12T00:14:00Z">
        <w:r w:rsidRPr="0049233F" w:rsidDel="00E000DF">
          <w:rPr>
            <w:lang w:val="pt-BR"/>
            <w:rPrChange w:id="4864"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865" w:author="The Si Tran" w:date="2012-12-12T00:14:00Z"/>
          <w:b/>
          <w:lang w:val="pt-BR"/>
          <w:rPrChange w:id="4866" w:author="The Si Tran" w:date="2012-12-05T23:02:00Z">
            <w:rPr>
              <w:del w:id="4867" w:author="The Si Tran" w:date="2012-12-12T00:14:00Z"/>
              <w:b/>
              <w:sz w:val="28"/>
              <w:szCs w:val="28"/>
              <w:lang w:val="pt-BR"/>
            </w:rPr>
          </w:rPrChange>
        </w:rPr>
        <w:pPrChange w:id="4868" w:author="The Si Tran" w:date="2012-12-15T08:15:00Z">
          <w:pPr>
            <w:ind w:firstLine="540"/>
          </w:pPr>
        </w:pPrChange>
      </w:pPr>
      <w:del w:id="4869" w:author="The Si Tran" w:date="2012-12-06T01:42:00Z">
        <w:r w:rsidRPr="00AF1345" w:rsidDel="00267538">
          <w:rPr>
            <w:position w:val="-28"/>
            <w:lang w:val="pt-BR"/>
          </w:rPr>
          <w:object w:dxaOrig="3019" w:dyaOrig="680" w14:anchorId="4A5307FC">
            <v:shape id="_x0000_i1087" type="#_x0000_t75" style="width:229.5pt;height:50.25pt" o:ole="">
              <v:imagedata r:id="rId140" o:title=""/>
            </v:shape>
            <o:OLEObject Type="Embed" ProgID="Equation.DSMT4" ShapeID="_x0000_i1087" DrawAspect="Content" ObjectID="_1417586782" r:id="rId141"/>
          </w:object>
        </w:r>
        <w:r w:rsidRPr="0049233F" w:rsidDel="00267538">
          <w:rPr>
            <w:b/>
            <w:lang w:val="pt-BR"/>
            <w:rPrChange w:id="4870"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871" w:author="The Si Tran" w:date="2012-12-12T00:14:00Z"/>
          <w:lang w:val="pt-BR"/>
          <w:rPrChange w:id="4872" w:author="The Si Tran" w:date="2012-12-06T01:43:00Z">
            <w:rPr>
              <w:del w:id="4873" w:author="The Si Tran" w:date="2012-12-12T00:14:00Z"/>
              <w:sz w:val="28"/>
              <w:szCs w:val="28"/>
              <w:lang w:val="pt-BR"/>
            </w:rPr>
          </w:rPrChange>
        </w:rPr>
        <w:pPrChange w:id="4874" w:author="The Si Tran" w:date="2012-12-15T08:15:00Z">
          <w:pPr>
            <w:ind w:firstLine="540"/>
          </w:pPr>
        </w:pPrChange>
      </w:pPr>
      <w:del w:id="4875" w:author="The Si Tran" w:date="2012-12-12T00:14:00Z">
        <w:r w:rsidRPr="0049233F" w:rsidDel="00E000DF">
          <w:rPr>
            <w:lang w:val="pt-BR"/>
            <w:rPrChange w:id="4876"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877" w:author="The Si Tran" w:date="2012-12-06T01:43:00Z"/>
          <w:lang w:val="pt-BR"/>
          <w:rPrChange w:id="4878" w:author="The Si Tran" w:date="2012-12-05T23:02:00Z">
            <w:rPr>
              <w:del w:id="4879" w:author="The Si Tran" w:date="2012-12-06T01:43:00Z"/>
              <w:sz w:val="28"/>
              <w:szCs w:val="28"/>
              <w:lang w:val="pt-BR"/>
            </w:rPr>
          </w:rPrChange>
        </w:rPr>
        <w:pPrChange w:id="4880" w:author="The Si Tran" w:date="2012-12-15T08:15:00Z">
          <w:pPr>
            <w:ind w:firstLine="540"/>
          </w:pPr>
        </w:pPrChange>
      </w:pPr>
      <w:del w:id="4881" w:author="The Si Tran" w:date="2012-12-06T01:43:00Z">
        <w:r w:rsidRPr="00AF1345" w:rsidDel="00720763">
          <w:rPr>
            <w:position w:val="-12"/>
            <w:lang w:val="pt-BR"/>
          </w:rPr>
          <w:object w:dxaOrig="2060" w:dyaOrig="360" w14:anchorId="6E663486">
            <v:shape id="_x0000_i1088" type="#_x0000_t75" style="width:2in;height:21.75pt" o:ole="">
              <v:imagedata r:id="rId142" o:title=""/>
            </v:shape>
            <o:OLEObject Type="Embed" ProgID="Equation.DSMT4" ShapeID="_x0000_i1088" DrawAspect="Content" ObjectID="_1417586783" r:id="rId143"/>
          </w:object>
        </w:r>
      </w:del>
    </w:p>
    <w:p w14:paraId="6E60FF36" w14:textId="77777777" w:rsidR="006A21F7" w:rsidRPr="0049233F" w:rsidDel="00E000DF" w:rsidRDefault="006A21F7">
      <w:pPr>
        <w:rPr>
          <w:del w:id="4882" w:author="The Si Tran" w:date="2012-12-12T00:14:00Z"/>
          <w:lang w:val="pt-BR"/>
          <w:rPrChange w:id="4883" w:author="The Si Tran" w:date="2012-12-05T23:02:00Z">
            <w:rPr>
              <w:del w:id="4884" w:author="The Si Tran" w:date="2012-12-12T00:14:00Z"/>
              <w:sz w:val="28"/>
              <w:szCs w:val="28"/>
              <w:lang w:val="pt-BR"/>
            </w:rPr>
          </w:rPrChange>
        </w:rPr>
        <w:pPrChange w:id="4885" w:author="The Si Tran" w:date="2012-12-15T08:15:00Z">
          <w:pPr>
            <w:ind w:firstLine="540"/>
          </w:pPr>
        </w:pPrChange>
      </w:pPr>
      <w:del w:id="4886" w:author="The Si Tran" w:date="2012-12-12T00:14:00Z">
        <w:r w:rsidRPr="0049233F" w:rsidDel="00E000DF">
          <w:rPr>
            <w:lang w:val="pt-BR"/>
            <w:rPrChange w:id="4887"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888" w:author="The Si Tran" w:date="2012-12-12T00:14:00Z"/>
          <w:lang w:val="pt-BR"/>
          <w:rPrChange w:id="4889" w:author="The Si Tran" w:date="2012-12-05T23:02:00Z">
            <w:rPr>
              <w:del w:id="4890" w:author="The Si Tran" w:date="2012-12-12T00:14:00Z"/>
              <w:sz w:val="28"/>
              <w:szCs w:val="28"/>
              <w:lang w:val="pt-BR"/>
            </w:rPr>
          </w:rPrChange>
        </w:rPr>
        <w:pPrChange w:id="4891" w:author="The Si Tran" w:date="2012-12-15T08:15:00Z">
          <w:pPr>
            <w:ind w:firstLine="540"/>
          </w:pPr>
        </w:pPrChange>
      </w:pPr>
      <w:del w:id="4892" w:author="The Si Tran" w:date="2012-12-12T00:14:00Z">
        <w:r w:rsidRPr="0049233F" w:rsidDel="00E000DF">
          <w:rPr>
            <w:lang w:val="pt-BR"/>
            <w:rPrChange w:id="4893"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894" w:author="The Si Tran" w:date="2012-12-06T20:20:00Z"/>
          <w:lang w:val="pt-BR"/>
          <w:rPrChange w:id="4895" w:author="The Si Tran" w:date="2012-12-06T20:20:00Z">
            <w:rPr>
              <w:del w:id="4896" w:author="The Si Tran" w:date="2012-12-06T20:20:00Z"/>
              <w:sz w:val="28"/>
              <w:szCs w:val="28"/>
              <w:lang w:val="pt-BR"/>
            </w:rPr>
          </w:rPrChange>
        </w:rPr>
        <w:pPrChange w:id="4897" w:author="The Si Tran" w:date="2012-12-15T08:15:00Z">
          <w:pPr>
            <w:ind w:firstLine="540"/>
          </w:pPr>
        </w:pPrChange>
      </w:pPr>
      <w:del w:id="4898" w:author="The Si Tran" w:date="2012-12-14T05:17:00Z">
        <w:r w:rsidRPr="0049233F" w:rsidDel="0056499D">
          <w:rPr>
            <w:lang w:val="pt-BR"/>
            <w:rPrChange w:id="4899"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900" w:author="The Si Tran" w:date="2012-12-06T20:20:00Z"/>
          <w:lang w:val="pt-BR"/>
          <w:rPrChange w:id="4901" w:author="The Si Tran" w:date="2012-12-05T23:02:00Z">
            <w:rPr>
              <w:del w:id="4902" w:author="The Si Tran" w:date="2012-12-06T20:20:00Z"/>
              <w:sz w:val="28"/>
              <w:szCs w:val="28"/>
              <w:lang w:val="pt-BR"/>
            </w:rPr>
          </w:rPrChange>
        </w:rPr>
        <w:pPrChange w:id="4903" w:author="The Si Tran" w:date="2012-12-15T08:15:00Z">
          <w:pPr>
            <w:ind w:firstLine="540"/>
          </w:pPr>
        </w:pPrChange>
      </w:pPr>
      <w:del w:id="4904" w:author="The Si Tran" w:date="2012-12-06T20:20:00Z">
        <w:r w:rsidRPr="00AF1345" w:rsidDel="00AB2E63">
          <w:rPr>
            <w:position w:val="-12"/>
            <w:lang w:val="pt-BR"/>
          </w:rPr>
          <w:object w:dxaOrig="2780" w:dyaOrig="360" w14:anchorId="61F9DAAF">
            <v:shape id="_x0000_i1089" type="#_x0000_t75" style="width:171.75pt;height:21.75pt" o:ole="">
              <v:imagedata r:id="rId144" o:title=""/>
            </v:shape>
            <o:OLEObject Type="Embed" ProgID="Equation.DSMT4" ShapeID="_x0000_i1089" DrawAspect="Content" ObjectID="_1417586784" r:id="rId145"/>
          </w:object>
        </w:r>
      </w:del>
    </w:p>
    <w:p w14:paraId="60961C99" w14:textId="38E57295" w:rsidR="006A21F7" w:rsidRPr="0049233F" w:rsidDel="0056499D" w:rsidRDefault="006A21F7">
      <w:pPr>
        <w:rPr>
          <w:del w:id="4905" w:author="The Si Tran" w:date="2012-12-14T05:17:00Z"/>
          <w:lang w:val="pt-BR"/>
          <w:rPrChange w:id="4906" w:author="The Si Tran" w:date="2012-12-05T23:02:00Z">
            <w:rPr>
              <w:del w:id="4907" w:author="The Si Tran" w:date="2012-12-14T05:17:00Z"/>
              <w:sz w:val="28"/>
              <w:szCs w:val="28"/>
              <w:lang w:val="pt-BR"/>
            </w:rPr>
          </w:rPrChange>
        </w:rPr>
        <w:pPrChange w:id="4908" w:author="The Si Tran" w:date="2012-12-15T08:15:00Z">
          <w:pPr>
            <w:ind w:firstLine="540"/>
          </w:pPr>
        </w:pPrChange>
      </w:pPr>
    </w:p>
    <w:p w14:paraId="79D3F524" w14:textId="50762591" w:rsidR="006A21F7" w:rsidRPr="0049233F" w:rsidDel="0056499D" w:rsidRDefault="006A21F7">
      <w:pPr>
        <w:rPr>
          <w:del w:id="4909" w:author="The Si Tran" w:date="2012-12-14T05:17:00Z"/>
          <w:i/>
          <w:rPrChange w:id="4910" w:author="The Si Tran" w:date="2012-12-05T23:02:00Z">
            <w:rPr>
              <w:del w:id="4911" w:author="The Si Tran" w:date="2012-12-14T05:17:00Z"/>
              <w:i/>
              <w:sz w:val="28"/>
              <w:szCs w:val="28"/>
            </w:rPr>
          </w:rPrChange>
        </w:rPr>
        <w:pPrChange w:id="4912" w:author="The Si Tran" w:date="2012-12-15T08:15:00Z">
          <w:pPr>
            <w:ind w:firstLine="540"/>
          </w:pPr>
        </w:pPrChange>
      </w:pPr>
      <w:del w:id="4913" w:author="The Si Tran" w:date="2012-12-14T05:17:00Z">
        <w:r w:rsidRPr="0049233F" w:rsidDel="0056499D">
          <w:rPr>
            <w:i/>
            <w:rPrChange w:id="4914" w:author="The Si Tran" w:date="2012-12-05T23:02:00Z">
              <w:rPr>
                <w:i/>
                <w:sz w:val="28"/>
                <w:szCs w:val="28"/>
              </w:rPr>
            </w:rPrChange>
          </w:rPr>
          <w:delText>&gt; set.seed(1)</w:delText>
        </w:r>
      </w:del>
    </w:p>
    <w:p w14:paraId="537064EE" w14:textId="18049E6A" w:rsidR="006A21F7" w:rsidRPr="0049233F" w:rsidDel="0056499D" w:rsidRDefault="006A21F7">
      <w:pPr>
        <w:rPr>
          <w:del w:id="4915" w:author="The Si Tran" w:date="2012-12-14T05:17:00Z"/>
          <w:i/>
          <w:rPrChange w:id="4916" w:author="The Si Tran" w:date="2012-12-05T23:02:00Z">
            <w:rPr>
              <w:del w:id="4917" w:author="The Si Tran" w:date="2012-12-14T05:17:00Z"/>
              <w:i/>
              <w:sz w:val="28"/>
              <w:szCs w:val="28"/>
            </w:rPr>
          </w:rPrChange>
        </w:rPr>
        <w:pPrChange w:id="4918" w:author="The Si Tran" w:date="2012-12-15T08:15:00Z">
          <w:pPr>
            <w:ind w:firstLine="540"/>
          </w:pPr>
        </w:pPrChange>
      </w:pPr>
      <w:del w:id="4919" w:author="The Si Tran" w:date="2012-12-14T05:17:00Z">
        <w:r w:rsidRPr="0049233F" w:rsidDel="0056499D">
          <w:rPr>
            <w:i/>
            <w:rPrChange w:id="4920" w:author="The Si Tran" w:date="2012-12-05T23:02:00Z">
              <w:rPr>
                <w:i/>
                <w:sz w:val="28"/>
                <w:szCs w:val="28"/>
              </w:rPr>
            </w:rPrChange>
          </w:rPr>
          <w:delText>&gt; y &lt;- e &lt;- rnorm(1000)</w:delText>
        </w:r>
      </w:del>
    </w:p>
    <w:p w14:paraId="19DCEC3C" w14:textId="5B688827" w:rsidR="006A21F7" w:rsidRPr="0049233F" w:rsidDel="0056499D" w:rsidRDefault="006A21F7">
      <w:pPr>
        <w:rPr>
          <w:del w:id="4921" w:author="The Si Tran" w:date="2012-12-14T05:17:00Z"/>
          <w:i/>
          <w:lang w:val="fr-FR"/>
          <w:rPrChange w:id="4922" w:author="The Si Tran" w:date="2012-12-05T23:02:00Z">
            <w:rPr>
              <w:del w:id="4923" w:author="The Si Tran" w:date="2012-12-14T05:17:00Z"/>
              <w:i/>
              <w:sz w:val="28"/>
              <w:szCs w:val="28"/>
              <w:lang w:val="fr-FR"/>
            </w:rPr>
          </w:rPrChange>
        </w:rPr>
        <w:pPrChange w:id="4924" w:author="The Si Tran" w:date="2012-12-15T08:15:00Z">
          <w:pPr>
            <w:ind w:firstLine="540"/>
          </w:pPr>
        </w:pPrChange>
      </w:pPr>
      <w:del w:id="4925" w:author="The Si Tran" w:date="2012-12-14T05:17:00Z">
        <w:r w:rsidRPr="0049233F" w:rsidDel="0056499D">
          <w:rPr>
            <w:i/>
            <w:lang w:val="fr-FR"/>
            <w:rPrChange w:id="4926"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927" w:author="The Si Tran" w:date="2012-12-14T05:17:00Z"/>
          <w:i/>
          <w:lang w:val="fr-FR"/>
          <w:rPrChange w:id="4928" w:author="The Si Tran" w:date="2012-12-05T23:02:00Z">
            <w:rPr>
              <w:del w:id="4929" w:author="The Si Tran" w:date="2012-12-14T05:17:00Z"/>
              <w:i/>
              <w:sz w:val="28"/>
              <w:szCs w:val="28"/>
              <w:lang w:val="fr-FR"/>
            </w:rPr>
          </w:rPrChange>
        </w:rPr>
        <w:pPrChange w:id="4930" w:author="The Si Tran" w:date="2012-12-15T08:15:00Z">
          <w:pPr>
            <w:ind w:firstLine="540"/>
          </w:pPr>
        </w:pPrChange>
      </w:pPr>
      <w:del w:id="4931" w:author="The Si Tran" w:date="2012-12-14T05:17:00Z">
        <w:r w:rsidRPr="0049233F" w:rsidDel="0056499D">
          <w:rPr>
            <w:i/>
            <w:lang w:val="fr-FR"/>
            <w:rPrChange w:id="4932"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933" w:author="The Si Tran" w:date="2012-12-14T05:17:00Z"/>
          <w:i/>
          <w:lang w:val="pt-BR"/>
          <w:rPrChange w:id="4934" w:author="The Si Tran" w:date="2012-12-05T23:02:00Z">
            <w:rPr>
              <w:del w:id="4935" w:author="The Si Tran" w:date="2012-12-14T05:17:00Z"/>
              <w:i/>
              <w:sz w:val="28"/>
              <w:szCs w:val="28"/>
              <w:lang w:val="pt-BR"/>
            </w:rPr>
          </w:rPrChange>
        </w:rPr>
        <w:pPrChange w:id="4936" w:author="The Si Tran" w:date="2012-12-15T08:15:00Z">
          <w:pPr>
            <w:ind w:firstLine="540"/>
          </w:pPr>
        </w:pPrChange>
      </w:pPr>
      <w:del w:id="4937" w:author="The Si Tran" w:date="2012-12-14T05:17:00Z">
        <w:r w:rsidRPr="0049233F" w:rsidDel="0056499D">
          <w:rPr>
            <w:i/>
            <w:lang w:val="pt-BR"/>
            <w:rPrChange w:id="4938" w:author="The Si Tran" w:date="2012-12-05T23:02:00Z">
              <w:rPr>
                <w:i/>
                <w:sz w:val="28"/>
                <w:szCs w:val="28"/>
                <w:lang w:val="pt-BR"/>
              </w:rPr>
            </w:rPrChange>
          </w:rPr>
          <w:delText>+ }</w:delText>
        </w:r>
      </w:del>
    </w:p>
    <w:p w14:paraId="313BF30B" w14:textId="4E12318A" w:rsidR="006A21F7" w:rsidRPr="0049233F" w:rsidDel="0056499D" w:rsidRDefault="006A21F7">
      <w:pPr>
        <w:rPr>
          <w:del w:id="4939" w:author="The Si Tran" w:date="2012-12-14T05:17:00Z"/>
          <w:i/>
          <w:lang w:val="pt-BR"/>
          <w:rPrChange w:id="4940" w:author="The Si Tran" w:date="2012-12-05T23:02:00Z">
            <w:rPr>
              <w:del w:id="4941" w:author="The Si Tran" w:date="2012-12-14T05:17:00Z"/>
              <w:i/>
              <w:sz w:val="28"/>
              <w:szCs w:val="28"/>
              <w:lang w:val="pt-BR"/>
            </w:rPr>
          </w:rPrChange>
        </w:rPr>
        <w:pPrChange w:id="4942" w:author="The Si Tran" w:date="2012-12-15T08:15:00Z">
          <w:pPr>
            <w:ind w:firstLine="540"/>
          </w:pPr>
        </w:pPrChange>
      </w:pPr>
      <w:del w:id="4943" w:author="The Si Tran" w:date="2012-12-14T05:17:00Z">
        <w:r w:rsidRPr="0049233F" w:rsidDel="0056499D">
          <w:rPr>
            <w:i/>
            <w:lang w:val="pt-BR"/>
            <w:rPrChange w:id="4944" w:author="The Si Tran" w:date="2012-12-05T23:02:00Z">
              <w:rPr>
                <w:i/>
                <w:sz w:val="28"/>
                <w:szCs w:val="28"/>
                <w:lang w:val="pt-BR"/>
              </w:rPr>
            </w:rPrChange>
          </w:rPr>
          <w:delText>&gt; layout(1:2)</w:delText>
        </w:r>
      </w:del>
    </w:p>
    <w:p w14:paraId="63E7A8B6" w14:textId="3CB13122" w:rsidR="006A21F7" w:rsidRPr="0049233F" w:rsidDel="0056499D" w:rsidRDefault="006A21F7">
      <w:pPr>
        <w:rPr>
          <w:del w:id="4945" w:author="The Si Tran" w:date="2012-12-14T05:17:00Z"/>
          <w:i/>
          <w:lang w:val="pt-BR"/>
          <w:rPrChange w:id="4946" w:author="The Si Tran" w:date="2012-12-05T23:02:00Z">
            <w:rPr>
              <w:del w:id="4947" w:author="The Si Tran" w:date="2012-12-14T05:17:00Z"/>
              <w:i/>
              <w:sz w:val="28"/>
              <w:szCs w:val="28"/>
              <w:lang w:val="pt-BR"/>
            </w:rPr>
          </w:rPrChange>
        </w:rPr>
        <w:pPrChange w:id="4948" w:author="The Si Tran" w:date="2012-12-15T08:15:00Z">
          <w:pPr>
            <w:ind w:firstLine="540"/>
          </w:pPr>
        </w:pPrChange>
      </w:pPr>
      <w:del w:id="4949" w:author="The Si Tran" w:date="2012-12-14T05:17:00Z">
        <w:r w:rsidRPr="0049233F" w:rsidDel="0056499D">
          <w:rPr>
            <w:i/>
            <w:lang w:val="pt-BR"/>
            <w:rPrChange w:id="4950" w:author="The Si Tran" w:date="2012-12-05T23:02:00Z">
              <w:rPr>
                <w:i/>
                <w:sz w:val="28"/>
                <w:szCs w:val="28"/>
                <w:lang w:val="pt-BR"/>
              </w:rPr>
            </w:rPrChange>
          </w:rPr>
          <w:delText>&gt; acf(y)</w:delText>
        </w:r>
      </w:del>
    </w:p>
    <w:p w14:paraId="49404567" w14:textId="20C358A2" w:rsidR="006A21F7" w:rsidRPr="0049233F" w:rsidDel="0056499D" w:rsidRDefault="006A21F7">
      <w:pPr>
        <w:rPr>
          <w:del w:id="4951" w:author="The Si Tran" w:date="2012-12-14T05:17:00Z"/>
          <w:i/>
          <w:lang w:val="pt-BR"/>
          <w:rPrChange w:id="4952" w:author="The Si Tran" w:date="2012-12-05T23:02:00Z">
            <w:rPr>
              <w:del w:id="4953" w:author="The Si Tran" w:date="2012-12-14T05:17:00Z"/>
              <w:i/>
              <w:sz w:val="28"/>
              <w:szCs w:val="28"/>
              <w:lang w:val="pt-BR"/>
            </w:rPr>
          </w:rPrChange>
        </w:rPr>
        <w:pPrChange w:id="4954" w:author="The Si Tran" w:date="2012-12-15T08:15:00Z">
          <w:pPr>
            <w:ind w:firstLine="540"/>
          </w:pPr>
        </w:pPrChange>
      </w:pPr>
      <w:del w:id="4955" w:author="The Si Tran" w:date="2012-12-14T05:17:00Z">
        <w:r w:rsidRPr="0049233F" w:rsidDel="0056499D">
          <w:rPr>
            <w:i/>
            <w:lang w:val="pt-BR"/>
            <w:rPrChange w:id="4956" w:author="The Si Tran" w:date="2012-12-05T23:02:00Z">
              <w:rPr>
                <w:i/>
                <w:sz w:val="28"/>
                <w:szCs w:val="28"/>
                <w:lang w:val="pt-BR"/>
              </w:rPr>
            </w:rPrChange>
          </w:rPr>
          <w:delText>&gt; pacf(y)</w:delText>
        </w:r>
      </w:del>
    </w:p>
    <w:p w14:paraId="41B360DA" w14:textId="77777777" w:rsidR="006A21F7" w:rsidRPr="0049233F" w:rsidRDefault="006A21F7">
      <w:pPr>
        <w:rPr>
          <w:lang w:val="pt-BR"/>
          <w:rPrChange w:id="4957" w:author="The Si Tran" w:date="2012-12-05T23:02:00Z">
            <w:rPr>
              <w:sz w:val="28"/>
              <w:szCs w:val="28"/>
              <w:lang w:val="pt-BR"/>
            </w:rPr>
          </w:rPrChange>
        </w:rPr>
        <w:pPrChange w:id="4958" w:author="The Si Tran" w:date="2012-12-15T08:15:00Z">
          <w:pPr>
            <w:ind w:firstLine="540"/>
          </w:pPr>
        </w:pPrChange>
      </w:pPr>
    </w:p>
    <w:p w14:paraId="19975C45" w14:textId="1D92BB2A" w:rsidR="006A21F7" w:rsidRPr="0049233F" w:rsidRDefault="00437040">
      <w:pPr>
        <w:rPr>
          <w:lang w:val="pt-BR"/>
          <w:rPrChange w:id="4959" w:author="The Si Tran" w:date="2012-12-05T23:02:00Z">
            <w:rPr>
              <w:sz w:val="28"/>
              <w:szCs w:val="28"/>
              <w:lang w:val="pt-BR"/>
            </w:rPr>
          </w:rPrChange>
        </w:rPr>
        <w:pPrChange w:id="4960"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ARMA(1,2)</w:t>
      </w:r>
      <w:r w:rsidRPr="0049233F">
        <w:rPr>
          <w:lang w:val="pt-BR"/>
        </w:rPr>
        <w:t xml:space="preserve"> </w:t>
      </w:r>
      <m:oMath>
        <m:sSub>
          <m:sSubPr>
            <m:ctrlPr>
              <w:ins w:id="4961" w:author="The Si Tran" w:date="2012-12-06T20:21:00Z">
                <w:rPr>
                  <w:rFonts w:ascii="Cambria Math" w:hAnsi="Cambria Math"/>
                </w:rPr>
              </w:ins>
            </m:ctrlPr>
          </m:sSubPr>
          <m:e>
            <w:ins w:id="4962" w:author="The Si Tran" w:date="2012-12-06T20:21:00Z">
              <m:r>
                <w:rPr>
                  <w:rFonts w:ascii="Cambria Math" w:hAnsi="Cambria Math"/>
                  <w:rPrChange w:id="4963" w:author="The Si Tran" w:date="2012-12-16T17:08:00Z">
                    <w:rPr>
                      <w:rFonts w:ascii="Cambria Math" w:hAnsi="Cambria Math"/>
                      <w:lang w:val="pt-BR"/>
                    </w:rPr>
                  </w:rPrChange>
                </w:rPr>
                <m:t>y</m:t>
              </m:r>
            </w:ins>
          </m:e>
          <m:sub>
            <w:ins w:id="4964" w:author="The Si Tran" w:date="2012-12-06T20:21:00Z">
              <m:r>
                <w:rPr>
                  <w:rFonts w:ascii="Cambria Math" w:hAnsi="Cambria Math"/>
                  <w:rPrChange w:id="4965" w:author="The Si Tran" w:date="2012-12-16T17:08:00Z">
                    <w:rPr>
                      <w:rFonts w:ascii="Cambria Math" w:hAnsi="Cambria Math"/>
                      <w:lang w:val="pt-BR"/>
                    </w:rPr>
                  </w:rPrChange>
                </w:rPr>
                <m:t>t</m:t>
              </m:r>
            </w:ins>
          </m:sub>
        </m:sSub>
        <w:ins w:id="4966" w:author="The Si Tran" w:date="2012-12-06T20:21:00Z">
          <m:r>
            <m:rPr>
              <m:sty m:val="p"/>
            </m:rPr>
            <w:rPr>
              <w:rFonts w:ascii="Cambria Math" w:hAnsi="Cambria Math"/>
              <w:rPrChange w:id="4967" w:author="The Si Tran" w:date="2012-12-16T17:08:00Z">
                <w:rPr>
                  <w:rFonts w:ascii="Cambria Math" w:hAnsi="Cambria Math"/>
                  <w:lang w:val="pt-BR"/>
                </w:rPr>
              </w:rPrChange>
            </w:rPr>
            <m:t>=16+0.6</m:t>
          </m:r>
        </w:ins>
        <m:sSub>
          <m:sSubPr>
            <m:ctrlPr>
              <w:ins w:id="4968" w:author="The Si Tran" w:date="2012-12-06T20:21:00Z">
                <w:rPr>
                  <w:rFonts w:ascii="Cambria Math" w:hAnsi="Cambria Math"/>
                </w:rPr>
              </w:ins>
            </m:ctrlPr>
          </m:sSubPr>
          <m:e>
            <w:ins w:id="4969" w:author="The Si Tran" w:date="2012-12-06T20:21:00Z">
              <m:r>
                <w:rPr>
                  <w:rFonts w:ascii="Cambria Math" w:hAnsi="Cambria Math"/>
                  <w:rPrChange w:id="4970" w:author="The Si Tran" w:date="2012-12-16T17:08:00Z">
                    <w:rPr>
                      <w:rFonts w:ascii="Cambria Math" w:hAnsi="Cambria Math"/>
                      <w:lang w:val="pt-BR"/>
                    </w:rPr>
                  </w:rPrChange>
                </w:rPr>
                <m:t>y</m:t>
              </m:r>
            </w:ins>
          </m:e>
          <m:sub>
            <w:ins w:id="4971" w:author="The Si Tran" w:date="2012-12-06T20:21:00Z">
              <m:r>
                <w:rPr>
                  <w:rFonts w:ascii="Cambria Math" w:hAnsi="Cambria Math"/>
                  <w:rPrChange w:id="4972" w:author="The Si Tran" w:date="2012-12-16T17:08:00Z">
                    <w:rPr>
                      <w:rFonts w:ascii="Cambria Math" w:hAnsi="Cambria Math"/>
                      <w:lang w:val="pt-BR"/>
                    </w:rPr>
                  </w:rPrChange>
                </w:rPr>
                <m:t>t</m:t>
              </m:r>
              <m:r>
                <m:rPr>
                  <m:sty m:val="p"/>
                </m:rPr>
                <w:rPr>
                  <w:rFonts w:ascii="Cambria Math" w:hAnsi="Cambria Math"/>
                  <w:rPrChange w:id="4973" w:author="The Si Tran" w:date="2012-12-16T17:08:00Z">
                    <w:rPr>
                      <w:rFonts w:ascii="Cambria Math" w:hAnsi="Cambria Math"/>
                      <w:lang w:val="pt-BR"/>
                    </w:rPr>
                  </w:rPrChange>
                </w:rPr>
                <m:t>-1</m:t>
              </m:r>
            </w:ins>
          </m:sub>
        </m:sSub>
        <w:ins w:id="4974" w:author="The Si Tran" w:date="2012-12-06T20:21:00Z">
          <m:r>
            <m:rPr>
              <m:sty m:val="p"/>
            </m:rPr>
            <w:rPr>
              <w:rFonts w:ascii="Cambria Math" w:hAnsi="Cambria Math"/>
              <w:rPrChange w:id="4975" w:author="The Si Tran" w:date="2012-12-16T17:08:00Z">
                <w:rPr>
                  <w:rFonts w:ascii="Cambria Math" w:hAnsi="Cambria Math"/>
                  <w:lang w:val="pt-BR"/>
                </w:rPr>
              </w:rPrChange>
            </w:rPr>
            <m:t>+</m:t>
          </m:r>
        </w:ins>
        <m:sSub>
          <m:sSubPr>
            <m:ctrlPr>
              <w:ins w:id="4976" w:author="The Si Tran" w:date="2012-12-06T20:21:00Z">
                <w:rPr>
                  <w:rFonts w:ascii="Cambria Math" w:hAnsi="Cambria Math"/>
                </w:rPr>
              </w:ins>
            </m:ctrlPr>
          </m:sSubPr>
          <m:e>
            <w:ins w:id="4977" w:author="The Si Tran" w:date="2012-12-06T20:21:00Z">
              <m:r>
                <w:rPr>
                  <w:rFonts w:ascii="Cambria Math" w:hAnsi="Cambria Math"/>
                  <w:rPrChange w:id="4978" w:author="The Si Tran" w:date="2012-12-16T17:08:00Z">
                    <w:rPr>
                      <w:rFonts w:ascii="Cambria Math" w:hAnsi="Cambria Math"/>
                      <w:lang w:val="pt-BR"/>
                    </w:rPr>
                  </w:rPrChange>
                </w:rPr>
                <m:t>ε</m:t>
              </m:r>
            </w:ins>
          </m:e>
          <m:sub>
            <w:ins w:id="4979" w:author="The Si Tran" w:date="2012-12-06T20:21:00Z">
              <m:r>
                <w:rPr>
                  <w:rFonts w:ascii="Cambria Math" w:hAnsi="Cambria Math"/>
                  <w:rPrChange w:id="4980" w:author="The Si Tran" w:date="2012-12-16T17:08:00Z">
                    <w:rPr>
                      <w:rFonts w:ascii="Cambria Math" w:hAnsi="Cambria Math"/>
                      <w:lang w:val="pt-BR"/>
                    </w:rPr>
                  </w:rPrChange>
                </w:rPr>
                <m:t>t</m:t>
              </m:r>
            </w:ins>
          </m:sub>
        </m:sSub>
        <w:ins w:id="4981" w:author="The Si Tran" w:date="2012-12-06T20:21:00Z">
          <m:r>
            <m:rPr>
              <m:sty m:val="p"/>
            </m:rPr>
            <w:rPr>
              <w:rFonts w:ascii="Cambria Math" w:hAnsi="Cambria Math"/>
              <w:rPrChange w:id="4982" w:author="The Si Tran" w:date="2012-12-16T17:08:00Z">
                <w:rPr>
                  <w:rFonts w:ascii="Cambria Math" w:hAnsi="Cambria Math"/>
                  <w:lang w:val="pt-BR"/>
                </w:rPr>
              </w:rPrChange>
            </w:rPr>
            <m:t>+0.8</m:t>
          </m:r>
        </w:ins>
        <m:sSub>
          <m:sSubPr>
            <m:ctrlPr>
              <w:ins w:id="4983" w:author="The Si Tran" w:date="2012-12-06T20:21:00Z">
                <w:rPr>
                  <w:rFonts w:ascii="Cambria Math" w:hAnsi="Cambria Math"/>
                </w:rPr>
              </w:ins>
            </m:ctrlPr>
          </m:sSubPr>
          <m:e>
            <w:ins w:id="4984" w:author="The Si Tran" w:date="2012-12-06T20:21:00Z">
              <m:r>
                <w:rPr>
                  <w:rFonts w:ascii="Cambria Math" w:hAnsi="Cambria Math"/>
                  <w:rPrChange w:id="4985" w:author="The Si Tran" w:date="2012-12-16T17:08:00Z">
                    <w:rPr>
                      <w:rFonts w:ascii="Cambria Math" w:hAnsi="Cambria Math"/>
                      <w:lang w:val="pt-BR"/>
                    </w:rPr>
                  </w:rPrChange>
                </w:rPr>
                <m:t>ε</m:t>
              </m:r>
            </w:ins>
          </m:e>
          <m:sub>
            <w:ins w:id="4986" w:author="The Si Tran" w:date="2012-12-06T20:21:00Z">
              <m:r>
                <w:rPr>
                  <w:rFonts w:ascii="Cambria Math" w:hAnsi="Cambria Math"/>
                  <w:rPrChange w:id="4987" w:author="The Si Tran" w:date="2012-12-16T17:08:00Z">
                    <w:rPr>
                      <w:rFonts w:ascii="Cambria Math" w:hAnsi="Cambria Math"/>
                      <w:lang w:val="pt-BR"/>
                    </w:rPr>
                  </w:rPrChange>
                </w:rPr>
                <m:t>t</m:t>
              </m:r>
              <m:r>
                <m:rPr>
                  <m:sty m:val="p"/>
                </m:rPr>
                <w:rPr>
                  <w:rFonts w:ascii="Cambria Math" w:hAnsi="Cambria Math"/>
                  <w:rPrChange w:id="4988"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4989" w:author="The Si Tran" w:date="2012-12-05T23:02:00Z">
            <w:rPr>
              <w:sz w:val="28"/>
              <w:szCs w:val="28"/>
              <w:lang w:val="pt-BR"/>
            </w:rPr>
          </w:rPrChange>
        </w:rPr>
        <w:t xml:space="preserve">Hình </w:t>
      </w:r>
      <w:ins w:id="4990" w:author="The Si Tran" w:date="2012-12-12T00:14:00Z">
        <w:r w:rsidR="00CE4725">
          <w:rPr>
            <w:lang w:val="pt-BR"/>
          </w:rPr>
          <w:t>3.3</w:t>
        </w:r>
      </w:ins>
      <w:del w:id="4991" w:author="The Si Tran" w:date="2012-12-12T00:14:00Z">
        <w:r w:rsidR="006A21F7" w:rsidRPr="0049233F" w:rsidDel="00CE4725">
          <w:rPr>
            <w:lang w:val="pt-BR"/>
            <w:rPrChange w:id="4992" w:author="The Si Tran" w:date="2012-12-05T23:02:00Z">
              <w:rPr>
                <w:sz w:val="28"/>
                <w:szCs w:val="28"/>
                <w:lang w:val="pt-BR"/>
              </w:rPr>
            </w:rPrChange>
          </w:rPr>
          <w:delText>9</w:delText>
        </w:r>
      </w:del>
      <w:r w:rsidR="006A21F7" w:rsidRPr="0049233F">
        <w:rPr>
          <w:lang w:val="pt-BR"/>
          <w:rPrChange w:id="4993"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4994" w:author="The Si Tran" w:date="2012-12-05T23:02:00Z">
            <w:rPr>
              <w:sz w:val="28"/>
              <w:szCs w:val="28"/>
              <w:lang w:val="pt-BR"/>
            </w:rPr>
          </w:rPrChange>
        </w:rPr>
        <w:t xml:space="preserve">chuỗi </w:t>
      </w:r>
      <w:r>
        <w:rPr>
          <w:lang w:val="pt-BR"/>
        </w:rPr>
        <w:t>dữ liệu đó</w:t>
      </w:r>
      <w:r w:rsidR="006A21F7" w:rsidRPr="0049233F">
        <w:rPr>
          <w:lang w:val="pt-BR"/>
          <w:rPrChange w:id="4995"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996" w:author="The Si Tran" w:date="2012-12-14T05:20:00Z"/>
          <w:lang w:val="pt-BR"/>
          <w:rPrChange w:id="4997" w:author="The Si Tran" w:date="2012-12-05T23:02:00Z">
            <w:rPr>
              <w:del w:id="4998" w:author="The Si Tran" w:date="2012-12-14T05:20:00Z"/>
              <w:sz w:val="28"/>
              <w:szCs w:val="28"/>
              <w:lang w:val="pt-BR"/>
            </w:rPr>
          </w:rPrChange>
        </w:rPr>
        <w:pPrChange w:id="4999" w:author="The Si Tran" w:date="2012-12-16T17:07:00Z">
          <w:pPr>
            <w:ind w:firstLine="540"/>
          </w:pPr>
        </w:pPrChange>
      </w:pPr>
      <w:ins w:id="5000" w:author="The Si Tran" w:date="2012-12-14T05:20:00Z">
        <w:r w:rsidRPr="008B254F">
          <w:rPr>
            <w:noProof/>
            <w:rPrChange w:id="5001" w:author="Unknown">
              <w:rPr>
                <w:noProof/>
              </w:rPr>
            </w:rPrChange>
          </w:rPr>
          <w:drawing>
            <wp:inline distT="0" distB="0" distL="0" distR="0" wp14:anchorId="67F62DD0" wp14:editId="71FF47F6">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5002" w:author="The Si Tran" w:date="2012-12-05T23:02:00Z">
            <w:rPr>
              <w:sz w:val="28"/>
              <w:szCs w:val="28"/>
              <w:lang w:val="pt-BR"/>
            </w:rPr>
          </w:rPrChange>
        </w:rPr>
        <w:pPrChange w:id="5003" w:author="The Si Tran" w:date="2012-12-16T17:07:00Z">
          <w:pPr>
            <w:ind w:firstLine="540"/>
          </w:pPr>
        </w:pPrChange>
      </w:pPr>
      <w:del w:id="5004" w:author="The Si Tran" w:date="2012-12-14T05:19:00Z">
        <w:r w:rsidRPr="0049233F" w:rsidDel="0056499D">
          <w:rPr>
            <w:noProof/>
            <w:rPrChange w:id="5005" w:author="Unknown">
              <w:rPr>
                <w:noProof/>
                <w:sz w:val="28"/>
                <w:szCs w:val="28"/>
              </w:rPr>
            </w:rPrChange>
          </w:rPr>
          <w:drawing>
            <wp:inline distT="0" distB="0" distL="0" distR="0" wp14:anchorId="49475BE4" wp14:editId="6978AE1D">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1E3AB5E2" w14:textId="77777777" w:rsidR="002F1D4B" w:rsidRDefault="006A21F7">
      <w:pPr>
        <w:pStyle w:val="Hinh"/>
        <w:pPrChange w:id="5006" w:author="The Si Tran" w:date="2012-12-16T17:08:00Z">
          <w:pPr>
            <w:pStyle w:val="Caption"/>
            <w:ind w:left="1620"/>
          </w:pPr>
        </w:pPrChange>
      </w:pPr>
      <w:bookmarkStart w:id="5007" w:name="_Toc312142083"/>
      <w:bookmarkStart w:id="5008" w:name="_Toc343029958"/>
      <w:bookmarkStart w:id="5009" w:name="_Toc343841734"/>
      <w:r w:rsidRPr="00F51638">
        <w:rPr>
          <w:rPrChange w:id="5010" w:author="The Si Tran" w:date="2012-12-16T17:08:00Z">
            <w:rPr>
              <w:b w:val="0"/>
              <w:sz w:val="28"/>
              <w:szCs w:val="28"/>
              <w:lang w:val="pt-BR"/>
            </w:rPr>
          </w:rPrChange>
        </w:rPr>
        <w:t xml:space="preserve">Hình </w:t>
      </w:r>
      <w:del w:id="5011" w:author="The Si Tran" w:date="2012-12-11T23:24:00Z">
        <w:r w:rsidRPr="00F51638" w:rsidDel="000D0624">
          <w:rPr>
            <w:rPrChange w:id="5012" w:author="The Si Tran" w:date="2012-12-16T17:08:00Z">
              <w:rPr>
                <w:b w:val="0"/>
                <w:sz w:val="28"/>
                <w:szCs w:val="28"/>
              </w:rPr>
            </w:rPrChange>
          </w:rPr>
          <w:fldChar w:fldCharType="begin"/>
        </w:r>
        <w:r w:rsidRPr="00F51638" w:rsidDel="000D0624">
          <w:rPr>
            <w:rPrChange w:id="5013" w:author="The Si Tran" w:date="2012-12-16T17:08:00Z">
              <w:rPr>
                <w:b w:val="0"/>
                <w:sz w:val="28"/>
                <w:szCs w:val="28"/>
                <w:lang w:val="pt-BR"/>
              </w:rPr>
            </w:rPrChange>
          </w:rPr>
          <w:delInstrText xml:space="preserve"> SEQ Hình \* ARABIC </w:delInstrText>
        </w:r>
        <w:r w:rsidRPr="00F51638" w:rsidDel="000D0624">
          <w:rPr>
            <w:rPrChange w:id="5014" w:author="The Si Tran" w:date="2012-12-16T17:08:00Z">
              <w:rPr>
                <w:b w:val="0"/>
                <w:sz w:val="28"/>
                <w:szCs w:val="28"/>
              </w:rPr>
            </w:rPrChange>
          </w:rPr>
          <w:fldChar w:fldCharType="separate"/>
        </w:r>
        <w:r w:rsidRPr="00F51638" w:rsidDel="000D0624">
          <w:rPr>
            <w:rPrChange w:id="5015" w:author="The Si Tran" w:date="2012-12-16T17:08:00Z">
              <w:rPr>
                <w:b w:val="0"/>
                <w:noProof/>
                <w:sz w:val="28"/>
                <w:szCs w:val="28"/>
                <w:lang w:val="pt-BR"/>
              </w:rPr>
            </w:rPrChange>
          </w:rPr>
          <w:delText>9</w:delText>
        </w:r>
        <w:r w:rsidRPr="00F51638" w:rsidDel="000D0624">
          <w:rPr>
            <w:rPrChange w:id="5016" w:author="The Si Tran" w:date="2012-12-16T17:08:00Z">
              <w:rPr>
                <w:b w:val="0"/>
                <w:sz w:val="28"/>
                <w:szCs w:val="28"/>
              </w:rPr>
            </w:rPrChange>
          </w:rPr>
          <w:fldChar w:fldCharType="end"/>
        </w:r>
        <w:r w:rsidRPr="00F51638" w:rsidDel="000D0624">
          <w:rPr>
            <w:rPrChange w:id="5017" w:author="The Si Tran" w:date="2012-12-16T17:08:00Z">
              <w:rPr>
                <w:b w:val="0"/>
                <w:sz w:val="28"/>
                <w:szCs w:val="28"/>
                <w:lang w:val="pt-BR"/>
              </w:rPr>
            </w:rPrChange>
          </w:rPr>
          <w:delText xml:space="preserve"> </w:delText>
        </w:r>
      </w:del>
      <w:ins w:id="5018" w:author="The Si Tran" w:date="2012-12-11T23:24:00Z">
        <w:r w:rsidR="000D0624" w:rsidRPr="00032D83">
          <w:t>3.3</w:t>
        </w:r>
      </w:ins>
      <w:ins w:id="5019" w:author="The Si Tran" w:date="2012-12-16T10:34:00Z">
        <w:r w:rsidR="00B9548F" w:rsidRPr="006D6C8D">
          <w:t>:</w:t>
        </w:r>
      </w:ins>
      <w:ins w:id="5020" w:author="The Si Tran" w:date="2012-12-11T23:24:00Z">
        <w:r w:rsidR="000D0624" w:rsidRPr="00F51638">
          <w:rPr>
            <w:rPrChange w:id="5021" w:author="The Si Tran" w:date="2012-12-16T17:08:00Z">
              <w:rPr>
                <w:b w:val="0"/>
                <w:sz w:val="28"/>
                <w:szCs w:val="28"/>
                <w:lang w:val="pt-BR"/>
              </w:rPr>
            </w:rPrChange>
          </w:rPr>
          <w:t xml:space="preserve"> </w:t>
        </w:r>
      </w:ins>
      <w:r w:rsidRPr="00F51638">
        <w:rPr>
          <w:rPrChange w:id="5022" w:author="The Si Tran" w:date="2012-12-16T17:08:00Z">
            <w:rPr>
              <w:b w:val="0"/>
              <w:sz w:val="28"/>
              <w:szCs w:val="28"/>
              <w:lang w:val="pt-BR"/>
            </w:rPr>
          </w:rPrChange>
        </w:rPr>
        <w:t>Hàm tự tương quan và tự tương quan riêng phần của mô hình</w:t>
      </w:r>
      <w:bookmarkEnd w:id="5009"/>
    </w:p>
    <w:p w14:paraId="4D9B950D" w14:textId="4D6063F6" w:rsidR="006A21F7" w:rsidRPr="00F51638" w:rsidRDefault="006A21F7" w:rsidP="002F1D4B">
      <w:pPr>
        <w:pStyle w:val="Hinh"/>
        <w:rPr>
          <w:rPrChange w:id="5023" w:author="The Si Tran" w:date="2012-12-16T17:08:00Z">
            <w:rPr>
              <w:sz w:val="28"/>
              <w:szCs w:val="28"/>
              <w:lang w:val="pt-BR"/>
            </w:rPr>
          </w:rPrChange>
        </w:rPr>
      </w:pPr>
      <w:r w:rsidRPr="00F51638">
        <w:rPr>
          <w:rPrChange w:id="5024" w:author="The Si Tran" w:date="2012-12-16T17:08:00Z">
            <w:rPr>
              <w:b/>
              <w:sz w:val="28"/>
              <w:szCs w:val="28"/>
              <w:lang w:val="pt-BR"/>
            </w:rPr>
          </w:rPrChange>
        </w:rPr>
        <w:t xml:space="preserve"> </w:t>
      </w:r>
      <w:bookmarkStart w:id="5025" w:name="_Toc343841735"/>
      <w:bookmarkEnd w:id="5007"/>
      <m:oMath>
        <m:sSub>
          <m:sSubPr>
            <m:ctrlPr>
              <w:ins w:id="5026" w:author="The Si Tran" w:date="2012-12-06T20:21:00Z">
                <w:rPr>
                  <w:rFonts w:ascii="Cambria Math" w:hAnsi="Cambria Math"/>
                </w:rPr>
              </w:ins>
            </m:ctrlPr>
          </m:sSubPr>
          <m:e>
            <w:ins w:id="5027" w:author="The Si Tran" w:date="2012-12-06T20:21:00Z">
              <m:r>
                <w:rPr>
                  <w:rFonts w:ascii="Cambria Math" w:hAnsi="Cambria Math"/>
                  <w:rPrChange w:id="5028" w:author="The Si Tran" w:date="2012-12-16T17:08:00Z">
                    <w:rPr>
                      <w:rFonts w:ascii="Cambria Math" w:hAnsi="Cambria Math"/>
                      <w:sz w:val="20"/>
                      <w:szCs w:val="20"/>
                      <w:lang w:val="pt-BR"/>
                    </w:rPr>
                  </w:rPrChange>
                </w:rPr>
                <m:t>y</m:t>
              </m:r>
            </w:ins>
          </m:e>
          <m:sub>
            <w:ins w:id="5029" w:author="The Si Tran" w:date="2012-12-06T20:21:00Z">
              <m:r>
                <w:rPr>
                  <w:rFonts w:ascii="Cambria Math" w:hAnsi="Cambria Math"/>
                  <w:rPrChange w:id="5030" w:author="The Si Tran" w:date="2012-12-16T17:08:00Z">
                    <w:rPr>
                      <w:rFonts w:ascii="Cambria Math" w:hAnsi="Cambria Math"/>
                      <w:sz w:val="20"/>
                      <w:szCs w:val="20"/>
                      <w:lang w:val="pt-BR"/>
                    </w:rPr>
                  </w:rPrChange>
                </w:rPr>
                <m:t>t</m:t>
              </m:r>
            </w:ins>
          </m:sub>
        </m:sSub>
        <w:ins w:id="5031" w:author="The Si Tran" w:date="2012-12-06T20:21:00Z">
          <m:r>
            <m:rPr>
              <m:sty m:val="p"/>
            </m:rPr>
            <w:rPr>
              <w:rFonts w:ascii="Cambria Math" w:hAnsi="Cambria Math"/>
              <w:rPrChange w:id="5032" w:author="The Si Tran" w:date="2012-12-16T17:08:00Z">
                <w:rPr>
                  <w:rFonts w:ascii="Cambria Math" w:hAnsi="Cambria Math"/>
                  <w:sz w:val="20"/>
                  <w:szCs w:val="20"/>
                  <w:lang w:val="pt-BR"/>
                </w:rPr>
              </w:rPrChange>
            </w:rPr>
            <m:t>=16+0.6</m:t>
          </m:r>
        </w:ins>
        <m:sSub>
          <m:sSubPr>
            <m:ctrlPr>
              <w:ins w:id="5033" w:author="The Si Tran" w:date="2012-12-06T20:21:00Z">
                <w:rPr>
                  <w:rFonts w:ascii="Cambria Math" w:hAnsi="Cambria Math"/>
                </w:rPr>
              </w:ins>
            </m:ctrlPr>
          </m:sSubPr>
          <m:e>
            <w:ins w:id="5034" w:author="The Si Tran" w:date="2012-12-06T20:21:00Z">
              <m:r>
                <w:rPr>
                  <w:rFonts w:ascii="Cambria Math" w:hAnsi="Cambria Math"/>
                  <w:rPrChange w:id="5035" w:author="The Si Tran" w:date="2012-12-16T17:08:00Z">
                    <w:rPr>
                      <w:rFonts w:ascii="Cambria Math" w:hAnsi="Cambria Math"/>
                      <w:sz w:val="20"/>
                      <w:szCs w:val="20"/>
                      <w:lang w:val="pt-BR"/>
                    </w:rPr>
                  </w:rPrChange>
                </w:rPr>
                <m:t>y</m:t>
              </m:r>
            </w:ins>
          </m:e>
          <m:sub>
            <w:ins w:id="5036" w:author="The Si Tran" w:date="2012-12-06T20:21:00Z">
              <m:r>
                <w:rPr>
                  <w:rFonts w:ascii="Cambria Math" w:hAnsi="Cambria Math"/>
                  <w:rPrChange w:id="5037" w:author="The Si Tran" w:date="2012-12-16T17:08:00Z">
                    <w:rPr>
                      <w:rFonts w:ascii="Cambria Math" w:hAnsi="Cambria Math"/>
                      <w:sz w:val="20"/>
                      <w:szCs w:val="20"/>
                      <w:lang w:val="pt-BR"/>
                    </w:rPr>
                  </w:rPrChange>
                </w:rPr>
                <m:t>t</m:t>
              </m:r>
              <m:r>
                <m:rPr>
                  <m:sty m:val="p"/>
                </m:rPr>
                <w:rPr>
                  <w:rFonts w:ascii="Cambria Math" w:hAnsi="Cambria Math"/>
                  <w:rPrChange w:id="5038" w:author="The Si Tran" w:date="2012-12-16T17:08:00Z">
                    <w:rPr>
                      <w:rFonts w:ascii="Cambria Math" w:hAnsi="Cambria Math"/>
                      <w:sz w:val="20"/>
                      <w:szCs w:val="20"/>
                      <w:lang w:val="pt-BR"/>
                    </w:rPr>
                  </w:rPrChange>
                </w:rPr>
                <m:t>-1</m:t>
              </m:r>
            </w:ins>
          </m:sub>
        </m:sSub>
        <w:ins w:id="5039" w:author="The Si Tran" w:date="2012-12-06T20:21:00Z">
          <m:r>
            <m:rPr>
              <m:sty m:val="p"/>
            </m:rPr>
            <w:rPr>
              <w:rFonts w:ascii="Cambria Math" w:hAnsi="Cambria Math"/>
              <w:rPrChange w:id="5040" w:author="The Si Tran" w:date="2012-12-16T17:08:00Z">
                <w:rPr>
                  <w:rFonts w:ascii="Cambria Math" w:hAnsi="Cambria Math"/>
                  <w:sz w:val="20"/>
                  <w:szCs w:val="20"/>
                  <w:lang w:val="pt-BR"/>
                </w:rPr>
              </w:rPrChange>
            </w:rPr>
            <m:t>+</m:t>
          </m:r>
        </w:ins>
        <m:sSub>
          <m:sSubPr>
            <m:ctrlPr>
              <w:ins w:id="5041" w:author="The Si Tran" w:date="2012-12-06T20:21:00Z">
                <w:rPr>
                  <w:rFonts w:ascii="Cambria Math" w:hAnsi="Cambria Math"/>
                </w:rPr>
              </w:ins>
            </m:ctrlPr>
          </m:sSubPr>
          <m:e>
            <w:ins w:id="5042" w:author="The Si Tran" w:date="2012-12-06T20:21:00Z">
              <m:r>
                <w:rPr>
                  <w:rFonts w:ascii="Cambria Math" w:hAnsi="Cambria Math"/>
                  <w:rPrChange w:id="5043" w:author="The Si Tran" w:date="2012-12-16T17:08:00Z">
                    <w:rPr>
                      <w:rFonts w:ascii="Cambria Math" w:hAnsi="Cambria Math"/>
                      <w:sz w:val="20"/>
                      <w:szCs w:val="20"/>
                      <w:lang w:val="pt-BR"/>
                    </w:rPr>
                  </w:rPrChange>
                </w:rPr>
                <m:t>ε</m:t>
              </m:r>
            </w:ins>
          </m:e>
          <m:sub>
            <w:ins w:id="5044" w:author="The Si Tran" w:date="2012-12-06T20:21:00Z">
              <m:r>
                <w:rPr>
                  <w:rFonts w:ascii="Cambria Math" w:hAnsi="Cambria Math"/>
                  <w:rPrChange w:id="5045" w:author="The Si Tran" w:date="2012-12-16T17:08:00Z">
                    <w:rPr>
                      <w:rFonts w:ascii="Cambria Math" w:hAnsi="Cambria Math"/>
                      <w:sz w:val="20"/>
                      <w:szCs w:val="20"/>
                      <w:lang w:val="pt-BR"/>
                    </w:rPr>
                  </w:rPrChange>
                </w:rPr>
                <m:t>t</m:t>
              </m:r>
            </w:ins>
          </m:sub>
        </m:sSub>
        <w:ins w:id="5046" w:author="The Si Tran" w:date="2012-12-06T20:21:00Z">
          <m:r>
            <m:rPr>
              <m:sty m:val="p"/>
            </m:rPr>
            <w:rPr>
              <w:rFonts w:ascii="Cambria Math" w:hAnsi="Cambria Math"/>
              <w:rPrChange w:id="5047" w:author="The Si Tran" w:date="2012-12-16T17:08:00Z">
                <w:rPr>
                  <w:rFonts w:ascii="Cambria Math" w:hAnsi="Cambria Math"/>
                  <w:sz w:val="20"/>
                  <w:szCs w:val="20"/>
                  <w:lang w:val="pt-BR"/>
                </w:rPr>
              </w:rPrChange>
            </w:rPr>
            <m:t>+0.8</m:t>
          </m:r>
        </w:ins>
        <m:sSub>
          <m:sSubPr>
            <m:ctrlPr>
              <w:ins w:id="5048" w:author="The Si Tran" w:date="2012-12-06T20:21:00Z">
                <w:rPr>
                  <w:rFonts w:ascii="Cambria Math" w:hAnsi="Cambria Math"/>
                </w:rPr>
              </w:ins>
            </m:ctrlPr>
          </m:sSubPr>
          <m:e>
            <w:ins w:id="5049" w:author="The Si Tran" w:date="2012-12-06T20:21:00Z">
              <m:r>
                <w:rPr>
                  <w:rFonts w:ascii="Cambria Math" w:hAnsi="Cambria Math"/>
                  <w:rPrChange w:id="5050" w:author="The Si Tran" w:date="2012-12-16T17:08:00Z">
                    <w:rPr>
                      <w:rFonts w:ascii="Cambria Math" w:hAnsi="Cambria Math"/>
                      <w:sz w:val="20"/>
                      <w:szCs w:val="20"/>
                      <w:lang w:val="pt-BR"/>
                    </w:rPr>
                  </w:rPrChange>
                </w:rPr>
                <m:t>ε</m:t>
              </m:r>
            </w:ins>
          </m:e>
          <m:sub>
            <w:ins w:id="5051" w:author="The Si Tran" w:date="2012-12-06T20:21:00Z">
              <m:r>
                <w:rPr>
                  <w:rFonts w:ascii="Cambria Math" w:hAnsi="Cambria Math"/>
                  <w:rPrChange w:id="5052" w:author="The Si Tran" w:date="2012-12-16T17:08:00Z">
                    <w:rPr>
                      <w:rFonts w:ascii="Cambria Math" w:hAnsi="Cambria Math"/>
                      <w:sz w:val="20"/>
                      <w:szCs w:val="20"/>
                      <w:lang w:val="pt-BR"/>
                    </w:rPr>
                  </w:rPrChange>
                </w:rPr>
                <m:t>t</m:t>
              </m:r>
              <m:r>
                <m:rPr>
                  <m:sty m:val="p"/>
                </m:rPr>
                <w:rPr>
                  <w:rFonts w:ascii="Cambria Math" w:hAnsi="Cambria Math"/>
                  <w:rPrChange w:id="5053" w:author="The Si Tran" w:date="2012-12-16T17:08:00Z">
                    <w:rPr>
                      <w:rFonts w:ascii="Cambria Math" w:hAnsi="Cambria Math"/>
                      <w:sz w:val="20"/>
                      <w:szCs w:val="20"/>
                      <w:lang w:val="pt-BR"/>
                    </w:rPr>
                  </w:rPrChange>
                </w:rPr>
                <m:t>-1</m:t>
              </m:r>
            </w:ins>
          </m:sub>
        </m:sSub>
      </m:oMath>
      <w:bookmarkEnd w:id="5008"/>
      <w:bookmarkEnd w:id="5025"/>
      <w:del w:id="5054" w:author="The Si Tran" w:date="2012-12-06T20:21:00Z">
        <w:r w:rsidRPr="00F51638" w:rsidDel="00A96CBA">
          <w:rPr>
            <w:rPrChange w:id="5055" w:author="The Si Tran" w:date="2012-12-16T17:08:00Z">
              <w:rPr/>
            </w:rPrChange>
          </w:rPr>
          <w:object w:dxaOrig="2780" w:dyaOrig="360" w14:anchorId="13A3664D">
            <v:shape id="_x0000_i1090" type="#_x0000_t75" style="width:171.75pt;height:21.75pt" o:ole="">
              <v:imagedata r:id="rId144" o:title=""/>
            </v:shape>
            <o:OLEObject Type="Embed" ProgID="Equation.DSMT4" ShapeID="_x0000_i1090" DrawAspect="Content" ObjectID="_1417586785" r:id="rId148"/>
          </w:object>
        </w:r>
      </w:del>
    </w:p>
    <w:p w14:paraId="64B1FBDF" w14:textId="5F057C88" w:rsidR="006A21F7" w:rsidRPr="0049233F" w:rsidRDefault="006A21F7" w:rsidP="00DF02E9">
      <w:pPr>
        <w:pStyle w:val="Heading3"/>
        <w:rPr>
          <w:lang w:val="pt-BR"/>
        </w:rPr>
      </w:pPr>
      <w:bookmarkStart w:id="5056" w:name="_Toc312142553"/>
      <w:bookmarkStart w:id="5057" w:name="_Toc343841882"/>
      <w:r w:rsidRPr="0049233F">
        <w:rPr>
          <w:lang w:val="pt-BR"/>
          <w:rPrChange w:id="5058" w:author="The Si Tran" w:date="2012-12-05T23:02:00Z">
            <w:rPr>
              <w:rFonts w:cs="Times New Roman"/>
              <w:sz w:val="20"/>
              <w:szCs w:val="20"/>
              <w:lang w:val="pt-BR"/>
            </w:rPr>
          </w:rPrChange>
        </w:rPr>
        <w:t xml:space="preserve">Mô hình tự hồi quy </w:t>
      </w:r>
      <w:r w:rsidR="002F1D4B">
        <w:rPr>
          <w:lang w:val="pt-BR"/>
        </w:rPr>
        <w:t>tích</w:t>
      </w:r>
      <w:r w:rsidRPr="0049233F">
        <w:rPr>
          <w:lang w:val="pt-BR"/>
          <w:rPrChange w:id="5059" w:author="The Si Tran" w:date="2012-12-05T23:02:00Z">
            <w:rPr>
              <w:rFonts w:cs="Times New Roman"/>
              <w:sz w:val="20"/>
              <w:szCs w:val="20"/>
              <w:lang w:val="pt-BR"/>
            </w:rPr>
          </w:rPrChange>
        </w:rPr>
        <w:t xml:space="preserve"> hợp với </w:t>
      </w:r>
      <w:r w:rsidR="002F1D4B">
        <w:rPr>
          <w:lang w:val="pt-BR"/>
        </w:rPr>
        <w:t xml:space="preserve">mô hình </w:t>
      </w:r>
      <w:r w:rsidRPr="0049233F">
        <w:rPr>
          <w:lang w:val="pt-BR"/>
          <w:rPrChange w:id="5060" w:author="The Si Tran" w:date="2012-12-05T23:02:00Z">
            <w:rPr>
              <w:rFonts w:cs="Times New Roman"/>
              <w:sz w:val="20"/>
              <w:szCs w:val="20"/>
              <w:lang w:val="pt-BR"/>
            </w:rPr>
          </w:rPrChange>
        </w:rPr>
        <w:t>trung bình di động, ARIMA(</w:t>
      </w:r>
      <w:r w:rsidRPr="00423CB2">
        <w:rPr>
          <w:i/>
          <w:lang w:val="pt-BR"/>
          <w:rPrChange w:id="5061" w:author="The Si Tran" w:date="2012-12-05T23:02:00Z">
            <w:rPr>
              <w:rFonts w:cs="Times New Roman"/>
              <w:sz w:val="20"/>
              <w:szCs w:val="20"/>
              <w:lang w:val="pt-BR"/>
            </w:rPr>
          </w:rPrChange>
        </w:rPr>
        <w:t>p</w:t>
      </w:r>
      <w:r w:rsidRPr="0049233F">
        <w:rPr>
          <w:lang w:val="pt-BR"/>
          <w:rPrChange w:id="5062" w:author="The Si Tran" w:date="2012-12-05T23:02:00Z">
            <w:rPr>
              <w:rFonts w:cs="Times New Roman"/>
              <w:sz w:val="20"/>
              <w:szCs w:val="20"/>
              <w:lang w:val="pt-BR"/>
            </w:rPr>
          </w:rPrChange>
        </w:rPr>
        <w:t>,</w:t>
      </w:r>
      <w:r w:rsidRPr="00423CB2">
        <w:rPr>
          <w:i/>
          <w:lang w:val="pt-BR"/>
          <w:rPrChange w:id="5063" w:author="The Si Tran" w:date="2012-12-05T23:02:00Z">
            <w:rPr>
              <w:rFonts w:cs="Times New Roman"/>
              <w:sz w:val="20"/>
              <w:szCs w:val="20"/>
              <w:lang w:val="pt-BR"/>
            </w:rPr>
          </w:rPrChange>
        </w:rPr>
        <w:t>d</w:t>
      </w:r>
      <w:r w:rsidRPr="0049233F">
        <w:rPr>
          <w:lang w:val="pt-BR"/>
          <w:rPrChange w:id="5064" w:author="The Si Tran" w:date="2012-12-05T23:02:00Z">
            <w:rPr>
              <w:rFonts w:cs="Times New Roman"/>
              <w:sz w:val="20"/>
              <w:szCs w:val="20"/>
              <w:lang w:val="pt-BR"/>
            </w:rPr>
          </w:rPrChange>
        </w:rPr>
        <w:t>,</w:t>
      </w:r>
      <w:r w:rsidRPr="00423CB2">
        <w:rPr>
          <w:i/>
          <w:lang w:val="pt-BR"/>
          <w:rPrChange w:id="5065" w:author="The Si Tran" w:date="2012-12-05T23:02:00Z">
            <w:rPr>
              <w:rFonts w:cs="Times New Roman"/>
              <w:sz w:val="20"/>
              <w:szCs w:val="20"/>
              <w:lang w:val="pt-BR"/>
            </w:rPr>
          </w:rPrChange>
        </w:rPr>
        <w:t>q</w:t>
      </w:r>
      <w:r w:rsidRPr="0049233F">
        <w:rPr>
          <w:lang w:val="pt-BR"/>
          <w:rPrChange w:id="5066" w:author="The Si Tran" w:date="2012-12-05T23:02:00Z">
            <w:rPr>
              <w:rFonts w:cs="Times New Roman"/>
              <w:sz w:val="20"/>
              <w:szCs w:val="20"/>
              <w:lang w:val="pt-BR"/>
            </w:rPr>
          </w:rPrChange>
        </w:rPr>
        <w:t>)</w:t>
      </w:r>
      <w:bookmarkEnd w:id="5056"/>
      <w:bookmarkEnd w:id="5057"/>
    </w:p>
    <w:p w14:paraId="1B188649" w14:textId="77777777" w:rsidR="006A21F7" w:rsidRPr="0049233F" w:rsidRDefault="006A21F7">
      <w:pPr>
        <w:rPr>
          <w:lang w:val="pt-BR"/>
          <w:rPrChange w:id="5067" w:author="The Si Tran" w:date="2012-12-05T23:02:00Z">
            <w:rPr>
              <w:sz w:val="28"/>
              <w:szCs w:val="28"/>
              <w:lang w:val="pt-BR"/>
            </w:rPr>
          </w:rPrChange>
        </w:rPr>
        <w:pPrChange w:id="5068" w:author="The Si Tran" w:date="2012-12-15T08:15:00Z">
          <w:pPr>
            <w:ind w:firstLine="540"/>
          </w:pPr>
        </w:pPrChange>
      </w:pPr>
      <w:r w:rsidRPr="0049233F">
        <w:rPr>
          <w:lang w:val="pt-BR"/>
          <w:rPrChange w:id="5069" w:author="The Si Tran" w:date="2012-12-05T23:02:00Z">
            <w:rPr>
              <w:b/>
              <w:bCs/>
              <w:sz w:val="28"/>
              <w:szCs w:val="28"/>
              <w:lang w:val="pt-BR"/>
            </w:rPr>
          </w:rPrChange>
        </w:rPr>
        <w:t>Mô hình ARMA(</w:t>
      </w:r>
      <w:r w:rsidRPr="00423CB2">
        <w:rPr>
          <w:i/>
          <w:lang w:val="pt-BR"/>
          <w:rPrChange w:id="5070" w:author="The Si Tran" w:date="2012-12-05T23:02:00Z">
            <w:rPr>
              <w:b/>
              <w:bCs/>
              <w:sz w:val="28"/>
              <w:szCs w:val="28"/>
              <w:lang w:val="pt-BR"/>
            </w:rPr>
          </w:rPrChange>
        </w:rPr>
        <w:t>p</w:t>
      </w:r>
      <w:r w:rsidRPr="0049233F">
        <w:rPr>
          <w:lang w:val="pt-BR"/>
          <w:rPrChange w:id="5071" w:author="The Si Tran" w:date="2012-12-05T23:02:00Z">
            <w:rPr>
              <w:b/>
              <w:bCs/>
              <w:sz w:val="28"/>
              <w:szCs w:val="28"/>
              <w:lang w:val="pt-BR"/>
            </w:rPr>
          </w:rPrChange>
        </w:rPr>
        <w:t>,</w:t>
      </w:r>
      <w:r w:rsidRPr="00423CB2">
        <w:rPr>
          <w:i/>
          <w:lang w:val="pt-BR"/>
          <w:rPrChange w:id="5072" w:author="The Si Tran" w:date="2012-12-05T23:02:00Z">
            <w:rPr>
              <w:b/>
              <w:bCs/>
              <w:sz w:val="28"/>
              <w:szCs w:val="28"/>
              <w:lang w:val="pt-BR"/>
            </w:rPr>
          </w:rPrChange>
        </w:rPr>
        <w:t>q</w:t>
      </w:r>
      <w:r w:rsidRPr="0049233F">
        <w:rPr>
          <w:lang w:val="pt-BR"/>
          <w:rPrChange w:id="5073"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08755B4" w:rsidR="006A21F7" w:rsidRPr="0049233F" w:rsidRDefault="006A21F7">
      <w:pPr>
        <w:rPr>
          <w:lang w:val="pt-BR"/>
          <w:rPrChange w:id="5074" w:author="The Si Tran" w:date="2012-12-05T23:02:00Z">
            <w:rPr>
              <w:sz w:val="28"/>
              <w:szCs w:val="28"/>
              <w:lang w:val="pt-BR"/>
            </w:rPr>
          </w:rPrChange>
        </w:rPr>
        <w:pPrChange w:id="5075" w:author="The Si Tran" w:date="2012-12-15T08:15:00Z">
          <w:pPr>
            <w:ind w:firstLine="540"/>
          </w:pPr>
        </w:pPrChange>
      </w:pPr>
      <w:r w:rsidRPr="0049233F">
        <w:rPr>
          <w:lang w:val="pt-BR"/>
          <w:rPrChange w:id="5076" w:author="The Si Tran" w:date="2012-12-05T23:02:00Z">
            <w:rPr>
              <w:b/>
              <w:bCs/>
              <w:sz w:val="28"/>
              <w:szCs w:val="28"/>
              <w:lang w:val="pt-BR"/>
            </w:rPr>
          </w:rPrChange>
        </w:rPr>
        <w:t>Đối với các chuỗi thời gian có xu hướng tuyến tính ta cần chuyển nó thành</w:t>
      </w:r>
      <w:r w:rsidR="002F1D4B">
        <w:rPr>
          <w:lang w:val="pt-BR"/>
        </w:rPr>
        <w:t xml:space="preserve"> tĩnh</w:t>
      </w:r>
      <w:r w:rsidRPr="0049233F">
        <w:rPr>
          <w:lang w:val="pt-BR"/>
          <w:rPrChange w:id="5077" w:author="The Si Tran" w:date="2012-12-05T23:02:00Z">
            <w:rPr>
              <w:b/>
              <w:bCs/>
              <w:sz w:val="28"/>
              <w:szCs w:val="28"/>
              <w:lang w:val="pt-BR"/>
            </w:rPr>
          </w:rPrChange>
        </w:rPr>
        <w:t xml:space="preserve">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5078" w:author="The Si Tran" w:date="2012-12-05T23:02:00Z">
            <w:rPr>
              <w:b/>
              <w:bCs/>
              <w:sz w:val="28"/>
              <w:szCs w:val="28"/>
              <w:lang w:val="pt-BR"/>
            </w:rPr>
          </w:rPrChange>
        </w:rPr>
        <w:t xml:space="preserve">. Do đó người ta đưa thêm một hệ số </w:t>
      </w:r>
      <w:r w:rsidRPr="00423CB2">
        <w:rPr>
          <w:i/>
          <w:lang w:val="pt-BR"/>
          <w:rPrChange w:id="5079" w:author="The Si Tran" w:date="2012-12-05T23:02:00Z">
            <w:rPr>
              <w:b/>
              <w:bCs/>
              <w:sz w:val="28"/>
              <w:szCs w:val="28"/>
              <w:lang w:val="pt-BR"/>
            </w:rPr>
          </w:rPrChange>
        </w:rPr>
        <w:t>d</w:t>
      </w:r>
      <w:r w:rsidRPr="0049233F">
        <w:rPr>
          <w:lang w:val="pt-BR"/>
          <w:rPrChange w:id="5080" w:author="The Si Tran" w:date="2012-12-05T23:02:00Z">
            <w:rPr>
              <w:b/>
              <w:bCs/>
              <w:sz w:val="28"/>
              <w:szCs w:val="28"/>
              <w:lang w:val="pt-BR"/>
            </w:rPr>
          </w:rPrChange>
        </w:rPr>
        <w:t xml:space="preserve"> vào mô hình ARMA(</w:t>
      </w:r>
      <w:r w:rsidRPr="00423CB2">
        <w:rPr>
          <w:i/>
          <w:lang w:val="pt-BR"/>
          <w:rPrChange w:id="5081" w:author="The Si Tran" w:date="2012-12-05T23:02:00Z">
            <w:rPr>
              <w:b/>
              <w:bCs/>
              <w:sz w:val="28"/>
              <w:szCs w:val="28"/>
              <w:lang w:val="pt-BR"/>
            </w:rPr>
          </w:rPrChange>
        </w:rPr>
        <w:t>p</w:t>
      </w:r>
      <w:r w:rsidRPr="0049233F">
        <w:rPr>
          <w:lang w:val="pt-BR"/>
          <w:rPrChange w:id="5082" w:author="The Si Tran" w:date="2012-12-05T23:02:00Z">
            <w:rPr>
              <w:b/>
              <w:bCs/>
              <w:sz w:val="28"/>
              <w:szCs w:val="28"/>
              <w:lang w:val="pt-BR"/>
            </w:rPr>
          </w:rPrChange>
        </w:rPr>
        <w:t>,</w:t>
      </w:r>
      <w:r w:rsidRPr="00423CB2">
        <w:rPr>
          <w:i/>
          <w:lang w:val="pt-BR"/>
          <w:rPrChange w:id="5083" w:author="The Si Tran" w:date="2012-12-05T23:02:00Z">
            <w:rPr>
              <w:b/>
              <w:bCs/>
              <w:sz w:val="28"/>
              <w:szCs w:val="28"/>
              <w:lang w:val="pt-BR"/>
            </w:rPr>
          </w:rPrChange>
        </w:rPr>
        <w:t>q</w:t>
      </w:r>
      <w:r w:rsidRPr="0049233F">
        <w:rPr>
          <w:lang w:val="pt-BR"/>
          <w:rPrChange w:id="5084" w:author="The Si Tran" w:date="2012-12-05T23:02:00Z">
            <w:rPr>
              <w:b/>
              <w:bCs/>
              <w:sz w:val="28"/>
              <w:szCs w:val="28"/>
              <w:lang w:val="pt-BR"/>
            </w:rPr>
          </w:rPrChange>
        </w:rPr>
        <w:t>) để tạo thành mô hình ARIMA(</w:t>
      </w:r>
      <w:r w:rsidRPr="00423CB2">
        <w:rPr>
          <w:i/>
          <w:lang w:val="pt-BR"/>
          <w:rPrChange w:id="5085" w:author="The Si Tran" w:date="2012-12-05T23:02:00Z">
            <w:rPr>
              <w:b/>
              <w:bCs/>
              <w:sz w:val="28"/>
              <w:szCs w:val="28"/>
              <w:lang w:val="pt-BR"/>
            </w:rPr>
          </w:rPrChange>
        </w:rPr>
        <w:t>p</w:t>
      </w:r>
      <w:r w:rsidRPr="0049233F">
        <w:rPr>
          <w:lang w:val="pt-BR"/>
          <w:rPrChange w:id="5086" w:author="The Si Tran" w:date="2012-12-05T23:02:00Z">
            <w:rPr>
              <w:b/>
              <w:bCs/>
              <w:sz w:val="28"/>
              <w:szCs w:val="28"/>
              <w:lang w:val="pt-BR"/>
            </w:rPr>
          </w:rPrChange>
        </w:rPr>
        <w:t>,</w:t>
      </w:r>
      <w:r w:rsidRPr="00423CB2">
        <w:rPr>
          <w:i/>
          <w:lang w:val="pt-BR"/>
          <w:rPrChange w:id="5087" w:author="The Si Tran" w:date="2012-12-05T23:02:00Z">
            <w:rPr>
              <w:b/>
              <w:bCs/>
              <w:sz w:val="28"/>
              <w:szCs w:val="28"/>
              <w:lang w:val="pt-BR"/>
            </w:rPr>
          </w:rPrChange>
        </w:rPr>
        <w:t>d</w:t>
      </w:r>
      <w:r w:rsidRPr="0049233F">
        <w:rPr>
          <w:lang w:val="pt-BR"/>
          <w:rPrChange w:id="5088" w:author="The Si Tran" w:date="2012-12-05T23:02:00Z">
            <w:rPr>
              <w:b/>
              <w:bCs/>
              <w:sz w:val="28"/>
              <w:szCs w:val="28"/>
              <w:lang w:val="pt-BR"/>
            </w:rPr>
          </w:rPrChange>
        </w:rPr>
        <w:t>,</w:t>
      </w:r>
      <w:r w:rsidRPr="00423CB2">
        <w:rPr>
          <w:i/>
          <w:lang w:val="pt-BR"/>
          <w:rPrChange w:id="5089" w:author="The Si Tran" w:date="2012-12-05T23:02:00Z">
            <w:rPr>
              <w:b/>
              <w:bCs/>
              <w:sz w:val="28"/>
              <w:szCs w:val="28"/>
              <w:lang w:val="pt-BR"/>
            </w:rPr>
          </w:rPrChange>
        </w:rPr>
        <w:t>q</w:t>
      </w:r>
      <w:r w:rsidRPr="0049233F">
        <w:rPr>
          <w:lang w:val="pt-BR"/>
          <w:rPrChange w:id="5090" w:author="The Si Tran" w:date="2012-12-05T23:02:00Z">
            <w:rPr>
              <w:b/>
              <w:bCs/>
              <w:sz w:val="28"/>
              <w:szCs w:val="28"/>
              <w:lang w:val="pt-BR"/>
            </w:rPr>
          </w:rPrChange>
        </w:rPr>
        <w:t xml:space="preserve">), với </w:t>
      </w:r>
      <w:r w:rsidRPr="00423CB2">
        <w:rPr>
          <w:i/>
          <w:lang w:val="pt-BR"/>
          <w:rPrChange w:id="5091" w:author="The Si Tran" w:date="2012-12-05T23:02:00Z">
            <w:rPr>
              <w:b/>
              <w:bCs/>
              <w:sz w:val="28"/>
              <w:szCs w:val="28"/>
              <w:lang w:val="pt-BR"/>
            </w:rPr>
          </w:rPrChange>
        </w:rPr>
        <w:t>d</w:t>
      </w:r>
      <w:r w:rsidRPr="0049233F">
        <w:rPr>
          <w:lang w:val="pt-BR"/>
          <w:rPrChange w:id="5092" w:author="The Si Tran" w:date="2012-12-05T23:02:00Z">
            <w:rPr>
              <w:b/>
              <w:bCs/>
              <w:sz w:val="28"/>
              <w:szCs w:val="28"/>
              <w:lang w:val="pt-BR"/>
            </w:rPr>
          </w:rPrChange>
        </w:rPr>
        <w:t xml:space="preserve"> là số lần lấy hiệu để chuỗi thời gian trở </w:t>
      </w:r>
      <w:r w:rsidRPr="0049233F">
        <w:rPr>
          <w:lang w:val="pt-BR"/>
          <w:rPrChange w:id="5093" w:author="The Si Tran" w:date="2012-12-05T23:02:00Z">
            <w:rPr>
              <w:b/>
              <w:bCs/>
              <w:sz w:val="28"/>
              <w:szCs w:val="28"/>
              <w:lang w:val="pt-BR"/>
            </w:rPr>
          </w:rPrChange>
        </w:rPr>
        <w:lastRenderedPageBreak/>
        <w:t xml:space="preserve">thành chuỗi tĩnh. Khi </w:t>
      </w:r>
      <w:r w:rsidRPr="00EF15BB">
        <w:rPr>
          <w:i/>
          <w:lang w:val="pt-BR"/>
          <w:rPrChange w:id="5094" w:author="The Si Tran" w:date="2012-12-05T23:02:00Z">
            <w:rPr>
              <w:b/>
              <w:bCs/>
              <w:sz w:val="28"/>
              <w:szCs w:val="28"/>
              <w:lang w:val="pt-BR"/>
            </w:rPr>
          </w:rPrChange>
        </w:rPr>
        <w:t>d</w:t>
      </w:r>
      <w:r w:rsidRPr="0049233F">
        <w:rPr>
          <w:lang w:val="pt-BR"/>
          <w:rPrChange w:id="5095" w:author="The Si Tran" w:date="2012-12-05T23:02:00Z">
            <w:rPr>
              <w:b/>
              <w:bCs/>
              <w:sz w:val="28"/>
              <w:szCs w:val="28"/>
              <w:lang w:val="pt-BR"/>
            </w:rPr>
          </w:rPrChange>
        </w:rPr>
        <w:t xml:space="preserve"> bằng không thì mô hình ARIMA(</w:t>
      </w:r>
      <w:r w:rsidRPr="00423CB2">
        <w:rPr>
          <w:i/>
          <w:lang w:val="pt-BR"/>
          <w:rPrChange w:id="5096" w:author="The Si Tran" w:date="2012-12-05T23:02:00Z">
            <w:rPr>
              <w:b/>
              <w:bCs/>
              <w:sz w:val="28"/>
              <w:szCs w:val="28"/>
              <w:lang w:val="pt-BR"/>
            </w:rPr>
          </w:rPrChange>
        </w:rPr>
        <w:t>p</w:t>
      </w:r>
      <w:r w:rsidRPr="0049233F">
        <w:rPr>
          <w:lang w:val="pt-BR"/>
          <w:rPrChange w:id="5097" w:author="The Si Tran" w:date="2012-12-05T23:02:00Z">
            <w:rPr>
              <w:b/>
              <w:bCs/>
              <w:sz w:val="28"/>
              <w:szCs w:val="28"/>
              <w:lang w:val="pt-BR"/>
            </w:rPr>
          </w:rPrChange>
        </w:rPr>
        <w:t>,</w:t>
      </w:r>
      <w:r w:rsidRPr="00423CB2">
        <w:rPr>
          <w:i/>
          <w:lang w:val="pt-BR"/>
          <w:rPrChange w:id="5098" w:author="The Si Tran" w:date="2012-12-05T23:02:00Z">
            <w:rPr>
              <w:b/>
              <w:bCs/>
              <w:sz w:val="28"/>
              <w:szCs w:val="28"/>
              <w:lang w:val="pt-BR"/>
            </w:rPr>
          </w:rPrChange>
        </w:rPr>
        <w:t>d</w:t>
      </w:r>
      <w:r w:rsidRPr="0049233F">
        <w:rPr>
          <w:lang w:val="pt-BR"/>
          <w:rPrChange w:id="5099" w:author="The Si Tran" w:date="2012-12-05T23:02:00Z">
            <w:rPr>
              <w:b/>
              <w:bCs/>
              <w:sz w:val="28"/>
              <w:szCs w:val="28"/>
              <w:lang w:val="pt-BR"/>
            </w:rPr>
          </w:rPrChange>
        </w:rPr>
        <w:t>,</w:t>
      </w:r>
      <w:r w:rsidRPr="00423CB2">
        <w:rPr>
          <w:i/>
          <w:lang w:val="pt-BR"/>
          <w:rPrChange w:id="5100" w:author="The Si Tran" w:date="2012-12-05T23:02:00Z">
            <w:rPr>
              <w:b/>
              <w:bCs/>
              <w:sz w:val="28"/>
              <w:szCs w:val="28"/>
              <w:lang w:val="pt-BR"/>
            </w:rPr>
          </w:rPrChange>
        </w:rPr>
        <w:t>q</w:t>
      </w:r>
      <w:r w:rsidRPr="0049233F">
        <w:rPr>
          <w:lang w:val="pt-BR"/>
          <w:rPrChange w:id="5101" w:author="The Si Tran" w:date="2012-12-05T23:02:00Z">
            <w:rPr>
              <w:b/>
              <w:bCs/>
              <w:sz w:val="28"/>
              <w:szCs w:val="28"/>
              <w:lang w:val="pt-BR"/>
            </w:rPr>
          </w:rPrChange>
        </w:rPr>
        <w:t>) trở thành mô hình ARMA(</w:t>
      </w:r>
      <w:r w:rsidRPr="00423CB2">
        <w:rPr>
          <w:i/>
          <w:lang w:val="pt-BR"/>
          <w:rPrChange w:id="5102" w:author="The Si Tran" w:date="2012-12-05T23:02:00Z">
            <w:rPr>
              <w:b/>
              <w:bCs/>
              <w:sz w:val="28"/>
              <w:szCs w:val="28"/>
              <w:lang w:val="pt-BR"/>
            </w:rPr>
          </w:rPrChange>
        </w:rPr>
        <w:t>p</w:t>
      </w:r>
      <w:r w:rsidRPr="0049233F">
        <w:rPr>
          <w:lang w:val="pt-BR"/>
          <w:rPrChange w:id="5103" w:author="The Si Tran" w:date="2012-12-05T23:02:00Z">
            <w:rPr>
              <w:b/>
              <w:bCs/>
              <w:sz w:val="28"/>
              <w:szCs w:val="28"/>
              <w:lang w:val="pt-BR"/>
            </w:rPr>
          </w:rPrChange>
        </w:rPr>
        <w:t>,</w:t>
      </w:r>
      <w:r w:rsidRPr="00423CB2">
        <w:rPr>
          <w:i/>
          <w:lang w:val="pt-BR"/>
          <w:rPrChange w:id="5104" w:author="The Si Tran" w:date="2012-12-05T23:02:00Z">
            <w:rPr>
              <w:b/>
              <w:bCs/>
              <w:sz w:val="28"/>
              <w:szCs w:val="28"/>
              <w:lang w:val="pt-BR"/>
            </w:rPr>
          </w:rPrChange>
        </w:rPr>
        <w:t>q</w:t>
      </w:r>
      <w:r w:rsidRPr="0049233F">
        <w:rPr>
          <w:lang w:val="pt-BR"/>
          <w:rPrChange w:id="5105"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5106" w:author="The Si Tran" w:date="2012-12-06T01:44:00Z"/>
          <w:lang w:val="pt-BR"/>
        </w:rPr>
        <w:pPrChange w:id="5107" w:author="The Si Tran" w:date="2012-12-16T10:34:00Z">
          <w:pPr>
            <w:ind w:firstLine="540"/>
          </w:pPr>
        </w:pPrChange>
      </w:pPr>
      <w:r w:rsidRPr="0049233F">
        <w:rPr>
          <w:lang w:val="pt-BR"/>
          <w:rPrChange w:id="5108" w:author="The Si Tran" w:date="2012-12-05T23:02:00Z">
            <w:rPr>
              <w:b/>
              <w:bCs/>
              <w:sz w:val="28"/>
              <w:szCs w:val="28"/>
              <w:lang w:val="pt-BR"/>
            </w:rPr>
          </w:rPrChange>
        </w:rPr>
        <w:t>Dạng toán học của mô hình ARIMA(</w:t>
      </w:r>
      <w:r w:rsidRPr="00423CB2">
        <w:rPr>
          <w:i/>
          <w:lang w:val="pt-BR"/>
          <w:rPrChange w:id="5109" w:author="The Si Tran" w:date="2012-12-05T23:02:00Z">
            <w:rPr>
              <w:b/>
              <w:bCs/>
              <w:sz w:val="28"/>
              <w:szCs w:val="28"/>
              <w:lang w:val="pt-BR"/>
            </w:rPr>
          </w:rPrChange>
        </w:rPr>
        <w:t>p</w:t>
      </w:r>
      <w:r w:rsidRPr="0049233F">
        <w:rPr>
          <w:lang w:val="pt-BR"/>
          <w:rPrChange w:id="5110" w:author="The Si Tran" w:date="2012-12-05T23:02:00Z">
            <w:rPr>
              <w:b/>
              <w:bCs/>
              <w:sz w:val="28"/>
              <w:szCs w:val="28"/>
              <w:lang w:val="pt-BR"/>
            </w:rPr>
          </w:rPrChange>
        </w:rPr>
        <w:t>,</w:t>
      </w:r>
      <w:r w:rsidRPr="00423CB2">
        <w:rPr>
          <w:i/>
          <w:lang w:val="pt-BR"/>
          <w:rPrChange w:id="5111" w:author="The Si Tran" w:date="2012-12-05T23:02:00Z">
            <w:rPr>
              <w:b/>
              <w:bCs/>
              <w:sz w:val="28"/>
              <w:szCs w:val="28"/>
              <w:lang w:val="pt-BR"/>
            </w:rPr>
          </w:rPrChange>
        </w:rPr>
        <w:t>d</w:t>
      </w:r>
      <w:r w:rsidRPr="0049233F">
        <w:rPr>
          <w:lang w:val="pt-BR"/>
          <w:rPrChange w:id="5112" w:author="The Si Tran" w:date="2012-12-05T23:02:00Z">
            <w:rPr>
              <w:b/>
              <w:bCs/>
              <w:sz w:val="28"/>
              <w:szCs w:val="28"/>
              <w:lang w:val="pt-BR"/>
            </w:rPr>
          </w:rPrChange>
        </w:rPr>
        <w:t>,</w:t>
      </w:r>
      <w:r w:rsidRPr="00423CB2">
        <w:rPr>
          <w:i/>
          <w:lang w:val="pt-BR"/>
          <w:rPrChange w:id="5113" w:author="The Si Tran" w:date="2012-12-05T23:02:00Z">
            <w:rPr>
              <w:b/>
              <w:bCs/>
              <w:sz w:val="28"/>
              <w:szCs w:val="28"/>
              <w:lang w:val="pt-BR"/>
            </w:rPr>
          </w:rPrChange>
        </w:rPr>
        <w:t>q</w:t>
      </w:r>
      <w:r w:rsidRPr="0049233F">
        <w:rPr>
          <w:lang w:val="pt-BR"/>
          <w:rPrChange w:id="5114" w:author="The Si Tran" w:date="2012-12-05T23:02:00Z">
            <w:rPr>
              <w:b/>
              <w:bCs/>
              <w:sz w:val="28"/>
              <w:szCs w:val="28"/>
              <w:lang w:val="pt-BR"/>
            </w:rPr>
          </w:rPrChange>
        </w:rPr>
        <w:t>) là</w:t>
      </w:r>
    </w:p>
    <w:p w14:paraId="582CE0BD" w14:textId="0BE467DA" w:rsidR="00720763" w:rsidRPr="00B9548F" w:rsidDel="0076673F" w:rsidRDefault="00720763">
      <w:pPr>
        <w:pStyle w:val="Canhgiua"/>
        <w:rPr>
          <w:del w:id="5115" w:author="The Si Tran" w:date="2012-12-06T01:44:00Z"/>
          <w:lang w:val="pt-BR"/>
          <w:rPrChange w:id="5116" w:author="The Si Tran" w:date="2012-12-16T10:35:00Z">
            <w:rPr>
              <w:del w:id="5117" w:author="The Si Tran" w:date="2012-12-06T01:44:00Z"/>
              <w:sz w:val="28"/>
              <w:szCs w:val="28"/>
              <w:lang w:val="pt-BR"/>
            </w:rPr>
          </w:rPrChange>
        </w:rPr>
        <w:pPrChange w:id="5118" w:author="The Si Tran" w:date="2012-12-16T10:34:00Z">
          <w:pPr>
            <w:ind w:firstLine="540"/>
          </w:pPr>
        </w:pPrChange>
      </w:pPr>
      <w:ins w:id="5119"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5120" w:author="The Si Tran" w:date="2012-12-05T23:02:00Z">
            <w:rPr>
              <w:sz w:val="28"/>
              <w:szCs w:val="28"/>
              <w:lang w:val="pt-BR"/>
            </w:rPr>
          </w:rPrChange>
        </w:rPr>
        <w:pPrChange w:id="5121" w:author="The Si Tran" w:date="2012-12-16T10:34:00Z">
          <w:pPr>
            <w:ind w:firstLine="540"/>
          </w:pPr>
        </w:pPrChange>
      </w:pPr>
      <w:del w:id="5122" w:author="The Si Tran" w:date="2012-12-06T01:44:00Z">
        <w:r w:rsidRPr="00AF1345" w:rsidDel="0076673F">
          <w:rPr>
            <w:position w:val="-12"/>
            <w:lang w:val="pt-BR"/>
          </w:rPr>
          <w:object w:dxaOrig="2799" w:dyaOrig="380" w14:anchorId="7E98637F">
            <v:shape id="_x0000_i1091" type="#_x0000_t75" style="width:203.25pt;height:21.75pt" o:ole="">
              <v:imagedata r:id="rId149" o:title=""/>
            </v:shape>
            <o:OLEObject Type="Embed" ProgID="Equation.DSMT4" ShapeID="_x0000_i1091" DrawAspect="Content" ObjectID="_1417586786" r:id="rId150"/>
          </w:object>
        </w:r>
      </w:del>
    </w:p>
    <w:p w14:paraId="128398D0" w14:textId="77777777" w:rsidR="006A21F7" w:rsidRPr="0049233F" w:rsidRDefault="006A21F7">
      <w:pPr>
        <w:rPr>
          <w:lang w:val="pt-BR"/>
          <w:rPrChange w:id="5123" w:author="The Si Tran" w:date="2012-12-05T23:02:00Z">
            <w:rPr>
              <w:sz w:val="28"/>
              <w:szCs w:val="28"/>
              <w:lang w:val="pt-BR"/>
            </w:rPr>
          </w:rPrChange>
        </w:rPr>
        <w:pPrChange w:id="5124" w:author="The Si Tran" w:date="2012-12-15T08:16:00Z">
          <w:pPr>
            <w:ind w:firstLine="540"/>
          </w:pPr>
        </w:pPrChange>
      </w:pPr>
      <w:r w:rsidRPr="0049233F">
        <w:rPr>
          <w:lang w:val="pt-BR"/>
          <w:rPrChange w:id="5125" w:author="The Si Tran" w:date="2012-12-05T23:02:00Z">
            <w:rPr>
              <w:sz w:val="28"/>
              <w:szCs w:val="28"/>
              <w:lang w:val="pt-BR"/>
            </w:rPr>
          </w:rPrChange>
        </w:rPr>
        <w:t>Ý nghĩa của các ký hiệu giống như mô hình AR(</w:t>
      </w:r>
      <w:r w:rsidRPr="00423CB2">
        <w:rPr>
          <w:i/>
          <w:lang w:val="pt-BR"/>
          <w:rPrChange w:id="5126" w:author="The Si Tran" w:date="2012-12-05T23:02:00Z">
            <w:rPr>
              <w:sz w:val="28"/>
              <w:szCs w:val="28"/>
              <w:lang w:val="pt-BR"/>
            </w:rPr>
          </w:rPrChange>
        </w:rPr>
        <w:t>p</w:t>
      </w:r>
      <w:r w:rsidRPr="0049233F">
        <w:rPr>
          <w:lang w:val="pt-BR"/>
          <w:rPrChange w:id="5127" w:author="The Si Tran" w:date="2012-12-05T23:02:00Z">
            <w:rPr>
              <w:sz w:val="28"/>
              <w:szCs w:val="28"/>
              <w:lang w:val="pt-BR"/>
            </w:rPr>
          </w:rPrChange>
        </w:rPr>
        <w:t>) và MA(</w:t>
      </w:r>
      <w:r w:rsidRPr="00423CB2">
        <w:rPr>
          <w:i/>
          <w:lang w:val="pt-BR"/>
          <w:rPrChange w:id="5128" w:author="The Si Tran" w:date="2012-12-05T23:02:00Z">
            <w:rPr>
              <w:sz w:val="28"/>
              <w:szCs w:val="28"/>
              <w:lang w:val="pt-BR"/>
            </w:rPr>
          </w:rPrChange>
        </w:rPr>
        <w:t>q</w:t>
      </w:r>
      <w:r w:rsidRPr="0049233F">
        <w:rPr>
          <w:lang w:val="pt-BR"/>
          <w:rPrChange w:id="5129" w:author="The Si Tran" w:date="2012-12-05T23:02:00Z">
            <w:rPr>
              <w:sz w:val="28"/>
              <w:szCs w:val="28"/>
              <w:lang w:val="pt-BR"/>
            </w:rPr>
          </w:rPrChange>
        </w:rPr>
        <w:t>).</w:t>
      </w:r>
    </w:p>
    <w:p w14:paraId="5D8A1E88" w14:textId="457B896A" w:rsidR="006A21F7" w:rsidRPr="0049233F" w:rsidRDefault="006A21F7" w:rsidP="00DF02E9">
      <w:pPr>
        <w:pStyle w:val="Heading3"/>
        <w:rPr>
          <w:lang w:val="pt-BR"/>
        </w:rPr>
      </w:pPr>
      <w:bookmarkStart w:id="5130" w:name="_Toc312142554"/>
      <w:bookmarkStart w:id="5131" w:name="_Toc343841883"/>
      <w:r w:rsidRPr="0049233F">
        <w:rPr>
          <w:lang w:val="pt-BR"/>
          <w:rPrChange w:id="5132" w:author="The Si Tran" w:date="2012-12-05T23:02:00Z">
            <w:rPr>
              <w:rFonts w:cs="Times New Roman"/>
              <w:b w:val="0"/>
              <w:bCs w:val="0"/>
              <w:szCs w:val="22"/>
              <w:lang w:val="pt-BR"/>
            </w:rPr>
          </w:rPrChange>
        </w:rPr>
        <w:t>Mô hình ARIMA có tính mùa</w:t>
      </w:r>
      <w:bookmarkEnd w:id="5130"/>
      <w:ins w:id="5133" w:author="The Si Tran" w:date="2012-12-10T20:39:00Z">
        <w:r w:rsidR="00002A08">
          <w:rPr>
            <w:lang w:val="pt-BR"/>
          </w:rPr>
          <w:t xml:space="preserve"> (SARIMA)</w:t>
        </w:r>
      </w:ins>
      <w:bookmarkEnd w:id="5131"/>
    </w:p>
    <w:p w14:paraId="16C21F60" w14:textId="205FD523" w:rsidR="006A21F7" w:rsidRPr="0049233F" w:rsidRDefault="006A21F7">
      <w:pPr>
        <w:rPr>
          <w:lang w:val="pt-BR"/>
          <w:rPrChange w:id="5134" w:author="The Si Tran" w:date="2012-12-05T23:02:00Z">
            <w:rPr>
              <w:sz w:val="28"/>
              <w:szCs w:val="28"/>
              <w:lang w:val="pt-BR"/>
            </w:rPr>
          </w:rPrChange>
        </w:rPr>
        <w:pPrChange w:id="5135" w:author="The Si Tran" w:date="2012-12-15T08:16:00Z">
          <w:pPr>
            <w:ind w:firstLine="540"/>
          </w:pPr>
        </w:pPrChange>
      </w:pPr>
      <w:r w:rsidRPr="0049233F">
        <w:rPr>
          <w:lang w:val="pt-BR"/>
          <w:rPrChange w:id="5136"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5137" w:author="The Si Tran" w:date="2012-12-05T23:02:00Z">
            <w:rPr>
              <w:sz w:val="28"/>
              <w:szCs w:val="28"/>
              <w:lang w:val="pt-BR"/>
            </w:rPr>
          </w:rPrChange>
        </w:rPr>
        <w:t>P</w:t>
      </w:r>
      <w:r w:rsidRPr="0049233F">
        <w:rPr>
          <w:lang w:val="pt-BR"/>
          <w:rPrChange w:id="5138" w:author="The Si Tran" w:date="2012-12-05T23:02:00Z">
            <w:rPr>
              <w:sz w:val="28"/>
              <w:szCs w:val="28"/>
              <w:lang w:val="pt-BR"/>
            </w:rPr>
          </w:rPrChange>
        </w:rPr>
        <w:t>,</w:t>
      </w:r>
      <w:r w:rsidRPr="00423CB2">
        <w:rPr>
          <w:i/>
          <w:lang w:val="pt-BR"/>
          <w:rPrChange w:id="5139" w:author="The Si Tran" w:date="2012-12-05T23:02:00Z">
            <w:rPr>
              <w:sz w:val="28"/>
              <w:szCs w:val="28"/>
              <w:lang w:val="pt-BR"/>
            </w:rPr>
          </w:rPrChange>
        </w:rPr>
        <w:t>D</w:t>
      </w:r>
      <w:r w:rsidRPr="0049233F">
        <w:rPr>
          <w:lang w:val="pt-BR"/>
          <w:rPrChange w:id="5140" w:author="The Si Tran" w:date="2012-12-05T23:02:00Z">
            <w:rPr>
              <w:sz w:val="28"/>
              <w:szCs w:val="28"/>
              <w:lang w:val="pt-BR"/>
            </w:rPr>
          </w:rPrChange>
        </w:rPr>
        <w:t>,</w:t>
      </w:r>
      <w:r w:rsidRPr="00423CB2">
        <w:rPr>
          <w:i/>
          <w:lang w:val="pt-BR"/>
          <w:rPrChange w:id="5141" w:author="The Si Tran" w:date="2012-12-05T23:02:00Z">
            <w:rPr>
              <w:sz w:val="28"/>
              <w:szCs w:val="28"/>
              <w:lang w:val="pt-BR"/>
            </w:rPr>
          </w:rPrChange>
        </w:rPr>
        <w:t>Q</w:t>
      </w:r>
      <w:r w:rsidRPr="0049233F">
        <w:rPr>
          <w:lang w:val="pt-BR"/>
          <w:rPrChange w:id="5142" w:author="The Si Tran" w:date="2012-12-05T23:02:00Z">
            <w:rPr>
              <w:sz w:val="28"/>
              <w:szCs w:val="28"/>
              <w:lang w:val="pt-BR"/>
            </w:rPr>
          </w:rPrChange>
        </w:rPr>
        <w:t>,</w:t>
      </w:r>
      <w:r w:rsidRPr="00423CB2">
        <w:rPr>
          <w:i/>
          <w:lang w:val="pt-BR"/>
          <w:rPrChange w:id="5143" w:author="The Si Tran" w:date="2012-12-05T23:02:00Z">
            <w:rPr>
              <w:sz w:val="28"/>
              <w:szCs w:val="28"/>
              <w:lang w:val="pt-BR"/>
            </w:rPr>
          </w:rPrChange>
        </w:rPr>
        <w:t>s</w:t>
      </w:r>
      <w:r w:rsidRPr="0049233F">
        <w:rPr>
          <w:lang w:val="pt-BR"/>
          <w:rPrChange w:id="5144" w:author="The Si Tran" w:date="2012-12-05T23:02:00Z">
            <w:rPr>
              <w:sz w:val="28"/>
              <w:szCs w:val="28"/>
              <w:lang w:val="pt-BR"/>
            </w:rPr>
          </w:rPrChange>
        </w:rPr>
        <w:t xml:space="preserve"> vào mô hình ARIMA(</w:t>
      </w:r>
      <w:r w:rsidRPr="00423CB2">
        <w:rPr>
          <w:i/>
          <w:lang w:val="pt-BR"/>
          <w:rPrChange w:id="5145" w:author="The Si Tran" w:date="2012-12-05T23:02:00Z">
            <w:rPr>
              <w:sz w:val="28"/>
              <w:szCs w:val="28"/>
              <w:lang w:val="pt-BR"/>
            </w:rPr>
          </w:rPrChange>
        </w:rPr>
        <w:t>p</w:t>
      </w:r>
      <w:r w:rsidRPr="0049233F">
        <w:rPr>
          <w:lang w:val="pt-BR"/>
          <w:rPrChange w:id="5146" w:author="The Si Tran" w:date="2012-12-05T23:02:00Z">
            <w:rPr>
              <w:sz w:val="28"/>
              <w:szCs w:val="28"/>
              <w:lang w:val="pt-BR"/>
            </w:rPr>
          </w:rPrChange>
        </w:rPr>
        <w:t>,</w:t>
      </w:r>
      <w:r w:rsidRPr="00423CB2">
        <w:rPr>
          <w:i/>
          <w:lang w:val="pt-BR"/>
          <w:rPrChange w:id="5147" w:author="The Si Tran" w:date="2012-12-05T23:02:00Z">
            <w:rPr>
              <w:sz w:val="28"/>
              <w:szCs w:val="28"/>
              <w:lang w:val="pt-BR"/>
            </w:rPr>
          </w:rPrChange>
        </w:rPr>
        <w:t>d</w:t>
      </w:r>
      <w:r w:rsidRPr="0049233F">
        <w:rPr>
          <w:lang w:val="pt-BR"/>
          <w:rPrChange w:id="5148" w:author="The Si Tran" w:date="2012-12-05T23:02:00Z">
            <w:rPr>
              <w:sz w:val="28"/>
              <w:szCs w:val="28"/>
              <w:lang w:val="pt-BR"/>
            </w:rPr>
          </w:rPrChange>
        </w:rPr>
        <w:t>,</w:t>
      </w:r>
      <w:r w:rsidRPr="00423CB2">
        <w:rPr>
          <w:i/>
          <w:lang w:val="pt-BR"/>
          <w:rPrChange w:id="5149" w:author="The Si Tran" w:date="2012-12-05T23:02:00Z">
            <w:rPr>
              <w:sz w:val="28"/>
              <w:szCs w:val="28"/>
              <w:lang w:val="pt-BR"/>
            </w:rPr>
          </w:rPrChange>
        </w:rPr>
        <w:t>q</w:t>
      </w:r>
      <w:r w:rsidRPr="0049233F">
        <w:rPr>
          <w:lang w:val="pt-BR"/>
          <w:rPrChange w:id="5150" w:author="The Si Tran" w:date="2012-12-05T23:02:00Z">
            <w:rPr>
              <w:sz w:val="28"/>
              <w:szCs w:val="28"/>
              <w:lang w:val="pt-BR"/>
            </w:rPr>
          </w:rPrChange>
        </w:rPr>
        <w:t>) để tạo thành mô hình ARIMA(</w:t>
      </w:r>
      <w:r w:rsidRPr="00423CB2">
        <w:rPr>
          <w:i/>
          <w:lang w:val="pt-BR"/>
          <w:rPrChange w:id="5151" w:author="The Si Tran" w:date="2012-12-05T23:02:00Z">
            <w:rPr>
              <w:sz w:val="28"/>
              <w:szCs w:val="28"/>
              <w:lang w:val="pt-BR"/>
            </w:rPr>
          </w:rPrChange>
        </w:rPr>
        <w:t>p</w:t>
      </w:r>
      <w:r w:rsidRPr="0049233F">
        <w:rPr>
          <w:lang w:val="pt-BR"/>
          <w:rPrChange w:id="5152" w:author="The Si Tran" w:date="2012-12-05T23:02:00Z">
            <w:rPr>
              <w:sz w:val="28"/>
              <w:szCs w:val="28"/>
              <w:lang w:val="pt-BR"/>
            </w:rPr>
          </w:rPrChange>
        </w:rPr>
        <w:t>,</w:t>
      </w:r>
      <w:r w:rsidRPr="00423CB2">
        <w:rPr>
          <w:i/>
          <w:lang w:val="pt-BR"/>
          <w:rPrChange w:id="5153" w:author="The Si Tran" w:date="2012-12-05T23:02:00Z">
            <w:rPr>
              <w:sz w:val="28"/>
              <w:szCs w:val="28"/>
              <w:lang w:val="pt-BR"/>
            </w:rPr>
          </w:rPrChange>
        </w:rPr>
        <w:t>d</w:t>
      </w:r>
      <w:r w:rsidRPr="0049233F">
        <w:rPr>
          <w:lang w:val="pt-BR"/>
          <w:rPrChange w:id="5154" w:author="The Si Tran" w:date="2012-12-05T23:02:00Z">
            <w:rPr>
              <w:sz w:val="28"/>
              <w:szCs w:val="28"/>
              <w:lang w:val="pt-BR"/>
            </w:rPr>
          </w:rPrChange>
        </w:rPr>
        <w:t>,</w:t>
      </w:r>
      <w:r w:rsidRPr="00423CB2">
        <w:rPr>
          <w:i/>
          <w:lang w:val="pt-BR"/>
          <w:rPrChange w:id="5155" w:author="The Si Tran" w:date="2012-12-05T23:02:00Z">
            <w:rPr>
              <w:sz w:val="28"/>
              <w:szCs w:val="28"/>
              <w:lang w:val="pt-BR"/>
            </w:rPr>
          </w:rPrChange>
        </w:rPr>
        <w:t>q</w:t>
      </w:r>
      <w:r w:rsidR="00423CB2">
        <w:rPr>
          <w:lang w:val="pt-BR"/>
        </w:rPr>
        <w:t>)×</w:t>
      </w:r>
      <w:r w:rsidRPr="0049233F">
        <w:rPr>
          <w:lang w:val="pt-BR"/>
          <w:rPrChange w:id="5156" w:author="The Si Tran" w:date="2012-12-05T23:02:00Z">
            <w:rPr>
              <w:sz w:val="28"/>
              <w:szCs w:val="28"/>
              <w:lang w:val="pt-BR"/>
            </w:rPr>
          </w:rPrChange>
        </w:rPr>
        <w:t>(</w:t>
      </w:r>
      <w:r w:rsidRPr="00423CB2">
        <w:rPr>
          <w:i/>
          <w:lang w:val="pt-BR"/>
          <w:rPrChange w:id="5157" w:author="The Si Tran" w:date="2012-12-05T23:02:00Z">
            <w:rPr>
              <w:sz w:val="28"/>
              <w:szCs w:val="28"/>
              <w:lang w:val="pt-BR"/>
            </w:rPr>
          </w:rPrChange>
        </w:rPr>
        <w:t>P</w:t>
      </w:r>
      <w:r w:rsidRPr="0049233F">
        <w:rPr>
          <w:lang w:val="pt-BR"/>
          <w:rPrChange w:id="5158" w:author="The Si Tran" w:date="2012-12-05T23:02:00Z">
            <w:rPr>
              <w:sz w:val="28"/>
              <w:szCs w:val="28"/>
              <w:lang w:val="pt-BR"/>
            </w:rPr>
          </w:rPrChange>
        </w:rPr>
        <w:t>,</w:t>
      </w:r>
      <w:r w:rsidRPr="00423CB2">
        <w:rPr>
          <w:i/>
          <w:lang w:val="pt-BR"/>
          <w:rPrChange w:id="5159" w:author="The Si Tran" w:date="2012-12-05T23:02:00Z">
            <w:rPr>
              <w:sz w:val="28"/>
              <w:szCs w:val="28"/>
              <w:lang w:val="pt-BR"/>
            </w:rPr>
          </w:rPrChange>
        </w:rPr>
        <w:t>D</w:t>
      </w:r>
      <w:r w:rsidRPr="0049233F">
        <w:rPr>
          <w:lang w:val="pt-BR"/>
          <w:rPrChange w:id="5160" w:author="The Si Tran" w:date="2012-12-05T23:02:00Z">
            <w:rPr>
              <w:sz w:val="28"/>
              <w:szCs w:val="28"/>
              <w:lang w:val="pt-BR"/>
            </w:rPr>
          </w:rPrChange>
        </w:rPr>
        <w:t>,</w:t>
      </w:r>
      <w:r w:rsidRPr="00423CB2">
        <w:rPr>
          <w:i/>
          <w:lang w:val="pt-BR"/>
          <w:rPrChange w:id="5161" w:author="The Si Tran" w:date="2012-12-05T23:02:00Z">
            <w:rPr>
              <w:sz w:val="28"/>
              <w:szCs w:val="28"/>
              <w:lang w:val="pt-BR"/>
            </w:rPr>
          </w:rPrChange>
        </w:rPr>
        <w:t>Q</w:t>
      </w:r>
      <w:r w:rsidRPr="0049233F">
        <w:rPr>
          <w:lang w:val="pt-BR"/>
          <w:rPrChange w:id="5162" w:author="The Si Tran" w:date="2012-12-05T23:02:00Z">
            <w:rPr>
              <w:sz w:val="28"/>
              <w:szCs w:val="28"/>
              <w:lang w:val="pt-BR"/>
            </w:rPr>
          </w:rPrChange>
        </w:rPr>
        <w:t>)</w:t>
      </w:r>
      <w:r w:rsidRPr="0049233F">
        <w:rPr>
          <w:vertAlign w:val="subscript"/>
          <w:lang w:val="pt-BR"/>
          <w:rPrChange w:id="5163" w:author="The Si Tran" w:date="2012-12-05T23:02:00Z">
            <w:rPr>
              <w:sz w:val="28"/>
              <w:szCs w:val="28"/>
              <w:vertAlign w:val="subscript"/>
              <w:lang w:val="pt-BR"/>
            </w:rPr>
          </w:rPrChange>
        </w:rPr>
        <w:t>s</w:t>
      </w:r>
      <w:r w:rsidRPr="0049233F">
        <w:rPr>
          <w:lang w:val="pt-BR"/>
          <w:rPrChange w:id="5164" w:author="The Si Tran" w:date="2012-12-05T23:02:00Z">
            <w:rPr>
              <w:sz w:val="28"/>
              <w:szCs w:val="28"/>
              <w:lang w:val="pt-BR"/>
            </w:rPr>
          </w:rPrChange>
        </w:rPr>
        <w:t xml:space="preserve">. Ở đây </w:t>
      </w:r>
      <w:r w:rsidRPr="00423CB2">
        <w:rPr>
          <w:i/>
          <w:lang w:val="pt-BR"/>
          <w:rPrChange w:id="5165" w:author="The Si Tran" w:date="2012-12-05T23:02:00Z">
            <w:rPr>
              <w:sz w:val="28"/>
              <w:szCs w:val="28"/>
              <w:lang w:val="pt-BR"/>
            </w:rPr>
          </w:rPrChange>
        </w:rPr>
        <w:t>s</w:t>
      </w:r>
      <w:r w:rsidRPr="0049233F">
        <w:rPr>
          <w:lang w:val="pt-BR"/>
          <w:rPrChange w:id="5166"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5167" w:author="The Si Tran" w:date="2012-12-05T23:02:00Z">
            <w:rPr>
              <w:sz w:val="28"/>
              <w:szCs w:val="28"/>
              <w:lang w:val="pt-BR"/>
            </w:rPr>
          </w:rPrChange>
        </w:rPr>
        <w:t>s</w:t>
      </w:r>
      <w:r w:rsidRPr="0049233F">
        <w:rPr>
          <w:lang w:val="pt-BR"/>
          <w:rPrChange w:id="5168" w:author="The Si Tran" w:date="2012-12-05T23:02:00Z">
            <w:rPr>
              <w:sz w:val="28"/>
              <w:szCs w:val="28"/>
              <w:lang w:val="pt-BR"/>
            </w:rPr>
          </w:rPrChange>
        </w:rPr>
        <w:t xml:space="preserve"> = 12, nếu dữ liệu quan sát theo quý thì </w:t>
      </w:r>
      <w:r w:rsidRPr="00423CB2">
        <w:rPr>
          <w:i/>
          <w:lang w:val="pt-BR"/>
          <w:rPrChange w:id="5169" w:author="The Si Tran" w:date="2012-12-05T23:02:00Z">
            <w:rPr>
              <w:sz w:val="28"/>
              <w:szCs w:val="28"/>
              <w:lang w:val="pt-BR"/>
            </w:rPr>
          </w:rPrChange>
        </w:rPr>
        <w:t>s</w:t>
      </w:r>
      <w:r w:rsidRPr="0049233F">
        <w:rPr>
          <w:lang w:val="pt-BR"/>
          <w:rPrChange w:id="5170"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5171" w:author="The Si Tran" w:date="2012-12-06T01:47:00Z"/>
          <w:lang w:val="pt-BR"/>
        </w:rPr>
        <w:pPrChange w:id="5172" w:author="The Si Tran" w:date="2012-12-15T08:16:00Z">
          <w:pPr>
            <w:ind w:firstLine="540"/>
          </w:pPr>
        </w:pPrChange>
      </w:pPr>
      <w:r w:rsidRPr="0049233F">
        <w:rPr>
          <w:lang w:val="pt-BR"/>
          <w:rPrChange w:id="5173" w:author="The Si Tran" w:date="2012-12-05T23:02:00Z">
            <w:rPr>
              <w:sz w:val="28"/>
              <w:szCs w:val="28"/>
              <w:lang w:val="pt-BR"/>
            </w:rPr>
          </w:rPrChange>
        </w:rPr>
        <w:t xml:space="preserve">Dạng toán học của mô hình </w:t>
      </w:r>
      <w:r w:rsidR="00423CB2" w:rsidRPr="0049233F">
        <w:rPr>
          <w:lang w:val="pt-BR"/>
          <w:rPrChange w:id="5174" w:author="The Si Tran" w:date="2012-12-05T23:02:00Z">
            <w:rPr>
              <w:sz w:val="28"/>
              <w:szCs w:val="28"/>
              <w:lang w:val="pt-BR"/>
            </w:rPr>
          </w:rPrChange>
        </w:rPr>
        <w:t>ARIMA(</w:t>
      </w:r>
      <w:r w:rsidR="00423CB2" w:rsidRPr="00423CB2">
        <w:rPr>
          <w:i/>
          <w:lang w:val="pt-BR"/>
          <w:rPrChange w:id="5175" w:author="The Si Tran" w:date="2012-12-05T23:02:00Z">
            <w:rPr>
              <w:sz w:val="28"/>
              <w:szCs w:val="28"/>
              <w:lang w:val="pt-BR"/>
            </w:rPr>
          </w:rPrChange>
        </w:rPr>
        <w:t>p</w:t>
      </w:r>
      <w:r w:rsidR="00423CB2" w:rsidRPr="0049233F">
        <w:rPr>
          <w:lang w:val="pt-BR"/>
          <w:rPrChange w:id="5176" w:author="The Si Tran" w:date="2012-12-05T23:02:00Z">
            <w:rPr>
              <w:sz w:val="28"/>
              <w:szCs w:val="28"/>
              <w:lang w:val="pt-BR"/>
            </w:rPr>
          </w:rPrChange>
        </w:rPr>
        <w:t>,</w:t>
      </w:r>
      <w:r w:rsidR="00423CB2" w:rsidRPr="00423CB2">
        <w:rPr>
          <w:i/>
          <w:lang w:val="pt-BR"/>
          <w:rPrChange w:id="5177" w:author="The Si Tran" w:date="2012-12-05T23:02:00Z">
            <w:rPr>
              <w:sz w:val="28"/>
              <w:szCs w:val="28"/>
              <w:lang w:val="pt-BR"/>
            </w:rPr>
          </w:rPrChange>
        </w:rPr>
        <w:t>d</w:t>
      </w:r>
      <w:r w:rsidR="00423CB2" w:rsidRPr="0049233F">
        <w:rPr>
          <w:lang w:val="pt-BR"/>
          <w:rPrChange w:id="5178" w:author="The Si Tran" w:date="2012-12-05T23:02:00Z">
            <w:rPr>
              <w:sz w:val="28"/>
              <w:szCs w:val="28"/>
              <w:lang w:val="pt-BR"/>
            </w:rPr>
          </w:rPrChange>
        </w:rPr>
        <w:t>,</w:t>
      </w:r>
      <w:r w:rsidR="00423CB2" w:rsidRPr="00423CB2">
        <w:rPr>
          <w:i/>
          <w:lang w:val="pt-BR"/>
          <w:rPrChange w:id="5179" w:author="The Si Tran" w:date="2012-12-05T23:02:00Z">
            <w:rPr>
              <w:sz w:val="28"/>
              <w:szCs w:val="28"/>
              <w:lang w:val="pt-BR"/>
            </w:rPr>
          </w:rPrChange>
        </w:rPr>
        <w:t>q</w:t>
      </w:r>
      <w:r w:rsidR="00423CB2">
        <w:rPr>
          <w:lang w:val="pt-BR"/>
        </w:rPr>
        <w:t>)×</w:t>
      </w:r>
      <w:r w:rsidR="00423CB2" w:rsidRPr="0049233F">
        <w:rPr>
          <w:lang w:val="pt-BR"/>
          <w:rPrChange w:id="5180" w:author="The Si Tran" w:date="2012-12-05T23:02:00Z">
            <w:rPr>
              <w:sz w:val="28"/>
              <w:szCs w:val="28"/>
              <w:lang w:val="pt-BR"/>
            </w:rPr>
          </w:rPrChange>
        </w:rPr>
        <w:t>(</w:t>
      </w:r>
      <w:r w:rsidR="00423CB2" w:rsidRPr="00423CB2">
        <w:rPr>
          <w:i/>
          <w:lang w:val="pt-BR"/>
          <w:rPrChange w:id="5181" w:author="The Si Tran" w:date="2012-12-05T23:02:00Z">
            <w:rPr>
              <w:sz w:val="28"/>
              <w:szCs w:val="28"/>
              <w:lang w:val="pt-BR"/>
            </w:rPr>
          </w:rPrChange>
        </w:rPr>
        <w:t>P</w:t>
      </w:r>
      <w:r w:rsidR="00423CB2" w:rsidRPr="0049233F">
        <w:rPr>
          <w:lang w:val="pt-BR"/>
          <w:rPrChange w:id="5182" w:author="The Si Tran" w:date="2012-12-05T23:02:00Z">
            <w:rPr>
              <w:sz w:val="28"/>
              <w:szCs w:val="28"/>
              <w:lang w:val="pt-BR"/>
            </w:rPr>
          </w:rPrChange>
        </w:rPr>
        <w:t>,</w:t>
      </w:r>
      <w:r w:rsidR="00423CB2" w:rsidRPr="00423CB2">
        <w:rPr>
          <w:i/>
          <w:lang w:val="pt-BR"/>
          <w:rPrChange w:id="5183" w:author="The Si Tran" w:date="2012-12-05T23:02:00Z">
            <w:rPr>
              <w:sz w:val="28"/>
              <w:szCs w:val="28"/>
              <w:lang w:val="pt-BR"/>
            </w:rPr>
          </w:rPrChange>
        </w:rPr>
        <w:t>D</w:t>
      </w:r>
      <w:r w:rsidR="00423CB2" w:rsidRPr="0049233F">
        <w:rPr>
          <w:lang w:val="pt-BR"/>
          <w:rPrChange w:id="5184" w:author="The Si Tran" w:date="2012-12-05T23:02:00Z">
            <w:rPr>
              <w:sz w:val="28"/>
              <w:szCs w:val="28"/>
              <w:lang w:val="pt-BR"/>
            </w:rPr>
          </w:rPrChange>
        </w:rPr>
        <w:t>,</w:t>
      </w:r>
      <w:r w:rsidR="00423CB2" w:rsidRPr="00423CB2">
        <w:rPr>
          <w:i/>
          <w:lang w:val="pt-BR"/>
          <w:rPrChange w:id="5185" w:author="The Si Tran" w:date="2012-12-05T23:02:00Z">
            <w:rPr>
              <w:sz w:val="28"/>
              <w:szCs w:val="28"/>
              <w:lang w:val="pt-BR"/>
            </w:rPr>
          </w:rPrChange>
        </w:rPr>
        <w:t>Q</w:t>
      </w:r>
      <w:r w:rsidR="00423CB2" w:rsidRPr="0049233F">
        <w:rPr>
          <w:lang w:val="pt-BR"/>
          <w:rPrChange w:id="5186" w:author="The Si Tran" w:date="2012-12-05T23:02:00Z">
            <w:rPr>
              <w:sz w:val="28"/>
              <w:szCs w:val="28"/>
              <w:lang w:val="pt-BR"/>
            </w:rPr>
          </w:rPrChange>
        </w:rPr>
        <w:t>)</w:t>
      </w:r>
      <w:r w:rsidR="00423CB2" w:rsidRPr="0049233F">
        <w:rPr>
          <w:vertAlign w:val="subscript"/>
          <w:lang w:val="pt-BR"/>
          <w:rPrChange w:id="5187"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5188" w:author="The Si Tran" w:date="2012-12-05T23:02:00Z">
            <w:rPr>
              <w:sz w:val="28"/>
              <w:szCs w:val="28"/>
              <w:lang w:val="pt-BR"/>
            </w:rPr>
          </w:rPrChange>
        </w:rPr>
        <w:t>là</w:t>
      </w:r>
    </w:p>
    <w:p w14:paraId="4AECD312" w14:textId="5470D4FC" w:rsidR="0076673F" w:rsidRPr="00F43FFA" w:rsidRDefault="002F1D4B">
      <w:pPr>
        <w:pStyle w:val="Canhgiua"/>
        <w:rPr>
          <w:lang w:val="pt-BR"/>
          <w:rPrChange w:id="5189" w:author="The Si Tran" w:date="2012-12-06T01:47:00Z">
            <w:rPr>
              <w:sz w:val="28"/>
              <w:szCs w:val="28"/>
              <w:lang w:val="pt-BR"/>
            </w:rPr>
          </w:rPrChange>
        </w:rPr>
        <w:pPrChange w:id="5190" w:author="The Si Tran" w:date="2012-12-16T10:35:00Z">
          <w:pPr>
            <w:ind w:firstLine="540"/>
          </w:pPr>
        </w:pPrChange>
      </w:pPr>
      <m:oMathPara>
        <m:oMath>
          <m:sSup>
            <m:sSupPr>
              <m:ctrlPr>
                <w:ins w:id="5191" w:author="The Si Tran" w:date="2012-12-06T01:45:00Z">
                  <w:rPr>
                    <w:rFonts w:ascii="Cambria Math" w:hAnsi="Cambria Math"/>
                    <w:lang w:val="pt-BR"/>
                  </w:rPr>
                </w:ins>
              </m:ctrlPr>
            </m:sSupPr>
            <m:e>
              <w:ins w:id="5192" w:author="The Si Tran" w:date="2012-12-06T01:46:00Z">
                <m:r>
                  <m:rPr>
                    <m:sty m:val="p"/>
                  </m:rPr>
                  <w:rPr>
                    <w:rFonts w:ascii="Cambria Math" w:hAnsi="Cambria Math" w:hint="eastAsia"/>
                    <w:lang w:val="pt-BR"/>
                  </w:rPr>
                  <m:t>Φ</m:t>
                </m:r>
              </w:ins>
            </m:e>
            <m:sup>
              <w:ins w:id="5193" w:author="The Si Tran" w:date="2012-12-06T01:46:00Z">
                <m:r>
                  <m:rPr>
                    <m:sty m:val="p"/>
                  </m:rPr>
                  <w:rPr>
                    <w:rFonts w:ascii="Cambria Math" w:hAnsi="Cambria Math"/>
                    <w:lang w:val="pt-BR"/>
                  </w:rPr>
                  <m:t>*</m:t>
                </m:r>
              </w:ins>
            </m:sup>
          </m:sSup>
          <m:d>
            <m:dPr>
              <m:ctrlPr>
                <w:ins w:id="5194" w:author="The Si Tran" w:date="2012-12-06T01:45:00Z">
                  <w:rPr>
                    <w:rFonts w:ascii="Cambria Math" w:hAnsi="Cambria Math"/>
                    <w:lang w:val="pt-BR"/>
                  </w:rPr>
                </w:ins>
              </m:ctrlPr>
            </m:dPr>
            <m:e>
              <m:sSup>
                <m:sSupPr>
                  <m:ctrlPr>
                    <w:ins w:id="5195" w:author="The Si Tran" w:date="2012-12-06T01:45:00Z">
                      <w:rPr>
                        <w:rFonts w:ascii="Cambria Math" w:hAnsi="Cambria Math"/>
                        <w:lang w:val="pt-BR"/>
                      </w:rPr>
                    </w:ins>
                  </m:ctrlPr>
                </m:sSupPr>
                <m:e>
                  <w:ins w:id="5196" w:author="The Si Tran" w:date="2012-12-06T01:45:00Z">
                    <m:r>
                      <w:rPr>
                        <w:rFonts w:ascii="Cambria Math" w:hAnsi="Cambria Math"/>
                        <w:lang w:val="pt-BR"/>
                      </w:rPr>
                      <m:t>B</m:t>
                    </m:r>
                  </w:ins>
                </m:e>
                <m:sup>
                  <w:ins w:id="5197" w:author="The Si Tran" w:date="2012-12-06T01:45:00Z">
                    <m:r>
                      <w:rPr>
                        <w:rFonts w:ascii="Cambria Math" w:hAnsi="Cambria Math"/>
                        <w:lang w:val="pt-BR"/>
                      </w:rPr>
                      <m:t>S</m:t>
                    </m:r>
                  </w:ins>
                </m:sup>
              </m:sSup>
            </m:e>
          </m:d>
          <w:ins w:id="5198" w:author="The Si Tran" w:date="2012-12-06T01:45:00Z">
            <m:r>
              <m:rPr>
                <m:sty m:val="p"/>
              </m:rPr>
              <w:rPr>
                <w:rFonts w:ascii="Cambria Math" w:hAnsi="Cambria Math"/>
                <w:lang w:val="pt-BR"/>
              </w:rPr>
              <m:t>Φ</m:t>
            </m:r>
          </w:ins>
          <m:d>
            <m:dPr>
              <m:ctrlPr>
                <w:ins w:id="5199" w:author="The Si Tran" w:date="2012-12-06T01:45:00Z">
                  <w:rPr>
                    <w:rFonts w:ascii="Cambria Math" w:hAnsi="Cambria Math"/>
                    <w:lang w:val="pt-BR"/>
                  </w:rPr>
                </w:ins>
              </m:ctrlPr>
            </m:dPr>
            <m:e>
              <w:ins w:id="5200" w:author="The Si Tran" w:date="2012-12-06T01:45:00Z">
                <m:r>
                  <w:rPr>
                    <w:rFonts w:ascii="Cambria Math" w:hAnsi="Cambria Math"/>
                    <w:lang w:val="pt-BR"/>
                  </w:rPr>
                  <m:t>B</m:t>
                </m:r>
              </w:ins>
            </m:e>
          </m:d>
          <m:sSup>
            <m:sSupPr>
              <m:ctrlPr>
                <w:ins w:id="5201" w:author="The Si Tran" w:date="2012-12-06T01:45:00Z">
                  <w:rPr>
                    <w:rFonts w:ascii="Cambria Math" w:hAnsi="Cambria Math"/>
                    <w:lang w:val="pt-BR"/>
                  </w:rPr>
                </w:ins>
              </m:ctrlPr>
            </m:sSupPr>
            <m:e>
              <w:ins w:id="5202"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5203" w:author="The Si Tran" w:date="2012-12-06T01:45:00Z">
                <m:r>
                  <w:rPr>
                    <w:rFonts w:ascii="Cambria Math" w:hAnsi="Cambria Math"/>
                    <w:lang w:val="pt-BR"/>
                  </w:rPr>
                  <m:t>d</m:t>
                </m:r>
              </w:ins>
            </m:sup>
          </m:sSup>
          <m:sSub>
            <m:sSubPr>
              <m:ctrlPr>
                <w:ins w:id="5204" w:author="The Si Tran" w:date="2012-12-06T01:45:00Z">
                  <w:rPr>
                    <w:rFonts w:ascii="Cambria Math" w:hAnsi="Cambria Math"/>
                    <w:lang w:val="pt-BR"/>
                  </w:rPr>
                </w:ins>
              </m:ctrlPr>
            </m:sSubPr>
            <m:e>
              <m:sSup>
                <m:sSupPr>
                  <m:ctrlPr>
                    <w:ins w:id="5205" w:author="The Si Tran" w:date="2012-12-06T01:46:00Z">
                      <w:rPr>
                        <w:rFonts w:ascii="Cambria Math" w:hAnsi="Cambria Math"/>
                        <w:lang w:val="pt-BR"/>
                      </w:rPr>
                    </w:ins>
                  </m:ctrlPr>
                </m:sSupPr>
                <m:e>
                  <w:ins w:id="5206" w:author="The Si Tran" w:date="2012-12-06T01:46:00Z">
                    <m:r>
                      <m:rPr>
                        <m:sty m:val="p"/>
                      </m:rPr>
                      <w:rPr>
                        <w:rFonts w:ascii="Cambria Math" w:hAnsi="Cambria Math"/>
                        <w:lang w:val="pt-BR"/>
                      </w:rPr>
                      <m:t>(1-</m:t>
                    </m:r>
                  </w:ins>
                  <m:sSup>
                    <m:sSupPr>
                      <m:ctrlPr>
                        <w:ins w:id="5207" w:author="The Si Tran" w:date="2012-12-06T01:46:00Z">
                          <w:rPr>
                            <w:rFonts w:ascii="Cambria Math" w:hAnsi="Cambria Math"/>
                            <w:lang w:val="pt-BR"/>
                          </w:rPr>
                        </w:ins>
                      </m:ctrlPr>
                    </m:sSupPr>
                    <m:e>
                      <w:ins w:id="5208" w:author="The Si Tran" w:date="2012-12-06T01:46:00Z">
                        <m:r>
                          <w:rPr>
                            <w:rFonts w:ascii="Cambria Math" w:hAnsi="Cambria Math"/>
                            <w:lang w:val="pt-BR"/>
                          </w:rPr>
                          <m:t>B</m:t>
                        </m:r>
                      </w:ins>
                    </m:e>
                    <m:sup>
                      <w:ins w:id="5209" w:author="The Si Tran" w:date="2012-12-06T01:46:00Z">
                        <m:r>
                          <w:rPr>
                            <w:rFonts w:ascii="Cambria Math" w:hAnsi="Cambria Math"/>
                            <w:lang w:val="pt-BR"/>
                          </w:rPr>
                          <m:t>S</m:t>
                        </m:r>
                      </w:ins>
                    </m:sup>
                  </m:sSup>
                  <w:ins w:id="5210" w:author="The Si Tran" w:date="2012-12-06T01:46:00Z">
                    <m:r>
                      <m:rPr>
                        <m:sty m:val="p"/>
                      </m:rPr>
                      <w:rPr>
                        <w:rFonts w:ascii="Cambria Math" w:hAnsi="Cambria Math"/>
                        <w:lang w:val="pt-BR"/>
                      </w:rPr>
                      <m:t>)</m:t>
                    </m:r>
                  </w:ins>
                </m:e>
                <m:sup>
                  <w:ins w:id="5211" w:author="The Si Tran" w:date="2012-12-06T01:46:00Z">
                    <m:r>
                      <w:rPr>
                        <w:rFonts w:ascii="Cambria Math" w:hAnsi="Cambria Math"/>
                        <w:lang w:val="pt-BR"/>
                      </w:rPr>
                      <m:t>D</m:t>
                    </m:r>
                  </w:ins>
                </m:sup>
              </m:sSup>
              <w:ins w:id="5212" w:author="The Si Tran" w:date="2012-12-06T01:45:00Z">
                <m:r>
                  <w:rPr>
                    <w:rFonts w:ascii="Cambria Math" w:hAnsi="Cambria Math"/>
                    <w:lang w:val="pt-BR"/>
                  </w:rPr>
                  <m:t>y</m:t>
                </m:r>
              </w:ins>
            </m:e>
            <m:sub>
              <w:ins w:id="5213" w:author="The Si Tran" w:date="2012-12-06T01:45:00Z">
                <m:r>
                  <w:rPr>
                    <w:rFonts w:ascii="Cambria Math" w:hAnsi="Cambria Math"/>
                    <w:lang w:val="pt-BR"/>
                  </w:rPr>
                  <m:t>t</m:t>
                </m:r>
              </w:ins>
            </m:sub>
          </m:sSub>
          <w:ins w:id="5214"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5215" w:author="The Si Tran" w:date="2012-12-06T01:46:00Z">
                  <w:rPr>
                    <w:rFonts w:ascii="Cambria Math" w:hAnsi="Cambria Math"/>
                    <w:lang w:val="pt-BR"/>
                  </w:rPr>
                </w:ins>
              </m:ctrlPr>
            </m:sSupPr>
            <m:e>
              <w:ins w:id="5216" w:author="The Si Tran" w:date="2012-12-06T01:47:00Z">
                <m:r>
                  <m:rPr>
                    <m:sty m:val="p"/>
                  </m:rPr>
                  <w:rPr>
                    <w:rFonts w:ascii="Cambria Math" w:hAnsi="Cambria Math" w:hint="eastAsia"/>
                    <w:lang w:val="pt-BR"/>
                  </w:rPr>
                  <m:t>Θ</m:t>
                </m:r>
              </w:ins>
            </m:e>
            <m:sup>
              <w:ins w:id="5217" w:author="The Si Tran" w:date="2012-12-06T01:46:00Z">
                <m:r>
                  <m:rPr>
                    <m:sty m:val="p"/>
                  </m:rPr>
                  <w:rPr>
                    <w:rFonts w:ascii="Cambria Math" w:hAnsi="Cambria Math"/>
                    <w:lang w:val="pt-BR"/>
                  </w:rPr>
                  <m:t>*</m:t>
                </m:r>
              </w:ins>
            </m:sup>
          </m:sSup>
          <m:d>
            <m:dPr>
              <m:ctrlPr>
                <w:ins w:id="5218" w:author="The Si Tran" w:date="2012-12-06T01:46:00Z">
                  <w:rPr>
                    <w:rFonts w:ascii="Cambria Math" w:hAnsi="Cambria Math"/>
                    <w:lang w:val="pt-BR"/>
                  </w:rPr>
                </w:ins>
              </m:ctrlPr>
            </m:dPr>
            <m:e>
              <m:sSup>
                <m:sSupPr>
                  <m:ctrlPr>
                    <w:ins w:id="5219" w:author="The Si Tran" w:date="2012-12-06T01:46:00Z">
                      <w:rPr>
                        <w:rFonts w:ascii="Cambria Math" w:hAnsi="Cambria Math"/>
                        <w:lang w:val="pt-BR"/>
                      </w:rPr>
                    </w:ins>
                  </m:ctrlPr>
                </m:sSupPr>
                <m:e>
                  <w:ins w:id="5220" w:author="The Si Tran" w:date="2012-12-06T01:46:00Z">
                    <m:r>
                      <w:rPr>
                        <w:rFonts w:ascii="Cambria Math" w:hAnsi="Cambria Math"/>
                        <w:lang w:val="pt-BR"/>
                      </w:rPr>
                      <m:t>B</m:t>
                    </m:r>
                  </w:ins>
                </m:e>
                <m:sup>
                  <w:ins w:id="5221" w:author="The Si Tran" w:date="2012-12-06T01:46:00Z">
                    <m:r>
                      <w:rPr>
                        <w:rFonts w:ascii="Cambria Math" w:hAnsi="Cambria Math"/>
                        <w:lang w:val="pt-BR"/>
                      </w:rPr>
                      <m:t>S</m:t>
                    </m:r>
                  </w:ins>
                </m:sup>
              </m:sSup>
            </m:e>
          </m:d>
          <w:ins w:id="5222"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5223" w:author="The Si Tran" w:date="2012-12-06T01:45:00Z">
                  <w:rPr>
                    <w:rFonts w:ascii="Cambria Math" w:hAnsi="Cambria Math"/>
                    <w:lang w:val="pt-BR"/>
                  </w:rPr>
                </w:ins>
              </m:ctrlPr>
            </m:sSubPr>
            <m:e>
              <w:ins w:id="5224" w:author="The Si Tran" w:date="2012-12-06T01:45:00Z">
                <m:r>
                  <w:rPr>
                    <w:rFonts w:ascii="Cambria Math" w:hAnsi="Cambria Math"/>
                    <w:lang w:val="pt-BR"/>
                  </w:rPr>
                  <m:t>ε</m:t>
                </m:r>
              </w:ins>
            </m:e>
            <m:sub>
              <w:ins w:id="5225"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5226" w:author="The Si Tran" w:date="2012-12-06T01:47:00Z"/>
          <w:szCs w:val="26"/>
          <w:lang w:val="pt-BR"/>
          <w:rPrChange w:id="5227" w:author="The Si Tran" w:date="2012-12-05T23:02:00Z">
            <w:rPr>
              <w:del w:id="5228" w:author="The Si Tran" w:date="2012-12-06T01:47:00Z"/>
              <w:sz w:val="28"/>
              <w:szCs w:val="28"/>
              <w:lang w:val="pt-BR"/>
            </w:rPr>
          </w:rPrChange>
        </w:rPr>
      </w:pPr>
      <w:del w:id="5229" w:author="The Si Tran" w:date="2012-12-06T01:47:00Z">
        <w:r w:rsidRPr="00AF1345" w:rsidDel="00F43FFA">
          <w:rPr>
            <w:position w:val="-12"/>
            <w:szCs w:val="26"/>
            <w:lang w:val="pt-BR"/>
          </w:rPr>
          <w:object w:dxaOrig="5040" w:dyaOrig="380" w14:anchorId="372E02F0">
            <v:shape id="_x0000_i1092" type="#_x0000_t75" style="width:345pt;height:21.75pt" o:ole="">
              <v:imagedata r:id="rId151" o:title=""/>
            </v:shape>
            <o:OLEObject Type="Embed" ProgID="Equation.DSMT4" ShapeID="_x0000_i1092" DrawAspect="Content" ObjectID="_1417586787" r:id="rId152"/>
          </w:object>
        </w:r>
      </w:del>
    </w:p>
    <w:p w14:paraId="59DCC3E8" w14:textId="77777777" w:rsidR="006A21F7" w:rsidRDefault="006A21F7">
      <w:pPr>
        <w:rPr>
          <w:ins w:id="5230" w:author="The Si Tran" w:date="2012-12-06T01:48:00Z"/>
          <w:lang w:val="pt-BR"/>
        </w:rPr>
        <w:pPrChange w:id="5231" w:author="The Si Tran" w:date="2012-12-15T08:16:00Z">
          <w:pPr>
            <w:ind w:firstLine="540"/>
          </w:pPr>
        </w:pPrChange>
      </w:pPr>
      <w:r w:rsidRPr="0049233F">
        <w:rPr>
          <w:lang w:val="pt-BR"/>
          <w:rPrChange w:id="5232" w:author="The Si Tran" w:date="2012-12-05T23:02:00Z">
            <w:rPr>
              <w:sz w:val="28"/>
              <w:szCs w:val="28"/>
              <w:lang w:val="pt-BR"/>
            </w:rPr>
          </w:rPrChange>
        </w:rPr>
        <w:t xml:space="preserve">Với </w:t>
      </w:r>
    </w:p>
    <w:p w14:paraId="055477D2" w14:textId="77777777" w:rsidR="007850C8" w:rsidRPr="007850C8" w:rsidRDefault="002F1D4B">
      <w:pPr>
        <w:pStyle w:val="Canhgiua"/>
        <w:rPr>
          <w:ins w:id="5233" w:author="The Si Tran" w:date="2012-12-06T01:49:00Z"/>
          <w:lang w:val="pt-BR"/>
        </w:rPr>
        <w:pPrChange w:id="5234" w:author="The Si Tran" w:date="2012-12-16T10:35:00Z">
          <w:pPr>
            <w:ind w:firstLine="540"/>
          </w:pPr>
        </w:pPrChange>
      </w:pPr>
      <m:oMathPara>
        <m:oMath>
          <m:sSup>
            <m:sSupPr>
              <m:ctrlPr>
                <w:ins w:id="5235" w:author="The Si Tran" w:date="2012-12-06T01:48:00Z">
                  <w:rPr>
                    <w:rFonts w:ascii="Cambria Math" w:hAnsi="Cambria Math"/>
                    <w:lang w:val="pt-BR"/>
                  </w:rPr>
                </w:ins>
              </m:ctrlPr>
            </m:sSupPr>
            <m:e>
              <w:ins w:id="5236" w:author="The Si Tran" w:date="2012-12-06T01:48:00Z">
                <m:r>
                  <m:rPr>
                    <m:sty m:val="p"/>
                  </m:rPr>
                  <w:rPr>
                    <w:rFonts w:ascii="Cambria Math" w:hAnsi="Cambria Math"/>
                    <w:lang w:val="pt-BR"/>
                  </w:rPr>
                  <m:t>Φ</m:t>
                </m:r>
              </w:ins>
            </m:e>
            <m:sup>
              <w:ins w:id="5237" w:author="The Si Tran" w:date="2012-12-06T01:48:00Z">
                <m:r>
                  <m:rPr>
                    <m:sty m:val="p"/>
                  </m:rPr>
                  <w:rPr>
                    <w:rFonts w:ascii="Cambria Math" w:hAnsi="Cambria Math"/>
                    <w:lang w:val="pt-BR"/>
                  </w:rPr>
                  <m:t>*</m:t>
                </m:r>
              </w:ins>
            </m:sup>
          </m:sSup>
          <m:d>
            <m:dPr>
              <m:ctrlPr>
                <w:ins w:id="5238" w:author="The Si Tran" w:date="2012-12-06T01:48:00Z">
                  <w:rPr>
                    <w:rFonts w:ascii="Cambria Math" w:hAnsi="Cambria Math"/>
                    <w:lang w:val="pt-BR"/>
                  </w:rPr>
                </w:ins>
              </m:ctrlPr>
            </m:dPr>
            <m:e>
              <m:sSup>
                <m:sSupPr>
                  <m:ctrlPr>
                    <w:ins w:id="5239" w:author="The Si Tran" w:date="2012-12-06T01:48:00Z">
                      <w:rPr>
                        <w:rFonts w:ascii="Cambria Math" w:hAnsi="Cambria Math"/>
                        <w:lang w:val="pt-BR"/>
                      </w:rPr>
                    </w:ins>
                  </m:ctrlPr>
                </m:sSupPr>
                <m:e>
                  <w:ins w:id="5240" w:author="The Si Tran" w:date="2012-12-06T01:48:00Z">
                    <m:r>
                      <w:rPr>
                        <w:rFonts w:ascii="Cambria Math" w:hAnsi="Cambria Math"/>
                        <w:lang w:val="pt-BR"/>
                      </w:rPr>
                      <m:t>B</m:t>
                    </m:r>
                  </w:ins>
                </m:e>
                <m:sup>
                  <w:ins w:id="5241" w:author="The Si Tran" w:date="2012-12-06T01:48:00Z">
                    <m:r>
                      <w:rPr>
                        <w:rFonts w:ascii="Cambria Math" w:hAnsi="Cambria Math"/>
                        <w:lang w:val="pt-BR"/>
                      </w:rPr>
                      <m:t>S</m:t>
                    </m:r>
                  </w:ins>
                </m:sup>
              </m:sSup>
            </m:e>
          </m:d>
          <w:ins w:id="5242" w:author="The Si Tran" w:date="2012-12-06T01:48:00Z">
            <m:r>
              <m:rPr>
                <m:sty m:val="p"/>
              </m:rPr>
              <w:rPr>
                <w:rFonts w:ascii="Cambria Math" w:hAnsi="Cambria Math"/>
                <w:lang w:val="pt-BR"/>
              </w:rPr>
              <m:t>=1-</m:t>
            </m:r>
          </w:ins>
          <m:sSubSup>
            <m:sSubSupPr>
              <m:ctrlPr>
                <w:ins w:id="5243" w:author="The Si Tran" w:date="2012-12-06T01:49:00Z">
                  <w:rPr>
                    <w:rFonts w:ascii="Cambria Math" w:hAnsi="Cambria Math"/>
                    <w:lang w:val="pt-BR"/>
                  </w:rPr>
                </w:ins>
              </m:ctrlPr>
            </m:sSubSupPr>
            <m:e>
              <w:ins w:id="5244" w:author="The Si Tran" w:date="2012-12-06T01:50:00Z">
                <m:r>
                  <m:rPr>
                    <m:sty m:val="p"/>
                  </m:rPr>
                  <w:rPr>
                    <w:rFonts w:ascii="Cambria Math" w:hAnsi="Cambria Math"/>
                    <w:lang w:val="pt-BR"/>
                  </w:rPr>
                  <m:t>ϕ</m:t>
                </m:r>
              </w:ins>
            </m:e>
            <m:sub>
              <w:ins w:id="5245" w:author="The Si Tran" w:date="2012-12-06T01:49:00Z">
                <m:r>
                  <m:rPr>
                    <m:sty m:val="p"/>
                  </m:rPr>
                  <w:rPr>
                    <w:rFonts w:ascii="Cambria Math" w:hAnsi="Cambria Math"/>
                    <w:lang w:val="pt-BR"/>
                  </w:rPr>
                  <m:t>1</m:t>
                </m:r>
              </w:ins>
            </m:sub>
            <m:sup>
              <w:ins w:id="5246" w:author="The Si Tran" w:date="2012-12-06T01:49:00Z">
                <m:r>
                  <m:rPr>
                    <m:sty m:val="p"/>
                  </m:rPr>
                  <w:rPr>
                    <w:rFonts w:ascii="Cambria Math" w:hAnsi="Cambria Math"/>
                    <w:lang w:val="pt-BR"/>
                  </w:rPr>
                  <m:t>*</m:t>
                </m:r>
              </w:ins>
            </m:sup>
          </m:sSubSup>
          <m:d>
            <m:dPr>
              <m:ctrlPr>
                <w:ins w:id="5247" w:author="The Si Tran" w:date="2012-12-06T01:48:00Z">
                  <w:rPr>
                    <w:rFonts w:ascii="Cambria Math" w:hAnsi="Cambria Math"/>
                    <w:lang w:val="pt-BR"/>
                  </w:rPr>
                </w:ins>
              </m:ctrlPr>
            </m:dPr>
            <m:e>
              <m:sSup>
                <m:sSupPr>
                  <m:ctrlPr>
                    <w:ins w:id="5248" w:author="The Si Tran" w:date="2012-12-06T01:48:00Z">
                      <w:rPr>
                        <w:rFonts w:ascii="Cambria Math" w:hAnsi="Cambria Math"/>
                        <w:lang w:val="pt-BR"/>
                      </w:rPr>
                    </w:ins>
                  </m:ctrlPr>
                </m:sSupPr>
                <m:e>
                  <w:ins w:id="5249" w:author="The Si Tran" w:date="2012-12-06T01:48:00Z">
                    <m:r>
                      <w:rPr>
                        <w:rFonts w:ascii="Cambria Math" w:hAnsi="Cambria Math"/>
                        <w:lang w:val="pt-BR"/>
                      </w:rPr>
                      <m:t>B</m:t>
                    </m:r>
                  </w:ins>
                </m:e>
                <m:sup>
                  <w:ins w:id="5250" w:author="The Si Tran" w:date="2012-12-06T01:48:00Z">
                    <m:r>
                      <m:rPr>
                        <m:sty m:val="p"/>
                      </m:rPr>
                      <w:rPr>
                        <w:rFonts w:ascii="Cambria Math" w:hAnsi="Cambria Math"/>
                        <w:lang w:val="pt-BR"/>
                      </w:rPr>
                      <m:t>1</m:t>
                    </m:r>
                    <m:r>
                      <w:rPr>
                        <w:rFonts w:ascii="Cambria Math" w:hAnsi="Cambria Math"/>
                        <w:lang w:val="pt-BR"/>
                      </w:rPr>
                      <m:t>S</m:t>
                    </m:r>
                  </w:ins>
                </m:sup>
              </m:sSup>
            </m:e>
          </m:d>
          <w:ins w:id="5251" w:author="The Si Tran" w:date="2012-12-06T01:48:00Z">
            <m:r>
              <m:rPr>
                <m:sty m:val="p"/>
              </m:rPr>
              <w:rPr>
                <w:rFonts w:ascii="Cambria Math" w:hAnsi="Cambria Math"/>
                <w:lang w:val="pt-BR"/>
              </w:rPr>
              <m:t>-</m:t>
            </m:r>
          </w:ins>
          <m:sSubSup>
            <m:sSubSupPr>
              <m:ctrlPr>
                <w:ins w:id="5252" w:author="The Si Tran" w:date="2012-12-06T01:49:00Z">
                  <w:rPr>
                    <w:rFonts w:ascii="Cambria Math" w:hAnsi="Cambria Math"/>
                    <w:lang w:val="pt-BR"/>
                  </w:rPr>
                </w:ins>
              </m:ctrlPr>
            </m:sSubSupPr>
            <m:e>
              <w:ins w:id="5253" w:author="The Si Tran" w:date="2012-12-06T01:50:00Z">
                <m:r>
                  <m:rPr>
                    <m:sty m:val="p"/>
                  </m:rPr>
                  <w:rPr>
                    <w:rFonts w:ascii="Cambria Math" w:hAnsi="Cambria Math"/>
                    <w:lang w:val="pt-BR"/>
                  </w:rPr>
                  <m:t>ϕ</m:t>
                </m:r>
              </w:ins>
            </m:e>
            <m:sub>
              <w:ins w:id="5254" w:author="The Si Tran" w:date="2012-12-06T01:49:00Z">
                <m:r>
                  <m:rPr>
                    <m:sty m:val="p"/>
                  </m:rPr>
                  <w:rPr>
                    <w:rFonts w:ascii="Cambria Math" w:hAnsi="Cambria Math"/>
                    <w:lang w:val="pt-BR"/>
                  </w:rPr>
                  <m:t>2</m:t>
                </m:r>
              </w:ins>
            </m:sub>
            <m:sup>
              <w:ins w:id="5255" w:author="The Si Tran" w:date="2012-12-06T01:49:00Z">
                <m:r>
                  <m:rPr>
                    <m:sty m:val="p"/>
                  </m:rPr>
                  <w:rPr>
                    <w:rFonts w:ascii="Cambria Math" w:hAnsi="Cambria Math"/>
                    <w:lang w:val="pt-BR"/>
                  </w:rPr>
                  <m:t>*</m:t>
                </m:r>
              </w:ins>
            </m:sup>
          </m:sSubSup>
          <m:d>
            <m:dPr>
              <m:ctrlPr>
                <w:ins w:id="5256" w:author="The Si Tran" w:date="2012-12-06T01:48:00Z">
                  <w:rPr>
                    <w:rFonts w:ascii="Cambria Math" w:hAnsi="Cambria Math"/>
                    <w:lang w:val="pt-BR"/>
                  </w:rPr>
                </w:ins>
              </m:ctrlPr>
            </m:dPr>
            <m:e>
              <m:sSup>
                <m:sSupPr>
                  <m:ctrlPr>
                    <w:ins w:id="5257" w:author="The Si Tran" w:date="2012-12-06T01:48:00Z">
                      <w:rPr>
                        <w:rFonts w:ascii="Cambria Math" w:hAnsi="Cambria Math"/>
                        <w:lang w:val="pt-BR"/>
                      </w:rPr>
                    </w:ins>
                  </m:ctrlPr>
                </m:sSupPr>
                <m:e>
                  <w:ins w:id="5258" w:author="The Si Tran" w:date="2012-12-06T01:48:00Z">
                    <m:r>
                      <w:rPr>
                        <w:rFonts w:ascii="Cambria Math" w:hAnsi="Cambria Math"/>
                        <w:lang w:val="pt-BR"/>
                      </w:rPr>
                      <m:t>B</m:t>
                    </m:r>
                  </w:ins>
                </m:e>
                <m:sup>
                  <w:ins w:id="5259" w:author="The Si Tran" w:date="2012-12-06T01:48:00Z">
                    <m:r>
                      <m:rPr>
                        <m:sty m:val="p"/>
                      </m:rPr>
                      <w:rPr>
                        <w:rFonts w:ascii="Cambria Math" w:hAnsi="Cambria Math"/>
                        <w:lang w:val="pt-BR"/>
                      </w:rPr>
                      <m:t>2</m:t>
                    </m:r>
                    <m:r>
                      <w:rPr>
                        <w:rFonts w:ascii="Cambria Math" w:hAnsi="Cambria Math"/>
                        <w:lang w:val="pt-BR"/>
                      </w:rPr>
                      <m:t>S</m:t>
                    </m:r>
                  </w:ins>
                </m:sup>
              </m:sSup>
            </m:e>
          </m:d>
          <w:ins w:id="5260" w:author="The Si Tran" w:date="2012-12-06T01:48:00Z">
            <m:r>
              <m:rPr>
                <m:sty m:val="p"/>
              </m:rPr>
              <w:rPr>
                <w:rFonts w:ascii="Cambria Math" w:hAnsi="Cambria Math"/>
                <w:lang w:val="pt-BR"/>
              </w:rPr>
              <m:t>-…-</m:t>
            </m:r>
          </w:ins>
          <m:sSubSup>
            <m:sSubSupPr>
              <m:ctrlPr>
                <w:ins w:id="5261" w:author="The Si Tran" w:date="2012-12-06T01:49:00Z">
                  <w:rPr>
                    <w:rFonts w:ascii="Cambria Math" w:hAnsi="Cambria Math"/>
                    <w:lang w:val="pt-BR"/>
                  </w:rPr>
                </w:ins>
              </m:ctrlPr>
            </m:sSubSupPr>
            <m:e>
              <w:ins w:id="5262" w:author="The Si Tran" w:date="2012-12-06T01:50:00Z">
                <m:r>
                  <m:rPr>
                    <m:sty m:val="p"/>
                  </m:rPr>
                  <w:rPr>
                    <w:rFonts w:ascii="Cambria Math" w:hAnsi="Cambria Math"/>
                    <w:lang w:val="pt-BR"/>
                  </w:rPr>
                  <m:t>ϕ</m:t>
                </m:r>
              </w:ins>
            </m:e>
            <m:sub>
              <w:ins w:id="5263" w:author="The Si Tran" w:date="2012-12-06T01:49:00Z">
                <m:r>
                  <w:rPr>
                    <w:rFonts w:ascii="Cambria Math" w:hAnsi="Cambria Math"/>
                    <w:lang w:val="pt-BR"/>
                  </w:rPr>
                  <m:t>P</m:t>
                </m:r>
              </w:ins>
            </m:sub>
            <m:sup>
              <w:ins w:id="5264" w:author="The Si Tran" w:date="2012-12-06T01:49:00Z">
                <m:r>
                  <m:rPr>
                    <m:sty m:val="p"/>
                  </m:rPr>
                  <w:rPr>
                    <w:rFonts w:ascii="Cambria Math" w:hAnsi="Cambria Math"/>
                    <w:lang w:val="pt-BR"/>
                  </w:rPr>
                  <m:t>*</m:t>
                </m:r>
              </w:ins>
            </m:sup>
          </m:sSubSup>
          <m:d>
            <m:dPr>
              <m:ctrlPr>
                <w:ins w:id="5265" w:author="The Si Tran" w:date="2012-12-06T01:48:00Z">
                  <w:rPr>
                    <w:rFonts w:ascii="Cambria Math" w:hAnsi="Cambria Math"/>
                    <w:lang w:val="pt-BR"/>
                  </w:rPr>
                </w:ins>
              </m:ctrlPr>
            </m:dPr>
            <m:e>
              <m:sSup>
                <m:sSupPr>
                  <m:ctrlPr>
                    <w:ins w:id="5266" w:author="The Si Tran" w:date="2012-12-06T01:48:00Z">
                      <w:rPr>
                        <w:rFonts w:ascii="Cambria Math" w:hAnsi="Cambria Math"/>
                        <w:lang w:val="pt-BR"/>
                      </w:rPr>
                    </w:ins>
                  </m:ctrlPr>
                </m:sSupPr>
                <m:e>
                  <w:ins w:id="5267" w:author="The Si Tran" w:date="2012-12-06T01:48:00Z">
                    <m:r>
                      <w:rPr>
                        <w:rFonts w:ascii="Cambria Math" w:hAnsi="Cambria Math"/>
                        <w:lang w:val="pt-BR"/>
                      </w:rPr>
                      <m:t>B</m:t>
                    </m:r>
                  </w:ins>
                </m:e>
                <m:sup>
                  <w:ins w:id="5268" w:author="The Si Tran" w:date="2012-12-06T01:48:00Z">
                    <m:r>
                      <w:rPr>
                        <w:rFonts w:ascii="Cambria Math" w:hAnsi="Cambria Math"/>
                        <w:lang w:val="pt-BR"/>
                      </w:rPr>
                      <m:t>PS</m:t>
                    </m:r>
                  </w:ins>
                </m:sup>
              </m:sSup>
            </m:e>
          </m:d>
        </m:oMath>
      </m:oMathPara>
    </w:p>
    <w:p w14:paraId="14857348" w14:textId="77777777" w:rsidR="007850C8" w:rsidRPr="0049233F" w:rsidDel="007850C8" w:rsidRDefault="002F1D4B">
      <w:pPr>
        <w:pStyle w:val="Canhgiua"/>
        <w:rPr>
          <w:del w:id="5269" w:author="The Si Tran" w:date="2012-12-06T01:51:00Z"/>
          <w:lang w:val="pt-BR"/>
          <w:rPrChange w:id="5270" w:author="The Si Tran" w:date="2012-12-05T23:02:00Z">
            <w:rPr>
              <w:del w:id="5271" w:author="The Si Tran" w:date="2012-12-06T01:51:00Z"/>
              <w:sz w:val="28"/>
              <w:szCs w:val="28"/>
              <w:lang w:val="pt-BR"/>
            </w:rPr>
          </w:rPrChange>
        </w:rPr>
        <w:pPrChange w:id="5272" w:author="The Si Tran" w:date="2012-12-16T10:35:00Z">
          <w:pPr>
            <w:ind w:firstLine="540"/>
          </w:pPr>
        </w:pPrChange>
      </w:pPr>
      <m:oMathPara>
        <m:oMath>
          <m:sSup>
            <m:sSupPr>
              <m:ctrlPr>
                <w:ins w:id="5273" w:author="The Si Tran" w:date="2012-12-06T01:49:00Z">
                  <w:rPr>
                    <w:rFonts w:ascii="Cambria Math" w:hAnsi="Cambria Math"/>
                    <w:lang w:val="pt-BR"/>
                  </w:rPr>
                </w:ins>
              </m:ctrlPr>
            </m:sSupPr>
            <m:e>
              <w:ins w:id="5274" w:author="The Si Tran" w:date="2012-12-06T01:50:00Z">
                <m:r>
                  <m:rPr>
                    <m:sty m:val="p"/>
                  </m:rPr>
                  <w:rPr>
                    <w:rFonts w:ascii="Cambria Math" w:hAnsi="Cambria Math"/>
                    <w:lang w:val="pt-BR"/>
                  </w:rPr>
                  <m:t>Θ</m:t>
                </m:r>
              </w:ins>
            </m:e>
            <m:sup>
              <w:ins w:id="5275" w:author="The Si Tran" w:date="2012-12-06T01:49:00Z">
                <m:r>
                  <m:rPr>
                    <m:sty m:val="p"/>
                  </m:rPr>
                  <w:rPr>
                    <w:rFonts w:ascii="Cambria Math" w:hAnsi="Cambria Math"/>
                    <w:lang w:val="pt-BR"/>
                  </w:rPr>
                  <m:t>*</m:t>
                </m:r>
              </w:ins>
            </m:sup>
          </m:sSup>
          <m:d>
            <m:dPr>
              <m:ctrlPr>
                <w:ins w:id="5276" w:author="The Si Tran" w:date="2012-12-06T01:49:00Z">
                  <w:rPr>
                    <w:rFonts w:ascii="Cambria Math" w:hAnsi="Cambria Math"/>
                    <w:lang w:val="pt-BR"/>
                  </w:rPr>
                </w:ins>
              </m:ctrlPr>
            </m:dPr>
            <m:e>
              <m:sSup>
                <m:sSupPr>
                  <m:ctrlPr>
                    <w:ins w:id="5277" w:author="The Si Tran" w:date="2012-12-06T01:49:00Z">
                      <w:rPr>
                        <w:rFonts w:ascii="Cambria Math" w:hAnsi="Cambria Math"/>
                        <w:lang w:val="pt-BR"/>
                      </w:rPr>
                    </w:ins>
                  </m:ctrlPr>
                </m:sSupPr>
                <m:e>
                  <w:ins w:id="5278" w:author="The Si Tran" w:date="2012-12-06T01:49:00Z">
                    <m:r>
                      <w:rPr>
                        <w:rFonts w:ascii="Cambria Math" w:hAnsi="Cambria Math"/>
                        <w:lang w:val="pt-BR"/>
                      </w:rPr>
                      <m:t>B</m:t>
                    </m:r>
                  </w:ins>
                </m:e>
                <m:sup>
                  <w:ins w:id="5279" w:author="The Si Tran" w:date="2012-12-06T01:49:00Z">
                    <m:r>
                      <w:rPr>
                        <w:rFonts w:ascii="Cambria Math" w:hAnsi="Cambria Math"/>
                        <w:lang w:val="pt-BR"/>
                      </w:rPr>
                      <m:t>S</m:t>
                    </m:r>
                  </w:ins>
                </m:sup>
              </m:sSup>
            </m:e>
          </m:d>
          <w:ins w:id="5280" w:author="The Si Tran" w:date="2012-12-06T01:49:00Z">
            <m:r>
              <m:rPr>
                <m:sty m:val="p"/>
              </m:rPr>
              <w:rPr>
                <w:rFonts w:ascii="Cambria Math" w:hAnsi="Cambria Math"/>
                <w:lang w:val="pt-BR"/>
              </w:rPr>
              <m:t>=1-</m:t>
            </m:r>
          </w:ins>
          <m:sSubSup>
            <m:sSubSupPr>
              <m:ctrlPr>
                <w:ins w:id="5281" w:author="The Si Tran" w:date="2012-12-06T01:49:00Z">
                  <w:rPr>
                    <w:rFonts w:ascii="Cambria Math" w:hAnsi="Cambria Math"/>
                    <w:lang w:val="pt-BR"/>
                  </w:rPr>
                </w:ins>
              </m:ctrlPr>
            </m:sSubSupPr>
            <m:e>
              <w:ins w:id="5282" w:author="The Si Tran" w:date="2012-12-06T01:51:00Z">
                <m:r>
                  <w:rPr>
                    <w:rFonts w:ascii="Cambria Math" w:hAnsi="Cambria Math"/>
                    <w:lang w:val="pt-BR"/>
                  </w:rPr>
                  <m:t>θ</m:t>
                </m:r>
              </w:ins>
            </m:e>
            <m:sub>
              <w:ins w:id="5283" w:author="The Si Tran" w:date="2012-12-06T01:49:00Z">
                <m:r>
                  <m:rPr>
                    <m:sty m:val="p"/>
                  </m:rPr>
                  <w:rPr>
                    <w:rFonts w:ascii="Cambria Math" w:hAnsi="Cambria Math"/>
                    <w:lang w:val="pt-BR"/>
                  </w:rPr>
                  <m:t>1</m:t>
                </m:r>
              </w:ins>
            </m:sub>
            <m:sup>
              <w:ins w:id="5284" w:author="The Si Tran" w:date="2012-12-06T01:49:00Z">
                <m:r>
                  <m:rPr>
                    <m:sty m:val="p"/>
                  </m:rPr>
                  <w:rPr>
                    <w:rFonts w:ascii="Cambria Math" w:hAnsi="Cambria Math"/>
                    <w:lang w:val="pt-BR"/>
                  </w:rPr>
                  <m:t>*</m:t>
                </m:r>
              </w:ins>
            </m:sup>
          </m:sSubSup>
          <m:d>
            <m:dPr>
              <m:ctrlPr>
                <w:ins w:id="5285" w:author="The Si Tran" w:date="2012-12-06T01:49:00Z">
                  <w:rPr>
                    <w:rFonts w:ascii="Cambria Math" w:hAnsi="Cambria Math"/>
                    <w:lang w:val="pt-BR"/>
                  </w:rPr>
                </w:ins>
              </m:ctrlPr>
            </m:dPr>
            <m:e>
              <m:sSup>
                <m:sSupPr>
                  <m:ctrlPr>
                    <w:ins w:id="5286" w:author="The Si Tran" w:date="2012-12-06T01:49:00Z">
                      <w:rPr>
                        <w:rFonts w:ascii="Cambria Math" w:hAnsi="Cambria Math"/>
                        <w:lang w:val="pt-BR"/>
                      </w:rPr>
                    </w:ins>
                  </m:ctrlPr>
                </m:sSupPr>
                <m:e>
                  <w:ins w:id="5287" w:author="The Si Tran" w:date="2012-12-06T01:49:00Z">
                    <m:r>
                      <w:rPr>
                        <w:rFonts w:ascii="Cambria Math" w:hAnsi="Cambria Math"/>
                        <w:lang w:val="pt-BR"/>
                      </w:rPr>
                      <m:t>B</m:t>
                    </m:r>
                  </w:ins>
                </m:e>
                <m:sup>
                  <w:ins w:id="5288" w:author="The Si Tran" w:date="2012-12-06T01:49:00Z">
                    <m:r>
                      <m:rPr>
                        <m:sty m:val="p"/>
                      </m:rPr>
                      <w:rPr>
                        <w:rFonts w:ascii="Cambria Math" w:hAnsi="Cambria Math"/>
                        <w:lang w:val="pt-BR"/>
                      </w:rPr>
                      <m:t>1</m:t>
                    </m:r>
                    <m:r>
                      <w:rPr>
                        <w:rFonts w:ascii="Cambria Math" w:hAnsi="Cambria Math"/>
                        <w:lang w:val="pt-BR"/>
                      </w:rPr>
                      <m:t>S</m:t>
                    </m:r>
                  </w:ins>
                </m:sup>
              </m:sSup>
            </m:e>
          </m:d>
          <w:ins w:id="5289" w:author="The Si Tran" w:date="2012-12-06T01:49:00Z">
            <m:r>
              <m:rPr>
                <m:sty m:val="p"/>
              </m:rPr>
              <w:rPr>
                <w:rFonts w:ascii="Cambria Math" w:hAnsi="Cambria Math"/>
                <w:lang w:val="pt-BR"/>
              </w:rPr>
              <m:t>-</m:t>
            </m:r>
          </w:ins>
          <m:sSubSup>
            <m:sSubSupPr>
              <m:ctrlPr>
                <w:ins w:id="5290" w:author="The Si Tran" w:date="2012-12-06T01:49:00Z">
                  <w:rPr>
                    <w:rFonts w:ascii="Cambria Math" w:hAnsi="Cambria Math"/>
                    <w:lang w:val="pt-BR"/>
                  </w:rPr>
                </w:ins>
              </m:ctrlPr>
            </m:sSubSupPr>
            <m:e>
              <w:ins w:id="5291" w:author="The Si Tran" w:date="2012-12-06T01:51:00Z">
                <m:r>
                  <m:rPr>
                    <m:sty m:val="p"/>
                  </m:rPr>
                  <w:rPr>
                    <w:rFonts w:ascii="Cambria Math" w:hAnsi="Cambria Math"/>
                    <w:lang w:val="pt-BR"/>
                  </w:rPr>
                  <m:t>θ</m:t>
                </m:r>
              </w:ins>
            </m:e>
            <m:sub>
              <w:ins w:id="5292" w:author="The Si Tran" w:date="2012-12-06T01:49:00Z">
                <m:r>
                  <m:rPr>
                    <m:sty m:val="p"/>
                  </m:rPr>
                  <w:rPr>
                    <w:rFonts w:ascii="Cambria Math" w:hAnsi="Cambria Math"/>
                    <w:lang w:val="pt-BR"/>
                  </w:rPr>
                  <m:t>2</m:t>
                </m:r>
              </w:ins>
            </m:sub>
            <m:sup>
              <w:ins w:id="5293" w:author="The Si Tran" w:date="2012-12-06T01:49:00Z">
                <m:r>
                  <m:rPr>
                    <m:sty m:val="p"/>
                  </m:rPr>
                  <w:rPr>
                    <w:rFonts w:ascii="Cambria Math" w:hAnsi="Cambria Math"/>
                    <w:lang w:val="pt-BR"/>
                  </w:rPr>
                  <m:t>*</m:t>
                </m:r>
              </w:ins>
            </m:sup>
          </m:sSubSup>
          <m:d>
            <m:dPr>
              <m:ctrlPr>
                <w:ins w:id="5294" w:author="The Si Tran" w:date="2012-12-06T01:49:00Z">
                  <w:rPr>
                    <w:rFonts w:ascii="Cambria Math" w:hAnsi="Cambria Math"/>
                    <w:lang w:val="pt-BR"/>
                  </w:rPr>
                </w:ins>
              </m:ctrlPr>
            </m:dPr>
            <m:e>
              <m:sSup>
                <m:sSupPr>
                  <m:ctrlPr>
                    <w:ins w:id="5295" w:author="The Si Tran" w:date="2012-12-06T01:49:00Z">
                      <w:rPr>
                        <w:rFonts w:ascii="Cambria Math" w:hAnsi="Cambria Math"/>
                        <w:lang w:val="pt-BR"/>
                      </w:rPr>
                    </w:ins>
                  </m:ctrlPr>
                </m:sSupPr>
                <m:e>
                  <w:ins w:id="5296" w:author="The Si Tran" w:date="2012-12-06T01:49:00Z">
                    <m:r>
                      <w:rPr>
                        <w:rFonts w:ascii="Cambria Math" w:hAnsi="Cambria Math"/>
                        <w:lang w:val="pt-BR"/>
                      </w:rPr>
                      <m:t>B</m:t>
                    </m:r>
                  </w:ins>
                </m:e>
                <m:sup>
                  <w:ins w:id="5297" w:author="The Si Tran" w:date="2012-12-06T01:49:00Z">
                    <m:r>
                      <m:rPr>
                        <m:sty m:val="p"/>
                      </m:rPr>
                      <w:rPr>
                        <w:rFonts w:ascii="Cambria Math" w:hAnsi="Cambria Math"/>
                        <w:lang w:val="pt-BR"/>
                      </w:rPr>
                      <m:t>2</m:t>
                    </m:r>
                    <m:r>
                      <w:rPr>
                        <w:rFonts w:ascii="Cambria Math" w:hAnsi="Cambria Math"/>
                        <w:lang w:val="pt-BR"/>
                      </w:rPr>
                      <m:t>S</m:t>
                    </m:r>
                  </w:ins>
                </m:sup>
              </m:sSup>
            </m:e>
          </m:d>
          <w:ins w:id="5298" w:author="The Si Tran" w:date="2012-12-06T01:49:00Z">
            <m:r>
              <m:rPr>
                <m:sty m:val="p"/>
              </m:rPr>
              <w:rPr>
                <w:rFonts w:ascii="Cambria Math" w:hAnsi="Cambria Math"/>
                <w:lang w:val="pt-BR"/>
              </w:rPr>
              <m:t>-…-</m:t>
            </m:r>
          </w:ins>
          <m:sSubSup>
            <m:sSubSupPr>
              <m:ctrlPr>
                <w:ins w:id="5299" w:author="The Si Tran" w:date="2012-12-06T01:49:00Z">
                  <w:rPr>
                    <w:rFonts w:ascii="Cambria Math" w:hAnsi="Cambria Math"/>
                    <w:lang w:val="pt-BR"/>
                  </w:rPr>
                </w:ins>
              </m:ctrlPr>
            </m:sSubSupPr>
            <m:e>
              <w:ins w:id="5300" w:author="The Si Tran" w:date="2012-12-06T01:51:00Z">
                <m:r>
                  <m:rPr>
                    <m:sty m:val="p"/>
                  </m:rPr>
                  <w:rPr>
                    <w:rFonts w:ascii="Cambria Math" w:hAnsi="Cambria Math"/>
                    <w:lang w:val="pt-BR"/>
                  </w:rPr>
                  <m:t>θ</m:t>
                </m:r>
              </w:ins>
            </m:e>
            <m:sub>
              <w:ins w:id="5301" w:author="The Si Tran" w:date="2012-12-06T01:49:00Z">
                <m:r>
                  <w:rPr>
                    <w:rFonts w:ascii="Cambria Math" w:hAnsi="Cambria Math"/>
                    <w:lang w:val="pt-BR"/>
                  </w:rPr>
                  <m:t>P</m:t>
                </m:r>
              </w:ins>
            </m:sub>
            <m:sup>
              <w:ins w:id="5302" w:author="The Si Tran" w:date="2012-12-06T01:49:00Z">
                <m:r>
                  <m:rPr>
                    <m:sty m:val="p"/>
                  </m:rPr>
                  <w:rPr>
                    <w:rFonts w:ascii="Cambria Math" w:hAnsi="Cambria Math"/>
                    <w:lang w:val="pt-BR"/>
                  </w:rPr>
                  <m:t>*</m:t>
                </m:r>
              </w:ins>
            </m:sup>
          </m:sSubSup>
          <m:d>
            <m:dPr>
              <m:ctrlPr>
                <w:ins w:id="5303" w:author="The Si Tran" w:date="2012-12-06T01:49:00Z">
                  <w:rPr>
                    <w:rFonts w:ascii="Cambria Math" w:hAnsi="Cambria Math"/>
                    <w:lang w:val="pt-BR"/>
                  </w:rPr>
                </w:ins>
              </m:ctrlPr>
            </m:dPr>
            <m:e>
              <m:sSup>
                <m:sSupPr>
                  <m:ctrlPr>
                    <w:ins w:id="5304" w:author="The Si Tran" w:date="2012-12-06T01:49:00Z">
                      <w:rPr>
                        <w:rFonts w:ascii="Cambria Math" w:hAnsi="Cambria Math"/>
                        <w:lang w:val="pt-BR"/>
                      </w:rPr>
                    </w:ins>
                  </m:ctrlPr>
                </m:sSupPr>
                <m:e>
                  <w:ins w:id="5305" w:author="The Si Tran" w:date="2012-12-06T01:49:00Z">
                    <m:r>
                      <w:rPr>
                        <w:rFonts w:ascii="Cambria Math" w:hAnsi="Cambria Math"/>
                        <w:lang w:val="pt-BR"/>
                      </w:rPr>
                      <m:t>B</m:t>
                    </m:r>
                  </w:ins>
                </m:e>
                <m:sup>
                  <w:ins w:id="5306"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5307" w:author="The Si Tran" w:date="2012-12-06T01:51:00Z"/>
          <w:lang w:val="pt-BR"/>
          <w:rPrChange w:id="5308" w:author="The Si Tran" w:date="2012-12-05T23:02:00Z">
            <w:rPr>
              <w:del w:id="5309" w:author="The Si Tran" w:date="2012-12-06T01:51:00Z"/>
              <w:sz w:val="28"/>
              <w:szCs w:val="28"/>
              <w:lang w:val="pt-BR"/>
            </w:rPr>
          </w:rPrChange>
        </w:rPr>
        <w:pPrChange w:id="5310" w:author="The Si Tran" w:date="2012-12-16T10:35:00Z">
          <w:pPr>
            <w:ind w:firstLine="540"/>
          </w:pPr>
        </w:pPrChange>
      </w:pPr>
      <w:del w:id="5311" w:author="The Si Tran" w:date="2012-12-06T01:51:00Z">
        <w:r w:rsidRPr="00AF1345" w:rsidDel="007850C8">
          <w:rPr>
            <w:position w:val="-12"/>
            <w:lang w:val="pt-BR"/>
          </w:rPr>
          <w:object w:dxaOrig="3600" w:dyaOrig="380" w14:anchorId="7B337824">
            <v:shape id="_x0000_i1093" type="#_x0000_t75" style="width:237.75pt;height:21.75pt" o:ole="">
              <v:imagedata r:id="rId153" o:title=""/>
            </v:shape>
            <o:OLEObject Type="Embed" ProgID="Equation.DSMT4" ShapeID="_x0000_i1093" DrawAspect="Content" ObjectID="_1417586788" r:id="rId154"/>
          </w:object>
        </w:r>
        <w:r w:rsidRPr="0049233F" w:rsidDel="007850C8">
          <w:rPr>
            <w:lang w:val="pt-BR"/>
            <w:rPrChange w:id="5312"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5313" w:author="The Si Tran" w:date="2012-12-05T23:02:00Z">
            <w:rPr>
              <w:sz w:val="28"/>
              <w:szCs w:val="28"/>
              <w:lang w:val="pt-BR"/>
            </w:rPr>
          </w:rPrChange>
        </w:rPr>
        <w:pPrChange w:id="5314" w:author="The Si Tran" w:date="2012-12-16T10:35:00Z">
          <w:pPr>
            <w:ind w:firstLine="540"/>
          </w:pPr>
        </w:pPrChange>
      </w:pPr>
      <w:del w:id="5315" w:author="The Si Tran" w:date="2012-12-06T01:51:00Z">
        <w:r w:rsidRPr="00AF1345" w:rsidDel="007850C8">
          <w:rPr>
            <w:position w:val="-14"/>
            <w:lang w:val="pt-BR"/>
          </w:rPr>
          <w:object w:dxaOrig="3620" w:dyaOrig="400" w14:anchorId="0094FDCF">
            <v:shape id="_x0000_i1094" type="#_x0000_t75" style="width:237.75pt;height:21.75pt" o:ole="">
              <v:imagedata r:id="rId155" o:title=""/>
            </v:shape>
            <o:OLEObject Type="Embed" ProgID="Equation.DSMT4" ShapeID="_x0000_i1094" DrawAspect="Content" ObjectID="_1417586789" r:id="rId156"/>
          </w:object>
        </w:r>
      </w:del>
    </w:p>
    <w:p w14:paraId="359937AB" w14:textId="6687FB63" w:rsidR="007304D9" w:rsidRDefault="006A21F7" w:rsidP="007304D9">
      <w:pPr>
        <w:rPr>
          <w:lang w:val="pt-BR"/>
        </w:rPr>
      </w:pPr>
      <w:r w:rsidRPr="0049233F">
        <w:rPr>
          <w:lang w:val="pt-BR"/>
          <w:rPrChange w:id="5316" w:author="The Si Tran" w:date="2012-12-05T23:02:00Z">
            <w:rPr>
              <w:sz w:val="28"/>
              <w:szCs w:val="28"/>
              <w:lang w:val="pt-BR"/>
            </w:rPr>
          </w:rPrChange>
        </w:rPr>
        <w:t xml:space="preserve">Việc xác định các thông số </w:t>
      </w:r>
      <w:r w:rsidRPr="00423CB2">
        <w:rPr>
          <w:i/>
          <w:lang w:val="pt-BR"/>
          <w:rPrChange w:id="5317" w:author="The Si Tran" w:date="2012-12-05T23:02:00Z">
            <w:rPr>
              <w:sz w:val="28"/>
              <w:szCs w:val="28"/>
              <w:lang w:val="pt-BR"/>
            </w:rPr>
          </w:rPrChange>
        </w:rPr>
        <w:t>P</w:t>
      </w:r>
      <w:r w:rsidRPr="0049233F">
        <w:rPr>
          <w:lang w:val="pt-BR"/>
          <w:rPrChange w:id="5318" w:author="The Si Tran" w:date="2012-12-05T23:02:00Z">
            <w:rPr>
              <w:sz w:val="28"/>
              <w:szCs w:val="28"/>
              <w:lang w:val="pt-BR"/>
            </w:rPr>
          </w:rPrChange>
        </w:rPr>
        <w:t xml:space="preserve">, </w:t>
      </w:r>
      <w:r w:rsidRPr="00423CB2">
        <w:rPr>
          <w:i/>
          <w:lang w:val="pt-BR"/>
          <w:rPrChange w:id="5319" w:author="The Si Tran" w:date="2012-12-05T23:02:00Z">
            <w:rPr>
              <w:sz w:val="28"/>
              <w:szCs w:val="28"/>
              <w:lang w:val="pt-BR"/>
            </w:rPr>
          </w:rPrChange>
        </w:rPr>
        <w:t>D</w:t>
      </w:r>
      <w:r w:rsidRPr="0049233F">
        <w:rPr>
          <w:lang w:val="pt-BR"/>
          <w:rPrChange w:id="5320" w:author="The Si Tran" w:date="2012-12-05T23:02:00Z">
            <w:rPr>
              <w:sz w:val="28"/>
              <w:szCs w:val="28"/>
              <w:lang w:val="pt-BR"/>
            </w:rPr>
          </w:rPrChange>
        </w:rPr>
        <w:t xml:space="preserve">, </w:t>
      </w:r>
      <w:r w:rsidRPr="00423CB2">
        <w:rPr>
          <w:i/>
          <w:lang w:val="pt-BR"/>
          <w:rPrChange w:id="5321" w:author="The Si Tran" w:date="2012-12-05T23:02:00Z">
            <w:rPr>
              <w:sz w:val="28"/>
              <w:szCs w:val="28"/>
              <w:lang w:val="pt-BR"/>
            </w:rPr>
          </w:rPrChange>
        </w:rPr>
        <w:t>Q</w:t>
      </w:r>
      <w:r w:rsidRPr="0049233F">
        <w:rPr>
          <w:lang w:val="pt-BR"/>
          <w:rPrChange w:id="5322" w:author="The Si Tran" w:date="2012-12-05T23:02:00Z">
            <w:rPr>
              <w:sz w:val="28"/>
              <w:szCs w:val="28"/>
              <w:lang w:val="pt-BR"/>
            </w:rPr>
          </w:rPrChange>
        </w:rPr>
        <w:t xml:space="preserve"> tương tự như việc xác định các hệ số </w:t>
      </w:r>
      <w:r w:rsidRPr="00423CB2">
        <w:rPr>
          <w:i/>
          <w:lang w:val="pt-BR"/>
          <w:rPrChange w:id="5323" w:author="The Si Tran" w:date="2012-12-05T23:02:00Z">
            <w:rPr>
              <w:sz w:val="28"/>
              <w:szCs w:val="28"/>
              <w:lang w:val="pt-BR"/>
            </w:rPr>
          </w:rPrChange>
        </w:rPr>
        <w:t>p</w:t>
      </w:r>
      <w:r w:rsidRPr="0049233F">
        <w:rPr>
          <w:lang w:val="pt-BR"/>
          <w:rPrChange w:id="5324" w:author="The Si Tran" w:date="2012-12-05T23:02:00Z">
            <w:rPr>
              <w:sz w:val="28"/>
              <w:szCs w:val="28"/>
              <w:lang w:val="pt-BR"/>
            </w:rPr>
          </w:rPrChange>
        </w:rPr>
        <w:t xml:space="preserve">, </w:t>
      </w:r>
      <w:r w:rsidRPr="00423CB2">
        <w:rPr>
          <w:i/>
          <w:lang w:val="pt-BR"/>
          <w:rPrChange w:id="5325" w:author="The Si Tran" w:date="2012-12-05T23:02:00Z">
            <w:rPr>
              <w:sz w:val="28"/>
              <w:szCs w:val="28"/>
              <w:lang w:val="pt-BR"/>
            </w:rPr>
          </w:rPrChange>
        </w:rPr>
        <w:t>d</w:t>
      </w:r>
      <w:r w:rsidRPr="0049233F">
        <w:rPr>
          <w:lang w:val="pt-BR"/>
          <w:rPrChange w:id="5326" w:author="The Si Tran" w:date="2012-12-05T23:02:00Z">
            <w:rPr>
              <w:sz w:val="28"/>
              <w:szCs w:val="28"/>
              <w:lang w:val="pt-BR"/>
            </w:rPr>
          </w:rPrChange>
        </w:rPr>
        <w:t xml:space="preserve">, </w:t>
      </w:r>
      <w:r w:rsidRPr="00423CB2">
        <w:rPr>
          <w:i/>
          <w:lang w:val="pt-BR"/>
          <w:rPrChange w:id="5327" w:author="The Si Tran" w:date="2012-12-05T23:02:00Z">
            <w:rPr>
              <w:sz w:val="28"/>
              <w:szCs w:val="28"/>
              <w:lang w:val="pt-BR"/>
            </w:rPr>
          </w:rPrChange>
        </w:rPr>
        <w:t>q</w:t>
      </w:r>
      <w:r w:rsidRPr="0049233F">
        <w:rPr>
          <w:lang w:val="pt-BR"/>
          <w:rPrChange w:id="5328"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5329" w:author="The Si Tran" w:date="2012-12-05T23:02:00Z">
            <w:rPr>
              <w:sz w:val="28"/>
              <w:szCs w:val="28"/>
              <w:lang w:val="pt-BR"/>
            </w:rPr>
          </w:rPrChange>
        </w:rPr>
        <w:t>s</w:t>
      </w:r>
      <w:r w:rsidRPr="0049233F">
        <w:rPr>
          <w:lang w:val="pt-BR"/>
          <w:rPrChange w:id="5330" w:author="The Si Tran" w:date="2012-12-05T23:02:00Z">
            <w:rPr>
              <w:sz w:val="28"/>
              <w:szCs w:val="28"/>
              <w:lang w:val="pt-BR"/>
            </w:rPr>
          </w:rPrChange>
        </w:rPr>
        <w:t>.</w:t>
      </w:r>
    </w:p>
    <w:p w14:paraId="7B028F55" w14:textId="77777777" w:rsidR="006A21F7" w:rsidRPr="00286C29" w:rsidDel="00677FF8" w:rsidRDefault="006A21F7" w:rsidP="006A21F7">
      <w:pPr>
        <w:pStyle w:val="Heading2"/>
        <w:rPr>
          <w:del w:id="5331" w:author="The Si Tran" w:date="2012-12-10T20:40:00Z"/>
          <w:rPrChange w:id="5332" w:author="The Si Tran" w:date="2012-12-05T23:02:00Z">
            <w:rPr>
              <w:del w:id="5333" w:author="The Si Tran" w:date="2012-12-10T20:40:00Z"/>
              <w:lang w:val="pt-BR"/>
            </w:rPr>
          </w:rPrChange>
        </w:rPr>
      </w:pPr>
      <w:bookmarkStart w:id="5334" w:name="_Toc312142555"/>
      <w:del w:id="5335" w:author="The Si Tran" w:date="2012-12-10T20:40:00Z">
        <w:r w:rsidRPr="00286C29" w:rsidDel="00677FF8">
          <w:delText>Các bước xây dựng mô hình ARIMA</w:delText>
        </w:r>
        <w:bookmarkStart w:id="5336" w:name="_Toc343083584"/>
        <w:bookmarkStart w:id="5337" w:name="_Toc343083798"/>
        <w:bookmarkStart w:id="5338" w:name="_Toc343084009"/>
        <w:bookmarkStart w:id="5339" w:name="_Toc343220768"/>
        <w:bookmarkStart w:id="5340" w:name="_Toc343232272"/>
        <w:bookmarkStart w:id="5341" w:name="_Toc343232685"/>
        <w:bookmarkStart w:id="5342" w:name="_Toc343232970"/>
        <w:bookmarkStart w:id="5343" w:name="_Toc343415475"/>
        <w:bookmarkStart w:id="5344" w:name="_Toc343415771"/>
        <w:bookmarkStart w:id="5345" w:name="_Toc343452430"/>
        <w:bookmarkStart w:id="5346" w:name="_Toc343461220"/>
        <w:bookmarkStart w:id="5347" w:name="_Toc343494107"/>
        <w:bookmarkStart w:id="5348" w:name="_Toc343494319"/>
        <w:bookmarkStart w:id="5349" w:name="_Toc343495092"/>
        <w:bookmarkStart w:id="5350" w:name="_Toc343660319"/>
        <w:bookmarkStart w:id="5351" w:name="_Toc343660533"/>
        <w:bookmarkStart w:id="5352" w:name="_Toc343711161"/>
        <w:bookmarkStart w:id="5353" w:name="_Toc343829125"/>
        <w:bookmarkStart w:id="5354" w:name="_Toc343831929"/>
        <w:bookmarkStart w:id="5355" w:name="_Toc343832299"/>
        <w:bookmarkStart w:id="5356" w:name="_Toc343832516"/>
        <w:bookmarkStart w:id="5357" w:name="_Toc343832733"/>
        <w:bookmarkStart w:id="5358" w:name="_Toc343837326"/>
        <w:bookmarkStart w:id="5359" w:name="_Toc343841884"/>
        <w:bookmarkEnd w:id="5334"/>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del>
    </w:p>
    <w:p w14:paraId="2C41ADFC" w14:textId="77777777" w:rsidR="006A21F7" w:rsidRPr="00286C29" w:rsidDel="00677FF8" w:rsidRDefault="006A21F7" w:rsidP="006A21F7">
      <w:pPr>
        <w:ind w:firstLine="540"/>
        <w:rPr>
          <w:del w:id="5360" w:author="The Si Tran" w:date="2012-12-10T20:40:00Z"/>
          <w:rPrChange w:id="5361" w:author="The Si Tran" w:date="2012-12-05T23:02:00Z">
            <w:rPr>
              <w:del w:id="5362" w:author="The Si Tran" w:date="2012-12-10T20:40:00Z"/>
              <w:sz w:val="28"/>
              <w:szCs w:val="28"/>
              <w:lang w:val="pt-BR"/>
            </w:rPr>
          </w:rPrChange>
        </w:rPr>
      </w:pPr>
      <w:del w:id="5363" w:author="The Si Tran" w:date="2012-12-10T20:40:00Z">
        <w:r w:rsidRPr="00286C29" w:rsidDel="00677FF8">
          <w:rPr>
            <w:rPrChange w:id="5364"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5365" w:name="_Toc343083585"/>
        <w:bookmarkStart w:id="5366" w:name="_Toc343083799"/>
        <w:bookmarkStart w:id="5367" w:name="_Toc343084010"/>
        <w:bookmarkStart w:id="5368" w:name="_Toc343220769"/>
        <w:bookmarkStart w:id="5369" w:name="_Toc343232273"/>
        <w:bookmarkStart w:id="5370" w:name="_Toc343232686"/>
        <w:bookmarkStart w:id="5371" w:name="_Toc343232971"/>
        <w:bookmarkStart w:id="5372" w:name="_Toc343415476"/>
        <w:bookmarkStart w:id="5373" w:name="_Toc343415772"/>
        <w:bookmarkStart w:id="5374" w:name="_Toc343452431"/>
        <w:bookmarkStart w:id="5375" w:name="_Toc343461221"/>
        <w:bookmarkStart w:id="5376" w:name="_Toc343494108"/>
        <w:bookmarkStart w:id="5377" w:name="_Toc343494320"/>
        <w:bookmarkStart w:id="5378" w:name="_Toc343495093"/>
        <w:bookmarkStart w:id="5379" w:name="_Toc343660320"/>
        <w:bookmarkStart w:id="5380" w:name="_Toc343660534"/>
        <w:bookmarkStart w:id="5381" w:name="_Toc343711162"/>
        <w:bookmarkStart w:id="5382" w:name="_Toc343829126"/>
        <w:bookmarkStart w:id="5383" w:name="_Toc343831930"/>
        <w:bookmarkStart w:id="5384" w:name="_Toc343832300"/>
        <w:bookmarkStart w:id="5385" w:name="_Toc343832517"/>
        <w:bookmarkStart w:id="5386" w:name="_Toc343832734"/>
        <w:bookmarkStart w:id="5387" w:name="_Toc343837327"/>
        <w:bookmarkStart w:id="5388" w:name="_Toc343841885"/>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del>
    </w:p>
    <w:p w14:paraId="6EBC6AFF" w14:textId="77777777" w:rsidR="006A21F7" w:rsidRPr="00286C29" w:rsidDel="00677FF8" w:rsidRDefault="006A21F7" w:rsidP="006A21F7">
      <w:pPr>
        <w:ind w:firstLine="540"/>
        <w:rPr>
          <w:del w:id="5389" w:author="The Si Tran" w:date="2012-12-10T20:40:00Z"/>
          <w:rPrChange w:id="5390" w:author="The Si Tran" w:date="2012-12-05T23:02:00Z">
            <w:rPr>
              <w:del w:id="5391" w:author="The Si Tran" w:date="2012-12-10T20:40:00Z"/>
              <w:sz w:val="28"/>
              <w:szCs w:val="28"/>
              <w:lang w:val="pt-BR"/>
            </w:rPr>
          </w:rPrChange>
        </w:rPr>
      </w:pPr>
      <w:del w:id="5392" w:author="The Si Tran" w:date="2012-12-10T20:40:00Z">
        <w:r w:rsidRPr="00286C29" w:rsidDel="00677FF8">
          <w:rPr>
            <w:noProof/>
            <w:rPrChange w:id="5393" w:author="Unknown">
              <w:rPr>
                <w:noProof/>
                <w:sz w:val="28"/>
                <w:szCs w:val="28"/>
              </w:rPr>
            </w:rPrChange>
          </w:rPr>
          <w:drawing>
            <wp:inline distT="0" distB="0" distL="0" distR="0" wp14:anchorId="6ED9A412" wp14:editId="55BC713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5394" w:name="_Toc343083586"/>
        <w:bookmarkStart w:id="5395" w:name="_Toc343083800"/>
        <w:bookmarkStart w:id="5396" w:name="_Toc343084011"/>
        <w:bookmarkStart w:id="5397" w:name="_Toc343220770"/>
        <w:bookmarkStart w:id="5398" w:name="_Toc343232274"/>
        <w:bookmarkStart w:id="5399" w:name="_Toc343232687"/>
        <w:bookmarkStart w:id="5400" w:name="_Toc343232972"/>
        <w:bookmarkStart w:id="5401" w:name="_Toc343415477"/>
        <w:bookmarkStart w:id="5402" w:name="_Toc343415773"/>
        <w:bookmarkStart w:id="5403" w:name="_Toc343452432"/>
        <w:bookmarkStart w:id="5404" w:name="_Toc343461222"/>
        <w:bookmarkStart w:id="5405" w:name="_Toc343494109"/>
        <w:bookmarkStart w:id="5406" w:name="_Toc343494321"/>
        <w:bookmarkStart w:id="5407" w:name="_Toc343495094"/>
        <w:bookmarkStart w:id="5408" w:name="_Toc343660321"/>
        <w:bookmarkStart w:id="5409" w:name="_Toc343660535"/>
        <w:bookmarkStart w:id="5410" w:name="_Toc343711163"/>
        <w:bookmarkStart w:id="5411" w:name="_Toc343829127"/>
        <w:bookmarkStart w:id="5412" w:name="_Toc343831931"/>
        <w:bookmarkStart w:id="5413" w:name="_Toc343832301"/>
        <w:bookmarkStart w:id="5414" w:name="_Toc343832518"/>
        <w:bookmarkStart w:id="5415" w:name="_Toc343832735"/>
        <w:bookmarkStart w:id="5416" w:name="_Toc343837328"/>
        <w:bookmarkStart w:id="5417" w:name="_Toc343841886"/>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del>
    </w:p>
    <w:p w14:paraId="4D61994B" w14:textId="77777777" w:rsidR="006A21F7" w:rsidRPr="00286C29" w:rsidDel="00677FF8" w:rsidRDefault="006A21F7" w:rsidP="006A21F7">
      <w:pPr>
        <w:pStyle w:val="Caption"/>
        <w:rPr>
          <w:del w:id="5418" w:author="The Si Tran" w:date="2012-12-10T20:40:00Z"/>
          <w:rPrChange w:id="5419" w:author="The Si Tran" w:date="2012-12-05T23:02:00Z">
            <w:rPr>
              <w:del w:id="5420" w:author="The Si Tran" w:date="2012-12-10T20:40:00Z"/>
              <w:sz w:val="28"/>
              <w:szCs w:val="28"/>
              <w:lang w:val="pt-BR"/>
            </w:rPr>
          </w:rPrChange>
        </w:rPr>
      </w:pPr>
      <w:del w:id="5421" w:author="The Si Tran" w:date="2012-12-10T20:40:00Z">
        <w:r w:rsidRPr="00286C29" w:rsidDel="00677FF8">
          <w:rPr>
            <w:b w:val="0"/>
            <w:bCs w:val="0"/>
            <w:rPrChange w:id="5422" w:author="The Si Tran" w:date="2012-12-05T23:02:00Z">
              <w:rPr>
                <w:b w:val="0"/>
                <w:bCs w:val="0"/>
                <w:sz w:val="28"/>
                <w:szCs w:val="28"/>
                <w:lang w:val="pt-BR"/>
              </w:rPr>
            </w:rPrChange>
          </w:rPr>
          <w:tab/>
        </w:r>
        <w:r w:rsidRPr="00286C29" w:rsidDel="00677FF8">
          <w:rPr>
            <w:b w:val="0"/>
            <w:bCs w:val="0"/>
            <w:rPrChange w:id="5423" w:author="The Si Tran" w:date="2012-12-05T23:02:00Z">
              <w:rPr>
                <w:b w:val="0"/>
                <w:bCs w:val="0"/>
                <w:sz w:val="28"/>
                <w:szCs w:val="28"/>
                <w:lang w:val="pt-BR"/>
              </w:rPr>
            </w:rPrChange>
          </w:rPr>
          <w:tab/>
        </w:r>
        <w:bookmarkStart w:id="5424" w:name="_Toc312142084"/>
        <w:r w:rsidRPr="00286C29" w:rsidDel="00677FF8">
          <w:rPr>
            <w:b w:val="0"/>
            <w:bCs w:val="0"/>
            <w:rPrChange w:id="5425" w:author="The Si Tran" w:date="2012-12-05T23:02:00Z">
              <w:rPr>
                <w:b w:val="0"/>
                <w:bCs w:val="0"/>
                <w:sz w:val="28"/>
                <w:szCs w:val="28"/>
                <w:lang w:val="pt-BR"/>
              </w:rPr>
            </w:rPrChange>
          </w:rPr>
          <w:delText xml:space="preserve">Hình </w:delText>
        </w:r>
        <w:r w:rsidRPr="00286C29" w:rsidDel="00677FF8">
          <w:rPr>
            <w:b w:val="0"/>
            <w:bCs w:val="0"/>
            <w:rPrChange w:id="5426" w:author="The Si Tran" w:date="2012-12-05T23:02:00Z">
              <w:rPr>
                <w:b w:val="0"/>
                <w:bCs w:val="0"/>
                <w:sz w:val="28"/>
                <w:szCs w:val="28"/>
              </w:rPr>
            </w:rPrChange>
          </w:rPr>
          <w:fldChar w:fldCharType="begin"/>
        </w:r>
        <w:r w:rsidRPr="00286C29" w:rsidDel="00677FF8">
          <w:rPr>
            <w:b w:val="0"/>
            <w:bCs w:val="0"/>
            <w:rPrChange w:id="5427" w:author="The Si Tran" w:date="2012-12-05T23:02:00Z">
              <w:rPr>
                <w:b w:val="0"/>
                <w:bCs w:val="0"/>
                <w:sz w:val="28"/>
                <w:szCs w:val="28"/>
                <w:lang w:val="pt-BR"/>
              </w:rPr>
            </w:rPrChange>
          </w:rPr>
          <w:delInstrText xml:space="preserve"> SEQ Hình \* ARABIC </w:delInstrText>
        </w:r>
        <w:r w:rsidRPr="00286C29" w:rsidDel="00677FF8">
          <w:rPr>
            <w:b w:val="0"/>
            <w:bCs w:val="0"/>
            <w:rPrChange w:id="5428" w:author="The Si Tran" w:date="2012-12-05T23:02:00Z">
              <w:rPr>
                <w:b w:val="0"/>
                <w:bCs w:val="0"/>
                <w:sz w:val="28"/>
                <w:szCs w:val="28"/>
              </w:rPr>
            </w:rPrChange>
          </w:rPr>
          <w:fldChar w:fldCharType="separate"/>
        </w:r>
        <w:r w:rsidRPr="00286C29" w:rsidDel="00677FF8">
          <w:rPr>
            <w:b w:val="0"/>
            <w:bCs w:val="0"/>
            <w:rPrChange w:id="5429" w:author="The Si Tran" w:date="2012-12-05T23:02:00Z">
              <w:rPr>
                <w:b w:val="0"/>
                <w:bCs w:val="0"/>
                <w:noProof/>
                <w:sz w:val="28"/>
                <w:szCs w:val="28"/>
                <w:lang w:val="pt-BR"/>
              </w:rPr>
            </w:rPrChange>
          </w:rPr>
          <w:delText>10</w:delText>
        </w:r>
        <w:r w:rsidRPr="00286C29" w:rsidDel="00677FF8">
          <w:rPr>
            <w:b w:val="0"/>
            <w:bCs w:val="0"/>
            <w:rPrChange w:id="5430" w:author="The Si Tran" w:date="2012-12-05T23:02:00Z">
              <w:rPr>
                <w:b w:val="0"/>
                <w:bCs w:val="0"/>
                <w:sz w:val="28"/>
                <w:szCs w:val="28"/>
              </w:rPr>
            </w:rPrChange>
          </w:rPr>
          <w:fldChar w:fldCharType="end"/>
        </w:r>
        <w:r w:rsidRPr="00286C29" w:rsidDel="00677FF8">
          <w:rPr>
            <w:b w:val="0"/>
            <w:bCs w:val="0"/>
            <w:rPrChange w:id="5431" w:author="The Si Tran" w:date="2012-12-05T23:02:00Z">
              <w:rPr>
                <w:b w:val="0"/>
                <w:bCs w:val="0"/>
                <w:sz w:val="28"/>
                <w:szCs w:val="28"/>
                <w:lang w:val="pt-BR"/>
              </w:rPr>
            </w:rPrChange>
          </w:rPr>
          <w:delText xml:space="preserve"> Các bước xây dựng mô hình ARIMA</w:delText>
        </w:r>
        <w:bookmarkStart w:id="5432" w:name="_Toc343083587"/>
        <w:bookmarkStart w:id="5433" w:name="_Toc343083801"/>
        <w:bookmarkStart w:id="5434" w:name="_Toc343084012"/>
        <w:bookmarkStart w:id="5435" w:name="_Toc343220771"/>
        <w:bookmarkStart w:id="5436" w:name="_Toc343232275"/>
        <w:bookmarkStart w:id="5437" w:name="_Toc343232688"/>
        <w:bookmarkStart w:id="5438" w:name="_Toc343232973"/>
        <w:bookmarkStart w:id="5439" w:name="_Toc343415478"/>
        <w:bookmarkStart w:id="5440" w:name="_Toc343415774"/>
        <w:bookmarkStart w:id="5441" w:name="_Toc343452433"/>
        <w:bookmarkStart w:id="5442" w:name="_Toc343461223"/>
        <w:bookmarkStart w:id="5443" w:name="_Toc343494110"/>
        <w:bookmarkStart w:id="5444" w:name="_Toc343494322"/>
        <w:bookmarkStart w:id="5445" w:name="_Toc343495095"/>
        <w:bookmarkStart w:id="5446" w:name="_Toc343660322"/>
        <w:bookmarkStart w:id="5447" w:name="_Toc343660536"/>
        <w:bookmarkStart w:id="5448" w:name="_Toc343711164"/>
        <w:bookmarkStart w:id="5449" w:name="_Toc343829128"/>
        <w:bookmarkStart w:id="5450" w:name="_Toc343831932"/>
        <w:bookmarkStart w:id="5451" w:name="_Toc343832302"/>
        <w:bookmarkStart w:id="5452" w:name="_Toc343832519"/>
        <w:bookmarkStart w:id="5453" w:name="_Toc343832736"/>
        <w:bookmarkStart w:id="5454" w:name="_Toc343837329"/>
        <w:bookmarkStart w:id="5455" w:name="_Toc343841887"/>
        <w:bookmarkEnd w:id="5424"/>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del>
    </w:p>
    <w:p w14:paraId="3442B860" w14:textId="77777777" w:rsidR="006A21F7" w:rsidRPr="00286C29" w:rsidDel="00677FF8" w:rsidRDefault="006A21F7" w:rsidP="006A21F7">
      <w:pPr>
        <w:ind w:firstLine="540"/>
        <w:rPr>
          <w:del w:id="5456" w:author="The Si Tran" w:date="2012-12-10T20:40:00Z"/>
          <w:rPrChange w:id="5457" w:author="The Si Tran" w:date="2012-12-05T23:02:00Z">
            <w:rPr>
              <w:del w:id="5458" w:author="The Si Tran" w:date="2012-12-10T20:40:00Z"/>
              <w:b/>
              <w:sz w:val="28"/>
              <w:szCs w:val="28"/>
              <w:lang w:val="pt-BR"/>
            </w:rPr>
          </w:rPrChange>
        </w:rPr>
      </w:pPr>
      <w:del w:id="5459" w:author="The Si Tran" w:date="2012-12-10T20:40:00Z">
        <w:r w:rsidRPr="00286C29" w:rsidDel="00677FF8">
          <w:rPr>
            <w:rPrChange w:id="5460" w:author="The Si Tran" w:date="2012-12-05T23:02:00Z">
              <w:rPr>
                <w:b/>
                <w:sz w:val="28"/>
                <w:szCs w:val="28"/>
                <w:lang w:val="pt-BR"/>
              </w:rPr>
            </w:rPrChange>
          </w:rPr>
          <w:delText>Bước 1: Xác định mô hình dự tuyển</w:delText>
        </w:r>
        <w:bookmarkStart w:id="5461" w:name="_Toc343083588"/>
        <w:bookmarkStart w:id="5462" w:name="_Toc343083802"/>
        <w:bookmarkStart w:id="5463" w:name="_Toc343084013"/>
        <w:bookmarkStart w:id="5464" w:name="_Toc343220772"/>
        <w:bookmarkStart w:id="5465" w:name="_Toc343232276"/>
        <w:bookmarkStart w:id="5466" w:name="_Toc343232689"/>
        <w:bookmarkStart w:id="5467" w:name="_Toc343232974"/>
        <w:bookmarkStart w:id="5468" w:name="_Toc343415479"/>
        <w:bookmarkStart w:id="5469" w:name="_Toc343415775"/>
        <w:bookmarkStart w:id="5470" w:name="_Toc343452434"/>
        <w:bookmarkStart w:id="5471" w:name="_Toc343461224"/>
        <w:bookmarkStart w:id="5472" w:name="_Toc343494111"/>
        <w:bookmarkStart w:id="5473" w:name="_Toc343494323"/>
        <w:bookmarkStart w:id="5474" w:name="_Toc343495096"/>
        <w:bookmarkStart w:id="5475" w:name="_Toc343660323"/>
        <w:bookmarkStart w:id="5476" w:name="_Toc343660537"/>
        <w:bookmarkStart w:id="5477" w:name="_Toc343711165"/>
        <w:bookmarkStart w:id="5478" w:name="_Toc343829129"/>
        <w:bookmarkStart w:id="5479" w:name="_Toc343831933"/>
        <w:bookmarkStart w:id="5480" w:name="_Toc343832303"/>
        <w:bookmarkStart w:id="5481" w:name="_Toc343832520"/>
        <w:bookmarkStart w:id="5482" w:name="_Toc343832737"/>
        <w:bookmarkStart w:id="5483" w:name="_Toc343837330"/>
        <w:bookmarkStart w:id="5484" w:name="_Toc343841888"/>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del>
    </w:p>
    <w:p w14:paraId="7EA80473" w14:textId="77777777" w:rsidR="006A21F7" w:rsidRPr="00286C29" w:rsidDel="00677FF8" w:rsidRDefault="006A21F7" w:rsidP="006A21F7">
      <w:pPr>
        <w:ind w:firstLine="540"/>
        <w:rPr>
          <w:del w:id="5485" w:author="The Si Tran" w:date="2012-12-10T20:40:00Z"/>
          <w:rPrChange w:id="5486" w:author="The Si Tran" w:date="2012-12-05T23:02:00Z">
            <w:rPr>
              <w:del w:id="5487" w:author="The Si Tran" w:date="2012-12-10T20:40:00Z"/>
              <w:sz w:val="28"/>
              <w:szCs w:val="28"/>
              <w:lang w:val="pt-BR"/>
            </w:rPr>
          </w:rPrChange>
        </w:rPr>
      </w:pPr>
      <w:del w:id="5488" w:author="The Si Tran" w:date="2012-12-10T20:40:00Z">
        <w:r w:rsidRPr="00286C29" w:rsidDel="00677FF8">
          <w:rPr>
            <w:rPrChange w:id="5489" w:author="The Si Tran" w:date="2012-12-05T23:02:00Z">
              <w:rPr>
                <w:sz w:val="28"/>
                <w:szCs w:val="28"/>
                <w:lang w:val="pt-BR"/>
              </w:rPr>
            </w:rPrChange>
          </w:rPr>
          <w:delText>Để xác định mô hình ban đầu ta trước hết cần quan sát hình ảnh và hàm tự tương quan của chuỗi thời gian để xem chuỗi thời gian có phải là chuỗi tĩnh hay không. R có hai hàm là plot() và acf() 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5490" w:name="_Toc343083589"/>
        <w:bookmarkStart w:id="5491" w:name="_Toc343083803"/>
        <w:bookmarkStart w:id="5492" w:name="_Toc343084014"/>
        <w:bookmarkStart w:id="5493" w:name="_Toc343220773"/>
        <w:bookmarkStart w:id="5494" w:name="_Toc343232277"/>
        <w:bookmarkStart w:id="5495" w:name="_Toc343232690"/>
        <w:bookmarkStart w:id="5496" w:name="_Toc343232975"/>
        <w:bookmarkStart w:id="5497" w:name="_Toc343415480"/>
        <w:bookmarkStart w:id="5498" w:name="_Toc343415776"/>
        <w:bookmarkStart w:id="5499" w:name="_Toc343452435"/>
        <w:bookmarkStart w:id="5500" w:name="_Toc343461225"/>
        <w:bookmarkStart w:id="5501" w:name="_Toc343494112"/>
        <w:bookmarkStart w:id="5502" w:name="_Toc343494324"/>
        <w:bookmarkStart w:id="5503" w:name="_Toc343495097"/>
        <w:bookmarkStart w:id="5504" w:name="_Toc343660324"/>
        <w:bookmarkStart w:id="5505" w:name="_Toc343660538"/>
        <w:bookmarkStart w:id="5506" w:name="_Toc343711166"/>
        <w:bookmarkStart w:id="5507" w:name="_Toc343829130"/>
        <w:bookmarkStart w:id="5508" w:name="_Toc343831934"/>
        <w:bookmarkStart w:id="5509" w:name="_Toc343832304"/>
        <w:bookmarkStart w:id="5510" w:name="_Toc343832521"/>
        <w:bookmarkStart w:id="5511" w:name="_Toc343832738"/>
        <w:bookmarkStart w:id="5512" w:name="_Toc343837331"/>
        <w:bookmarkStart w:id="5513" w:name="_Toc3438418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del>
    </w:p>
    <w:p w14:paraId="0EBFBE38" w14:textId="77777777" w:rsidR="006A21F7" w:rsidRPr="00286C29" w:rsidDel="00677FF8" w:rsidRDefault="006A21F7" w:rsidP="006A21F7">
      <w:pPr>
        <w:ind w:firstLine="540"/>
        <w:rPr>
          <w:del w:id="5514" w:author="The Si Tran" w:date="2012-12-10T20:40:00Z"/>
          <w:rPrChange w:id="5515" w:author="The Si Tran" w:date="2012-12-05T23:02:00Z">
            <w:rPr>
              <w:del w:id="5516" w:author="The Si Tran" w:date="2012-12-10T20:40:00Z"/>
              <w:b/>
              <w:sz w:val="28"/>
              <w:szCs w:val="28"/>
              <w:lang w:val="pt-BR"/>
            </w:rPr>
          </w:rPrChange>
        </w:rPr>
      </w:pPr>
      <w:del w:id="5517" w:author="The Si Tran" w:date="2012-12-10T20:40:00Z">
        <w:r w:rsidRPr="00286C29" w:rsidDel="00677FF8">
          <w:rPr>
            <w:rPrChange w:id="5518" w:author="The Si Tran" w:date="2012-12-05T23:02:00Z">
              <w:rPr>
                <w:b/>
                <w:sz w:val="28"/>
                <w:szCs w:val="28"/>
                <w:lang w:val="pt-BR"/>
              </w:rPr>
            </w:rPrChange>
          </w:rPr>
          <w:delText>Bước 2: Ước lượng mô hình</w:delText>
        </w:r>
        <w:bookmarkStart w:id="5519" w:name="_Toc343083590"/>
        <w:bookmarkStart w:id="5520" w:name="_Toc343083804"/>
        <w:bookmarkStart w:id="5521" w:name="_Toc343084015"/>
        <w:bookmarkStart w:id="5522" w:name="_Toc343220774"/>
        <w:bookmarkStart w:id="5523" w:name="_Toc343232278"/>
        <w:bookmarkStart w:id="5524" w:name="_Toc343232691"/>
        <w:bookmarkStart w:id="5525" w:name="_Toc343232976"/>
        <w:bookmarkStart w:id="5526" w:name="_Toc343415481"/>
        <w:bookmarkStart w:id="5527" w:name="_Toc343415777"/>
        <w:bookmarkStart w:id="5528" w:name="_Toc343452436"/>
        <w:bookmarkStart w:id="5529" w:name="_Toc343461226"/>
        <w:bookmarkStart w:id="5530" w:name="_Toc343494113"/>
        <w:bookmarkStart w:id="5531" w:name="_Toc343494325"/>
        <w:bookmarkStart w:id="5532" w:name="_Toc343495098"/>
        <w:bookmarkStart w:id="5533" w:name="_Toc343660325"/>
        <w:bookmarkStart w:id="5534" w:name="_Toc343660539"/>
        <w:bookmarkStart w:id="5535" w:name="_Toc343711167"/>
        <w:bookmarkStart w:id="5536" w:name="_Toc343829131"/>
        <w:bookmarkStart w:id="5537" w:name="_Toc343831935"/>
        <w:bookmarkStart w:id="5538" w:name="_Toc343832305"/>
        <w:bookmarkStart w:id="5539" w:name="_Toc343832522"/>
        <w:bookmarkStart w:id="5540" w:name="_Toc343832739"/>
        <w:bookmarkStart w:id="5541" w:name="_Toc343837332"/>
        <w:bookmarkStart w:id="5542" w:name="_Toc343841890"/>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del>
    </w:p>
    <w:p w14:paraId="6CF1295B" w14:textId="77777777" w:rsidR="006A21F7" w:rsidRPr="00286C29" w:rsidDel="00677FF8" w:rsidRDefault="006A21F7" w:rsidP="006A21F7">
      <w:pPr>
        <w:ind w:firstLine="540"/>
        <w:rPr>
          <w:del w:id="5543" w:author="The Si Tran" w:date="2012-12-10T20:40:00Z"/>
          <w:rPrChange w:id="5544" w:author="The Si Tran" w:date="2012-12-05T23:02:00Z">
            <w:rPr>
              <w:del w:id="5545" w:author="The Si Tran" w:date="2012-12-10T20:40:00Z"/>
              <w:sz w:val="28"/>
              <w:szCs w:val="28"/>
              <w:lang w:val="pt-BR"/>
            </w:rPr>
          </w:rPrChange>
        </w:rPr>
      </w:pPr>
      <w:del w:id="5546" w:author="The Si Tran" w:date="2012-12-10T20:40:00Z">
        <w:r w:rsidRPr="00286C29" w:rsidDel="00677FF8">
          <w:rPr>
            <w:rPrChange w:id="5547" w:author="The Si Tran" w:date="2012-12-05T23:02:00Z">
              <w:rPr>
                <w:sz w:val="28"/>
                <w:szCs w:val="28"/>
                <w:lang w:val="pt-BR"/>
              </w:rPr>
            </w:rPrChange>
          </w:rPr>
          <w:delText>Sau khi đã xác định được bậc của mô hình, ta tiến hành ước lượng các thông số. Trong thực tế công việc này được thực hiện tự động bằng các gói phần mềm máy tính.Trong R ta có hàm arima() nhận thông số là chuỗi thời gian và bậc của mô hình để ước lượng mô hình.</w:delText>
        </w:r>
        <w:bookmarkStart w:id="5548" w:name="_Toc343083591"/>
        <w:bookmarkStart w:id="5549" w:name="_Toc343083805"/>
        <w:bookmarkStart w:id="5550" w:name="_Toc343084016"/>
        <w:bookmarkStart w:id="5551" w:name="_Toc343220775"/>
        <w:bookmarkStart w:id="5552" w:name="_Toc343232279"/>
        <w:bookmarkStart w:id="5553" w:name="_Toc343232692"/>
        <w:bookmarkStart w:id="5554" w:name="_Toc343232977"/>
        <w:bookmarkStart w:id="5555" w:name="_Toc343415482"/>
        <w:bookmarkStart w:id="5556" w:name="_Toc343415778"/>
        <w:bookmarkStart w:id="5557" w:name="_Toc343452437"/>
        <w:bookmarkStart w:id="5558" w:name="_Toc343461227"/>
        <w:bookmarkStart w:id="5559" w:name="_Toc343494114"/>
        <w:bookmarkStart w:id="5560" w:name="_Toc343494326"/>
        <w:bookmarkStart w:id="5561" w:name="_Toc343495099"/>
        <w:bookmarkStart w:id="5562" w:name="_Toc343660326"/>
        <w:bookmarkStart w:id="5563" w:name="_Toc343660540"/>
        <w:bookmarkStart w:id="5564" w:name="_Toc343711168"/>
        <w:bookmarkStart w:id="5565" w:name="_Toc343829132"/>
        <w:bookmarkStart w:id="5566" w:name="_Toc343831936"/>
        <w:bookmarkStart w:id="5567" w:name="_Toc343832306"/>
        <w:bookmarkStart w:id="5568" w:name="_Toc343832523"/>
        <w:bookmarkStart w:id="5569" w:name="_Toc343832740"/>
        <w:bookmarkStart w:id="5570" w:name="_Toc343837333"/>
        <w:bookmarkStart w:id="5571" w:name="_Toc343841891"/>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del>
    </w:p>
    <w:p w14:paraId="7ACC7F0B" w14:textId="77777777" w:rsidR="006A21F7" w:rsidRPr="00286C29" w:rsidDel="00677FF8" w:rsidRDefault="006A21F7" w:rsidP="006A21F7">
      <w:pPr>
        <w:ind w:firstLine="540"/>
        <w:rPr>
          <w:del w:id="5572" w:author="The Si Tran" w:date="2012-12-10T20:40:00Z"/>
          <w:rPrChange w:id="5573" w:author="The Si Tran" w:date="2012-12-05T23:02:00Z">
            <w:rPr>
              <w:del w:id="5574" w:author="The Si Tran" w:date="2012-12-10T20:40:00Z"/>
              <w:b/>
              <w:sz w:val="28"/>
              <w:szCs w:val="28"/>
              <w:lang w:val="pt-BR"/>
            </w:rPr>
          </w:rPrChange>
        </w:rPr>
      </w:pPr>
      <w:del w:id="5575" w:author="The Si Tran" w:date="2012-12-10T20:40:00Z">
        <w:r w:rsidRPr="00286C29" w:rsidDel="00677FF8">
          <w:rPr>
            <w:rPrChange w:id="5576" w:author="The Si Tran" w:date="2012-12-05T23:02:00Z">
              <w:rPr>
                <w:b/>
                <w:sz w:val="28"/>
                <w:szCs w:val="28"/>
                <w:lang w:val="pt-BR"/>
              </w:rPr>
            </w:rPrChange>
          </w:rPr>
          <w:delText>Bước 3: Kiểm tra mô hình</w:delText>
        </w:r>
        <w:bookmarkStart w:id="5577" w:name="_Toc343083592"/>
        <w:bookmarkStart w:id="5578" w:name="_Toc343083806"/>
        <w:bookmarkStart w:id="5579" w:name="_Toc343084017"/>
        <w:bookmarkStart w:id="5580" w:name="_Toc343220776"/>
        <w:bookmarkStart w:id="5581" w:name="_Toc343232280"/>
        <w:bookmarkStart w:id="5582" w:name="_Toc343232693"/>
        <w:bookmarkStart w:id="5583" w:name="_Toc343232978"/>
        <w:bookmarkStart w:id="5584" w:name="_Toc343415483"/>
        <w:bookmarkStart w:id="5585" w:name="_Toc343415779"/>
        <w:bookmarkStart w:id="5586" w:name="_Toc343452438"/>
        <w:bookmarkStart w:id="5587" w:name="_Toc343461228"/>
        <w:bookmarkStart w:id="5588" w:name="_Toc343494115"/>
        <w:bookmarkStart w:id="5589" w:name="_Toc343494327"/>
        <w:bookmarkStart w:id="5590" w:name="_Toc343495100"/>
        <w:bookmarkStart w:id="5591" w:name="_Toc343660327"/>
        <w:bookmarkStart w:id="5592" w:name="_Toc343660541"/>
        <w:bookmarkStart w:id="5593" w:name="_Toc343711169"/>
        <w:bookmarkStart w:id="5594" w:name="_Toc343829133"/>
        <w:bookmarkStart w:id="5595" w:name="_Toc343831937"/>
        <w:bookmarkStart w:id="5596" w:name="_Toc343832307"/>
        <w:bookmarkStart w:id="5597" w:name="_Toc343832524"/>
        <w:bookmarkStart w:id="5598" w:name="_Toc343832741"/>
        <w:bookmarkStart w:id="5599" w:name="_Toc343837334"/>
        <w:bookmarkStart w:id="5600" w:name="_Toc343841892"/>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del>
    </w:p>
    <w:p w14:paraId="1232B3EC" w14:textId="77777777" w:rsidR="006A21F7" w:rsidRPr="00286C29" w:rsidDel="00677FF8" w:rsidRDefault="006A21F7" w:rsidP="006A21F7">
      <w:pPr>
        <w:ind w:firstLine="540"/>
        <w:rPr>
          <w:del w:id="5601" w:author="The Si Tran" w:date="2012-12-10T20:40:00Z"/>
          <w:rPrChange w:id="5602" w:author="The Si Tran" w:date="2012-12-05T23:02:00Z">
            <w:rPr>
              <w:del w:id="5603" w:author="The Si Tran" w:date="2012-12-10T20:40:00Z"/>
              <w:sz w:val="28"/>
              <w:szCs w:val="28"/>
              <w:lang w:val="pt-BR"/>
            </w:rPr>
          </w:rPrChange>
        </w:rPr>
      </w:pPr>
      <w:del w:id="5604" w:author="The Si Tran" w:date="2012-12-10T20:40:00Z">
        <w:r w:rsidRPr="00286C29" w:rsidDel="00677FF8">
          <w:rPr>
            <w:rPrChange w:id="5605"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286C29" w:rsidDel="00677FF8">
          <w:object w:dxaOrig="859" w:dyaOrig="360" w14:anchorId="54F17EBF">
            <v:shape id="_x0000_i1095" type="#_x0000_t75" style="width:44.25pt;height:12.75pt" o:ole="">
              <v:imagedata r:id="rId134" o:title=""/>
            </v:shape>
            <o:OLEObject Type="Embed" ProgID="Equation.DSMT4" ShapeID="_x0000_i1095" DrawAspect="Content" ObjectID="_1417586790" r:id="rId158"/>
          </w:object>
        </w:r>
        <w:r w:rsidRPr="00286C29" w:rsidDel="00677FF8">
          <w:rPr>
            <w:rPrChange w:id="5606" w:author="The Si Tran" w:date="2012-12-05T23:02:00Z">
              <w:rPr>
                <w:sz w:val="28"/>
                <w:szCs w:val="28"/>
                <w:lang w:val="pt-BR"/>
              </w:rPr>
            </w:rPrChange>
          </w:rPr>
          <w:delText xml:space="preserve"> (N là kích thước chuỗi thặng dư) thì chuỗi thặng dư là ngẫu nhiên.</w:delText>
        </w:r>
        <w:bookmarkStart w:id="5607" w:name="_Toc343083593"/>
        <w:bookmarkStart w:id="5608" w:name="_Toc343083807"/>
        <w:bookmarkStart w:id="5609" w:name="_Toc343084018"/>
        <w:bookmarkStart w:id="5610" w:name="_Toc343220777"/>
        <w:bookmarkStart w:id="5611" w:name="_Toc343232281"/>
        <w:bookmarkStart w:id="5612" w:name="_Toc343232694"/>
        <w:bookmarkStart w:id="5613" w:name="_Toc343232979"/>
        <w:bookmarkStart w:id="5614" w:name="_Toc343415484"/>
        <w:bookmarkStart w:id="5615" w:name="_Toc343415780"/>
        <w:bookmarkStart w:id="5616" w:name="_Toc343452439"/>
        <w:bookmarkStart w:id="5617" w:name="_Toc343461229"/>
        <w:bookmarkStart w:id="5618" w:name="_Toc343494116"/>
        <w:bookmarkStart w:id="5619" w:name="_Toc343494328"/>
        <w:bookmarkStart w:id="5620" w:name="_Toc343495101"/>
        <w:bookmarkStart w:id="5621" w:name="_Toc343660328"/>
        <w:bookmarkStart w:id="5622" w:name="_Toc343660542"/>
        <w:bookmarkStart w:id="5623" w:name="_Toc343711170"/>
        <w:bookmarkStart w:id="5624" w:name="_Toc343829134"/>
        <w:bookmarkStart w:id="5625" w:name="_Toc343831938"/>
        <w:bookmarkStart w:id="5626" w:name="_Toc343832308"/>
        <w:bookmarkStart w:id="5627" w:name="_Toc343832525"/>
        <w:bookmarkStart w:id="5628" w:name="_Toc343832742"/>
        <w:bookmarkStart w:id="5629" w:name="_Toc343837335"/>
        <w:bookmarkStart w:id="5630" w:name="_Toc343841893"/>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del>
    </w:p>
    <w:p w14:paraId="3E2D2001" w14:textId="77777777" w:rsidR="006A21F7" w:rsidRPr="00286C29" w:rsidDel="00677FF8" w:rsidRDefault="006A21F7" w:rsidP="006A21F7">
      <w:pPr>
        <w:ind w:firstLine="540"/>
        <w:rPr>
          <w:del w:id="5631" w:author="The Si Tran" w:date="2012-12-10T20:40:00Z"/>
          <w:rPrChange w:id="5632" w:author="The Si Tran" w:date="2012-12-05T23:02:00Z">
            <w:rPr>
              <w:del w:id="5633" w:author="The Si Tran" w:date="2012-12-10T20:40:00Z"/>
              <w:sz w:val="28"/>
              <w:szCs w:val="28"/>
              <w:lang w:val="pt-BR"/>
            </w:rPr>
          </w:rPrChange>
        </w:rPr>
      </w:pPr>
      <w:del w:id="5634" w:author="The Si Tran" w:date="2012-12-10T20:40:00Z">
        <w:r w:rsidRPr="00286C29" w:rsidDel="00677FF8">
          <w:rPr>
            <w:rPrChange w:id="5635"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636" w:name="_Toc343083594"/>
        <w:bookmarkStart w:id="5637" w:name="_Toc343083808"/>
        <w:bookmarkStart w:id="5638" w:name="_Toc343084019"/>
        <w:bookmarkStart w:id="5639" w:name="_Toc343220778"/>
        <w:bookmarkStart w:id="5640" w:name="_Toc343232282"/>
        <w:bookmarkStart w:id="5641" w:name="_Toc343232695"/>
        <w:bookmarkStart w:id="5642" w:name="_Toc343232980"/>
        <w:bookmarkStart w:id="5643" w:name="_Toc343415485"/>
        <w:bookmarkStart w:id="5644" w:name="_Toc343415781"/>
        <w:bookmarkStart w:id="5645" w:name="_Toc343452440"/>
        <w:bookmarkStart w:id="5646" w:name="_Toc343461230"/>
        <w:bookmarkStart w:id="5647" w:name="_Toc343494117"/>
        <w:bookmarkStart w:id="5648" w:name="_Toc343494329"/>
        <w:bookmarkStart w:id="5649" w:name="_Toc343495102"/>
        <w:bookmarkStart w:id="5650" w:name="_Toc343660329"/>
        <w:bookmarkStart w:id="5651" w:name="_Toc343660543"/>
        <w:bookmarkStart w:id="5652" w:name="_Toc343711171"/>
        <w:bookmarkStart w:id="5653" w:name="_Toc343829135"/>
        <w:bookmarkStart w:id="5654" w:name="_Toc343831939"/>
        <w:bookmarkStart w:id="5655" w:name="_Toc343832309"/>
        <w:bookmarkStart w:id="5656" w:name="_Toc343832526"/>
        <w:bookmarkStart w:id="5657" w:name="_Toc343832743"/>
        <w:bookmarkStart w:id="5658" w:name="_Toc343837336"/>
        <w:bookmarkStart w:id="5659" w:name="_Toc343841894"/>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del>
    </w:p>
    <w:p w14:paraId="643193D6" w14:textId="77777777" w:rsidR="007850C8" w:rsidRPr="00286C29" w:rsidDel="000B65E4" w:rsidRDefault="006A21F7">
      <w:pPr>
        <w:ind w:left="1440" w:firstLine="720"/>
        <w:rPr>
          <w:del w:id="5660" w:author="The Si Tran" w:date="2012-12-06T01:54:00Z"/>
          <w:rPrChange w:id="5661" w:author="The Si Tran" w:date="2012-12-06T01:53:00Z">
            <w:rPr>
              <w:del w:id="5662" w:author="The Si Tran" w:date="2012-12-06T01:54:00Z"/>
              <w:sz w:val="28"/>
              <w:szCs w:val="28"/>
              <w:lang w:val="fr-FR"/>
            </w:rPr>
          </w:rPrChange>
        </w:rPr>
        <w:pPrChange w:id="5663" w:author="The Si Tran" w:date="2012-12-06T01:53:00Z">
          <w:pPr>
            <w:ind w:firstLine="540"/>
          </w:pPr>
        </w:pPrChange>
      </w:pPr>
      <w:del w:id="5664" w:author="The Si Tran" w:date="2012-12-10T20:40:00Z">
        <w:r w:rsidRPr="00286C29" w:rsidDel="00677FF8">
          <w:object w:dxaOrig="180" w:dyaOrig="279" w14:anchorId="4F983E8D">
            <v:shape id="_x0000_i1096" type="#_x0000_t75" style="width:7.5pt;height:12.75pt" o:ole="">
              <v:imagedata r:id="rId19" o:title=""/>
            </v:shape>
            <o:OLEObject Type="Embed" ProgID="Equation.DSMT4" ShapeID="_x0000_i1096" DrawAspect="Content" ObjectID="_1417586791" r:id="rId159"/>
          </w:object>
        </w:r>
        <w:r w:rsidRPr="00286C29" w:rsidDel="00677FF8">
          <w:rPr>
            <w:rPrChange w:id="5665" w:author="The Si Tran" w:date="2012-12-05T23:02:00Z">
              <w:rPr>
                <w:sz w:val="28"/>
                <w:szCs w:val="28"/>
                <w:lang w:val="fr-FR"/>
              </w:rPr>
            </w:rPrChange>
          </w:rPr>
          <w:delText>Phép thử Q là:</w:delText>
        </w:r>
      </w:del>
      <w:bookmarkStart w:id="5666" w:name="_Toc343083595"/>
      <w:bookmarkStart w:id="5667" w:name="_Toc343083809"/>
      <w:bookmarkStart w:id="5668" w:name="_Toc343084020"/>
      <w:bookmarkStart w:id="5669" w:name="_Toc343220779"/>
      <w:bookmarkStart w:id="5670" w:name="_Toc343232283"/>
      <w:bookmarkStart w:id="5671" w:name="_Toc343232696"/>
      <w:bookmarkStart w:id="5672" w:name="_Toc343232981"/>
      <w:bookmarkStart w:id="5673" w:name="_Toc343415486"/>
      <w:bookmarkStart w:id="5674" w:name="_Toc343415782"/>
      <w:bookmarkStart w:id="5675" w:name="_Toc343452441"/>
      <w:bookmarkStart w:id="5676" w:name="_Toc343461231"/>
      <w:bookmarkStart w:id="5677" w:name="_Toc343494118"/>
      <w:bookmarkStart w:id="5678" w:name="_Toc343494330"/>
      <w:bookmarkStart w:id="5679" w:name="_Toc343495103"/>
      <w:bookmarkStart w:id="5680" w:name="_Toc343660330"/>
      <w:bookmarkStart w:id="5681" w:name="_Toc343660544"/>
      <w:bookmarkStart w:id="5682" w:name="_Toc343711172"/>
      <w:bookmarkStart w:id="5683" w:name="_Toc343829136"/>
      <w:bookmarkStart w:id="5684" w:name="_Toc343831940"/>
      <w:bookmarkStart w:id="5685" w:name="_Toc343832310"/>
      <w:bookmarkStart w:id="5686" w:name="_Toc343832527"/>
      <w:bookmarkStart w:id="5687" w:name="_Toc343832744"/>
      <w:bookmarkStart w:id="5688" w:name="_Toc343837337"/>
      <w:bookmarkStart w:id="5689" w:name="_Toc34384189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p>
    <w:p w14:paraId="5D0171E6" w14:textId="77777777" w:rsidR="006A21F7" w:rsidRPr="00286C29" w:rsidDel="00677FF8" w:rsidRDefault="006A21F7">
      <w:pPr>
        <w:ind w:left="1440" w:firstLine="720"/>
        <w:rPr>
          <w:del w:id="5690" w:author="The Si Tran" w:date="2012-12-10T20:40:00Z"/>
          <w:rPrChange w:id="5691" w:author="The Si Tran" w:date="2012-12-05T23:02:00Z">
            <w:rPr>
              <w:del w:id="5692" w:author="The Si Tran" w:date="2012-12-10T20:40:00Z"/>
              <w:sz w:val="28"/>
              <w:szCs w:val="28"/>
              <w:lang w:val="pt-BR"/>
            </w:rPr>
          </w:rPrChange>
        </w:rPr>
        <w:pPrChange w:id="5693" w:author="The Si Tran" w:date="2012-12-06T01:54:00Z">
          <w:pPr>
            <w:ind w:firstLine="540"/>
          </w:pPr>
        </w:pPrChange>
      </w:pPr>
      <w:del w:id="5694" w:author="The Si Tran" w:date="2012-12-06T01:54:00Z">
        <w:r w:rsidRPr="00286C29" w:rsidDel="000B65E4">
          <w:rPr>
            <w:rPrChange w:id="5695" w:author="The Si Tran" w:date="2012-12-05T23:02:00Z">
              <w:rPr>
                <w:sz w:val="28"/>
                <w:szCs w:val="28"/>
                <w:lang w:val="fr-FR"/>
              </w:rPr>
            </w:rPrChange>
          </w:rPr>
          <w:delText xml:space="preserve">              </w:delText>
        </w:r>
        <w:r w:rsidRPr="00286C29" w:rsidDel="000B65E4">
          <w:object w:dxaOrig="2140" w:dyaOrig="680" w14:anchorId="1EA486E9">
            <v:shape id="_x0000_i1097" type="#_x0000_t75" style="width:151.5pt;height:50.25pt" o:ole="">
              <v:imagedata r:id="rId160" o:title=""/>
            </v:shape>
            <o:OLEObject Type="Embed" ProgID="Equation.DSMT4" ShapeID="_x0000_i1097" DrawAspect="Content" ObjectID="_1417586792" r:id="rId161"/>
          </w:object>
        </w:r>
      </w:del>
      <w:del w:id="5696" w:author="The Si Tran" w:date="2012-12-10T20:40:00Z">
        <w:r w:rsidRPr="00286C29" w:rsidDel="00677FF8">
          <w:object w:dxaOrig="180" w:dyaOrig="279" w14:anchorId="28D84A66">
            <v:shape id="_x0000_i1098" type="#_x0000_t75" style="width:7.5pt;height:12.75pt" o:ole="">
              <v:imagedata r:id="rId19" o:title=""/>
            </v:shape>
            <o:OLEObject Type="Embed" ProgID="Equation.DSMT4" ShapeID="_x0000_i1098" DrawAspect="Content" ObjectID="_1417586793" r:id="rId162"/>
          </w:object>
        </w:r>
        <w:bookmarkStart w:id="5697" w:name="_Toc343083596"/>
        <w:bookmarkStart w:id="5698" w:name="_Toc343083810"/>
        <w:bookmarkStart w:id="5699" w:name="_Toc343084021"/>
        <w:bookmarkStart w:id="5700" w:name="_Toc343220780"/>
        <w:bookmarkStart w:id="5701" w:name="_Toc343232284"/>
        <w:bookmarkStart w:id="5702" w:name="_Toc343232697"/>
        <w:bookmarkStart w:id="5703" w:name="_Toc343232982"/>
        <w:bookmarkStart w:id="5704" w:name="_Toc343415487"/>
        <w:bookmarkStart w:id="5705" w:name="_Toc343415783"/>
        <w:bookmarkStart w:id="5706" w:name="_Toc343452442"/>
        <w:bookmarkStart w:id="5707" w:name="_Toc343461232"/>
        <w:bookmarkStart w:id="5708" w:name="_Toc343494119"/>
        <w:bookmarkStart w:id="5709" w:name="_Toc343494331"/>
        <w:bookmarkStart w:id="5710" w:name="_Toc343495104"/>
        <w:bookmarkStart w:id="5711" w:name="_Toc343660331"/>
        <w:bookmarkStart w:id="5712" w:name="_Toc343660545"/>
        <w:bookmarkStart w:id="5713" w:name="_Toc343711173"/>
        <w:bookmarkStart w:id="5714" w:name="_Toc343829137"/>
        <w:bookmarkStart w:id="5715" w:name="_Toc343831941"/>
        <w:bookmarkStart w:id="5716" w:name="_Toc343832311"/>
        <w:bookmarkStart w:id="5717" w:name="_Toc343832528"/>
        <w:bookmarkStart w:id="5718" w:name="_Toc343832745"/>
        <w:bookmarkStart w:id="5719" w:name="_Toc343837338"/>
        <w:bookmarkStart w:id="5720" w:name="_Toc3438418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del>
    </w:p>
    <w:p w14:paraId="1B7B79BF" w14:textId="77777777" w:rsidR="006A21F7" w:rsidRPr="00286C29" w:rsidDel="00677FF8" w:rsidRDefault="006A21F7" w:rsidP="006A21F7">
      <w:pPr>
        <w:ind w:firstLine="540"/>
        <w:rPr>
          <w:del w:id="5721" w:author="The Si Tran" w:date="2012-12-10T20:40:00Z"/>
          <w:rPrChange w:id="5722" w:author="The Si Tran" w:date="2012-12-05T23:02:00Z">
            <w:rPr>
              <w:del w:id="5723" w:author="The Si Tran" w:date="2012-12-10T20:40:00Z"/>
              <w:sz w:val="28"/>
              <w:szCs w:val="28"/>
              <w:lang w:val="pt-BR"/>
            </w:rPr>
          </w:rPrChange>
        </w:rPr>
      </w:pPr>
      <w:del w:id="5724" w:author="The Si Tran" w:date="2012-12-10T20:40:00Z">
        <w:r w:rsidRPr="00286C29" w:rsidDel="00677FF8">
          <w:rPr>
            <w:rPrChange w:id="5725" w:author="The Si Tran" w:date="2012-12-05T23:02:00Z">
              <w:rPr>
                <w:sz w:val="28"/>
                <w:szCs w:val="28"/>
                <w:lang w:val="pt-BR"/>
              </w:rPr>
            </w:rPrChange>
          </w:rPr>
          <w:delText xml:space="preserve">Với </w:delText>
        </w:r>
        <w:bookmarkStart w:id="5726" w:name="_Toc343083597"/>
        <w:bookmarkStart w:id="5727" w:name="_Toc343083811"/>
        <w:bookmarkStart w:id="5728" w:name="_Toc343084022"/>
        <w:bookmarkStart w:id="5729" w:name="_Toc343220781"/>
        <w:bookmarkStart w:id="5730" w:name="_Toc343232285"/>
        <w:bookmarkStart w:id="5731" w:name="_Toc343232698"/>
        <w:bookmarkStart w:id="5732" w:name="_Toc343232983"/>
        <w:bookmarkStart w:id="5733" w:name="_Toc343415488"/>
        <w:bookmarkStart w:id="5734" w:name="_Toc343415784"/>
        <w:bookmarkStart w:id="5735" w:name="_Toc343452443"/>
        <w:bookmarkStart w:id="5736" w:name="_Toc343461233"/>
        <w:bookmarkStart w:id="5737" w:name="_Toc343494120"/>
        <w:bookmarkStart w:id="5738" w:name="_Toc343494332"/>
        <w:bookmarkStart w:id="5739" w:name="_Toc343495105"/>
        <w:bookmarkStart w:id="5740" w:name="_Toc343660332"/>
        <w:bookmarkStart w:id="5741" w:name="_Toc343660546"/>
        <w:bookmarkStart w:id="5742" w:name="_Toc343711174"/>
        <w:bookmarkStart w:id="5743" w:name="_Toc343829138"/>
        <w:bookmarkStart w:id="5744" w:name="_Toc343831942"/>
        <w:bookmarkStart w:id="5745" w:name="_Toc343832312"/>
        <w:bookmarkStart w:id="5746" w:name="_Toc343832529"/>
        <w:bookmarkStart w:id="5747" w:name="_Toc343832746"/>
        <w:bookmarkStart w:id="5748" w:name="_Toc343837339"/>
        <w:bookmarkStart w:id="5749" w:name="_Toc343841897"/>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del>
    </w:p>
    <w:p w14:paraId="6AFA4B28" w14:textId="77777777" w:rsidR="006A21F7" w:rsidRPr="00286C29" w:rsidDel="00677FF8" w:rsidRDefault="006A21F7" w:rsidP="006A21F7">
      <w:pPr>
        <w:ind w:firstLine="540"/>
        <w:rPr>
          <w:del w:id="5750" w:author="The Si Tran" w:date="2012-12-10T20:40:00Z"/>
          <w:rPrChange w:id="5751" w:author="The Si Tran" w:date="2012-12-05T23:02:00Z">
            <w:rPr>
              <w:del w:id="5752" w:author="The Si Tran" w:date="2012-12-10T20:40:00Z"/>
              <w:sz w:val="28"/>
              <w:szCs w:val="28"/>
              <w:lang w:val="pt-BR"/>
            </w:rPr>
          </w:rPrChange>
        </w:rPr>
      </w:pPr>
      <w:del w:id="5753" w:author="The Si Tran" w:date="2012-12-06T20:22:00Z">
        <w:r w:rsidRPr="00286C29" w:rsidDel="00A96CBA">
          <w:object w:dxaOrig="520" w:dyaOrig="360" w14:anchorId="0CAAF5E9">
            <v:shape id="_x0000_i1099" type="#_x0000_t75" style="width:27.75pt;height:21.75pt" o:ole="">
              <v:imagedata r:id="rId163" o:title=""/>
            </v:shape>
            <o:OLEObject Type="Embed" ProgID="Equation.DSMT4" ShapeID="_x0000_i1099" DrawAspect="Content" ObjectID="_1417586794" r:id="rId164"/>
          </w:object>
        </w:r>
      </w:del>
      <w:del w:id="5754" w:author="The Si Tran" w:date="2012-12-10T20:40:00Z">
        <w:r w:rsidRPr="00286C29" w:rsidDel="00677FF8">
          <w:rPr>
            <w:rPrChange w:id="5755" w:author="The Si Tran" w:date="2012-12-05T23:02:00Z">
              <w:rPr>
                <w:sz w:val="28"/>
                <w:szCs w:val="28"/>
                <w:lang w:val="pt-BR"/>
              </w:rPr>
            </w:rPrChange>
          </w:rPr>
          <w:delText xml:space="preserve"> là hệ số tự tương quan của thặng dư ở độ trễ </w:delText>
        </w:r>
      </w:del>
      <w:del w:id="5756" w:author="The Si Tran" w:date="2012-12-06T20:22:00Z">
        <w:r w:rsidRPr="00286C29" w:rsidDel="00A96CBA">
          <w:rPr>
            <w:rPrChange w:id="5757" w:author="The Si Tran" w:date="2012-12-05T23:02:00Z">
              <w:rPr>
                <w:sz w:val="28"/>
                <w:szCs w:val="28"/>
                <w:lang w:val="pt-BR"/>
              </w:rPr>
            </w:rPrChange>
          </w:rPr>
          <w:delText>k</w:delText>
        </w:r>
      </w:del>
      <w:del w:id="5758" w:author="The Si Tran" w:date="2012-12-10T20:40:00Z">
        <w:r w:rsidRPr="00286C29" w:rsidDel="00677FF8">
          <w:rPr>
            <w:rPrChange w:id="5759" w:author="The Si Tran" w:date="2012-12-05T23:02:00Z">
              <w:rPr>
                <w:sz w:val="28"/>
                <w:szCs w:val="28"/>
                <w:lang w:val="pt-BR"/>
              </w:rPr>
            </w:rPrChange>
          </w:rPr>
          <w:delText>.</w:delText>
        </w:r>
        <w:bookmarkStart w:id="5760" w:name="_Toc343083598"/>
        <w:bookmarkStart w:id="5761" w:name="_Toc343083812"/>
        <w:bookmarkStart w:id="5762" w:name="_Toc343084023"/>
        <w:bookmarkStart w:id="5763" w:name="_Toc343220782"/>
        <w:bookmarkStart w:id="5764" w:name="_Toc343232286"/>
        <w:bookmarkStart w:id="5765" w:name="_Toc343232699"/>
        <w:bookmarkStart w:id="5766" w:name="_Toc343232984"/>
        <w:bookmarkStart w:id="5767" w:name="_Toc343415489"/>
        <w:bookmarkStart w:id="5768" w:name="_Toc343415785"/>
        <w:bookmarkStart w:id="5769" w:name="_Toc343452444"/>
        <w:bookmarkStart w:id="5770" w:name="_Toc343461234"/>
        <w:bookmarkStart w:id="5771" w:name="_Toc343494121"/>
        <w:bookmarkStart w:id="5772" w:name="_Toc343494333"/>
        <w:bookmarkStart w:id="5773" w:name="_Toc343495106"/>
        <w:bookmarkStart w:id="5774" w:name="_Toc343660333"/>
        <w:bookmarkStart w:id="5775" w:name="_Toc343660547"/>
        <w:bookmarkStart w:id="5776" w:name="_Toc343711175"/>
        <w:bookmarkStart w:id="5777" w:name="_Toc343829139"/>
        <w:bookmarkStart w:id="5778" w:name="_Toc343831943"/>
        <w:bookmarkStart w:id="5779" w:name="_Toc343832313"/>
        <w:bookmarkStart w:id="5780" w:name="_Toc343832530"/>
        <w:bookmarkStart w:id="5781" w:name="_Toc343832747"/>
        <w:bookmarkStart w:id="5782" w:name="_Toc343837340"/>
        <w:bookmarkStart w:id="5783" w:name="_Toc343841898"/>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del>
    </w:p>
    <w:p w14:paraId="1F223545" w14:textId="77777777" w:rsidR="006A21F7" w:rsidRPr="00286C29" w:rsidDel="00677FF8" w:rsidRDefault="006A21F7" w:rsidP="006A21F7">
      <w:pPr>
        <w:ind w:firstLine="540"/>
        <w:rPr>
          <w:del w:id="5784" w:author="The Si Tran" w:date="2012-12-10T20:40:00Z"/>
          <w:rPrChange w:id="5785" w:author="The Si Tran" w:date="2012-12-05T23:02:00Z">
            <w:rPr>
              <w:del w:id="5786" w:author="The Si Tran" w:date="2012-12-10T20:40:00Z"/>
              <w:sz w:val="28"/>
              <w:szCs w:val="28"/>
              <w:lang w:val="pt-BR"/>
            </w:rPr>
          </w:rPrChange>
        </w:rPr>
      </w:pPr>
      <w:del w:id="5787" w:author="The Si Tran" w:date="2012-12-06T20:22:00Z">
        <w:r w:rsidRPr="00286C29" w:rsidDel="00A96CBA">
          <w:rPr>
            <w:rPrChange w:id="5788" w:author="The Si Tran" w:date="2012-12-05T23:02:00Z">
              <w:rPr>
                <w:sz w:val="28"/>
                <w:szCs w:val="28"/>
                <w:lang w:val="pt-BR"/>
              </w:rPr>
            </w:rPrChange>
          </w:rPr>
          <w:delText xml:space="preserve">n </w:delText>
        </w:r>
      </w:del>
      <w:del w:id="5789" w:author="The Si Tran" w:date="2012-12-10T20:40:00Z">
        <w:r w:rsidRPr="00286C29" w:rsidDel="00677FF8">
          <w:rPr>
            <w:rPrChange w:id="5790" w:author="The Si Tran" w:date="2012-12-05T23:02:00Z">
              <w:rPr>
                <w:sz w:val="28"/>
                <w:szCs w:val="28"/>
                <w:lang w:val="pt-BR"/>
              </w:rPr>
            </w:rPrChange>
          </w:rPr>
          <w:delText>là kích thước của chuỗi thặng dư.</w:delText>
        </w:r>
        <w:bookmarkStart w:id="5791" w:name="_Toc343083599"/>
        <w:bookmarkStart w:id="5792" w:name="_Toc343083813"/>
        <w:bookmarkStart w:id="5793" w:name="_Toc343084024"/>
        <w:bookmarkStart w:id="5794" w:name="_Toc343220783"/>
        <w:bookmarkStart w:id="5795" w:name="_Toc343232287"/>
        <w:bookmarkStart w:id="5796" w:name="_Toc343232700"/>
        <w:bookmarkStart w:id="5797" w:name="_Toc343232985"/>
        <w:bookmarkStart w:id="5798" w:name="_Toc343415490"/>
        <w:bookmarkStart w:id="5799" w:name="_Toc343415786"/>
        <w:bookmarkStart w:id="5800" w:name="_Toc343452445"/>
        <w:bookmarkStart w:id="5801" w:name="_Toc343461235"/>
        <w:bookmarkStart w:id="5802" w:name="_Toc343494122"/>
        <w:bookmarkStart w:id="5803" w:name="_Toc343494334"/>
        <w:bookmarkStart w:id="5804" w:name="_Toc343495107"/>
        <w:bookmarkStart w:id="5805" w:name="_Toc343660334"/>
        <w:bookmarkStart w:id="5806" w:name="_Toc343660548"/>
        <w:bookmarkStart w:id="5807" w:name="_Toc343711176"/>
        <w:bookmarkStart w:id="5808" w:name="_Toc343829140"/>
        <w:bookmarkStart w:id="5809" w:name="_Toc343831944"/>
        <w:bookmarkStart w:id="5810" w:name="_Toc343832314"/>
        <w:bookmarkStart w:id="5811" w:name="_Toc343832531"/>
        <w:bookmarkStart w:id="5812" w:name="_Toc343832748"/>
        <w:bookmarkStart w:id="5813" w:name="_Toc343837341"/>
        <w:bookmarkStart w:id="5814" w:name="_Toc343841899"/>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del>
    </w:p>
    <w:p w14:paraId="7E6255BB" w14:textId="77777777" w:rsidR="006A21F7" w:rsidRPr="00286C29" w:rsidDel="00677FF8" w:rsidRDefault="006A21F7" w:rsidP="006A21F7">
      <w:pPr>
        <w:ind w:firstLine="540"/>
        <w:rPr>
          <w:del w:id="5815" w:author="The Si Tran" w:date="2012-12-10T20:40:00Z"/>
          <w:rPrChange w:id="5816" w:author="The Si Tran" w:date="2012-12-05T23:02:00Z">
            <w:rPr>
              <w:del w:id="5817" w:author="The Si Tran" w:date="2012-12-10T20:40:00Z"/>
              <w:sz w:val="28"/>
              <w:szCs w:val="28"/>
              <w:lang w:val="fr-FR"/>
            </w:rPr>
          </w:rPrChange>
        </w:rPr>
      </w:pPr>
      <w:del w:id="5818" w:author="The Si Tran" w:date="2012-12-06T20:22:00Z">
        <w:r w:rsidRPr="00286C29" w:rsidDel="00A96CBA">
          <w:rPr>
            <w:rPrChange w:id="5819" w:author="The Si Tran" w:date="2012-12-05T23:02:00Z">
              <w:rPr>
                <w:sz w:val="28"/>
                <w:szCs w:val="28"/>
                <w:lang w:val="fr-FR"/>
              </w:rPr>
            </w:rPrChange>
          </w:rPr>
          <w:delText>k</w:delText>
        </w:r>
      </w:del>
      <w:del w:id="5820" w:author="The Si Tran" w:date="2012-12-10T20:40:00Z">
        <w:r w:rsidRPr="00286C29" w:rsidDel="00677FF8">
          <w:rPr>
            <w:rPrChange w:id="5821" w:author="The Si Tran" w:date="2012-12-05T23:02:00Z">
              <w:rPr>
                <w:sz w:val="28"/>
                <w:szCs w:val="28"/>
                <w:lang w:val="fr-FR"/>
              </w:rPr>
            </w:rPrChange>
          </w:rPr>
          <w:delText xml:space="preserve"> là độ trễ</w:delText>
        </w:r>
        <w:bookmarkStart w:id="5822" w:name="_Toc343083600"/>
        <w:bookmarkStart w:id="5823" w:name="_Toc343083814"/>
        <w:bookmarkStart w:id="5824" w:name="_Toc343084025"/>
        <w:bookmarkStart w:id="5825" w:name="_Toc343220784"/>
        <w:bookmarkStart w:id="5826" w:name="_Toc343232288"/>
        <w:bookmarkStart w:id="5827" w:name="_Toc343232701"/>
        <w:bookmarkStart w:id="5828" w:name="_Toc343232986"/>
        <w:bookmarkStart w:id="5829" w:name="_Toc343415491"/>
        <w:bookmarkStart w:id="5830" w:name="_Toc343415787"/>
        <w:bookmarkStart w:id="5831" w:name="_Toc343452446"/>
        <w:bookmarkStart w:id="5832" w:name="_Toc343461236"/>
        <w:bookmarkStart w:id="5833" w:name="_Toc343494123"/>
        <w:bookmarkStart w:id="5834" w:name="_Toc343494335"/>
        <w:bookmarkStart w:id="5835" w:name="_Toc343495108"/>
        <w:bookmarkStart w:id="5836" w:name="_Toc343660335"/>
        <w:bookmarkStart w:id="5837" w:name="_Toc343660549"/>
        <w:bookmarkStart w:id="5838" w:name="_Toc343711177"/>
        <w:bookmarkStart w:id="5839" w:name="_Toc343829141"/>
        <w:bookmarkStart w:id="5840" w:name="_Toc343831945"/>
        <w:bookmarkStart w:id="5841" w:name="_Toc343832315"/>
        <w:bookmarkStart w:id="5842" w:name="_Toc343832532"/>
        <w:bookmarkStart w:id="5843" w:name="_Toc343832749"/>
        <w:bookmarkStart w:id="5844" w:name="_Toc343837342"/>
        <w:bookmarkStart w:id="5845" w:name="_Toc343841900"/>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del>
    </w:p>
    <w:p w14:paraId="1D7FD395" w14:textId="77777777" w:rsidR="006A21F7" w:rsidRPr="00286C29" w:rsidDel="00677FF8" w:rsidRDefault="006A21F7" w:rsidP="006A21F7">
      <w:pPr>
        <w:ind w:firstLine="540"/>
        <w:rPr>
          <w:del w:id="5846" w:author="The Si Tran" w:date="2012-12-10T20:40:00Z"/>
          <w:rPrChange w:id="5847" w:author="The Si Tran" w:date="2012-12-05T23:02:00Z">
            <w:rPr>
              <w:del w:id="5848" w:author="The Si Tran" w:date="2012-12-10T20:40:00Z"/>
              <w:sz w:val="28"/>
              <w:szCs w:val="28"/>
              <w:lang w:val="fr-FR"/>
            </w:rPr>
          </w:rPrChange>
        </w:rPr>
      </w:pPr>
      <w:del w:id="5849" w:author="The Si Tran" w:date="2012-12-06T20:22:00Z">
        <w:r w:rsidRPr="00286C29" w:rsidDel="00A96CBA">
          <w:rPr>
            <w:rPrChange w:id="5850" w:author="The Si Tran" w:date="2012-12-05T23:02:00Z">
              <w:rPr>
                <w:sz w:val="28"/>
                <w:szCs w:val="28"/>
                <w:lang w:val="fr-FR"/>
              </w:rPr>
            </w:rPrChange>
          </w:rPr>
          <w:delText>m</w:delText>
        </w:r>
      </w:del>
      <w:del w:id="5851" w:author="The Si Tran" w:date="2012-12-10T20:40:00Z">
        <w:r w:rsidRPr="00286C29" w:rsidDel="00677FF8">
          <w:rPr>
            <w:rPrChange w:id="5852" w:author="The Si Tran" w:date="2012-12-05T23:02:00Z">
              <w:rPr>
                <w:sz w:val="28"/>
                <w:szCs w:val="28"/>
                <w:lang w:val="fr-FR"/>
              </w:rPr>
            </w:rPrChange>
          </w:rPr>
          <w:delText xml:space="preserve"> là tổng số độ trễ được kiểm tra.</w:delText>
        </w:r>
        <w:bookmarkStart w:id="5853" w:name="_Toc343083601"/>
        <w:bookmarkStart w:id="5854" w:name="_Toc343083815"/>
        <w:bookmarkStart w:id="5855" w:name="_Toc343084026"/>
        <w:bookmarkStart w:id="5856" w:name="_Toc343220785"/>
        <w:bookmarkStart w:id="5857" w:name="_Toc343232289"/>
        <w:bookmarkStart w:id="5858" w:name="_Toc343232702"/>
        <w:bookmarkStart w:id="5859" w:name="_Toc343232987"/>
        <w:bookmarkStart w:id="5860" w:name="_Toc343415492"/>
        <w:bookmarkStart w:id="5861" w:name="_Toc343415788"/>
        <w:bookmarkStart w:id="5862" w:name="_Toc343452447"/>
        <w:bookmarkStart w:id="5863" w:name="_Toc343461237"/>
        <w:bookmarkStart w:id="5864" w:name="_Toc343494124"/>
        <w:bookmarkStart w:id="5865" w:name="_Toc343494336"/>
        <w:bookmarkStart w:id="5866" w:name="_Toc343495109"/>
        <w:bookmarkStart w:id="5867" w:name="_Toc343660336"/>
        <w:bookmarkStart w:id="5868" w:name="_Toc343660550"/>
        <w:bookmarkStart w:id="5869" w:name="_Toc343711178"/>
        <w:bookmarkStart w:id="5870" w:name="_Toc343829142"/>
        <w:bookmarkStart w:id="5871" w:name="_Toc343831946"/>
        <w:bookmarkStart w:id="5872" w:name="_Toc343832316"/>
        <w:bookmarkStart w:id="5873" w:name="_Toc343832533"/>
        <w:bookmarkStart w:id="5874" w:name="_Toc343832750"/>
        <w:bookmarkStart w:id="5875" w:name="_Toc343837343"/>
        <w:bookmarkStart w:id="5876" w:name="_Toc343841901"/>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del>
    </w:p>
    <w:p w14:paraId="4BE4BD4A" w14:textId="77777777" w:rsidR="006A21F7" w:rsidRPr="00286C29" w:rsidDel="00677FF8" w:rsidRDefault="006A21F7" w:rsidP="006A21F7">
      <w:pPr>
        <w:ind w:firstLine="540"/>
        <w:rPr>
          <w:del w:id="5877" w:author="The Si Tran" w:date="2012-12-10T20:40:00Z"/>
          <w:rPrChange w:id="5878" w:author="The Si Tran" w:date="2012-12-05T23:02:00Z">
            <w:rPr>
              <w:del w:id="5879" w:author="The Si Tran" w:date="2012-12-10T20:40:00Z"/>
              <w:sz w:val="28"/>
              <w:szCs w:val="28"/>
              <w:lang w:val="fr-FR"/>
            </w:rPr>
          </w:rPrChange>
        </w:rPr>
      </w:pPr>
      <w:bookmarkStart w:id="5880" w:name="_Toc343083602"/>
      <w:bookmarkStart w:id="5881" w:name="_Toc343083816"/>
      <w:bookmarkStart w:id="5882" w:name="_Toc343084027"/>
      <w:bookmarkStart w:id="5883" w:name="_Toc343220786"/>
      <w:bookmarkStart w:id="5884" w:name="_Toc343232290"/>
      <w:bookmarkStart w:id="5885" w:name="_Toc343232703"/>
      <w:bookmarkStart w:id="5886" w:name="_Toc343232988"/>
      <w:bookmarkStart w:id="5887" w:name="_Toc343415493"/>
      <w:bookmarkStart w:id="5888" w:name="_Toc343415789"/>
      <w:bookmarkStart w:id="5889" w:name="_Toc343452448"/>
      <w:bookmarkStart w:id="5890" w:name="_Toc343461238"/>
      <w:bookmarkStart w:id="5891" w:name="_Toc343494125"/>
      <w:bookmarkStart w:id="5892" w:name="_Toc343494337"/>
      <w:bookmarkStart w:id="5893" w:name="_Toc343495110"/>
      <w:bookmarkStart w:id="5894" w:name="_Toc343660337"/>
      <w:bookmarkStart w:id="5895" w:name="_Toc343660551"/>
      <w:bookmarkStart w:id="5896" w:name="_Toc343711179"/>
      <w:bookmarkStart w:id="5897" w:name="_Toc343829143"/>
      <w:bookmarkStart w:id="5898" w:name="_Toc343831947"/>
      <w:bookmarkStart w:id="5899" w:name="_Toc343832317"/>
      <w:bookmarkStart w:id="5900" w:name="_Toc343832534"/>
      <w:bookmarkStart w:id="5901" w:name="_Toc343832751"/>
      <w:bookmarkStart w:id="5902" w:name="_Toc343837344"/>
      <w:bookmarkStart w:id="5903" w:name="_Toc343841902"/>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p>
    <w:p w14:paraId="213EA8A3" w14:textId="77777777" w:rsidR="006A21F7" w:rsidRPr="00286C29" w:rsidDel="00677FF8" w:rsidRDefault="006A21F7" w:rsidP="006A21F7">
      <w:pPr>
        <w:ind w:firstLine="540"/>
        <w:rPr>
          <w:del w:id="5904" w:author="The Si Tran" w:date="2012-12-10T20:40:00Z"/>
          <w:rPrChange w:id="5905" w:author="The Si Tran" w:date="2012-12-05T23:02:00Z">
            <w:rPr>
              <w:del w:id="5906" w:author="The Si Tran" w:date="2012-12-10T20:40:00Z"/>
              <w:sz w:val="28"/>
              <w:szCs w:val="28"/>
              <w:lang w:val="fr-FR"/>
            </w:rPr>
          </w:rPrChange>
        </w:rPr>
      </w:pPr>
      <w:del w:id="5907" w:author="The Si Tran" w:date="2012-12-10T20:40:00Z">
        <w:r w:rsidRPr="00286C29" w:rsidDel="00677FF8">
          <w:rPr>
            <w:rPrChange w:id="5908" w:author="The Si Tran" w:date="2012-12-05T23:02:00Z">
              <w:rPr>
                <w:sz w:val="28"/>
                <w:szCs w:val="28"/>
                <w:lang w:val="fr-FR"/>
              </w:rPr>
            </w:rPrChange>
          </w:rPr>
          <w:delText xml:space="preserve">Phép thử thống kê Q có phân phối xấp xỉ phân phối </w:delText>
        </w:r>
        <w:r w:rsidRPr="00286C29" w:rsidDel="00677FF8">
          <w:object w:dxaOrig="320" w:dyaOrig="360" w14:anchorId="15A8B0BB">
            <v:shape id="_x0000_i1100" type="#_x0000_t75" style="width:12.75pt;height:21.75pt" o:ole="">
              <v:imagedata r:id="rId165" o:title=""/>
            </v:shape>
            <o:OLEObject Type="Embed" ProgID="Equation.DSMT4" ShapeID="_x0000_i1100" DrawAspect="Content" ObjectID="_1417586795" r:id="rId166"/>
          </w:object>
        </w:r>
        <w:r w:rsidRPr="00286C29" w:rsidDel="00677FF8">
          <w:rPr>
            <w:rPrChange w:id="5909"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910" w:name="_Toc343083603"/>
        <w:bookmarkStart w:id="5911" w:name="_Toc343083817"/>
        <w:bookmarkStart w:id="5912" w:name="_Toc343084028"/>
        <w:bookmarkStart w:id="5913" w:name="_Toc343220787"/>
        <w:bookmarkStart w:id="5914" w:name="_Toc343232291"/>
        <w:bookmarkStart w:id="5915" w:name="_Toc343232704"/>
        <w:bookmarkStart w:id="5916" w:name="_Toc343232989"/>
        <w:bookmarkStart w:id="5917" w:name="_Toc343415494"/>
        <w:bookmarkStart w:id="5918" w:name="_Toc343415790"/>
        <w:bookmarkStart w:id="5919" w:name="_Toc343452449"/>
        <w:bookmarkStart w:id="5920" w:name="_Toc343461239"/>
        <w:bookmarkStart w:id="5921" w:name="_Toc343494126"/>
        <w:bookmarkStart w:id="5922" w:name="_Toc343494338"/>
        <w:bookmarkStart w:id="5923" w:name="_Toc343495111"/>
        <w:bookmarkStart w:id="5924" w:name="_Toc343660338"/>
        <w:bookmarkStart w:id="5925" w:name="_Toc343660552"/>
        <w:bookmarkStart w:id="5926" w:name="_Toc343711180"/>
        <w:bookmarkStart w:id="5927" w:name="_Toc343829144"/>
        <w:bookmarkStart w:id="5928" w:name="_Toc343831948"/>
        <w:bookmarkStart w:id="5929" w:name="_Toc343832318"/>
        <w:bookmarkStart w:id="5930" w:name="_Toc343832535"/>
        <w:bookmarkStart w:id="5931" w:name="_Toc343832752"/>
        <w:bookmarkStart w:id="5932" w:name="_Toc343837345"/>
        <w:bookmarkStart w:id="5933" w:name="_Toc343841903"/>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del>
    </w:p>
    <w:p w14:paraId="7BD82624" w14:textId="77777777" w:rsidR="006A21F7" w:rsidRPr="00286C29" w:rsidDel="00677FF8" w:rsidRDefault="006A21F7" w:rsidP="006A21F7">
      <w:pPr>
        <w:ind w:firstLine="540"/>
        <w:rPr>
          <w:del w:id="5934" w:author="The Si Tran" w:date="2012-12-10T20:40:00Z"/>
          <w:rPrChange w:id="5935" w:author="The Si Tran" w:date="2012-12-05T23:02:00Z">
            <w:rPr>
              <w:del w:id="5936" w:author="The Si Tran" w:date="2012-12-10T20:40:00Z"/>
              <w:sz w:val="28"/>
              <w:szCs w:val="28"/>
              <w:lang w:val="fr-FR"/>
            </w:rPr>
          </w:rPrChange>
        </w:rPr>
      </w:pPr>
      <w:del w:id="5937" w:author="The Si Tran" w:date="2012-12-10T20:40:00Z">
        <w:r w:rsidRPr="00286C29" w:rsidDel="00677FF8">
          <w:rPr>
            <w:rPrChange w:id="5938" w:author="The Si Tran" w:date="2012-12-05T23:02:00Z">
              <w:rPr>
                <w:b/>
                <w:sz w:val="28"/>
                <w:szCs w:val="28"/>
                <w:lang w:val="fr-FR"/>
              </w:rPr>
            </w:rPrChange>
          </w:rPr>
          <w:delText>Bước 4 : Dùng mô hình để đưa ra dự báo</w:delText>
        </w:r>
        <w:bookmarkStart w:id="5939" w:name="_Toc343083604"/>
        <w:bookmarkStart w:id="5940" w:name="_Toc343083818"/>
        <w:bookmarkStart w:id="5941" w:name="_Toc343084029"/>
        <w:bookmarkStart w:id="5942" w:name="_Toc343220788"/>
        <w:bookmarkStart w:id="5943" w:name="_Toc343232292"/>
        <w:bookmarkStart w:id="5944" w:name="_Toc343232705"/>
        <w:bookmarkStart w:id="5945" w:name="_Toc343232990"/>
        <w:bookmarkStart w:id="5946" w:name="_Toc343415495"/>
        <w:bookmarkStart w:id="5947" w:name="_Toc343415791"/>
        <w:bookmarkStart w:id="5948" w:name="_Toc343452450"/>
        <w:bookmarkStart w:id="5949" w:name="_Toc343461240"/>
        <w:bookmarkStart w:id="5950" w:name="_Toc343494127"/>
        <w:bookmarkStart w:id="5951" w:name="_Toc343494339"/>
        <w:bookmarkStart w:id="5952" w:name="_Toc343495112"/>
        <w:bookmarkStart w:id="5953" w:name="_Toc343660339"/>
        <w:bookmarkStart w:id="5954" w:name="_Toc343660553"/>
        <w:bookmarkStart w:id="5955" w:name="_Toc343711181"/>
        <w:bookmarkStart w:id="5956" w:name="_Toc343829145"/>
        <w:bookmarkStart w:id="5957" w:name="_Toc343831949"/>
        <w:bookmarkStart w:id="5958" w:name="_Toc343832319"/>
        <w:bookmarkStart w:id="5959" w:name="_Toc343832536"/>
        <w:bookmarkStart w:id="5960" w:name="_Toc343832753"/>
        <w:bookmarkStart w:id="5961" w:name="_Toc343837346"/>
        <w:bookmarkStart w:id="5962" w:name="_Toc343841904"/>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del>
    </w:p>
    <w:p w14:paraId="2E3C245F" w14:textId="77777777" w:rsidR="006A21F7" w:rsidRPr="00286C29" w:rsidDel="00677FF8" w:rsidRDefault="006A21F7" w:rsidP="006A21F7">
      <w:pPr>
        <w:ind w:firstLine="540"/>
        <w:rPr>
          <w:del w:id="5963" w:author="The Si Tran" w:date="2012-12-10T20:40:00Z"/>
          <w:rPrChange w:id="5964" w:author="The Si Tran" w:date="2012-12-05T23:02:00Z">
            <w:rPr>
              <w:del w:id="5965" w:author="The Si Tran" w:date="2012-12-10T20:40:00Z"/>
              <w:sz w:val="28"/>
              <w:szCs w:val="28"/>
              <w:lang w:val="fr-FR"/>
            </w:rPr>
          </w:rPrChange>
        </w:rPr>
      </w:pPr>
      <w:del w:id="5966" w:author="The Si Tran" w:date="2012-12-10T20:40:00Z">
        <w:r w:rsidRPr="00286C29" w:rsidDel="00677FF8">
          <w:rPr>
            <w:rPrChange w:id="5967" w:author="The Si Tran" w:date="2012-12-05T23:02:00Z">
              <w:rPr>
                <w:sz w:val="28"/>
                <w:szCs w:val="28"/>
                <w:lang w:val="fr-FR"/>
              </w:rPr>
            </w:rPrChange>
          </w:rPr>
          <w:delText>Sau khi đã xác định được mô hình đầy đủ ta tiến hành dự báo. Công việc này cũng được thực hiện tự động bằng máy tính. Trong R ta có thể dùng hàm predict() để sinh ra các giá trị dự đoán.</w:delText>
        </w:r>
        <w:bookmarkStart w:id="5968" w:name="_Toc343083605"/>
        <w:bookmarkStart w:id="5969" w:name="_Toc343083819"/>
        <w:bookmarkStart w:id="5970" w:name="_Toc343084030"/>
        <w:bookmarkStart w:id="5971" w:name="_Toc343220789"/>
        <w:bookmarkStart w:id="5972" w:name="_Toc343232293"/>
        <w:bookmarkStart w:id="5973" w:name="_Toc343232706"/>
        <w:bookmarkStart w:id="5974" w:name="_Toc343232991"/>
        <w:bookmarkStart w:id="5975" w:name="_Toc343415496"/>
        <w:bookmarkStart w:id="5976" w:name="_Toc343415792"/>
        <w:bookmarkStart w:id="5977" w:name="_Toc343452451"/>
        <w:bookmarkStart w:id="5978" w:name="_Toc343461241"/>
        <w:bookmarkStart w:id="5979" w:name="_Toc343494128"/>
        <w:bookmarkStart w:id="5980" w:name="_Toc343494340"/>
        <w:bookmarkStart w:id="5981" w:name="_Toc343495113"/>
        <w:bookmarkStart w:id="5982" w:name="_Toc343660340"/>
        <w:bookmarkStart w:id="5983" w:name="_Toc343660554"/>
        <w:bookmarkStart w:id="5984" w:name="_Toc343711182"/>
        <w:bookmarkStart w:id="5985" w:name="_Toc343829146"/>
        <w:bookmarkStart w:id="5986" w:name="_Toc343831950"/>
        <w:bookmarkStart w:id="5987" w:name="_Toc343832320"/>
        <w:bookmarkStart w:id="5988" w:name="_Toc343832537"/>
        <w:bookmarkStart w:id="5989" w:name="_Toc343832754"/>
        <w:bookmarkStart w:id="5990" w:name="_Toc343837347"/>
        <w:bookmarkStart w:id="5991" w:name="_Toc343841905"/>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del>
    </w:p>
    <w:p w14:paraId="544C1C90" w14:textId="77777777" w:rsidR="006A21F7" w:rsidRPr="00286C29" w:rsidDel="00677FF8" w:rsidRDefault="006A21F7" w:rsidP="006A21F7">
      <w:pPr>
        <w:ind w:firstLine="540"/>
        <w:rPr>
          <w:del w:id="5992" w:author="The Si Tran" w:date="2012-12-10T20:40:00Z"/>
          <w:rPrChange w:id="5993" w:author="The Si Tran" w:date="2012-12-05T23:02:00Z">
            <w:rPr>
              <w:del w:id="5994" w:author="The Si Tran" w:date="2012-12-10T20:40:00Z"/>
              <w:b/>
              <w:sz w:val="28"/>
              <w:szCs w:val="28"/>
              <w:lang w:val="fr-FR"/>
            </w:rPr>
          </w:rPrChange>
        </w:rPr>
      </w:pPr>
      <w:del w:id="5995" w:author="The Si Tran" w:date="2012-12-10T20:40:00Z">
        <w:r w:rsidRPr="00286C29" w:rsidDel="00677FF8">
          <w:rPr>
            <w:rPrChange w:id="5996" w:author="The Si Tran" w:date="2012-12-05T23:02:00Z">
              <w:rPr>
                <w:b/>
                <w:sz w:val="28"/>
                <w:szCs w:val="28"/>
                <w:lang w:val="fr-FR"/>
              </w:rPr>
            </w:rPrChange>
          </w:rPr>
          <w:delText>Tiêu chuẩn lựa chọn mô hình</w:delText>
        </w:r>
        <w:bookmarkStart w:id="5997" w:name="_Toc343083606"/>
        <w:bookmarkStart w:id="5998" w:name="_Toc343083820"/>
        <w:bookmarkStart w:id="5999" w:name="_Toc343084031"/>
        <w:bookmarkStart w:id="6000" w:name="_Toc343220790"/>
        <w:bookmarkStart w:id="6001" w:name="_Toc343232294"/>
        <w:bookmarkStart w:id="6002" w:name="_Toc343232707"/>
        <w:bookmarkStart w:id="6003" w:name="_Toc343232992"/>
        <w:bookmarkStart w:id="6004" w:name="_Toc343415497"/>
        <w:bookmarkStart w:id="6005" w:name="_Toc343415793"/>
        <w:bookmarkStart w:id="6006" w:name="_Toc343452452"/>
        <w:bookmarkStart w:id="6007" w:name="_Toc343461242"/>
        <w:bookmarkStart w:id="6008" w:name="_Toc343494129"/>
        <w:bookmarkStart w:id="6009" w:name="_Toc343494341"/>
        <w:bookmarkStart w:id="6010" w:name="_Toc343495114"/>
        <w:bookmarkStart w:id="6011" w:name="_Toc343660341"/>
        <w:bookmarkStart w:id="6012" w:name="_Toc343660555"/>
        <w:bookmarkStart w:id="6013" w:name="_Toc343711183"/>
        <w:bookmarkStart w:id="6014" w:name="_Toc343829147"/>
        <w:bookmarkStart w:id="6015" w:name="_Toc343831951"/>
        <w:bookmarkStart w:id="6016" w:name="_Toc343832321"/>
        <w:bookmarkStart w:id="6017" w:name="_Toc343832538"/>
        <w:bookmarkStart w:id="6018" w:name="_Toc343832755"/>
        <w:bookmarkStart w:id="6019" w:name="_Toc343837348"/>
        <w:bookmarkStart w:id="6020" w:name="_Toc34384190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del>
    </w:p>
    <w:p w14:paraId="06F0A82B" w14:textId="77777777" w:rsidR="006A21F7" w:rsidRPr="00286C29" w:rsidDel="00677FF8" w:rsidRDefault="006A21F7" w:rsidP="006A21F7">
      <w:pPr>
        <w:ind w:firstLine="540"/>
        <w:rPr>
          <w:del w:id="6021" w:author="The Si Tran" w:date="2012-12-10T20:40:00Z"/>
          <w:rPrChange w:id="6022" w:author="The Si Tran" w:date="2012-12-05T23:02:00Z">
            <w:rPr>
              <w:del w:id="6023" w:author="The Si Tran" w:date="2012-12-10T20:40:00Z"/>
              <w:sz w:val="28"/>
              <w:szCs w:val="28"/>
              <w:lang w:val="fr-FR"/>
            </w:rPr>
          </w:rPrChange>
        </w:rPr>
      </w:pPr>
      <w:del w:id="6024" w:author="The Si Tran" w:date="2012-12-10T20:40:00Z">
        <w:r w:rsidRPr="00286C29" w:rsidDel="00677FF8">
          <w:rPr>
            <w:rPrChange w:id="6025"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6026" w:name="_Toc343083607"/>
        <w:bookmarkStart w:id="6027" w:name="_Toc343083821"/>
        <w:bookmarkStart w:id="6028" w:name="_Toc343084032"/>
        <w:bookmarkStart w:id="6029" w:name="_Toc343220791"/>
        <w:bookmarkStart w:id="6030" w:name="_Toc343232295"/>
        <w:bookmarkStart w:id="6031" w:name="_Toc343232708"/>
        <w:bookmarkStart w:id="6032" w:name="_Toc343232993"/>
        <w:bookmarkStart w:id="6033" w:name="_Toc343415498"/>
        <w:bookmarkStart w:id="6034" w:name="_Toc343415794"/>
        <w:bookmarkStart w:id="6035" w:name="_Toc343452453"/>
        <w:bookmarkStart w:id="6036" w:name="_Toc343461243"/>
        <w:bookmarkStart w:id="6037" w:name="_Toc343494130"/>
        <w:bookmarkStart w:id="6038" w:name="_Toc343494342"/>
        <w:bookmarkStart w:id="6039" w:name="_Toc343495115"/>
        <w:bookmarkStart w:id="6040" w:name="_Toc343660342"/>
        <w:bookmarkStart w:id="6041" w:name="_Toc343660556"/>
        <w:bookmarkStart w:id="6042" w:name="_Toc343711184"/>
        <w:bookmarkStart w:id="6043" w:name="_Toc343829148"/>
        <w:bookmarkStart w:id="6044" w:name="_Toc343831952"/>
        <w:bookmarkStart w:id="6045" w:name="_Toc343832322"/>
        <w:bookmarkStart w:id="6046" w:name="_Toc343832539"/>
        <w:bookmarkStart w:id="6047" w:name="_Toc343832756"/>
        <w:bookmarkStart w:id="6048" w:name="_Toc343837349"/>
        <w:bookmarkStart w:id="6049" w:name="_Toc343841907"/>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del>
    </w:p>
    <w:p w14:paraId="597023A8" w14:textId="77777777" w:rsidR="006A21F7" w:rsidRPr="00286C29" w:rsidDel="00677FF8" w:rsidRDefault="006A21F7" w:rsidP="006A21F7">
      <w:pPr>
        <w:ind w:firstLine="540"/>
        <w:rPr>
          <w:del w:id="6050" w:author="The Si Tran" w:date="2012-12-10T20:40:00Z"/>
          <w:rPrChange w:id="6051" w:author="The Si Tran" w:date="2012-12-05T23:02:00Z">
            <w:rPr>
              <w:del w:id="6052" w:author="The Si Tran" w:date="2012-12-10T20:40:00Z"/>
              <w:sz w:val="28"/>
              <w:szCs w:val="28"/>
              <w:lang w:val="fr-FR"/>
            </w:rPr>
          </w:rPrChange>
        </w:rPr>
      </w:pPr>
      <w:del w:id="6053" w:author="The Si Tran" w:date="2012-12-10T20:40:00Z">
        <w:r w:rsidRPr="00286C29" w:rsidDel="00677FF8">
          <w:rPr>
            <w:rPrChange w:id="6054" w:author="The Si Tran" w:date="2012-12-05T23:02:00Z">
              <w:rPr>
                <w:sz w:val="28"/>
                <w:szCs w:val="28"/>
                <w:lang w:val="fr-FR"/>
              </w:rPr>
            </w:rPrChange>
          </w:rPr>
          <w:delText xml:space="preserve">                          </w:delText>
        </w:r>
        <w:r w:rsidRPr="00286C29" w:rsidDel="00677FF8">
          <w:object w:dxaOrig="1939" w:dyaOrig="1280" w14:anchorId="0390BB8C">
            <v:shape id="_x0000_i1101" type="#_x0000_t75" style="width:129pt;height:87pt" o:ole="">
              <v:imagedata r:id="rId167" o:title=""/>
            </v:shape>
            <o:OLEObject Type="Embed" ProgID="Equation.DSMT4" ShapeID="_x0000_i1101" DrawAspect="Content" ObjectID="_1417586796" r:id="rId168"/>
          </w:object>
        </w:r>
        <w:bookmarkStart w:id="6055" w:name="_Toc343083608"/>
        <w:bookmarkStart w:id="6056" w:name="_Toc343083822"/>
        <w:bookmarkStart w:id="6057" w:name="_Toc343084033"/>
        <w:bookmarkStart w:id="6058" w:name="_Toc343220792"/>
        <w:bookmarkStart w:id="6059" w:name="_Toc343232296"/>
        <w:bookmarkStart w:id="6060" w:name="_Toc343232709"/>
        <w:bookmarkStart w:id="6061" w:name="_Toc343232994"/>
        <w:bookmarkStart w:id="6062" w:name="_Toc343415499"/>
        <w:bookmarkStart w:id="6063" w:name="_Toc343415795"/>
        <w:bookmarkStart w:id="6064" w:name="_Toc343452454"/>
        <w:bookmarkStart w:id="6065" w:name="_Toc343461244"/>
        <w:bookmarkStart w:id="6066" w:name="_Toc343494131"/>
        <w:bookmarkStart w:id="6067" w:name="_Toc343494343"/>
        <w:bookmarkStart w:id="6068" w:name="_Toc343495116"/>
        <w:bookmarkStart w:id="6069" w:name="_Toc343660343"/>
        <w:bookmarkStart w:id="6070" w:name="_Toc343660557"/>
        <w:bookmarkStart w:id="6071" w:name="_Toc343711185"/>
        <w:bookmarkStart w:id="6072" w:name="_Toc343829149"/>
        <w:bookmarkStart w:id="6073" w:name="_Toc343831953"/>
        <w:bookmarkStart w:id="6074" w:name="_Toc343832323"/>
        <w:bookmarkStart w:id="6075" w:name="_Toc343832540"/>
        <w:bookmarkStart w:id="6076" w:name="_Toc343832757"/>
        <w:bookmarkStart w:id="6077" w:name="_Toc343837350"/>
        <w:bookmarkStart w:id="6078" w:name="_Toc343841908"/>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del>
    </w:p>
    <w:p w14:paraId="3E14BA0D" w14:textId="77777777" w:rsidR="006A21F7" w:rsidRPr="00286C29" w:rsidDel="00677FF8" w:rsidRDefault="006A21F7" w:rsidP="006A21F7">
      <w:pPr>
        <w:ind w:firstLine="540"/>
        <w:rPr>
          <w:del w:id="6079" w:author="The Si Tran" w:date="2012-12-10T20:40:00Z"/>
          <w:rPrChange w:id="6080" w:author="The Si Tran" w:date="2012-12-05T23:02:00Z">
            <w:rPr>
              <w:del w:id="6081" w:author="The Si Tran" w:date="2012-12-10T20:40:00Z"/>
              <w:sz w:val="28"/>
              <w:szCs w:val="28"/>
              <w:lang w:val="fr-FR"/>
            </w:rPr>
          </w:rPrChange>
        </w:rPr>
      </w:pPr>
      <w:del w:id="6082" w:author="The Si Tran" w:date="2012-12-10T20:40:00Z">
        <w:r w:rsidRPr="00286C29" w:rsidDel="00677FF8">
          <w:rPr>
            <w:rPrChange w:id="6083" w:author="The Si Tran" w:date="2012-12-05T23:02:00Z">
              <w:rPr>
                <w:sz w:val="28"/>
                <w:szCs w:val="28"/>
                <w:lang w:val="fr-FR"/>
              </w:rPr>
            </w:rPrChange>
          </w:rPr>
          <w:delText>Với</w:delText>
        </w:r>
        <w:bookmarkStart w:id="6084" w:name="_Toc343083609"/>
        <w:bookmarkStart w:id="6085" w:name="_Toc343083823"/>
        <w:bookmarkStart w:id="6086" w:name="_Toc343084034"/>
        <w:bookmarkStart w:id="6087" w:name="_Toc343220793"/>
        <w:bookmarkStart w:id="6088" w:name="_Toc343232297"/>
        <w:bookmarkStart w:id="6089" w:name="_Toc343232710"/>
        <w:bookmarkStart w:id="6090" w:name="_Toc343232995"/>
        <w:bookmarkStart w:id="6091" w:name="_Toc343415500"/>
        <w:bookmarkStart w:id="6092" w:name="_Toc343415796"/>
        <w:bookmarkStart w:id="6093" w:name="_Toc343452455"/>
        <w:bookmarkStart w:id="6094" w:name="_Toc343461245"/>
        <w:bookmarkStart w:id="6095" w:name="_Toc343494132"/>
        <w:bookmarkStart w:id="6096" w:name="_Toc343494344"/>
        <w:bookmarkStart w:id="6097" w:name="_Toc343495117"/>
        <w:bookmarkStart w:id="6098" w:name="_Toc343660344"/>
        <w:bookmarkStart w:id="6099" w:name="_Toc343660558"/>
        <w:bookmarkStart w:id="6100" w:name="_Toc343711186"/>
        <w:bookmarkStart w:id="6101" w:name="_Toc343829150"/>
        <w:bookmarkStart w:id="6102" w:name="_Toc343831954"/>
        <w:bookmarkStart w:id="6103" w:name="_Toc343832324"/>
        <w:bookmarkStart w:id="6104" w:name="_Toc343832541"/>
        <w:bookmarkStart w:id="6105" w:name="_Toc343832758"/>
        <w:bookmarkStart w:id="6106" w:name="_Toc343837351"/>
        <w:bookmarkStart w:id="6107" w:name="_Toc343841909"/>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del>
    </w:p>
    <w:p w14:paraId="3C324C48" w14:textId="77777777" w:rsidR="006A21F7" w:rsidRPr="00286C29" w:rsidDel="00677FF8" w:rsidRDefault="006A21F7" w:rsidP="006A21F7">
      <w:pPr>
        <w:ind w:firstLine="540"/>
        <w:rPr>
          <w:del w:id="6108" w:author="The Si Tran" w:date="2012-12-10T20:40:00Z"/>
          <w:rPrChange w:id="6109" w:author="The Si Tran" w:date="2012-12-05T23:02:00Z">
            <w:rPr>
              <w:del w:id="6110" w:author="The Si Tran" w:date="2012-12-10T20:40:00Z"/>
              <w:sz w:val="28"/>
              <w:szCs w:val="28"/>
              <w:lang w:val="fr-FR"/>
            </w:rPr>
          </w:rPrChange>
        </w:rPr>
      </w:pPr>
      <w:del w:id="6111" w:author="The Si Tran" w:date="2012-12-10T20:40:00Z">
        <w:r w:rsidRPr="00286C29" w:rsidDel="00677FF8">
          <w:rPr>
            <w:rPrChange w:id="6112" w:author="The Si Tran" w:date="2012-12-05T23:02:00Z">
              <w:rPr>
                <w:sz w:val="28"/>
                <w:szCs w:val="28"/>
                <w:lang w:val="fr-FR"/>
              </w:rPr>
            </w:rPrChange>
          </w:rPr>
          <w:delText>ln = logarit tự nhiên</w:delText>
        </w:r>
        <w:bookmarkStart w:id="6113" w:name="_Toc343083610"/>
        <w:bookmarkStart w:id="6114" w:name="_Toc343083824"/>
        <w:bookmarkStart w:id="6115" w:name="_Toc343084035"/>
        <w:bookmarkStart w:id="6116" w:name="_Toc343220794"/>
        <w:bookmarkStart w:id="6117" w:name="_Toc343232298"/>
        <w:bookmarkStart w:id="6118" w:name="_Toc343232711"/>
        <w:bookmarkStart w:id="6119" w:name="_Toc343232996"/>
        <w:bookmarkStart w:id="6120" w:name="_Toc343415501"/>
        <w:bookmarkStart w:id="6121" w:name="_Toc343415797"/>
        <w:bookmarkStart w:id="6122" w:name="_Toc343452456"/>
        <w:bookmarkStart w:id="6123" w:name="_Toc343461246"/>
        <w:bookmarkStart w:id="6124" w:name="_Toc343494133"/>
        <w:bookmarkStart w:id="6125" w:name="_Toc343494345"/>
        <w:bookmarkStart w:id="6126" w:name="_Toc343495118"/>
        <w:bookmarkStart w:id="6127" w:name="_Toc343660345"/>
        <w:bookmarkStart w:id="6128" w:name="_Toc343660559"/>
        <w:bookmarkStart w:id="6129" w:name="_Toc343711187"/>
        <w:bookmarkStart w:id="6130" w:name="_Toc343829151"/>
        <w:bookmarkStart w:id="6131" w:name="_Toc343831955"/>
        <w:bookmarkStart w:id="6132" w:name="_Toc343832325"/>
        <w:bookmarkStart w:id="6133" w:name="_Toc343832542"/>
        <w:bookmarkStart w:id="6134" w:name="_Toc343832759"/>
        <w:bookmarkStart w:id="6135" w:name="_Toc343837352"/>
        <w:bookmarkStart w:id="6136" w:name="_Toc343841910"/>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del>
    </w:p>
    <w:p w14:paraId="70A52B8A" w14:textId="77777777" w:rsidR="006A21F7" w:rsidRPr="00286C29" w:rsidDel="00677FF8" w:rsidRDefault="006A21F7" w:rsidP="006A21F7">
      <w:pPr>
        <w:ind w:firstLine="540"/>
        <w:rPr>
          <w:del w:id="6137" w:author="The Si Tran" w:date="2012-12-10T20:40:00Z"/>
          <w:rPrChange w:id="6138" w:author="The Si Tran" w:date="2012-12-05T23:02:00Z">
            <w:rPr>
              <w:del w:id="6139" w:author="The Si Tran" w:date="2012-12-10T20:40:00Z"/>
              <w:sz w:val="28"/>
              <w:szCs w:val="28"/>
              <w:lang w:val="fr-FR"/>
            </w:rPr>
          </w:rPrChange>
        </w:rPr>
      </w:pPr>
      <w:del w:id="6140" w:author="The Si Tran" w:date="2012-12-10T20:40:00Z">
        <w:r w:rsidRPr="00286C29" w:rsidDel="00677FF8">
          <w:object w:dxaOrig="320" w:dyaOrig="320" w14:anchorId="62779385">
            <v:shape id="_x0000_i1102" type="#_x0000_t75" style="width:27.75pt;height:27.75pt" o:ole="">
              <v:imagedata r:id="rId169" o:title=""/>
            </v:shape>
            <o:OLEObject Type="Embed" ProgID="Equation.DSMT4" ShapeID="_x0000_i1102" DrawAspect="Content" ObjectID="_1417586797" r:id="rId170"/>
          </w:object>
        </w:r>
        <w:r w:rsidRPr="00286C29" w:rsidDel="00677FF8">
          <w:rPr>
            <w:rPrChange w:id="6141" w:author="The Si Tran" w:date="2012-12-05T23:02:00Z">
              <w:rPr>
                <w:sz w:val="28"/>
                <w:szCs w:val="28"/>
                <w:lang w:val="fr-FR"/>
              </w:rPr>
            </w:rPrChange>
          </w:rPr>
          <w:delText>= tổng bình phương sai số chia cho tổng số quan sát</w:delText>
        </w:r>
        <w:bookmarkStart w:id="6142" w:name="_Toc343083611"/>
        <w:bookmarkStart w:id="6143" w:name="_Toc343083825"/>
        <w:bookmarkStart w:id="6144" w:name="_Toc343084036"/>
        <w:bookmarkStart w:id="6145" w:name="_Toc343220795"/>
        <w:bookmarkStart w:id="6146" w:name="_Toc343232299"/>
        <w:bookmarkStart w:id="6147" w:name="_Toc343232712"/>
        <w:bookmarkStart w:id="6148" w:name="_Toc343232997"/>
        <w:bookmarkStart w:id="6149" w:name="_Toc343415502"/>
        <w:bookmarkStart w:id="6150" w:name="_Toc343415798"/>
        <w:bookmarkStart w:id="6151" w:name="_Toc343452457"/>
        <w:bookmarkStart w:id="6152" w:name="_Toc343461247"/>
        <w:bookmarkStart w:id="6153" w:name="_Toc343494134"/>
        <w:bookmarkStart w:id="6154" w:name="_Toc343494346"/>
        <w:bookmarkStart w:id="6155" w:name="_Toc343495119"/>
        <w:bookmarkStart w:id="6156" w:name="_Toc343660346"/>
        <w:bookmarkStart w:id="6157" w:name="_Toc343660560"/>
        <w:bookmarkStart w:id="6158" w:name="_Toc343711188"/>
        <w:bookmarkStart w:id="6159" w:name="_Toc343829152"/>
        <w:bookmarkStart w:id="6160" w:name="_Toc343831956"/>
        <w:bookmarkStart w:id="6161" w:name="_Toc343832326"/>
        <w:bookmarkStart w:id="6162" w:name="_Toc343832543"/>
        <w:bookmarkStart w:id="6163" w:name="_Toc343832760"/>
        <w:bookmarkStart w:id="6164" w:name="_Toc343837353"/>
        <w:bookmarkStart w:id="6165" w:name="_Toc34384191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del>
    </w:p>
    <w:p w14:paraId="0B842E9E" w14:textId="77777777" w:rsidR="006A21F7" w:rsidRPr="00286C29" w:rsidDel="00677FF8" w:rsidRDefault="006A21F7" w:rsidP="006A21F7">
      <w:pPr>
        <w:ind w:firstLine="540"/>
        <w:rPr>
          <w:del w:id="6166" w:author="The Si Tran" w:date="2012-12-10T20:40:00Z"/>
          <w:rPrChange w:id="6167" w:author="The Si Tran" w:date="2012-12-05T23:02:00Z">
            <w:rPr>
              <w:del w:id="6168" w:author="The Si Tran" w:date="2012-12-10T20:40:00Z"/>
              <w:sz w:val="28"/>
              <w:szCs w:val="28"/>
              <w:lang w:val="fr-FR"/>
            </w:rPr>
          </w:rPrChange>
        </w:rPr>
      </w:pPr>
      <w:del w:id="6169" w:author="The Si Tran" w:date="2012-12-10T20:40:00Z">
        <w:r w:rsidRPr="00286C29" w:rsidDel="00677FF8">
          <w:rPr>
            <w:rPrChange w:id="6170" w:author="The Si Tran" w:date="2012-12-05T23:02:00Z">
              <w:rPr>
                <w:sz w:val="28"/>
                <w:szCs w:val="28"/>
                <w:lang w:val="fr-FR"/>
              </w:rPr>
            </w:rPrChange>
          </w:rPr>
          <w:delText>n = Tổng số quan sát (của chuỗi thặng dư)</w:delText>
        </w:r>
        <w:bookmarkStart w:id="6171" w:name="_Toc343083612"/>
        <w:bookmarkStart w:id="6172" w:name="_Toc343083826"/>
        <w:bookmarkStart w:id="6173" w:name="_Toc343084037"/>
        <w:bookmarkStart w:id="6174" w:name="_Toc343220796"/>
        <w:bookmarkStart w:id="6175" w:name="_Toc343232300"/>
        <w:bookmarkStart w:id="6176" w:name="_Toc343232713"/>
        <w:bookmarkStart w:id="6177" w:name="_Toc343232998"/>
        <w:bookmarkStart w:id="6178" w:name="_Toc343415503"/>
        <w:bookmarkStart w:id="6179" w:name="_Toc343415799"/>
        <w:bookmarkStart w:id="6180" w:name="_Toc343452458"/>
        <w:bookmarkStart w:id="6181" w:name="_Toc343461248"/>
        <w:bookmarkStart w:id="6182" w:name="_Toc343494135"/>
        <w:bookmarkStart w:id="6183" w:name="_Toc343494347"/>
        <w:bookmarkStart w:id="6184" w:name="_Toc343495120"/>
        <w:bookmarkStart w:id="6185" w:name="_Toc343660347"/>
        <w:bookmarkStart w:id="6186" w:name="_Toc343660561"/>
        <w:bookmarkStart w:id="6187" w:name="_Toc343711189"/>
        <w:bookmarkStart w:id="6188" w:name="_Toc343829153"/>
        <w:bookmarkStart w:id="6189" w:name="_Toc343831957"/>
        <w:bookmarkStart w:id="6190" w:name="_Toc343832327"/>
        <w:bookmarkStart w:id="6191" w:name="_Toc343832544"/>
        <w:bookmarkStart w:id="6192" w:name="_Toc343832761"/>
        <w:bookmarkStart w:id="6193" w:name="_Toc343837354"/>
        <w:bookmarkStart w:id="6194" w:name="_Toc343841912"/>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del>
    </w:p>
    <w:p w14:paraId="68FD2303" w14:textId="77777777" w:rsidR="006A21F7" w:rsidRPr="00286C29" w:rsidDel="00677FF8" w:rsidRDefault="006A21F7" w:rsidP="006A21F7">
      <w:pPr>
        <w:ind w:firstLine="540"/>
        <w:rPr>
          <w:del w:id="6195" w:author="The Si Tran" w:date="2012-12-10T20:40:00Z"/>
          <w:rPrChange w:id="6196" w:author="The Si Tran" w:date="2012-12-05T23:02:00Z">
            <w:rPr>
              <w:del w:id="6197" w:author="The Si Tran" w:date="2012-12-10T20:40:00Z"/>
              <w:sz w:val="28"/>
              <w:szCs w:val="28"/>
              <w:lang w:val="fr-FR"/>
            </w:rPr>
          </w:rPrChange>
        </w:rPr>
      </w:pPr>
      <w:del w:id="6198" w:author="The Si Tran" w:date="2012-12-10T20:40:00Z">
        <w:r w:rsidRPr="00286C29" w:rsidDel="00677FF8">
          <w:rPr>
            <w:rPrChange w:id="6199" w:author="The Si Tran" w:date="2012-12-05T23:02:00Z">
              <w:rPr>
                <w:sz w:val="28"/>
                <w:szCs w:val="28"/>
                <w:lang w:val="fr-FR"/>
              </w:rPr>
            </w:rPrChange>
          </w:rPr>
          <w:delText>r = tổng số tham số được ước lượng của mô hình ARIMA.</w:delText>
        </w:r>
        <w:bookmarkStart w:id="6200" w:name="_Toc343083613"/>
        <w:bookmarkStart w:id="6201" w:name="_Toc343083827"/>
        <w:bookmarkStart w:id="6202" w:name="_Toc343084038"/>
        <w:bookmarkStart w:id="6203" w:name="_Toc343220797"/>
        <w:bookmarkStart w:id="6204" w:name="_Toc343232301"/>
        <w:bookmarkStart w:id="6205" w:name="_Toc343232714"/>
        <w:bookmarkStart w:id="6206" w:name="_Toc343232999"/>
        <w:bookmarkStart w:id="6207" w:name="_Toc343415504"/>
        <w:bookmarkStart w:id="6208" w:name="_Toc343415800"/>
        <w:bookmarkStart w:id="6209" w:name="_Toc343452459"/>
        <w:bookmarkStart w:id="6210" w:name="_Toc343461249"/>
        <w:bookmarkStart w:id="6211" w:name="_Toc343494136"/>
        <w:bookmarkStart w:id="6212" w:name="_Toc343494348"/>
        <w:bookmarkStart w:id="6213" w:name="_Toc343495121"/>
        <w:bookmarkStart w:id="6214" w:name="_Toc343660348"/>
        <w:bookmarkStart w:id="6215" w:name="_Toc343660562"/>
        <w:bookmarkStart w:id="6216" w:name="_Toc343711190"/>
        <w:bookmarkStart w:id="6217" w:name="_Toc343829154"/>
        <w:bookmarkStart w:id="6218" w:name="_Toc343831958"/>
        <w:bookmarkStart w:id="6219" w:name="_Toc343832328"/>
        <w:bookmarkStart w:id="6220" w:name="_Toc343832545"/>
        <w:bookmarkStart w:id="6221" w:name="_Toc343832762"/>
        <w:bookmarkStart w:id="6222" w:name="_Toc343837355"/>
        <w:bookmarkStart w:id="6223" w:name="_Toc343841913"/>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del>
    </w:p>
    <w:p w14:paraId="52350C18" w14:textId="77777777" w:rsidR="006A21F7" w:rsidRPr="00286C29" w:rsidDel="00677FF8" w:rsidRDefault="006A21F7" w:rsidP="006A21F7">
      <w:pPr>
        <w:ind w:firstLine="540"/>
        <w:rPr>
          <w:del w:id="6224" w:author="The Si Tran" w:date="2012-12-10T20:40:00Z"/>
          <w:rPrChange w:id="6225" w:author="The Si Tran" w:date="2012-12-05T23:02:00Z">
            <w:rPr>
              <w:del w:id="6226" w:author="The Si Tran" w:date="2012-12-10T20:40:00Z"/>
              <w:sz w:val="28"/>
              <w:szCs w:val="28"/>
              <w:lang w:val="fr-FR"/>
            </w:rPr>
          </w:rPrChange>
        </w:rPr>
      </w:pPr>
      <w:bookmarkStart w:id="6227" w:name="_Toc343083614"/>
      <w:bookmarkStart w:id="6228" w:name="_Toc343083828"/>
      <w:bookmarkStart w:id="6229" w:name="_Toc343084039"/>
      <w:bookmarkStart w:id="6230" w:name="_Toc343220798"/>
      <w:bookmarkStart w:id="6231" w:name="_Toc343232302"/>
      <w:bookmarkStart w:id="6232" w:name="_Toc343232715"/>
      <w:bookmarkStart w:id="6233" w:name="_Toc343233000"/>
      <w:bookmarkStart w:id="6234" w:name="_Toc343415505"/>
      <w:bookmarkStart w:id="6235" w:name="_Toc343415801"/>
      <w:bookmarkStart w:id="6236" w:name="_Toc343452460"/>
      <w:bookmarkStart w:id="6237" w:name="_Toc343461250"/>
      <w:bookmarkStart w:id="6238" w:name="_Toc343494137"/>
      <w:bookmarkStart w:id="6239" w:name="_Toc343494349"/>
      <w:bookmarkStart w:id="6240" w:name="_Toc343495122"/>
      <w:bookmarkStart w:id="6241" w:name="_Toc343660349"/>
      <w:bookmarkStart w:id="6242" w:name="_Toc343660563"/>
      <w:bookmarkStart w:id="6243" w:name="_Toc343711191"/>
      <w:bookmarkStart w:id="6244" w:name="_Toc343829155"/>
      <w:bookmarkStart w:id="6245" w:name="_Toc343831959"/>
      <w:bookmarkStart w:id="6246" w:name="_Toc343832329"/>
      <w:bookmarkStart w:id="6247" w:name="_Toc343832546"/>
      <w:bookmarkStart w:id="6248" w:name="_Toc343832763"/>
      <w:bookmarkStart w:id="6249" w:name="_Toc343837356"/>
      <w:bookmarkStart w:id="6250" w:name="_Toc343841914"/>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p>
    <w:p w14:paraId="581DE509" w14:textId="77777777" w:rsidR="006A21F7" w:rsidRPr="00286C29" w:rsidDel="00677FF8" w:rsidRDefault="006A21F7" w:rsidP="006A21F7">
      <w:pPr>
        <w:ind w:firstLine="540"/>
        <w:rPr>
          <w:del w:id="6251" w:author="The Si Tran" w:date="2012-12-10T20:40:00Z"/>
          <w:rPrChange w:id="6252" w:author="The Si Tran" w:date="2012-12-05T23:02:00Z">
            <w:rPr>
              <w:del w:id="6253" w:author="The Si Tran" w:date="2012-12-10T20:40:00Z"/>
              <w:sz w:val="28"/>
              <w:szCs w:val="28"/>
              <w:lang w:val="fr-FR"/>
            </w:rPr>
          </w:rPrChange>
        </w:rPr>
      </w:pPr>
      <w:del w:id="6254" w:author="The Si Tran" w:date="2012-12-10T20:40:00Z">
        <w:r w:rsidRPr="00286C29" w:rsidDel="00677FF8">
          <w:rPr>
            <w:rPrChange w:id="6255" w:author="The Si Tran" w:date="2012-12-05T23:02:00Z">
              <w:rPr>
                <w:sz w:val="28"/>
                <w:szCs w:val="28"/>
                <w:lang w:val="fr-FR"/>
              </w:rPr>
            </w:rPrChange>
          </w:rPr>
          <w:delText>Mô hình được lựa chọn là mô hình có AIC, BIC bé nhất.</w:delText>
        </w:r>
        <w:bookmarkStart w:id="6256" w:name="_Toc343083615"/>
        <w:bookmarkStart w:id="6257" w:name="_Toc343083829"/>
        <w:bookmarkStart w:id="6258" w:name="_Toc343084040"/>
        <w:bookmarkStart w:id="6259" w:name="_Toc343220799"/>
        <w:bookmarkStart w:id="6260" w:name="_Toc343232303"/>
        <w:bookmarkStart w:id="6261" w:name="_Toc343232716"/>
        <w:bookmarkStart w:id="6262" w:name="_Toc343233001"/>
        <w:bookmarkStart w:id="6263" w:name="_Toc343415506"/>
        <w:bookmarkStart w:id="6264" w:name="_Toc343415802"/>
        <w:bookmarkStart w:id="6265" w:name="_Toc343452461"/>
        <w:bookmarkStart w:id="6266" w:name="_Toc343461251"/>
        <w:bookmarkStart w:id="6267" w:name="_Toc343494138"/>
        <w:bookmarkStart w:id="6268" w:name="_Toc343494350"/>
        <w:bookmarkStart w:id="6269" w:name="_Toc343495123"/>
        <w:bookmarkStart w:id="6270" w:name="_Toc343660350"/>
        <w:bookmarkStart w:id="6271" w:name="_Toc343660564"/>
        <w:bookmarkStart w:id="6272" w:name="_Toc343711192"/>
        <w:bookmarkStart w:id="6273" w:name="_Toc343829156"/>
        <w:bookmarkStart w:id="6274" w:name="_Toc343831960"/>
        <w:bookmarkStart w:id="6275" w:name="_Toc343832330"/>
        <w:bookmarkStart w:id="6276" w:name="_Toc343832547"/>
        <w:bookmarkStart w:id="6277" w:name="_Toc343832764"/>
        <w:bookmarkStart w:id="6278" w:name="_Toc343837357"/>
        <w:bookmarkStart w:id="6279" w:name="_Toc34384191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del>
    </w:p>
    <w:p w14:paraId="0DE86ED4" w14:textId="77777777" w:rsidR="006A21F7" w:rsidRPr="00286C29" w:rsidDel="000C119A" w:rsidRDefault="006A21F7" w:rsidP="006A21F7">
      <w:pPr>
        <w:pStyle w:val="Heading2"/>
        <w:rPr>
          <w:del w:id="6280" w:author="The Si Tran" w:date="2012-12-06T22:00:00Z"/>
          <w:rPrChange w:id="6281" w:author="The Si Tran" w:date="2012-12-05T23:02:00Z">
            <w:rPr>
              <w:del w:id="6282" w:author="The Si Tran" w:date="2012-12-06T22:00:00Z"/>
              <w:lang w:val="fr-FR"/>
            </w:rPr>
          </w:rPrChange>
        </w:rPr>
      </w:pPr>
      <w:bookmarkStart w:id="6283" w:name="_Toc312142556"/>
      <w:del w:id="6284" w:author="The Si Tran" w:date="2012-12-06T22:00:00Z">
        <w:r w:rsidRPr="00286C29" w:rsidDel="000C119A">
          <w:delText>Tóm tắt</w:delText>
        </w:r>
        <w:bookmarkStart w:id="6285" w:name="_Toc343083616"/>
        <w:bookmarkStart w:id="6286" w:name="_Toc343083830"/>
        <w:bookmarkStart w:id="6287" w:name="_Toc343084041"/>
        <w:bookmarkStart w:id="6288" w:name="_Toc343220800"/>
        <w:bookmarkStart w:id="6289" w:name="_Toc343232304"/>
        <w:bookmarkStart w:id="6290" w:name="_Toc343232717"/>
        <w:bookmarkStart w:id="6291" w:name="_Toc343233002"/>
        <w:bookmarkStart w:id="6292" w:name="_Toc343415507"/>
        <w:bookmarkStart w:id="6293" w:name="_Toc343415803"/>
        <w:bookmarkStart w:id="6294" w:name="_Toc343452462"/>
        <w:bookmarkStart w:id="6295" w:name="_Toc343461252"/>
        <w:bookmarkStart w:id="6296" w:name="_Toc343494139"/>
        <w:bookmarkStart w:id="6297" w:name="_Toc343494351"/>
        <w:bookmarkStart w:id="6298" w:name="_Toc343495124"/>
        <w:bookmarkStart w:id="6299" w:name="_Toc343660351"/>
        <w:bookmarkStart w:id="6300" w:name="_Toc343660565"/>
        <w:bookmarkStart w:id="6301" w:name="_Toc343711193"/>
        <w:bookmarkStart w:id="6302" w:name="_Toc343829157"/>
        <w:bookmarkStart w:id="6303" w:name="_Toc343831961"/>
        <w:bookmarkStart w:id="6304" w:name="_Toc343832331"/>
        <w:bookmarkStart w:id="6305" w:name="_Toc343832548"/>
        <w:bookmarkStart w:id="6306" w:name="_Toc343832765"/>
        <w:bookmarkStart w:id="6307" w:name="_Toc343837358"/>
        <w:bookmarkStart w:id="6308" w:name="_Toc343841916"/>
        <w:bookmarkEnd w:id="6283"/>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del>
    </w:p>
    <w:p w14:paraId="28F0655A" w14:textId="77777777" w:rsidR="006A21F7" w:rsidRPr="00286C29" w:rsidDel="000C119A" w:rsidRDefault="006A21F7" w:rsidP="006A21F7">
      <w:pPr>
        <w:ind w:firstLine="540"/>
        <w:rPr>
          <w:del w:id="6309" w:author="The Si Tran" w:date="2012-12-06T22:00:00Z"/>
          <w:rPrChange w:id="6310" w:author="The Si Tran" w:date="2012-12-05T23:02:00Z">
            <w:rPr>
              <w:del w:id="6311" w:author="The Si Tran" w:date="2012-12-06T22:00:00Z"/>
              <w:sz w:val="28"/>
              <w:szCs w:val="28"/>
              <w:lang w:val="pt-BR"/>
            </w:rPr>
          </w:rPrChange>
        </w:rPr>
      </w:pPr>
      <w:del w:id="6312" w:author="The Si Tran" w:date="2012-12-06T22:00:00Z">
        <w:r w:rsidRPr="00286C29" w:rsidDel="000C119A">
          <w:rPr>
            <w:rPrChange w:id="6313"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6314" w:name="_Toc343083617"/>
        <w:bookmarkStart w:id="6315" w:name="_Toc343083831"/>
        <w:bookmarkStart w:id="6316" w:name="_Toc343084042"/>
        <w:bookmarkStart w:id="6317" w:name="_Toc343220801"/>
        <w:bookmarkStart w:id="6318" w:name="_Toc343232305"/>
        <w:bookmarkStart w:id="6319" w:name="_Toc343232718"/>
        <w:bookmarkStart w:id="6320" w:name="_Toc343233003"/>
        <w:bookmarkStart w:id="6321" w:name="_Toc343415508"/>
        <w:bookmarkStart w:id="6322" w:name="_Toc343415804"/>
        <w:bookmarkStart w:id="6323" w:name="_Toc343452463"/>
        <w:bookmarkStart w:id="6324" w:name="_Toc343461253"/>
        <w:bookmarkStart w:id="6325" w:name="_Toc343494140"/>
        <w:bookmarkStart w:id="6326" w:name="_Toc343494352"/>
        <w:bookmarkStart w:id="6327" w:name="_Toc343495125"/>
        <w:bookmarkStart w:id="6328" w:name="_Toc343660352"/>
        <w:bookmarkStart w:id="6329" w:name="_Toc343660566"/>
        <w:bookmarkStart w:id="6330" w:name="_Toc343711194"/>
        <w:bookmarkStart w:id="6331" w:name="_Toc343829158"/>
        <w:bookmarkStart w:id="6332" w:name="_Toc343831962"/>
        <w:bookmarkStart w:id="6333" w:name="_Toc343832332"/>
        <w:bookmarkStart w:id="6334" w:name="_Toc343832549"/>
        <w:bookmarkStart w:id="6335" w:name="_Toc343832766"/>
        <w:bookmarkStart w:id="6336" w:name="_Toc343837359"/>
        <w:bookmarkStart w:id="6337" w:name="_Toc343841917"/>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del>
    </w:p>
    <w:p w14:paraId="296CF93A" w14:textId="77777777" w:rsidR="006A21F7" w:rsidRPr="00286C29" w:rsidDel="000C119A" w:rsidRDefault="006A21F7" w:rsidP="006A21F7">
      <w:pPr>
        <w:ind w:firstLine="540"/>
        <w:rPr>
          <w:del w:id="6338" w:author="The Si Tran" w:date="2012-12-06T22:00:00Z"/>
          <w:rPrChange w:id="6339" w:author="The Si Tran" w:date="2012-12-05T23:02:00Z">
            <w:rPr>
              <w:del w:id="6340" w:author="The Si Tran" w:date="2012-12-06T22:00:00Z"/>
              <w:sz w:val="28"/>
              <w:szCs w:val="28"/>
              <w:lang w:val="pt-BR"/>
            </w:rPr>
          </w:rPrChange>
        </w:rPr>
      </w:pPr>
      <w:del w:id="6341" w:author="The Si Tran" w:date="2012-12-06T22:00:00Z">
        <w:r w:rsidRPr="00286C29" w:rsidDel="000C119A">
          <w:rPr>
            <w:rPrChange w:id="6342"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6343" w:name="_Toc343083618"/>
        <w:bookmarkStart w:id="6344" w:name="_Toc343083832"/>
        <w:bookmarkStart w:id="6345" w:name="_Toc343084043"/>
        <w:bookmarkStart w:id="6346" w:name="_Toc343220802"/>
        <w:bookmarkStart w:id="6347" w:name="_Toc343232306"/>
        <w:bookmarkStart w:id="6348" w:name="_Toc343232719"/>
        <w:bookmarkStart w:id="6349" w:name="_Toc343233004"/>
        <w:bookmarkStart w:id="6350" w:name="_Toc343415509"/>
        <w:bookmarkStart w:id="6351" w:name="_Toc343415805"/>
        <w:bookmarkStart w:id="6352" w:name="_Toc343452464"/>
        <w:bookmarkStart w:id="6353" w:name="_Toc343461254"/>
        <w:bookmarkStart w:id="6354" w:name="_Toc343494141"/>
        <w:bookmarkStart w:id="6355" w:name="_Toc343494353"/>
        <w:bookmarkStart w:id="6356" w:name="_Toc343495126"/>
        <w:bookmarkStart w:id="6357" w:name="_Toc343660353"/>
        <w:bookmarkStart w:id="6358" w:name="_Toc343660567"/>
        <w:bookmarkStart w:id="6359" w:name="_Toc343711195"/>
        <w:bookmarkStart w:id="6360" w:name="_Toc343829159"/>
        <w:bookmarkStart w:id="6361" w:name="_Toc343831963"/>
        <w:bookmarkStart w:id="6362" w:name="_Toc343832333"/>
        <w:bookmarkStart w:id="6363" w:name="_Toc343832550"/>
        <w:bookmarkStart w:id="6364" w:name="_Toc343832767"/>
        <w:bookmarkStart w:id="6365" w:name="_Toc343837360"/>
        <w:bookmarkStart w:id="6366" w:name="_Toc343841918"/>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del>
    </w:p>
    <w:p w14:paraId="54A1DD24" w14:textId="77777777" w:rsidR="006A21F7" w:rsidRPr="00286C29" w:rsidDel="000C119A" w:rsidRDefault="006A21F7" w:rsidP="006A21F7">
      <w:pPr>
        <w:ind w:firstLine="540"/>
        <w:rPr>
          <w:del w:id="6367" w:author="The Si Tran" w:date="2012-12-06T22:00:00Z"/>
          <w:rPrChange w:id="6368" w:author="The Si Tran" w:date="2012-12-05T23:02:00Z">
            <w:rPr>
              <w:del w:id="6369" w:author="The Si Tran" w:date="2012-12-06T22:00:00Z"/>
              <w:sz w:val="28"/>
              <w:szCs w:val="28"/>
              <w:lang w:val="pt-BR"/>
            </w:rPr>
          </w:rPrChange>
        </w:rPr>
      </w:pPr>
      <w:del w:id="6370" w:author="The Si Tran" w:date="2012-12-06T22:00:00Z">
        <w:r w:rsidRPr="00286C29" w:rsidDel="000C119A">
          <w:rPr>
            <w:rPrChange w:id="6371"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6372" w:name="_Toc343083619"/>
        <w:bookmarkStart w:id="6373" w:name="_Toc343083833"/>
        <w:bookmarkStart w:id="6374" w:name="_Toc343084044"/>
        <w:bookmarkStart w:id="6375" w:name="_Toc343220803"/>
        <w:bookmarkStart w:id="6376" w:name="_Toc343232307"/>
        <w:bookmarkStart w:id="6377" w:name="_Toc343232720"/>
        <w:bookmarkStart w:id="6378" w:name="_Toc343233005"/>
        <w:bookmarkStart w:id="6379" w:name="_Toc343415510"/>
        <w:bookmarkStart w:id="6380" w:name="_Toc343415806"/>
        <w:bookmarkStart w:id="6381" w:name="_Toc343452465"/>
        <w:bookmarkStart w:id="6382" w:name="_Toc343461255"/>
        <w:bookmarkStart w:id="6383" w:name="_Toc343494142"/>
        <w:bookmarkStart w:id="6384" w:name="_Toc343494354"/>
        <w:bookmarkStart w:id="6385" w:name="_Toc343495127"/>
        <w:bookmarkStart w:id="6386" w:name="_Toc343660354"/>
        <w:bookmarkStart w:id="6387" w:name="_Toc343660568"/>
        <w:bookmarkStart w:id="6388" w:name="_Toc343711196"/>
        <w:bookmarkStart w:id="6389" w:name="_Toc343829160"/>
        <w:bookmarkStart w:id="6390" w:name="_Toc343831964"/>
        <w:bookmarkStart w:id="6391" w:name="_Toc343832334"/>
        <w:bookmarkStart w:id="6392" w:name="_Toc343832551"/>
        <w:bookmarkStart w:id="6393" w:name="_Toc343832768"/>
        <w:bookmarkStart w:id="6394" w:name="_Toc343837361"/>
        <w:bookmarkStart w:id="6395" w:name="_Toc343841919"/>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del>
    </w:p>
    <w:p w14:paraId="60AD9B52" w14:textId="77777777" w:rsidR="006A21F7" w:rsidRPr="00286C29" w:rsidDel="000C119A" w:rsidRDefault="006A21F7" w:rsidP="006A21F7">
      <w:pPr>
        <w:ind w:firstLine="540"/>
        <w:rPr>
          <w:del w:id="6396" w:author="The Si Tran" w:date="2012-12-06T22:00:00Z"/>
          <w:rPrChange w:id="6397" w:author="The Si Tran" w:date="2012-12-05T23:02:00Z">
            <w:rPr>
              <w:del w:id="6398" w:author="The Si Tran" w:date="2012-12-06T22:00:00Z"/>
              <w:sz w:val="28"/>
              <w:szCs w:val="28"/>
              <w:lang w:val="pt-BR"/>
            </w:rPr>
          </w:rPrChange>
        </w:rPr>
      </w:pPr>
      <w:del w:id="6399" w:author="The Si Tran" w:date="2012-12-06T22:00:00Z">
        <w:r w:rsidRPr="00286C29" w:rsidDel="000C119A">
          <w:rPr>
            <w:rPrChange w:id="6400" w:author="The Si Tran" w:date="2012-12-05T23:02:00Z">
              <w:rPr>
                <w:sz w:val="28"/>
                <w:szCs w:val="28"/>
                <w:lang w:val="pt-BR"/>
              </w:rPr>
            </w:rPrChange>
          </w:rPr>
          <w:delText>Đối với mô hình ARMA(p,q), hàm tự tương quan và hàm tự tương quan riêng phần đều giảm dần.</w:delText>
        </w:r>
        <w:bookmarkStart w:id="6401" w:name="_Toc343083620"/>
        <w:bookmarkStart w:id="6402" w:name="_Toc343083834"/>
        <w:bookmarkStart w:id="6403" w:name="_Toc343084045"/>
        <w:bookmarkStart w:id="6404" w:name="_Toc343220804"/>
        <w:bookmarkStart w:id="6405" w:name="_Toc343232308"/>
        <w:bookmarkStart w:id="6406" w:name="_Toc343232721"/>
        <w:bookmarkStart w:id="6407" w:name="_Toc343233006"/>
        <w:bookmarkStart w:id="6408" w:name="_Toc343415511"/>
        <w:bookmarkStart w:id="6409" w:name="_Toc343415807"/>
        <w:bookmarkStart w:id="6410" w:name="_Toc343452466"/>
        <w:bookmarkStart w:id="6411" w:name="_Toc343461256"/>
        <w:bookmarkStart w:id="6412" w:name="_Toc343494143"/>
        <w:bookmarkStart w:id="6413" w:name="_Toc343494355"/>
        <w:bookmarkStart w:id="6414" w:name="_Toc343495128"/>
        <w:bookmarkStart w:id="6415" w:name="_Toc343660355"/>
        <w:bookmarkStart w:id="6416" w:name="_Toc343660569"/>
        <w:bookmarkStart w:id="6417" w:name="_Toc343711197"/>
        <w:bookmarkStart w:id="6418" w:name="_Toc343829161"/>
        <w:bookmarkStart w:id="6419" w:name="_Toc343831965"/>
        <w:bookmarkStart w:id="6420" w:name="_Toc343832335"/>
        <w:bookmarkStart w:id="6421" w:name="_Toc343832552"/>
        <w:bookmarkStart w:id="6422" w:name="_Toc343832769"/>
        <w:bookmarkStart w:id="6423" w:name="_Toc343837362"/>
        <w:bookmarkStart w:id="6424" w:name="_Toc34384192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del>
    </w:p>
    <w:p w14:paraId="7F2C928B" w14:textId="77777777" w:rsidR="006A21F7" w:rsidRPr="00286C29" w:rsidDel="000C119A" w:rsidRDefault="006A21F7" w:rsidP="006A21F7">
      <w:pPr>
        <w:ind w:firstLine="540"/>
        <w:rPr>
          <w:del w:id="6425" w:author="The Si Tran" w:date="2012-12-06T22:00:00Z"/>
          <w:rPrChange w:id="6426" w:author="The Si Tran" w:date="2012-12-05T23:02:00Z">
            <w:rPr>
              <w:del w:id="6427" w:author="The Si Tran" w:date="2012-12-06T22:00:00Z"/>
              <w:sz w:val="28"/>
              <w:szCs w:val="28"/>
              <w:lang w:val="pt-BR"/>
            </w:rPr>
          </w:rPrChange>
        </w:rPr>
      </w:pPr>
      <w:del w:id="6428" w:author="The Si Tran" w:date="2012-12-06T22:00:00Z">
        <w:r w:rsidRPr="00286C29" w:rsidDel="000C119A">
          <w:rPr>
            <w:rPrChange w:id="6429"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6430" w:name="_Toc343083621"/>
        <w:bookmarkStart w:id="6431" w:name="_Toc343083835"/>
        <w:bookmarkStart w:id="6432" w:name="_Toc343084046"/>
        <w:bookmarkStart w:id="6433" w:name="_Toc343220805"/>
        <w:bookmarkStart w:id="6434" w:name="_Toc343232309"/>
        <w:bookmarkStart w:id="6435" w:name="_Toc343232722"/>
        <w:bookmarkStart w:id="6436" w:name="_Toc343233007"/>
        <w:bookmarkStart w:id="6437" w:name="_Toc343415512"/>
        <w:bookmarkStart w:id="6438" w:name="_Toc343415808"/>
        <w:bookmarkStart w:id="6439" w:name="_Toc343452467"/>
        <w:bookmarkStart w:id="6440" w:name="_Toc343461257"/>
        <w:bookmarkStart w:id="6441" w:name="_Toc343494144"/>
        <w:bookmarkStart w:id="6442" w:name="_Toc343494356"/>
        <w:bookmarkStart w:id="6443" w:name="_Toc343495129"/>
        <w:bookmarkStart w:id="6444" w:name="_Toc343660356"/>
        <w:bookmarkStart w:id="6445" w:name="_Toc343660570"/>
        <w:bookmarkStart w:id="6446" w:name="_Toc343711198"/>
        <w:bookmarkStart w:id="6447" w:name="_Toc343829162"/>
        <w:bookmarkStart w:id="6448" w:name="_Toc343831966"/>
        <w:bookmarkStart w:id="6449" w:name="_Toc343832336"/>
        <w:bookmarkStart w:id="6450" w:name="_Toc343832553"/>
        <w:bookmarkStart w:id="6451" w:name="_Toc343832770"/>
        <w:bookmarkStart w:id="6452" w:name="_Toc343837363"/>
        <w:bookmarkStart w:id="6453" w:name="_Toc343841921"/>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del>
    </w:p>
    <w:p w14:paraId="6BFEE511" w14:textId="77777777" w:rsidR="006A21F7" w:rsidRPr="00286C29" w:rsidDel="000C119A" w:rsidRDefault="006A21F7" w:rsidP="006A21F7">
      <w:pPr>
        <w:ind w:firstLine="540"/>
        <w:rPr>
          <w:del w:id="6454" w:author="The Si Tran" w:date="2012-12-06T22:00:00Z"/>
          <w:rPrChange w:id="6455" w:author="The Si Tran" w:date="2012-12-05T23:02:00Z">
            <w:rPr>
              <w:del w:id="6456" w:author="The Si Tran" w:date="2012-12-06T22:00:00Z"/>
              <w:sz w:val="28"/>
              <w:szCs w:val="28"/>
              <w:lang w:val="pt-BR"/>
            </w:rPr>
          </w:rPrChange>
        </w:rPr>
      </w:pPr>
      <w:del w:id="6457" w:author="The Si Tran" w:date="2012-12-06T22:00:00Z">
        <w:r w:rsidRPr="00286C29" w:rsidDel="000C119A">
          <w:rPr>
            <w:rPrChange w:id="6458"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6459" w:name="_Toc343083622"/>
        <w:bookmarkStart w:id="6460" w:name="_Toc343083836"/>
        <w:bookmarkStart w:id="6461" w:name="_Toc343084047"/>
        <w:bookmarkStart w:id="6462" w:name="_Toc343220806"/>
        <w:bookmarkStart w:id="6463" w:name="_Toc343232310"/>
        <w:bookmarkStart w:id="6464" w:name="_Toc343232723"/>
        <w:bookmarkStart w:id="6465" w:name="_Toc343233008"/>
        <w:bookmarkStart w:id="6466" w:name="_Toc343415513"/>
        <w:bookmarkStart w:id="6467" w:name="_Toc343415809"/>
        <w:bookmarkStart w:id="6468" w:name="_Toc343452468"/>
        <w:bookmarkStart w:id="6469" w:name="_Toc343461258"/>
        <w:bookmarkStart w:id="6470" w:name="_Toc343494145"/>
        <w:bookmarkStart w:id="6471" w:name="_Toc343494357"/>
        <w:bookmarkStart w:id="6472" w:name="_Toc343495130"/>
        <w:bookmarkStart w:id="6473" w:name="_Toc343660357"/>
        <w:bookmarkStart w:id="6474" w:name="_Toc343660571"/>
        <w:bookmarkStart w:id="6475" w:name="_Toc343711199"/>
        <w:bookmarkStart w:id="6476" w:name="_Toc343829163"/>
        <w:bookmarkStart w:id="6477" w:name="_Toc343831967"/>
        <w:bookmarkStart w:id="6478" w:name="_Toc343832337"/>
        <w:bookmarkStart w:id="6479" w:name="_Toc343832554"/>
        <w:bookmarkStart w:id="6480" w:name="_Toc343832771"/>
        <w:bookmarkStart w:id="6481" w:name="_Toc343837364"/>
        <w:bookmarkStart w:id="6482" w:name="_Toc343841922"/>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del>
    </w:p>
    <w:p w14:paraId="2CA69FB5" w14:textId="77777777" w:rsidR="006A21F7" w:rsidRDefault="00DA1F81">
      <w:pPr>
        <w:pStyle w:val="Heading2"/>
        <w:rPr>
          <w:ins w:id="6483" w:author="The Si Tran" w:date="2012-12-06T22:00:00Z"/>
        </w:rPr>
        <w:pPrChange w:id="6484" w:author="The Si Tran" w:date="2012-12-06T22:00:00Z">
          <w:pPr/>
        </w:pPrChange>
      </w:pPr>
      <w:bookmarkStart w:id="6485" w:name="_Toc343841923"/>
      <w:ins w:id="6486" w:author="The Si Tran" w:date="2012-12-06T22:00:00Z">
        <w:r w:rsidRPr="00286C29">
          <w:t>Xây</w:t>
        </w:r>
        <w:r>
          <w:t xml:space="preserve"> dựng mô hình SARIMA</w:t>
        </w:r>
        <w:bookmarkEnd w:id="6485"/>
      </w:ins>
    </w:p>
    <w:p w14:paraId="0F49B734" w14:textId="77777777" w:rsidR="00DA1F81" w:rsidRDefault="00DA1F81">
      <w:pPr>
        <w:rPr>
          <w:ins w:id="6487" w:author="The Si Tran" w:date="2012-12-06T22:01:00Z"/>
        </w:rPr>
      </w:pPr>
      <w:ins w:id="6488" w:author="The Si Tran" w:date="2012-12-06T22:01:00Z">
        <w:r>
          <w:t xml:space="preserve">Cấu trúc của mô hình dự đoán </w:t>
        </w:r>
      </w:ins>
      <w:ins w:id="6489" w:author="The Si Tran" w:date="2012-12-10T19:55:00Z">
        <w:r w:rsidR="001611FB">
          <w:t>S</w:t>
        </w:r>
      </w:ins>
      <w:ins w:id="6490" w:author="The Si Tran" w:date="2012-12-06T22:01:00Z">
        <w:r>
          <w:t>ARIMA gồm 4 thành phần chính:</w:t>
        </w:r>
      </w:ins>
    </w:p>
    <w:p w14:paraId="1A05EE34" w14:textId="77777777" w:rsidR="00DA1F81" w:rsidRPr="00AC1C82" w:rsidRDefault="00DA1F81">
      <w:pPr>
        <w:pStyle w:val="BuletL1"/>
        <w:rPr>
          <w:ins w:id="6491" w:author="The Si Tran" w:date="2012-12-06T22:01:00Z"/>
        </w:rPr>
        <w:pPrChange w:id="6492" w:author="The Si Tran" w:date="2012-12-16T10:35:00Z">
          <w:pPr/>
        </w:pPrChange>
      </w:pPr>
      <w:ins w:id="6493" w:author="The Si Tran" w:date="2012-12-06T22:01:00Z">
        <w:r w:rsidRPr="00032D83">
          <w:lastRenderedPageBreak/>
          <w:t>Thành ph</w:t>
        </w:r>
        <w:r w:rsidRPr="006D6C8D">
          <w:t>ầ</w:t>
        </w:r>
        <w:r w:rsidRPr="000C3A28">
          <w:t>n nh</w:t>
        </w:r>
        <w:r w:rsidRPr="00EF4E32">
          <w:t>ậ</w:t>
        </w:r>
        <w:r w:rsidRPr="0015771C">
          <w:t>n d</w:t>
        </w:r>
        <w:r w:rsidRPr="00941798">
          <w:t>ạ</w:t>
        </w:r>
        <w:r w:rsidRPr="002E47E8">
          <w:t>ng mô hình (Model identification): ư</w:t>
        </w:r>
        <w:r w:rsidRPr="00381A4D">
          <w:t>ớ</w:t>
        </w:r>
        <w:r w:rsidRPr="00DA1F81">
          <w:rPr>
            <w:rPrChange w:id="6494" w:author="The Si Tran" w:date="2012-12-06T22:02:00Z">
              <w:rPr/>
            </w:rPrChange>
          </w:rPr>
          <w:t xml:space="preserve">c lượng và xấp xỉ cấu trúc cho </w:t>
        </w:r>
      </w:ins>
      <w:ins w:id="6495" w:author="The Si Tran" w:date="2012-12-10T19:58:00Z">
        <w:r w:rsidR="00E54E7E">
          <w:t xml:space="preserve">các </w:t>
        </w:r>
      </w:ins>
      <w:ins w:id="6496" w:author="The Si Tran" w:date="2012-12-06T22:01:00Z">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DA1F81">
          <w:rPr>
            <w:rPrChange w:id="6497" w:author="The Si Tran" w:date="2012-12-06T22:02:00Z">
              <w:rPr/>
            </w:rPrChange>
          </w:rPr>
          <w:t>ữ liệu đã thu thập được. Thành phần này nhận dạng đượ</w:t>
        </w:r>
        <w:r w:rsidR="00AF035F">
          <w:rPr>
            <w:rPrChange w:id="6498" w:author="The Si Tran" w:date="2012-12-06T22:02:00Z">
              <w:rPr/>
            </w:rPrChange>
          </w:rPr>
          <w:t>c mô hình</w:t>
        </w:r>
        <w:r w:rsidRPr="00DA1F81">
          <w:rPr>
            <w:rPrChange w:id="6499" w:author="The Si Tran" w:date="2012-12-06T22:02:00Z">
              <w:rPr/>
            </w:rPrChange>
          </w:rPr>
          <w:t xml:space="preserve"> một cách tự động bằng cách phân tích hệ số tự tương quan và hệ số tự</w:t>
        </w:r>
        <w:r w:rsidR="008B3DEB">
          <w:rPr>
            <w:rPrChange w:id="6500" w:author="The Si Tran" w:date="2012-12-06T22:02:00Z">
              <w:rPr/>
            </w:rPrChange>
          </w:rPr>
          <w:t xml:space="preserve"> tương quan riêng</w:t>
        </w:r>
        <w:r w:rsidRPr="00DA1F81">
          <w:rPr>
            <w:rPrChange w:id="6501"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6502" w:author="The Si Tran" w:date="2012-12-06T22:01:00Z"/>
        </w:rPr>
        <w:pPrChange w:id="6503" w:author="The Si Tran" w:date="2012-12-16T10:35:00Z">
          <w:pPr/>
        </w:pPrChange>
      </w:pPr>
      <w:ins w:id="6504" w:author="The Si Tran" w:date="2012-12-06T22:01:00Z">
        <w:r w:rsidRPr="00032D83">
          <w:t>Thành ph</w:t>
        </w:r>
        <w:r w:rsidRPr="006D6C8D">
          <w:t>ầ</w:t>
        </w:r>
        <w:r w:rsidRPr="000C3A28">
          <w:t xml:space="preserve">n </w:t>
        </w:r>
      </w:ins>
      <w:ins w:id="6505" w:author="The Si Tran" w:date="2012-12-10T20:00:00Z">
        <w:r w:rsidR="00545F04">
          <w:t>khử</w:t>
        </w:r>
        <w:r w:rsidR="00290F01">
          <w:t xml:space="preserve"> mùa và </w:t>
        </w:r>
        <w:r w:rsidR="00545F04">
          <w:t>xu hướng</w:t>
        </w:r>
      </w:ins>
      <w:ins w:id="6506"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DA1F81">
          <w:rPr>
            <w:rPrChange w:id="6507" w:author="The Si Tran" w:date="2012-12-06T22:02:00Z">
              <w:rPr/>
            </w:rPrChange>
          </w:rPr>
          <w:t>ỗi dữ liệu không tĩnh hoặc có tính mùa sang chuỗi dữ liệu t</w:t>
        </w:r>
        <w:r w:rsidR="00E47C73">
          <w:rPr>
            <w:rPrChange w:id="6508" w:author="The Si Tran" w:date="2012-12-06T22:02:00Z">
              <w:rPr/>
            </w:rPrChange>
          </w:rPr>
          <w:t>ĩnh</w:t>
        </w:r>
        <w:r w:rsidRPr="00DA1F81">
          <w:rPr>
            <w:rPrChange w:id="6509" w:author="The Si Tran" w:date="2012-12-06T22:02:00Z">
              <w:rPr/>
            </w:rPrChange>
          </w:rPr>
          <w:t xml:space="preserve"> trước khi áp dụng các giải thuật để ước lượng các tham số cho mô hình. Bởi vì mô hình ARIMA chỉ </w:t>
        </w:r>
      </w:ins>
      <w:ins w:id="6510" w:author="The Si Tran" w:date="2012-12-10T20:05:00Z">
        <w:r w:rsidR="00E47C73">
          <w:t>phù hợp</w:t>
        </w:r>
      </w:ins>
      <w:ins w:id="6511" w:author="The Si Tran" w:date="2012-12-06T22:01:00Z">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DA1F81">
          <w:rPr>
            <w:rPrChange w:id="6512" w:author="The Si Tran" w:date="2012-12-06T22:02:00Z">
              <w:rPr/>
            </w:rPrChange>
          </w:rPr>
          <w:t>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6513" w:author="The Si Tran" w:date="2012-12-06T22:01:00Z"/>
        </w:rPr>
        <w:pPrChange w:id="6514" w:author="The Si Tran" w:date="2012-12-16T10:36:00Z">
          <w:pPr/>
        </w:pPrChange>
      </w:pPr>
      <w:ins w:id="6515" w:author="The Si Tran" w:date="2012-12-06T22:01:00Z">
        <w:r w:rsidRPr="00032D83">
          <w:t>Thành ph</w:t>
        </w:r>
        <w:r w:rsidRPr="006D6C8D">
          <w:t>ầ</w:t>
        </w:r>
        <w:r w:rsidRPr="000C3A28">
          <w:t>n ư</w:t>
        </w:r>
        <w:r w:rsidRPr="00EF4E32">
          <w:t>ớ</w:t>
        </w:r>
        <w:r w:rsidRPr="0015771C">
          <w:t>c lư</w:t>
        </w:r>
        <w:r w:rsidRPr="00941798">
          <w:t>ợ</w:t>
        </w:r>
        <w:r w:rsidRPr="002E47E8">
          <w:t>ng tham s</w:t>
        </w:r>
        <w:r w:rsidRPr="00381A4D">
          <w:t>ố</w:t>
        </w:r>
        <w:r w:rsidRPr="00DA1F81">
          <w:rPr>
            <w:rPrChange w:id="6516" w:author="The Si Tran" w:date="2012-12-06T22:02:00Z">
              <w:rPr/>
            </w:rPrChange>
          </w:rPr>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6517" w:author="The Si Tran" w:date="2012-12-06T22:02:00Z">
              <w:rPr/>
            </w:rPrChange>
          </w:rPr>
          <w:t xml:space="preserve"> vi</w:t>
        </w:r>
        <w:r w:rsidRPr="00DA1F81">
          <w:rPr>
            <w:rPrChange w:id="6518" w:author="The Si Tran" w:date="2012-12-06T22:02:00Z">
              <w:rPr/>
            </w:rPrChange>
          </w:rPr>
          <w:t xml:space="preserve"> phạm thì mô hình ước lượng sẽ không chính xác.</w:t>
        </w:r>
      </w:ins>
    </w:p>
    <w:p w14:paraId="082BDC3A" w14:textId="77777777" w:rsidR="00DA1F81" w:rsidRDefault="00DA1F81">
      <w:pPr>
        <w:pStyle w:val="BuletL1"/>
        <w:pPrChange w:id="6519" w:author="The Si Tran" w:date="2012-12-16T10:36:00Z">
          <w:pPr/>
        </w:pPrChange>
      </w:pPr>
      <w:ins w:id="6520" w:author="The Si Tran" w:date="2012-12-06T22:01:00Z">
        <w:r w:rsidRPr="00032D83">
          <w:t>Thành ph</w:t>
        </w:r>
        <w:r w:rsidRPr="006D6C8D">
          <w:t>ầ</w:t>
        </w:r>
        <w:r w:rsidRPr="000C3A28">
          <w:t>n d</w:t>
        </w:r>
        <w:r w:rsidRPr="00EF4E32">
          <w:t>ự</w:t>
        </w:r>
        <w:r w:rsidRPr="0015771C">
          <w:t xml:space="preserve"> đoán (N-step ahead predictor): t</w:t>
        </w:r>
        <w:r w:rsidRPr="00941798">
          <w:t>ạ</w:t>
        </w:r>
        <w:r w:rsidRPr="002E47E8">
          <w:t>o giá tr</w:t>
        </w:r>
        <w:r w:rsidRPr="00381A4D">
          <w:t>ị</w:t>
        </w:r>
        <w:r w:rsidRPr="00DA1F81">
          <w:rPr>
            <w:rPrChange w:id="6521" w:author="The Si Tran" w:date="2012-12-06T22:03:00Z">
              <w:rPr/>
            </w:rPrChange>
          </w:rPr>
          <w:t xml:space="preserve"> dự đoán cho các giai đoạn tiếp theo dựa vào mô hình đã ước lượng được.</w:t>
        </w:r>
      </w:ins>
    </w:p>
    <w:p w14:paraId="1F0894B0" w14:textId="6041CCBB" w:rsidR="0021110E" w:rsidRDefault="0021110E" w:rsidP="0021110E">
      <w:pPr>
        <w:rPr>
          <w:ins w:id="6522" w:author="The Si Tran" w:date="2012-12-06T22:08:00Z"/>
        </w:rPr>
      </w:pPr>
      <w:r>
        <w:t>Hình 3.4 sẽ mô tả cấu trúc của mô hình dự đoán SARIMA.</w:t>
      </w:r>
    </w:p>
    <w:p w14:paraId="63C6EB69" w14:textId="41F9FD05" w:rsidR="00155591" w:rsidRDefault="00155591" w:rsidP="00155591">
      <w:pPr>
        <w:pStyle w:val="Heading3"/>
        <w:rPr>
          <w:ins w:id="6523" w:author="The Si Tran" w:date="2012-12-06T22:17:00Z"/>
        </w:rPr>
      </w:pPr>
      <w:bookmarkStart w:id="6524" w:name="_Toc343841924"/>
      <w:ins w:id="6525" w:author="The Si Tran" w:date="2012-12-06T22:15:00Z">
        <w:r>
          <w:t>T</w:t>
        </w:r>
        <w:r w:rsidRPr="00155591">
          <w:t>hành phần nhận dạng mô hình</w:t>
        </w:r>
      </w:ins>
      <w:bookmarkEnd w:id="6524"/>
    </w:p>
    <w:p w14:paraId="6141FE93" w14:textId="10DD5595" w:rsidR="00A96FA3" w:rsidRDefault="00A96FA3">
      <w:pPr>
        <w:pStyle w:val="BuletL1"/>
        <w:rPr>
          <w:ins w:id="6526" w:author="The Si Tran" w:date="2012-12-06T22:18:00Z"/>
        </w:rPr>
        <w:pPrChange w:id="6527" w:author="The Si Tran" w:date="2012-12-16T10:36:00Z">
          <w:pPr>
            <w:pStyle w:val="ListParagraph"/>
            <w:ind w:left="360"/>
          </w:pPr>
        </w:pPrChange>
      </w:pPr>
      <w:ins w:id="6528" w:author="The Si Tran" w:date="2012-12-06T22:18:00Z">
        <w:r>
          <w:t xml:space="preserve">Nhận dạng mô hình là khâu đầu tiên trong quá trình mô hình hóa </w:t>
        </w:r>
      </w:ins>
      <w:ins w:id="6529" w:author="The Si Tran" w:date="2012-12-10T20:15:00Z">
        <w:r w:rsidR="00B46514">
          <w:t>S</w:t>
        </w:r>
      </w:ins>
      <w:ins w:id="6530"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6531" w:author="The Si Tran" w:date="2012-12-06T22:18:00Z">
        <w:r>
          <w:t xml:space="preserve"> của mô hình </w:t>
        </w:r>
      </w:ins>
      <w:ins w:id="6532" w:author="The Si Tran" w:date="2012-12-10T20:15:00Z">
        <w:r w:rsidR="00B46514">
          <w:t>S</w:t>
        </w:r>
      </w:ins>
      <w:ins w:id="6533" w:author="The Si Tran" w:date="2012-12-06T22:18:00Z">
        <w:r>
          <w:t>ARIMA. Những giá trị này được suy ra bằng cách trích rút những hệ số tương quan quan trọng trong chuỗi dữ liệu quan sát được.</w:t>
        </w:r>
      </w:ins>
      <w:ins w:id="6534" w:author="The Si Tran" w:date="2012-12-06T22:19:00Z">
        <w:r>
          <w:t xml:space="preserve"> </w:t>
        </w:r>
      </w:ins>
      <w:ins w:id="6535"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ins>
      <w:ins w:id="6536" w:author="The Si Tran" w:date="2012-12-10T20:17:00Z">
        <w:r w:rsidR="00D30044">
          <w:t xml:space="preserve">một </w:t>
        </w:r>
      </w:ins>
      <w:ins w:id="6537" w:author="The Si Tran" w:date="2012-12-06T22:18:00Z">
        <w:r>
          <w:t xml:space="preserve">phương pháp </w:t>
        </w:r>
      </w:ins>
      <w:ins w:id="6538" w:author="The Si Tran" w:date="2012-12-10T20:17:00Z">
        <w:r w:rsidR="00D30044">
          <w:t>tự động</w:t>
        </w:r>
      </w:ins>
      <w:ins w:id="6539" w:author="The Si Tran" w:date="2012-12-06T22:18:00Z">
        <w:r>
          <w:t>, sử dụng các công thức toán học để trích rút ra các hệ số.</w:t>
        </w:r>
      </w:ins>
    </w:p>
    <w:p w14:paraId="3BD028AA" w14:textId="20630997" w:rsidR="00A96FA3" w:rsidRPr="00032D83" w:rsidRDefault="00A96FA3">
      <w:pPr>
        <w:pStyle w:val="BuletL1"/>
        <w:rPr>
          <w:ins w:id="6540" w:author="The Si Tran" w:date="2012-12-06T22:21:00Z"/>
        </w:rPr>
        <w:pPrChange w:id="6541" w:author="The Si Tran" w:date="2012-12-16T10:36:00Z">
          <w:pPr>
            <w:pStyle w:val="ListParagraph"/>
            <w:numPr>
              <w:numId w:val="18"/>
            </w:numPr>
            <w:ind w:hanging="360"/>
          </w:pPr>
        </w:pPrChange>
      </w:pPr>
      <w:ins w:id="6542" w:author="The Si Tran" w:date="2012-12-06T22:21:00Z">
        <w:r w:rsidRPr="00032D83">
          <w:lastRenderedPageBreak/>
          <w:t xml:space="preserve">Mô hình </w:t>
        </w:r>
      </w:ins>
      <w:ins w:id="6543" w:author="The Si Tran" w:date="2012-12-10T20:25:00Z">
        <w:r w:rsidR="00300B75">
          <w:t>S</w:t>
        </w:r>
      </w:ins>
      <w:ins w:id="6544" w:author="The Si Tran" w:date="2012-12-06T22:21:00Z">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A96FA3">
          <w:rPr>
            <w:rPrChange w:id="6545" w:author="The Si Tran" w:date="2012-12-06T22:21:00Z">
              <w:rPr/>
            </w:rPrChange>
          </w:rPr>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A96FA3">
          <w:rPr>
            <w:rPrChange w:id="6546" w:author="The Si Tran" w:date="2012-12-06T22:21:00Z">
              <w:rPr/>
            </w:rPrChange>
          </w:rPr>
          <w:t>u với một mô hình thích hợp: mô hình tự hồi quy AR(</w:t>
        </w:r>
        <w:r w:rsidRPr="00120A96">
          <w:rPr>
            <w:i/>
            <w:rPrChange w:id="6547" w:author="The Si Tran" w:date="2012-12-06T22:21:00Z">
              <w:rPr/>
            </w:rPrChange>
          </w:rPr>
          <w:t>p</w:t>
        </w:r>
        <w:r w:rsidRPr="0015771C">
          <w:t xml:space="preserve">), mô hình </w:t>
        </w:r>
        <w:r w:rsidRPr="00941798">
          <w:t>trung bình di đ</w:t>
        </w:r>
        <w:r w:rsidRPr="002E47E8">
          <w:t>ộ</w:t>
        </w:r>
        <w:r w:rsidRPr="00381A4D">
          <w:t>ng MA(</w:t>
        </w:r>
        <w:r w:rsidRPr="00120A96">
          <w:rPr>
            <w:i/>
            <w:rPrChange w:id="6548" w:author="The Si Tran" w:date="2012-12-06T22:21:00Z">
              <w:rPr/>
            </w:rPrChange>
          </w:rPr>
          <w:t>q</w:t>
        </w:r>
        <w:r w:rsidRPr="0015771C">
          <w:t>), mô hình k</w:t>
        </w:r>
        <w:r w:rsidRPr="00941798">
          <w:t>ế</w:t>
        </w:r>
        <w:r w:rsidRPr="002E47E8">
          <w:t>t h</w:t>
        </w:r>
        <w:r w:rsidRPr="00381A4D">
          <w:t>ợ</w:t>
        </w:r>
        <w:r w:rsidRPr="00A96FA3">
          <w:rPr>
            <w:rPrChange w:id="6549" w:author="The Si Tran" w:date="2012-12-06T22:21:00Z">
              <w:rPr/>
            </w:rPrChange>
          </w:rPr>
          <w:t>p tự hồi quy và tru</w:t>
        </w:r>
      </w:ins>
      <w:ins w:id="6550" w:author="The Si Tran" w:date="2012-12-10T20:21:00Z">
        <w:r w:rsidR="00B405CA">
          <w:t>n</w:t>
        </w:r>
      </w:ins>
      <w:ins w:id="6551" w:author="The Si Tran" w:date="2012-12-06T22:21:00Z">
        <w:r w:rsidRPr="00032D83">
          <w:t>g bình di đ</w:t>
        </w:r>
        <w:r w:rsidRPr="006D6C8D">
          <w:t>ộ</w:t>
        </w:r>
        <w:r w:rsidRPr="000C3A28">
          <w:t>ng ARMA(</w:t>
        </w:r>
        <w:r w:rsidRPr="00120A96">
          <w:rPr>
            <w:i/>
          </w:rPr>
          <w:t>p</w:t>
        </w:r>
        <w:r w:rsidRPr="000C3A28">
          <w:t>,</w:t>
        </w:r>
        <w:r w:rsidRPr="00120A96">
          <w:rPr>
            <w:i/>
          </w:rPr>
          <w:t>q</w:t>
        </w:r>
        <w:r w:rsidRPr="000C3A28">
          <w:t xml:space="preserve">). </w:t>
        </w:r>
      </w:ins>
      <w:ins w:id="6552" w:author="The Si Tran" w:date="2012-12-10T20:22:00Z">
        <w:r w:rsidR="00595FCB">
          <w:t>Tính chất của</w:t>
        </w:r>
      </w:ins>
      <w:ins w:id="6553" w:author="The Si Tran" w:date="2012-12-06T22:21:00Z">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A96FA3">
          <w:rPr>
            <w:rPrChange w:id="6554" w:author="The Si Tran" w:date="2012-12-06T22:21:00Z">
              <w:rPr/>
            </w:rPrChange>
          </w:rPr>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A96FA3">
          <w:rPr>
            <w:rPrChange w:id="6555" w:author="The Si Tran" w:date="2012-12-06T22:21:00Z">
              <w:rPr/>
            </w:rPrChange>
          </w:rPr>
          <w:t>ỗi dữ liệu được kết hợp với 1 mô hình khác nhau</w:t>
        </w:r>
      </w:ins>
      <w:r w:rsidR="00500B67">
        <w:t>.</w:t>
      </w:r>
    </w:p>
    <w:p w14:paraId="3BB4E4BD" w14:textId="69FFD5D9" w:rsidR="00A96FA3" w:rsidRPr="00A96FA3" w:rsidRDefault="00A96FA3">
      <w:pPr>
        <w:pStyle w:val="ListParagraph"/>
        <w:numPr>
          <w:ilvl w:val="0"/>
          <w:numId w:val="20"/>
        </w:numPr>
        <w:spacing w:line="360" w:lineRule="auto"/>
        <w:ind w:left="1080"/>
        <w:rPr>
          <w:ins w:id="6556" w:author="The Si Tran" w:date="2012-12-06T22:21:00Z"/>
          <w:rFonts w:ascii="Times New Roman" w:hAnsi="Times New Roman"/>
          <w:sz w:val="26"/>
          <w:szCs w:val="26"/>
          <w:rPrChange w:id="6557" w:author="The Si Tran" w:date="2012-12-06T22:21:00Z">
            <w:rPr>
              <w:ins w:id="6558" w:author="The Si Tran" w:date="2012-12-06T22:21:00Z"/>
            </w:rPr>
          </w:rPrChange>
        </w:rPr>
        <w:pPrChange w:id="6559" w:author="The Si Tran" w:date="2012-12-14T05:24:00Z">
          <w:pPr>
            <w:pStyle w:val="ListParagraph"/>
            <w:numPr>
              <w:numId w:val="18"/>
            </w:numPr>
            <w:ind w:hanging="360"/>
          </w:pPr>
        </w:pPrChange>
      </w:pPr>
      <w:ins w:id="6560" w:author="The Si Tran" w:date="2012-12-06T22:21:00Z">
        <w:r w:rsidRPr="00A96FA3">
          <w:rPr>
            <w:rFonts w:ascii="Times New Roman" w:hAnsi="Times New Roman"/>
            <w:sz w:val="26"/>
            <w:szCs w:val="26"/>
            <w:rPrChange w:id="6561" w:author="The Si Tran" w:date="2012-12-06T22:21:00Z">
              <w:rPr/>
            </w:rPrChange>
          </w:rPr>
          <w:t>Mô hình tự hồi quy AR(</w:t>
        </w:r>
        <w:r w:rsidRPr="00120A96">
          <w:rPr>
            <w:rFonts w:ascii="Times New Roman" w:hAnsi="Times New Roman"/>
            <w:i/>
            <w:sz w:val="26"/>
            <w:szCs w:val="26"/>
            <w:rPrChange w:id="6562" w:author="The Si Tran" w:date="2012-12-06T22:21:00Z">
              <w:rPr/>
            </w:rPrChange>
          </w:rPr>
          <w:t>p</w:t>
        </w:r>
        <w:r w:rsidRPr="00A96FA3">
          <w:rPr>
            <w:rFonts w:ascii="Times New Roman" w:hAnsi="Times New Roman"/>
            <w:sz w:val="26"/>
            <w:szCs w:val="26"/>
            <w:rPrChange w:id="6563"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6564" w:author="The Si Tran" w:date="2012-12-06T22:21:00Z"/>
          <w:rFonts w:ascii="Times New Roman" w:hAnsi="Times New Roman"/>
          <w:sz w:val="26"/>
          <w:szCs w:val="26"/>
          <w:rPrChange w:id="6565" w:author="The Si Tran" w:date="2012-12-06T22:21:00Z">
            <w:rPr>
              <w:ins w:id="6566" w:author="The Si Tran" w:date="2012-12-06T22:21:00Z"/>
            </w:rPr>
          </w:rPrChange>
        </w:rPr>
        <w:pPrChange w:id="6567" w:author="The Si Tran" w:date="2012-12-14T05:24:00Z">
          <w:pPr>
            <w:pStyle w:val="ListParagraph"/>
            <w:numPr>
              <w:numId w:val="18"/>
            </w:numPr>
            <w:ind w:hanging="360"/>
          </w:pPr>
        </w:pPrChange>
      </w:pPr>
      <w:ins w:id="6568" w:author="The Si Tran" w:date="2012-12-06T22:21:00Z">
        <w:r w:rsidRPr="00A96FA3">
          <w:rPr>
            <w:rFonts w:ascii="Times New Roman" w:hAnsi="Times New Roman"/>
            <w:sz w:val="26"/>
            <w:szCs w:val="26"/>
            <w:rPrChange w:id="6569" w:author="The Si Tran" w:date="2012-12-06T22:21:00Z">
              <w:rPr/>
            </w:rPrChange>
          </w:rPr>
          <w:t>Mô hình trung bình di động MA(</w:t>
        </w:r>
        <w:r w:rsidRPr="00120A96">
          <w:rPr>
            <w:rFonts w:ascii="Times New Roman" w:hAnsi="Times New Roman"/>
            <w:i/>
            <w:sz w:val="26"/>
            <w:szCs w:val="26"/>
            <w:rPrChange w:id="6570" w:author="The Si Tran" w:date="2012-12-06T22:21:00Z">
              <w:rPr/>
            </w:rPrChange>
          </w:rPr>
          <w:t>q</w:t>
        </w:r>
        <w:r w:rsidRPr="00A96FA3">
          <w:rPr>
            <w:rFonts w:ascii="Times New Roman" w:hAnsi="Times New Roman"/>
            <w:sz w:val="26"/>
            <w:szCs w:val="26"/>
            <w:rPrChange w:id="6571" w:author="The Si Tran" w:date="2012-12-06T22:21:00Z">
              <w:rPr/>
            </w:rPrChange>
          </w:rPr>
          <w:t>): quá trình có tính chất ngược lại với mô hình AR(</w:t>
        </w:r>
        <w:r w:rsidRPr="00120A96">
          <w:rPr>
            <w:rFonts w:ascii="Times New Roman" w:hAnsi="Times New Roman"/>
            <w:i/>
            <w:sz w:val="26"/>
            <w:szCs w:val="26"/>
            <w:rPrChange w:id="6572" w:author="The Si Tran" w:date="2012-12-06T22:21:00Z">
              <w:rPr/>
            </w:rPrChange>
          </w:rPr>
          <w:t>p</w:t>
        </w:r>
        <w:r w:rsidRPr="00A96FA3">
          <w:rPr>
            <w:rFonts w:ascii="Times New Roman" w:hAnsi="Times New Roman"/>
            <w:sz w:val="26"/>
            <w:szCs w:val="26"/>
            <w:rPrChange w:id="6573"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6574" w:author="The Si Tran" w:date="2012-12-06T22:21:00Z"/>
          <w:rFonts w:ascii="Times New Roman" w:hAnsi="Times New Roman"/>
          <w:sz w:val="26"/>
          <w:szCs w:val="26"/>
          <w:rPrChange w:id="6575" w:author="The Si Tran" w:date="2012-12-06T22:21:00Z">
            <w:rPr>
              <w:ins w:id="6576" w:author="The Si Tran" w:date="2012-12-06T22:21:00Z"/>
            </w:rPr>
          </w:rPrChange>
        </w:rPr>
        <w:pPrChange w:id="6577" w:author="The Si Tran" w:date="2012-12-14T05:24:00Z">
          <w:pPr>
            <w:pStyle w:val="ListParagraph"/>
            <w:numPr>
              <w:numId w:val="18"/>
            </w:numPr>
            <w:ind w:hanging="360"/>
          </w:pPr>
        </w:pPrChange>
      </w:pPr>
      <w:ins w:id="6578" w:author="The Si Tran" w:date="2012-12-06T22:21:00Z">
        <w:r w:rsidRPr="00A96FA3">
          <w:rPr>
            <w:rFonts w:ascii="Times New Roman" w:hAnsi="Times New Roman"/>
            <w:sz w:val="26"/>
            <w:szCs w:val="26"/>
            <w:rPrChange w:id="6579" w:author="The Si Tran" w:date="2012-12-06T22:21:00Z">
              <w:rPr/>
            </w:rPrChange>
          </w:rPr>
          <w:t>Mô hình kết hợp tự hồi quy và trung bình di động ARMA(</w:t>
        </w:r>
        <w:r w:rsidRPr="00120A96">
          <w:rPr>
            <w:rFonts w:ascii="Times New Roman" w:hAnsi="Times New Roman"/>
            <w:i/>
            <w:sz w:val="26"/>
            <w:szCs w:val="26"/>
            <w:rPrChange w:id="6580" w:author="The Si Tran" w:date="2012-12-06T22:21:00Z">
              <w:rPr/>
            </w:rPrChange>
          </w:rPr>
          <w:t>p</w:t>
        </w:r>
        <w:r w:rsidRPr="00A96FA3">
          <w:rPr>
            <w:rFonts w:ascii="Times New Roman" w:hAnsi="Times New Roman"/>
            <w:sz w:val="26"/>
            <w:szCs w:val="26"/>
            <w:rPrChange w:id="6581" w:author="The Si Tran" w:date="2012-12-06T22:21:00Z">
              <w:rPr/>
            </w:rPrChange>
          </w:rPr>
          <w:t>,</w:t>
        </w:r>
        <w:r w:rsidRPr="00120A96">
          <w:rPr>
            <w:rFonts w:ascii="Times New Roman" w:hAnsi="Times New Roman"/>
            <w:i/>
            <w:sz w:val="26"/>
            <w:szCs w:val="26"/>
            <w:rPrChange w:id="6582" w:author="The Si Tran" w:date="2012-12-06T22:21:00Z">
              <w:rPr/>
            </w:rPrChange>
          </w:rPr>
          <w:t>q</w:t>
        </w:r>
        <w:r w:rsidRPr="00A96FA3">
          <w:rPr>
            <w:rFonts w:ascii="Times New Roman" w:hAnsi="Times New Roman"/>
            <w:sz w:val="26"/>
            <w:szCs w:val="26"/>
            <w:rPrChange w:id="6583"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6584" w:author="The Si Tran" w:date="2012-12-14T05:25:00Z"/>
          <w:rFonts w:ascii="Times New Roman" w:hAnsi="Times New Roman"/>
          <w:sz w:val="26"/>
          <w:szCs w:val="26"/>
        </w:rPr>
        <w:pPrChange w:id="6585" w:author="The Si Tran" w:date="2012-12-14T05:24:00Z">
          <w:pPr>
            <w:pStyle w:val="ListParagraph"/>
            <w:numPr>
              <w:numId w:val="18"/>
            </w:numPr>
            <w:ind w:hanging="360"/>
          </w:pPr>
        </w:pPrChange>
      </w:pPr>
      <w:ins w:id="6586" w:author="The Si Tran" w:date="2012-12-06T22:21:00Z">
        <w:r w:rsidRPr="00A96FA3">
          <w:rPr>
            <w:rFonts w:ascii="Times New Roman" w:hAnsi="Times New Roman"/>
            <w:sz w:val="26"/>
            <w:szCs w:val="26"/>
            <w:rPrChange w:id="6587"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381A4D" w:rsidRDefault="00647C91">
      <w:pPr>
        <w:pStyle w:val="Bang"/>
        <w:rPr>
          <w:ins w:id="6588" w:author="The Si Tran" w:date="2012-12-06T22:22:00Z"/>
        </w:rPr>
        <w:pPrChange w:id="6589" w:author="The Si Tran" w:date="2012-12-16T17:09:00Z">
          <w:pPr>
            <w:pStyle w:val="ListParagraph"/>
            <w:numPr>
              <w:numId w:val="18"/>
            </w:numPr>
            <w:ind w:hanging="360"/>
          </w:pPr>
        </w:pPrChange>
      </w:pPr>
      <w:bookmarkStart w:id="6590" w:name="_Toc343841774"/>
      <w:ins w:id="6591" w:author="The Si Tran" w:date="2012-12-14T05:25:00Z">
        <w:r w:rsidRPr="00032D83">
          <w:t>B</w:t>
        </w:r>
        <w:r w:rsidRPr="006D6C8D">
          <w:t>ả</w:t>
        </w:r>
        <w:r w:rsidRPr="000C3A28">
          <w:t>ng 3.1: Tính ch</w:t>
        </w:r>
        <w:r w:rsidRPr="00EF4E32">
          <w:t>ấ</w:t>
        </w:r>
        <w:r w:rsidRPr="0015771C">
          <w:t>t c</w:t>
        </w:r>
        <w:r w:rsidRPr="00941798">
          <w:t>ủ</w:t>
        </w:r>
        <w:r w:rsidRPr="002E47E8">
          <w:t>a ACF và PACF</w:t>
        </w:r>
      </w:ins>
      <w:bookmarkEnd w:id="6590"/>
    </w:p>
    <w:p w14:paraId="1401E544" w14:textId="3C256300" w:rsidR="00677EB9" w:rsidRDefault="00C72B8E">
      <w:pPr>
        <w:pStyle w:val="Canhgiua"/>
        <w:rPr>
          <w:ins w:id="6592" w:author="The Si Tran" w:date="2012-12-07T19:19:00Z"/>
          <w:szCs w:val="26"/>
        </w:rPr>
        <w:pPrChange w:id="6593" w:author="The Si Tran" w:date="2012-12-07T19:19:00Z">
          <w:pPr>
            <w:pStyle w:val="ListParagraph"/>
            <w:ind w:left="1224"/>
          </w:pPr>
        </w:pPrChange>
      </w:pPr>
      <w:r>
        <w:rPr>
          <w:noProof/>
        </w:rPr>
        <w:drawing>
          <wp:inline distT="0" distB="0" distL="0" distR="0" wp14:anchorId="0153D171" wp14:editId="39502D4A">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6594" w:author="The Si Tran" w:date="2012-12-07T19:19:00Z"/>
          <w:rFonts w:ascii="Times New Roman" w:hAnsi="Times New Roman"/>
          <w:sz w:val="26"/>
          <w:szCs w:val="26"/>
        </w:rPr>
        <w:pPrChange w:id="6595" w:author="The Si Tran" w:date="2012-12-16T10:48:00Z">
          <w:pPr>
            <w:pStyle w:val="ListParagraph"/>
            <w:ind w:left="1224"/>
          </w:pPr>
        </w:pPrChange>
      </w:pPr>
      <w:ins w:id="6596" w:author="The Si Tran" w:date="2012-12-07T19:19:00Z">
        <w:r>
          <w:rPr>
            <w:rFonts w:ascii="Times New Roman" w:hAnsi="Times New Roman"/>
            <w:sz w:val="26"/>
            <w:szCs w:val="26"/>
          </w:rPr>
          <w:t xml:space="preserve">Quá trình nhận dạng mô hình </w:t>
        </w:r>
      </w:ins>
      <w:ins w:id="6597" w:author="The Si Tran" w:date="2012-12-10T20:25:00Z">
        <w:r w:rsidR="00300B75">
          <w:rPr>
            <w:rFonts w:ascii="Times New Roman" w:hAnsi="Times New Roman"/>
            <w:sz w:val="26"/>
            <w:szCs w:val="26"/>
          </w:rPr>
          <w:t>S</w:t>
        </w:r>
      </w:ins>
      <w:ins w:id="6598" w:author="The Si Tran" w:date="2012-12-07T19:19:00Z">
        <w:r>
          <w:rPr>
            <w:rFonts w:ascii="Times New Roman" w:hAnsi="Times New Roman"/>
            <w:sz w:val="26"/>
            <w:szCs w:val="26"/>
          </w:rPr>
          <w:t>ARIMA bao gồm 4 giai đoạn chính</w:t>
        </w:r>
      </w:ins>
      <w:ins w:id="6599"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6600" w:author="The Si Tran" w:date="2012-12-07T19:19:00Z"/>
          <w:rFonts w:ascii="Times New Roman" w:hAnsi="Times New Roman"/>
          <w:sz w:val="26"/>
          <w:szCs w:val="26"/>
        </w:rPr>
        <w:pPrChange w:id="6601" w:author="The Si Tran" w:date="2012-12-14T05:24:00Z">
          <w:pPr>
            <w:pStyle w:val="ListParagraph"/>
            <w:numPr>
              <w:numId w:val="18"/>
            </w:numPr>
            <w:ind w:hanging="360"/>
          </w:pPr>
        </w:pPrChange>
      </w:pPr>
      <w:ins w:id="6602"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6603"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6604" w:author="The Si Tran" w:date="2012-12-07T19:22:00Z"/>
          <w:rFonts w:ascii="Times New Roman" w:hAnsi="Times New Roman"/>
          <w:sz w:val="26"/>
          <w:szCs w:val="26"/>
        </w:rPr>
        <w:pPrChange w:id="6605" w:author="The Si Tran" w:date="2012-12-14T05:24:00Z">
          <w:pPr>
            <w:pStyle w:val="ListParagraph"/>
            <w:numPr>
              <w:numId w:val="18"/>
            </w:numPr>
            <w:ind w:hanging="360"/>
          </w:pPr>
        </w:pPrChange>
      </w:pPr>
      <w:ins w:id="6606" w:author="The Si Tran" w:date="2012-12-07T19:19:00Z">
        <w:r>
          <w:rPr>
            <w:rFonts w:ascii="Times New Roman" w:hAnsi="Times New Roman"/>
            <w:sz w:val="26"/>
            <w:szCs w:val="26"/>
          </w:rPr>
          <w:lastRenderedPageBreak/>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6607" w:author="The Si Tran" w:date="2012-12-07T19:19:00Z">
        <w:r>
          <w:rPr>
            <w:rFonts w:ascii="Times New Roman" w:hAnsi="Times New Roman"/>
            <w:sz w:val="26"/>
            <w:szCs w:val="26"/>
          </w:rPr>
          <w:t xml:space="preserve"> để loại bỏ tính mùa.</w:t>
        </w:r>
      </w:ins>
      <w:ins w:id="6608" w:author="The Si Tran" w:date="2012-12-10T20:27:00Z">
        <w:r w:rsidR="00087FFE">
          <w:rPr>
            <w:rFonts w:ascii="Times New Roman" w:hAnsi="Times New Roman"/>
            <w:sz w:val="26"/>
            <w:szCs w:val="26"/>
          </w:rPr>
          <w:t xml:space="preserve"> Với các chuỗi dữ liệu thường gặp chỉ qua 1 lần lấy hiệu </w:t>
        </w:r>
      </w:ins>
      <w:ins w:id="6609"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6610" w:author="The Si Tran" w:date="2012-12-07T19:22:00Z"/>
          <w:rFonts w:ascii="Times New Roman" w:hAnsi="Times New Roman"/>
          <w:sz w:val="26"/>
          <w:szCs w:val="26"/>
        </w:rPr>
        <w:pPrChange w:id="6611" w:author="The Si Tran" w:date="2012-12-14T05:24:00Z">
          <w:pPr>
            <w:pStyle w:val="ListParagraph"/>
            <w:ind w:left="1728"/>
          </w:pPr>
        </w:pPrChange>
      </w:pPr>
      <w:ins w:id="6612"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6613" w:author="The Si Tran" w:date="2012-12-07T19:22:00Z"/>
          <w:rFonts w:ascii="Times New Roman" w:hAnsi="Times New Roman"/>
          <w:sz w:val="26"/>
          <w:szCs w:val="26"/>
        </w:rPr>
        <w:pPrChange w:id="6614" w:author="The Si Tran" w:date="2012-12-14T05:24:00Z">
          <w:pPr>
            <w:pStyle w:val="ListParagraph"/>
            <w:numPr>
              <w:numId w:val="25"/>
            </w:numPr>
            <w:ind w:left="2448" w:hanging="360"/>
          </w:pPr>
        </w:pPrChange>
      </w:pPr>
      <w:ins w:id="6615"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6616" w:author="The Si Tran" w:date="2012-12-07T19:22:00Z"/>
          <w:rFonts w:ascii="Times New Roman" w:hAnsi="Times New Roman"/>
          <w:sz w:val="26"/>
          <w:szCs w:val="26"/>
        </w:rPr>
        <w:pPrChange w:id="6617" w:author="The Si Tran" w:date="2012-12-14T05:24:00Z">
          <w:pPr>
            <w:pStyle w:val="ListParagraph"/>
            <w:numPr>
              <w:numId w:val="25"/>
            </w:numPr>
            <w:ind w:left="2448" w:hanging="360"/>
          </w:pPr>
        </w:pPrChange>
      </w:pPr>
      <w:ins w:id="6618"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6619"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6620" w:author="The Si Tran" w:date="2012-12-07T19:19:00Z"/>
          <w:rFonts w:ascii="Times New Roman" w:hAnsi="Times New Roman"/>
          <w:sz w:val="26"/>
          <w:szCs w:val="26"/>
        </w:rPr>
        <w:pPrChange w:id="6621" w:author="The Si Tran" w:date="2012-12-14T05:24:00Z">
          <w:pPr>
            <w:pStyle w:val="ListParagraph"/>
            <w:numPr>
              <w:numId w:val="18"/>
            </w:numPr>
            <w:ind w:hanging="360"/>
          </w:pPr>
        </w:pPrChange>
      </w:pPr>
      <w:ins w:id="6622"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51C9B4A8" w:rsidR="00FC6FFD" w:rsidRDefault="00677EB9">
      <w:pPr>
        <w:pStyle w:val="ListParagraph"/>
        <w:numPr>
          <w:ilvl w:val="0"/>
          <w:numId w:val="24"/>
        </w:numPr>
        <w:spacing w:line="360" w:lineRule="auto"/>
        <w:rPr>
          <w:ins w:id="6623" w:author="The Si Tran" w:date="2012-12-07T21:34:00Z"/>
          <w:rFonts w:ascii="Times New Roman" w:hAnsi="Times New Roman"/>
          <w:sz w:val="26"/>
          <w:szCs w:val="26"/>
        </w:rPr>
        <w:pPrChange w:id="6624" w:author="The Si Tran" w:date="2012-12-14T05:24:00Z">
          <w:pPr>
            <w:pStyle w:val="ListParagraph"/>
            <w:ind w:left="792"/>
          </w:pPr>
        </w:pPrChange>
      </w:pPr>
      <w:ins w:id="6625"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6626" w:author="The Si Tran" w:date="2012-12-07T21:28:00Z"/>
          <w:rFonts w:ascii="Times New Roman" w:hAnsi="Times New Roman"/>
          <w:sz w:val="26"/>
          <w:szCs w:val="26"/>
        </w:rPr>
        <w:pPrChange w:id="6627" w:author="The Si Tran" w:date="2012-12-14T05:24:00Z">
          <w:pPr>
            <w:pStyle w:val="ListParagraph"/>
            <w:ind w:left="792"/>
          </w:pPr>
        </w:pPrChange>
      </w:pPr>
      <w:ins w:id="6628" w:author="The Si Tran" w:date="2012-12-10T20:30:00Z">
        <w:r>
          <w:rPr>
            <w:rFonts w:ascii="Times New Roman" w:hAnsi="Times New Roman"/>
            <w:sz w:val="26"/>
            <w:szCs w:val="26"/>
          </w:rPr>
          <w:t>Như đề cập ở trên,</w:t>
        </w:r>
      </w:ins>
      <w:ins w:id="6629"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6630" w:author="The Si Tran" w:date="2012-12-07T21:28:00Z"/>
          <w:rFonts w:ascii="Times New Roman" w:hAnsi="Times New Roman"/>
          <w:sz w:val="26"/>
          <w:szCs w:val="26"/>
        </w:rPr>
        <w:pPrChange w:id="6631" w:author="The Si Tran" w:date="2012-12-14T05:24:00Z">
          <w:pPr>
            <w:pStyle w:val="ListParagraph"/>
            <w:numPr>
              <w:numId w:val="26"/>
            </w:numPr>
            <w:ind w:left="1512" w:hanging="360"/>
          </w:pPr>
        </w:pPrChange>
      </w:pPr>
      <w:ins w:id="6632" w:author="The Si Tran" w:date="2012-12-07T21:28:00Z">
        <w:r>
          <w:rPr>
            <w:rFonts w:ascii="Times New Roman" w:hAnsi="Times New Roman"/>
            <w:sz w:val="26"/>
            <w:szCs w:val="26"/>
          </w:rPr>
          <w:t xml:space="preserve">Giảm </w:t>
        </w:r>
      </w:ins>
      <w:ins w:id="6633" w:author="The Si Tran" w:date="2012-12-10T20:31:00Z">
        <w:r w:rsidR="00B261FB">
          <w:rPr>
            <w:rFonts w:ascii="Times New Roman" w:hAnsi="Times New Roman"/>
            <w:sz w:val="26"/>
            <w:szCs w:val="26"/>
          </w:rPr>
          <w:t>chậm</w:t>
        </w:r>
      </w:ins>
      <w:ins w:id="6634"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6635" w:author="The Si Tran" w:date="2012-12-07T21:28:00Z"/>
          <w:rFonts w:ascii="Times New Roman" w:hAnsi="Times New Roman"/>
          <w:sz w:val="26"/>
          <w:szCs w:val="26"/>
        </w:rPr>
        <w:pPrChange w:id="6636" w:author="The Si Tran" w:date="2012-12-14T05:24:00Z">
          <w:pPr>
            <w:pStyle w:val="ListParagraph"/>
            <w:numPr>
              <w:numId w:val="26"/>
            </w:numPr>
            <w:ind w:left="1512" w:hanging="360"/>
          </w:pPr>
        </w:pPrChange>
      </w:pPr>
      <w:ins w:id="6637"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6638" w:author="The Si Tran" w:date="2012-12-07T21:28:00Z"/>
          <w:rFonts w:ascii="Times New Roman" w:hAnsi="Times New Roman"/>
          <w:sz w:val="26"/>
          <w:szCs w:val="26"/>
        </w:rPr>
        <w:pPrChange w:id="6639" w:author="The Si Tran" w:date="2012-12-14T05:24:00Z">
          <w:pPr>
            <w:pStyle w:val="ListParagraph"/>
            <w:numPr>
              <w:numId w:val="26"/>
            </w:numPr>
            <w:ind w:left="1512" w:hanging="360"/>
          </w:pPr>
        </w:pPrChange>
      </w:pPr>
      <w:ins w:id="6640" w:author="The Si Tran" w:date="2012-12-07T21:28:00Z">
        <w:r>
          <w:rPr>
            <w:rFonts w:ascii="Times New Roman" w:hAnsi="Times New Roman"/>
            <w:sz w:val="26"/>
            <w:szCs w:val="26"/>
          </w:rPr>
          <w:t xml:space="preserve">Giảm </w:t>
        </w:r>
      </w:ins>
      <w:ins w:id="6641" w:author="The Si Tran" w:date="2012-12-10T20:31:00Z">
        <w:r w:rsidR="003A6C45">
          <w:rPr>
            <w:rFonts w:ascii="Times New Roman" w:hAnsi="Times New Roman"/>
            <w:sz w:val="26"/>
            <w:szCs w:val="26"/>
          </w:rPr>
          <w:t>gián đoạn</w:t>
        </w:r>
      </w:ins>
      <w:ins w:id="6642"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6643" w:author="The Si Tran" w:date="2012-12-07T21:29:00Z"/>
          <w:rFonts w:ascii="Times New Roman" w:hAnsi="Times New Roman"/>
          <w:sz w:val="26"/>
          <w:szCs w:val="26"/>
        </w:rPr>
        <w:pPrChange w:id="6644" w:author="The Si Tran" w:date="2012-12-14T05:24:00Z">
          <w:pPr>
            <w:pStyle w:val="ListParagraph"/>
            <w:numPr>
              <w:numId w:val="18"/>
            </w:numPr>
            <w:ind w:hanging="360"/>
          </w:pPr>
        </w:pPrChange>
      </w:pPr>
      <w:ins w:id="6645" w:author="The Si Tran" w:date="2012-12-07T21:28:00Z">
        <w:r>
          <w:rPr>
            <w:rFonts w:ascii="Times New Roman" w:hAnsi="Times New Roman"/>
            <w:sz w:val="26"/>
            <w:szCs w:val="26"/>
          </w:rPr>
          <w:t>Bằng cách tính</w:t>
        </w:r>
      </w:ins>
      <w:ins w:id="6646"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6647" w:author="The Si Tran" w:date="2012-12-10T20:31:00Z">
        <w:r w:rsidR="00223994">
          <w:rPr>
            <w:rFonts w:ascii="Times New Roman" w:hAnsi="Times New Roman"/>
            <w:sz w:val="26"/>
            <w:szCs w:val="26"/>
          </w:rPr>
          <w:t>ính</w:t>
        </w:r>
      </w:ins>
      <w:ins w:id="6648"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6649" w:author="The Si Tran" w:date="2012-12-07T21:30:00Z"/>
          <w:rFonts w:ascii="Times New Roman" w:hAnsi="Times New Roman"/>
          <w:sz w:val="26"/>
          <w:szCs w:val="26"/>
        </w:rPr>
        <w:pPrChange w:id="6650" w:author="The Si Tran" w:date="2012-12-14T05:25:00Z">
          <w:pPr>
            <w:pStyle w:val="ListParagraph"/>
            <w:ind w:left="1224" w:firstLine="216"/>
          </w:pPr>
        </w:pPrChange>
      </w:pPr>
      <w:ins w:id="6651"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6652" w:author="The Si Tran" w:date="2012-12-07T21:30:00Z"/>
          <w:rFonts w:ascii="Times New Roman" w:hAnsi="Times New Roman"/>
          <w:sz w:val="26"/>
          <w:szCs w:val="26"/>
        </w:rPr>
        <w:pPrChange w:id="6653" w:author="The Si Tran" w:date="2012-12-14T05:25:00Z">
          <w:pPr>
            <w:pStyle w:val="ListParagraph"/>
            <w:ind w:left="1224"/>
          </w:pPr>
        </w:pPrChange>
      </w:pPr>
      <w:r>
        <w:rPr>
          <w:rFonts w:ascii="Times New Roman" w:hAnsi="Times New Roman"/>
          <w:sz w:val="26"/>
          <w:szCs w:val="26"/>
        </w:rPr>
        <w:t>V</w:t>
      </w:r>
      <w:ins w:id="6654"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6655"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6656" w:author="The Si Tran" w:date="2012-12-07T21:30:00Z"/>
          <w:rFonts w:ascii="Times New Roman" w:hAnsi="Times New Roman"/>
          <w:sz w:val="26"/>
          <w:szCs w:val="26"/>
        </w:rPr>
        <w:pPrChange w:id="6657" w:author="The Si Tran" w:date="2012-12-14T05:25:00Z">
          <w:pPr>
            <w:pStyle w:val="ListParagraph"/>
            <w:ind w:left="1224"/>
          </w:pPr>
        </w:pPrChange>
      </w:pPr>
      <w:ins w:id="6658"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6659" w:author="The Si Tran" w:date="2012-12-07T21:34:00Z"/>
          <w:rFonts w:ascii="Times New Roman" w:hAnsi="Times New Roman"/>
          <w:sz w:val="26"/>
          <w:szCs w:val="26"/>
        </w:rPr>
        <w:pPrChange w:id="6660" w:author="The Si Tran" w:date="2012-12-07T21:33:00Z">
          <w:pPr>
            <w:pStyle w:val="ListParagraph"/>
            <w:numPr>
              <w:numId w:val="18"/>
            </w:numPr>
            <w:ind w:hanging="360"/>
          </w:pPr>
        </w:pPrChange>
      </w:pPr>
      <w:ins w:id="6661" w:author="The Si Tran" w:date="2012-12-16T17:09:00Z">
        <w:r>
          <w:rPr>
            <w:rFonts w:ascii="Times New Roman" w:hAnsi="Times New Roman"/>
            <w:noProof/>
            <w:sz w:val="26"/>
            <w:szCs w:val="26"/>
            <w:rPrChange w:id="6662" w:author="Unknown">
              <w:rPr>
                <w:noProof/>
              </w:rPr>
            </w:rPrChange>
          </w:rPr>
          <mc:AlternateContent>
            <mc:Choice Requires="wpc">
              <w:drawing>
                <wp:inline distT="0" distB="0" distL="0" distR="0" wp14:anchorId="393EE904" wp14:editId="53E62F59">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7D482D" w:rsidRDefault="007D482D" w:rsidP="00DC1307">
                                <w:pPr>
                                  <w:spacing w:line="240" w:lineRule="auto"/>
                                  <w:rPr>
                                    <w:szCs w:val="26"/>
                                  </w:rPr>
                                </w:pPr>
                                <w:ins w:id="6663" w:author="The Si Tran" w:date="2012-12-07T21:32:00Z">
                                  <w:r>
                                    <w:rPr>
                                      <w:szCs w:val="26"/>
                                    </w:rPr>
                                    <w:t>i</w:t>
                                  </w:r>
                                </w:ins>
                                <w:del w:id="6664" w:author="The Si Tran" w:date="2012-12-07T21:32:00Z">
                                  <w:r w:rsidDel="00DB3CD0">
                                    <w:rPr>
                                      <w:szCs w:val="26"/>
                                    </w:rPr>
                                    <w:delText>I</w:delText>
                                  </w:r>
                                </w:del>
                                <w:r>
                                  <w:rPr>
                                    <w:szCs w:val="26"/>
                                  </w:rPr>
                                  <w:t>f(</w:t>
                                </w:r>
                                <w:ins w:id="6665" w:author="The Si Tran" w:date="2012-12-16T15:06:00Z">
                                  <m:oMath>
                                    <m:r>
                                      <w:rPr>
                                        <w:rFonts w:ascii="Cambria Math" w:hAnsi="Cambria Math"/>
                                        <w:szCs w:val="26"/>
                                      </w:rPr>
                                      <m:t>∆</m:t>
                                    </m:r>
                                  </m:oMath>
                                </w:ins>
                                <w:del w:id="6666"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586860" r:id="rId173"/>
                                    </w:object>
                                  </w:r>
                                  <w:r w:rsidDel="00BF667D">
                                    <w:rPr>
                                      <w:szCs w:val="26"/>
                                    </w:rPr>
                                    <w:delText xml:space="preserve"> &gt;</w:delText>
                                  </w:r>
                                </w:del>
                                <w:r>
                                  <w:rPr>
                                    <w:szCs w:val="26"/>
                                  </w:rPr>
                                  <w:t xml:space="preserve"> </w:t>
                                </w:r>
                                <w:ins w:id="6667"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7D482D" w:rsidRDefault="007D482D" w:rsidP="00DC1307">
                                <w:pPr>
                                  <w:spacing w:line="240" w:lineRule="auto"/>
                                  <w:rPr>
                                    <w:szCs w:val="26"/>
                                  </w:rPr>
                                </w:pPr>
                                <w:ins w:id="6668" w:author="The Si Tran" w:date="2012-12-07T21:32:00Z">
                                  <w:r>
                                    <w:rPr>
                                      <w:szCs w:val="26"/>
                                    </w:rPr>
                                    <w:t>e</w:t>
                                  </w:r>
                                </w:ins>
                                <w:del w:id="6669" w:author="The Si Tran" w:date="2012-12-07T21:32:00Z">
                                  <w:r w:rsidDel="00DB3CD0">
                                    <w:rPr>
                                      <w:szCs w:val="26"/>
                                    </w:rPr>
                                    <w:delText>E</w:delText>
                                  </w:r>
                                </w:del>
                                <w:r>
                                  <w:rPr>
                                    <w:szCs w:val="26"/>
                                  </w:rPr>
                                  <w:t>lse if (</w:t>
                                </w:r>
                                <w:ins w:id="6670" w:author="The Si Tran" w:date="2012-12-16T15:07:00Z">
                                  <w:r>
                                    <w:rPr>
                                      <w:szCs w:val="26"/>
                                    </w:rPr>
                                    <w:t>(</w:t>
                                  </w:r>
                                  <m:oMath>
                                    <m:r>
                                      <w:rPr>
                                        <w:rFonts w:ascii="Cambria Math" w:hAnsi="Cambria Math"/>
                                        <w:szCs w:val="26"/>
                                      </w:rPr>
                                      <m:t>∆</m:t>
                                    </m:r>
                                  </m:oMath>
                                  <w:r>
                                    <w:rPr>
                                      <w:rFonts w:eastAsiaTheme="minorEastAsia"/>
                                      <w:szCs w:val="26"/>
                                    </w:rPr>
                                    <w:t xml:space="preserve"> </w:t>
                                  </w:r>
                                </w:ins>
                                <w:del w:id="6671"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586861" r:id="rId175"/>
                                    </w:object>
                                  </w:r>
                                  <w:r w:rsidDel="00BF667D">
                                    <w:rPr>
                                      <w:szCs w:val="26"/>
                                    </w:rPr>
                                    <w:delText xml:space="preserve"> </w:delText>
                                  </w:r>
                                </w:del>
                                <w:r>
                                  <w:rPr>
                                    <w:szCs w:val="26"/>
                                  </w:rPr>
                                  <w:t>&lt; 10%)</w:t>
                                </w:r>
                                <w:r>
                                  <w:rPr>
                                    <w:szCs w:val="26"/>
                                  </w:rPr>
                                  <w:tab/>
                                  <w:t>then  pattern =</w:t>
                                </w:r>
                                <w:ins w:id="6672" w:author="The Si Tran" w:date="2012-12-07T21:32:00Z">
                                  <w:r>
                                    <w:rPr>
                                      <w:szCs w:val="26"/>
                                    </w:rPr>
                                    <w:t xml:space="preserve"> </w:t>
                                  </w:r>
                                </w:ins>
                                <w:r>
                                  <w:rPr>
                                    <w:szCs w:val="26"/>
                                  </w:rPr>
                                  <w:t>slow decay</w:t>
                                </w:r>
                              </w:p>
                              <w:p w14:paraId="3316E27B" w14:textId="77777777" w:rsidR="007D482D" w:rsidRPr="00B108D6" w:rsidRDefault="007D482D">
                                <w:pPr>
                                  <w:spacing w:line="240" w:lineRule="auto"/>
                                  <w:rPr>
                                    <w:szCs w:val="26"/>
                                  </w:rPr>
                                  <w:pPrChange w:id="6673" w:author="The Si Tran" w:date="2012-12-07T21:32:00Z">
                                    <w:pPr/>
                                  </w:pPrChange>
                                </w:pPr>
                                <w:ins w:id="6674" w:author="The Si Tran" w:date="2012-12-07T21:32:00Z">
                                  <w:r>
                                    <w:rPr>
                                      <w:szCs w:val="26"/>
                                    </w:rPr>
                                    <w:t>e</w:t>
                                  </w:r>
                                </w:ins>
                                <w:del w:id="6675"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7D482D" w:rsidRDefault="007D482D" w:rsidP="00DC1307">
                          <w:pPr>
                            <w:spacing w:line="240" w:lineRule="auto"/>
                            <w:rPr>
                              <w:szCs w:val="26"/>
                            </w:rPr>
                          </w:pPr>
                          <w:ins w:id="6676" w:author="The Si Tran" w:date="2012-12-07T21:32:00Z">
                            <w:r>
                              <w:rPr>
                                <w:szCs w:val="26"/>
                              </w:rPr>
                              <w:t>i</w:t>
                            </w:r>
                          </w:ins>
                          <w:del w:id="6677" w:author="The Si Tran" w:date="2012-12-07T21:32:00Z">
                            <w:r w:rsidDel="00DB3CD0">
                              <w:rPr>
                                <w:szCs w:val="26"/>
                              </w:rPr>
                              <w:delText>I</w:delText>
                            </w:r>
                          </w:del>
                          <w:r>
                            <w:rPr>
                              <w:szCs w:val="26"/>
                            </w:rPr>
                            <w:t>f(</w:t>
                          </w:r>
                          <w:ins w:id="6678" w:author="The Si Tran" w:date="2012-12-16T15:06:00Z">
                            <m:oMath>
                              <m:r>
                                <w:rPr>
                                  <w:rFonts w:ascii="Cambria Math" w:hAnsi="Cambria Math"/>
                                  <w:szCs w:val="26"/>
                                </w:rPr>
                                <m:t>∆</m:t>
                              </m:r>
                            </m:oMath>
                          </w:ins>
                          <w:del w:id="6679"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586860" r:id="rId176"/>
                              </w:object>
                            </w:r>
                            <w:r w:rsidDel="00BF667D">
                              <w:rPr>
                                <w:szCs w:val="26"/>
                              </w:rPr>
                              <w:delText xml:space="preserve"> &gt;</w:delText>
                            </w:r>
                          </w:del>
                          <w:r>
                            <w:rPr>
                              <w:szCs w:val="26"/>
                            </w:rPr>
                            <w:t xml:space="preserve"> </w:t>
                          </w:r>
                          <w:ins w:id="6680"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7D482D" w:rsidRDefault="007D482D" w:rsidP="00DC1307">
                          <w:pPr>
                            <w:spacing w:line="240" w:lineRule="auto"/>
                            <w:rPr>
                              <w:szCs w:val="26"/>
                            </w:rPr>
                          </w:pPr>
                          <w:ins w:id="6681" w:author="The Si Tran" w:date="2012-12-07T21:32:00Z">
                            <w:r>
                              <w:rPr>
                                <w:szCs w:val="26"/>
                              </w:rPr>
                              <w:t>e</w:t>
                            </w:r>
                          </w:ins>
                          <w:del w:id="6682" w:author="The Si Tran" w:date="2012-12-07T21:32:00Z">
                            <w:r w:rsidDel="00DB3CD0">
                              <w:rPr>
                                <w:szCs w:val="26"/>
                              </w:rPr>
                              <w:delText>E</w:delText>
                            </w:r>
                          </w:del>
                          <w:r>
                            <w:rPr>
                              <w:szCs w:val="26"/>
                            </w:rPr>
                            <w:t>lse if (</w:t>
                          </w:r>
                          <w:ins w:id="6683" w:author="The Si Tran" w:date="2012-12-16T15:07:00Z">
                            <w:r>
                              <w:rPr>
                                <w:szCs w:val="26"/>
                              </w:rPr>
                              <w:t>(</w:t>
                            </w:r>
                            <m:oMath>
                              <m:r>
                                <w:rPr>
                                  <w:rFonts w:ascii="Cambria Math" w:hAnsi="Cambria Math"/>
                                  <w:szCs w:val="26"/>
                                </w:rPr>
                                <m:t>∆</m:t>
                              </m:r>
                            </m:oMath>
                            <w:r>
                              <w:rPr>
                                <w:rFonts w:eastAsiaTheme="minorEastAsia"/>
                                <w:szCs w:val="26"/>
                              </w:rPr>
                              <w:t xml:space="preserve"> </w:t>
                            </w:r>
                          </w:ins>
                          <w:del w:id="6684"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586861" r:id="rId177"/>
                              </w:object>
                            </w:r>
                            <w:r w:rsidDel="00BF667D">
                              <w:rPr>
                                <w:szCs w:val="26"/>
                              </w:rPr>
                              <w:delText xml:space="preserve"> </w:delText>
                            </w:r>
                          </w:del>
                          <w:r>
                            <w:rPr>
                              <w:szCs w:val="26"/>
                            </w:rPr>
                            <w:t>&lt; 10%)</w:t>
                          </w:r>
                          <w:r>
                            <w:rPr>
                              <w:szCs w:val="26"/>
                            </w:rPr>
                            <w:tab/>
                            <w:t>then  pattern =</w:t>
                          </w:r>
                          <w:ins w:id="6685" w:author="The Si Tran" w:date="2012-12-07T21:32:00Z">
                            <w:r>
                              <w:rPr>
                                <w:szCs w:val="26"/>
                              </w:rPr>
                              <w:t xml:space="preserve"> </w:t>
                            </w:r>
                          </w:ins>
                          <w:r>
                            <w:rPr>
                              <w:szCs w:val="26"/>
                            </w:rPr>
                            <w:t>slow decay</w:t>
                          </w:r>
                        </w:p>
                        <w:p w14:paraId="3316E27B" w14:textId="77777777" w:rsidR="007D482D" w:rsidRPr="00B108D6" w:rsidRDefault="007D482D">
                          <w:pPr>
                            <w:spacing w:line="240" w:lineRule="auto"/>
                            <w:rPr>
                              <w:szCs w:val="26"/>
                            </w:rPr>
                            <w:pPrChange w:id="6686" w:author="The Si Tran" w:date="2012-12-07T21:32:00Z">
                              <w:pPr/>
                            </w:pPrChange>
                          </w:pPr>
                          <w:ins w:id="6687" w:author="The Si Tran" w:date="2012-12-07T21:32:00Z">
                            <w:r>
                              <w:rPr>
                                <w:szCs w:val="26"/>
                              </w:rPr>
                              <w:t>e</w:t>
                            </w:r>
                          </w:ins>
                          <w:del w:id="6688"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6689" w:author="The Si Tran" w:date="2012-12-07T21:54:00Z"/>
          <w:rFonts w:ascii="Times New Roman" w:hAnsi="Times New Roman"/>
          <w:sz w:val="26"/>
          <w:szCs w:val="26"/>
        </w:rPr>
        <w:pPrChange w:id="6690" w:author="The Si Tran" w:date="2012-12-07T21:54:00Z">
          <w:pPr>
            <w:pStyle w:val="ListParagraph"/>
            <w:ind w:left="1224"/>
          </w:pPr>
        </w:pPrChange>
      </w:pPr>
      <w:ins w:id="6691"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6692" w:author="The Si Tran" w:date="2012-12-07T19:19:00Z"/>
          <w:rFonts w:ascii="Times New Roman" w:hAnsi="Times New Roman"/>
          <w:sz w:val="26"/>
          <w:szCs w:val="26"/>
        </w:rPr>
        <w:pPrChange w:id="6693" w:author="The Si Tran" w:date="2012-12-07T21:34:00Z">
          <w:pPr>
            <w:pStyle w:val="ListParagraph"/>
            <w:numPr>
              <w:numId w:val="18"/>
            </w:numPr>
            <w:ind w:hanging="360"/>
          </w:pPr>
        </w:pPrChange>
      </w:pPr>
      <w:ins w:id="6694" w:author="The Si Tran" w:date="2012-12-07T21:54:00Z">
        <w:r>
          <w:rPr>
            <w:rFonts w:ascii="Times New Roman" w:hAnsi="Times New Roman"/>
            <w:noProof/>
            <w:sz w:val="26"/>
            <w:szCs w:val="26"/>
            <w:rPrChange w:id="6695" w:author="Unknown">
              <w:rPr>
                <w:noProof/>
              </w:rPr>
            </w:rPrChange>
          </w:rPr>
          <w:lastRenderedPageBreak/>
          <mc:AlternateContent>
            <mc:Choice Requires="wpc">
              <w:drawing>
                <wp:inline distT="0" distB="0" distL="0" distR="0" wp14:anchorId="17C388E2" wp14:editId="40B33D67">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7D482D" w:rsidDel="00EC5752" w:rsidRDefault="007D482D" w:rsidP="00097101">
                                <w:pPr>
                                  <w:spacing w:line="240" w:lineRule="auto"/>
                                  <w:jc w:val="left"/>
                                  <w:rPr>
                                    <w:del w:id="6696" w:author="The Si Tran" w:date="2012-12-07T21:54:00Z"/>
                                    <w:szCs w:val="26"/>
                                  </w:rPr>
                                </w:pPr>
                                <w:ins w:id="6697" w:author="The Si Tran" w:date="2012-12-07T21:55:00Z">
                                  <w:r>
                                    <w:rPr>
                                      <w:szCs w:val="26"/>
                                    </w:rPr>
                                    <w:t>i</w:t>
                                  </w:r>
                                </w:ins>
                                <w:del w:id="6698" w:author="The Si Tran" w:date="2012-12-07T21:55:00Z">
                                  <w:r w:rsidDel="00EC5752">
                                    <w:rPr>
                                      <w:szCs w:val="26"/>
                                    </w:rPr>
                                    <w:delText>I</w:delText>
                                  </w:r>
                                </w:del>
                                <w:r>
                                  <w:rPr>
                                    <w:szCs w:val="26"/>
                                  </w:rPr>
                                  <w:t>f (high frequencies exist in ACF or PACF)</w:t>
                                </w:r>
                                <w:ins w:id="6699" w:author="The Si Tran" w:date="2012-12-07T21:55:00Z">
                                  <w:r>
                                    <w:rPr>
                                      <w:szCs w:val="26"/>
                                    </w:rPr>
                                    <w:t xml:space="preserve"> {</w:t>
                                  </w:r>
                                </w:ins>
                              </w:p>
                              <w:p w14:paraId="503CA6A7" w14:textId="77777777" w:rsidR="007D482D" w:rsidRDefault="007D482D" w:rsidP="00E231FB">
                                <w:pPr>
                                  <w:spacing w:line="240" w:lineRule="auto"/>
                                  <w:jc w:val="left"/>
                                  <w:rPr>
                                    <w:szCs w:val="26"/>
                                  </w:rPr>
                                </w:pPr>
                                <w:del w:id="6700" w:author="The Si Tran" w:date="2012-12-07T21:54:00Z">
                                  <w:r w:rsidDel="00EC5752">
                                    <w:rPr>
                                      <w:szCs w:val="26"/>
                                    </w:rPr>
                                    <w:delText>{</w:delText>
                                  </w:r>
                                </w:del>
                              </w:p>
                              <w:p w14:paraId="41D22285" w14:textId="77777777" w:rsidR="007D482D" w:rsidRDefault="007D482D">
                                <w:pPr>
                                  <w:spacing w:line="240" w:lineRule="auto"/>
                                  <w:jc w:val="left"/>
                                  <w:rPr>
                                    <w:szCs w:val="26"/>
                                  </w:rPr>
                                  <w:pPrChange w:id="6701" w:author="The Si Tran" w:date="2012-12-07T21:55:00Z">
                                    <w:pPr/>
                                  </w:pPrChange>
                                </w:pPr>
                                <w:r>
                                  <w:rPr>
                                    <w:szCs w:val="26"/>
                                  </w:rPr>
                                  <w:tab/>
                                </w:r>
                                <w:ins w:id="6702" w:author="The Si Tran" w:date="2012-12-08T15:47:00Z">
                                  <w:r>
                                    <w:rPr>
                                      <w:szCs w:val="26"/>
                                    </w:rPr>
                                    <w:t>i</w:t>
                                  </w:r>
                                </w:ins>
                                <w:del w:id="6703"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7D482D" w:rsidRDefault="007D482D">
                                <w:pPr>
                                  <w:spacing w:line="240" w:lineRule="auto"/>
                                  <w:jc w:val="left"/>
                                  <w:rPr>
                                    <w:szCs w:val="26"/>
                                  </w:rPr>
                                  <w:pPrChange w:id="6704" w:author="The Si Tran" w:date="2012-12-07T21:55:00Z">
                                    <w:pPr/>
                                  </w:pPrChange>
                                </w:pPr>
                                <w:r>
                                  <w:rPr>
                                    <w:szCs w:val="26"/>
                                  </w:rPr>
                                  <w:tab/>
                                </w:r>
                                <w:r>
                                  <w:rPr>
                                    <w:szCs w:val="26"/>
                                  </w:rPr>
                                  <w:tab/>
                                  <w:t>Model = pure MA(q)</w:t>
                                </w:r>
                                <w:r>
                                  <w:rPr>
                                    <w:szCs w:val="26"/>
                                  </w:rPr>
                                  <w:tab/>
                                </w:r>
                              </w:p>
                              <w:p w14:paraId="012CDC71" w14:textId="77777777" w:rsidR="007D482D" w:rsidRDefault="007D482D">
                                <w:pPr>
                                  <w:spacing w:line="240" w:lineRule="auto"/>
                                  <w:jc w:val="left"/>
                                  <w:rPr>
                                    <w:szCs w:val="26"/>
                                  </w:rPr>
                                  <w:pPrChange w:id="6705" w:author="The Si Tran" w:date="2012-12-07T21:55:00Z">
                                    <w:pPr/>
                                  </w:pPrChange>
                                </w:pPr>
                                <w:r>
                                  <w:rPr>
                                    <w:szCs w:val="26"/>
                                  </w:rPr>
                                  <w:tab/>
                                </w:r>
                                <w:ins w:id="6706" w:author="The Si Tran" w:date="2012-12-08T15:47:00Z">
                                  <w:r>
                                    <w:rPr>
                                      <w:szCs w:val="26"/>
                                    </w:rPr>
                                    <w:t>e</w:t>
                                  </w:r>
                                </w:ins>
                                <w:del w:id="6707"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7D482D" w:rsidRDefault="007D482D">
                                <w:pPr>
                                  <w:spacing w:line="240" w:lineRule="auto"/>
                                  <w:jc w:val="left"/>
                                  <w:rPr>
                                    <w:szCs w:val="26"/>
                                  </w:rPr>
                                  <w:pPrChange w:id="6708" w:author="The Si Tran" w:date="2012-12-07T21:55:00Z">
                                    <w:pPr/>
                                  </w:pPrChange>
                                </w:pPr>
                                <w:r>
                                  <w:rPr>
                                    <w:szCs w:val="26"/>
                                  </w:rPr>
                                  <w:tab/>
                                </w:r>
                                <w:r>
                                  <w:rPr>
                                    <w:szCs w:val="26"/>
                                  </w:rPr>
                                  <w:tab/>
                                  <w:t>Model = pure AR(p)</w:t>
                                </w:r>
                              </w:p>
                              <w:p w14:paraId="0A5BF9CC" w14:textId="77777777" w:rsidR="007D482D" w:rsidRDefault="007D482D">
                                <w:pPr>
                                  <w:spacing w:line="240" w:lineRule="auto"/>
                                  <w:jc w:val="left"/>
                                  <w:rPr>
                                    <w:szCs w:val="26"/>
                                  </w:rPr>
                                  <w:pPrChange w:id="6709" w:author="The Si Tran" w:date="2012-12-07T21:55:00Z">
                                    <w:pPr/>
                                  </w:pPrChange>
                                </w:pPr>
                                <w:r>
                                  <w:rPr>
                                    <w:szCs w:val="26"/>
                                  </w:rPr>
                                  <w:tab/>
                                </w:r>
                                <w:ins w:id="6710" w:author="The Si Tran" w:date="2012-12-08T15:47:00Z">
                                  <w:r>
                                    <w:rPr>
                                      <w:szCs w:val="26"/>
                                    </w:rPr>
                                    <w:t>e</w:t>
                                  </w:r>
                                </w:ins>
                                <w:del w:id="6711"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7D482D" w:rsidDel="00EC5752" w:rsidRDefault="007D482D">
                                <w:pPr>
                                  <w:spacing w:line="240" w:lineRule="auto"/>
                                  <w:jc w:val="left"/>
                                  <w:rPr>
                                    <w:del w:id="6712" w:author="The Si Tran" w:date="2012-12-07T21:54:00Z"/>
                                    <w:szCs w:val="26"/>
                                  </w:rPr>
                                  <w:pPrChange w:id="6713" w:author="The Si Tran" w:date="2012-12-07T21:55:00Z">
                                    <w:pPr/>
                                  </w:pPrChange>
                                </w:pPr>
                                <w:r>
                                  <w:rPr>
                                    <w:szCs w:val="26"/>
                                  </w:rPr>
                                  <w:tab/>
                                </w:r>
                                <w:r>
                                  <w:rPr>
                                    <w:szCs w:val="26"/>
                                  </w:rPr>
                                  <w:tab/>
                                  <w:t>Model = ARMA(p,q)</w:t>
                                </w:r>
                              </w:p>
                              <w:p w14:paraId="356E5661" w14:textId="77777777" w:rsidR="007D482D" w:rsidRDefault="007D482D">
                                <w:pPr>
                                  <w:spacing w:line="240" w:lineRule="auto"/>
                                  <w:jc w:val="left"/>
                                  <w:rPr>
                                    <w:ins w:id="6714" w:author="The Si Tran" w:date="2012-12-07T21:55:00Z"/>
                                    <w:szCs w:val="26"/>
                                  </w:rPr>
                                  <w:pPrChange w:id="6715" w:author="The Si Tran" w:date="2012-12-07T21:55:00Z">
                                    <w:pPr/>
                                  </w:pPrChange>
                                </w:pPr>
                              </w:p>
                              <w:p w14:paraId="64F48697" w14:textId="77777777" w:rsidR="007D482D" w:rsidRDefault="007D482D">
                                <w:pPr>
                                  <w:spacing w:line="240" w:lineRule="auto"/>
                                  <w:jc w:val="left"/>
                                  <w:rPr>
                                    <w:szCs w:val="26"/>
                                  </w:rPr>
                                  <w:pPrChange w:id="6716" w:author="The Si Tran" w:date="2012-12-07T21:55:00Z">
                                    <w:pPr/>
                                  </w:pPrChange>
                                </w:pPr>
                                <w:ins w:id="6717" w:author="The Si Tran" w:date="2012-12-07T21:55:00Z">
                                  <w:r>
                                    <w:rPr>
                                      <w:szCs w:val="26"/>
                                    </w:rPr>
                                    <w:t>}</w:t>
                                  </w:r>
                                </w:ins>
                                <w:del w:id="6718" w:author="The Si Tran" w:date="2012-12-07T21:54:00Z">
                                  <w:r w:rsidDel="00EC5752">
                                    <w:rPr>
                                      <w:szCs w:val="26"/>
                                    </w:rPr>
                                    <w:delText>}</w:delText>
                                  </w:r>
                                </w:del>
                              </w:p>
                              <w:p w14:paraId="13DC2B9F" w14:textId="77777777" w:rsidR="007D482D" w:rsidDel="00EC5752" w:rsidRDefault="007D482D">
                                <w:pPr>
                                  <w:spacing w:before="0" w:line="240" w:lineRule="auto"/>
                                  <w:jc w:val="left"/>
                                  <w:rPr>
                                    <w:del w:id="6719" w:author="The Si Tran" w:date="2012-12-07T21:55:00Z"/>
                                    <w:szCs w:val="26"/>
                                  </w:rPr>
                                  <w:pPrChange w:id="6720" w:author="The Si Tran" w:date="2012-12-07T21:55:00Z">
                                    <w:pPr/>
                                  </w:pPrChange>
                                </w:pPr>
                                <w:ins w:id="6721" w:author="The Si Tran" w:date="2012-12-07T21:55:00Z">
                                  <w:r>
                                    <w:rPr>
                                      <w:szCs w:val="26"/>
                                    </w:rPr>
                                    <w:t>e</w:t>
                                  </w:r>
                                </w:ins>
                                <w:del w:id="6722" w:author="The Si Tran" w:date="2012-12-07T21:55:00Z">
                                  <w:r w:rsidDel="00EC5752">
                                    <w:rPr>
                                      <w:szCs w:val="26"/>
                                    </w:rPr>
                                    <w:delText>E</w:delText>
                                  </w:r>
                                </w:del>
                                <w:r>
                                  <w:rPr>
                                    <w:szCs w:val="26"/>
                                  </w:rPr>
                                  <w:t>lse</w:t>
                                </w:r>
                              </w:p>
                              <w:p w14:paraId="0082214C" w14:textId="77777777" w:rsidR="007D482D" w:rsidRDefault="007D482D">
                                <w:pPr>
                                  <w:spacing w:before="0" w:line="240" w:lineRule="auto"/>
                                  <w:jc w:val="left"/>
                                  <w:rPr>
                                    <w:szCs w:val="26"/>
                                  </w:rPr>
                                  <w:pPrChange w:id="6723" w:author="The Si Tran" w:date="2012-12-07T21:55:00Z">
                                    <w:pPr/>
                                  </w:pPrChange>
                                </w:pPr>
                                <w:ins w:id="6724" w:author="The Si Tran" w:date="2012-12-07T21:55:00Z">
                                  <w:r>
                                    <w:rPr>
                                      <w:szCs w:val="26"/>
                                    </w:rPr>
                                    <w:t xml:space="preserve"> </w:t>
                                  </w:r>
                                </w:ins>
                                <w:r>
                                  <w:rPr>
                                    <w:szCs w:val="26"/>
                                  </w:rPr>
                                  <w:t>{</w:t>
                                </w:r>
                              </w:p>
                              <w:p w14:paraId="1B440C5F" w14:textId="77777777" w:rsidR="007D482D" w:rsidRDefault="007D482D">
                                <w:pPr>
                                  <w:spacing w:before="0" w:line="240" w:lineRule="auto"/>
                                  <w:ind w:firstLine="720"/>
                                  <w:jc w:val="left"/>
                                  <w:rPr>
                                    <w:ins w:id="6725" w:author="The Si Tran" w:date="2012-12-10T20:34:00Z"/>
                                    <w:szCs w:val="26"/>
                                  </w:rPr>
                                  <w:pPrChange w:id="6726" w:author="The Si Tran" w:date="2012-12-07T21:55:00Z">
                                    <w:pPr>
                                      <w:ind w:firstLine="720"/>
                                    </w:pPr>
                                  </w:pPrChange>
                                </w:pPr>
                                <w:r>
                                  <w:rPr>
                                    <w:szCs w:val="26"/>
                                  </w:rPr>
                                  <w:t>p = q =0;</w:t>
                                </w:r>
                              </w:p>
                              <w:p w14:paraId="1C9B4EFD" w14:textId="77777777" w:rsidR="007D482D" w:rsidRPr="00E15D38" w:rsidRDefault="007D482D">
                                <w:pPr>
                                  <w:spacing w:before="0" w:line="240" w:lineRule="auto"/>
                                  <w:ind w:firstLine="720"/>
                                  <w:jc w:val="left"/>
                                  <w:rPr>
                                    <w:szCs w:val="26"/>
                                  </w:rPr>
                                  <w:pPrChange w:id="6727" w:author="The Si Tran" w:date="2012-12-07T21:55:00Z">
                                    <w:pPr>
                                      <w:ind w:firstLine="720"/>
                                    </w:pPr>
                                  </w:pPrChange>
                                </w:pPr>
                                <w:ins w:id="6728"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7D482D" w:rsidDel="00EC5752" w:rsidRDefault="007D482D" w:rsidP="00097101">
                          <w:pPr>
                            <w:spacing w:line="240" w:lineRule="auto"/>
                            <w:jc w:val="left"/>
                            <w:rPr>
                              <w:del w:id="6729" w:author="The Si Tran" w:date="2012-12-07T21:54:00Z"/>
                              <w:szCs w:val="26"/>
                            </w:rPr>
                          </w:pPr>
                          <w:ins w:id="6730" w:author="The Si Tran" w:date="2012-12-07T21:55:00Z">
                            <w:r>
                              <w:rPr>
                                <w:szCs w:val="26"/>
                              </w:rPr>
                              <w:t>i</w:t>
                            </w:r>
                          </w:ins>
                          <w:del w:id="6731" w:author="The Si Tran" w:date="2012-12-07T21:55:00Z">
                            <w:r w:rsidDel="00EC5752">
                              <w:rPr>
                                <w:szCs w:val="26"/>
                              </w:rPr>
                              <w:delText>I</w:delText>
                            </w:r>
                          </w:del>
                          <w:r>
                            <w:rPr>
                              <w:szCs w:val="26"/>
                            </w:rPr>
                            <w:t>f (high frequencies exist in ACF or PACF)</w:t>
                          </w:r>
                          <w:ins w:id="6732" w:author="The Si Tran" w:date="2012-12-07T21:55:00Z">
                            <w:r>
                              <w:rPr>
                                <w:szCs w:val="26"/>
                              </w:rPr>
                              <w:t xml:space="preserve"> {</w:t>
                            </w:r>
                          </w:ins>
                        </w:p>
                        <w:p w14:paraId="503CA6A7" w14:textId="77777777" w:rsidR="007D482D" w:rsidRDefault="007D482D" w:rsidP="00E231FB">
                          <w:pPr>
                            <w:spacing w:line="240" w:lineRule="auto"/>
                            <w:jc w:val="left"/>
                            <w:rPr>
                              <w:szCs w:val="26"/>
                            </w:rPr>
                          </w:pPr>
                          <w:del w:id="6733" w:author="The Si Tran" w:date="2012-12-07T21:54:00Z">
                            <w:r w:rsidDel="00EC5752">
                              <w:rPr>
                                <w:szCs w:val="26"/>
                              </w:rPr>
                              <w:delText>{</w:delText>
                            </w:r>
                          </w:del>
                        </w:p>
                        <w:p w14:paraId="41D22285" w14:textId="77777777" w:rsidR="007D482D" w:rsidRDefault="007D482D">
                          <w:pPr>
                            <w:spacing w:line="240" w:lineRule="auto"/>
                            <w:jc w:val="left"/>
                            <w:rPr>
                              <w:szCs w:val="26"/>
                            </w:rPr>
                            <w:pPrChange w:id="6734" w:author="The Si Tran" w:date="2012-12-07T21:55:00Z">
                              <w:pPr/>
                            </w:pPrChange>
                          </w:pPr>
                          <w:r>
                            <w:rPr>
                              <w:szCs w:val="26"/>
                            </w:rPr>
                            <w:tab/>
                          </w:r>
                          <w:ins w:id="6735" w:author="The Si Tran" w:date="2012-12-08T15:47:00Z">
                            <w:r>
                              <w:rPr>
                                <w:szCs w:val="26"/>
                              </w:rPr>
                              <w:t>i</w:t>
                            </w:r>
                          </w:ins>
                          <w:del w:id="6736"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7D482D" w:rsidRDefault="007D482D">
                          <w:pPr>
                            <w:spacing w:line="240" w:lineRule="auto"/>
                            <w:jc w:val="left"/>
                            <w:rPr>
                              <w:szCs w:val="26"/>
                            </w:rPr>
                            <w:pPrChange w:id="6737" w:author="The Si Tran" w:date="2012-12-07T21:55:00Z">
                              <w:pPr/>
                            </w:pPrChange>
                          </w:pPr>
                          <w:r>
                            <w:rPr>
                              <w:szCs w:val="26"/>
                            </w:rPr>
                            <w:tab/>
                          </w:r>
                          <w:r>
                            <w:rPr>
                              <w:szCs w:val="26"/>
                            </w:rPr>
                            <w:tab/>
                            <w:t>Model = pure MA(q)</w:t>
                          </w:r>
                          <w:r>
                            <w:rPr>
                              <w:szCs w:val="26"/>
                            </w:rPr>
                            <w:tab/>
                          </w:r>
                        </w:p>
                        <w:p w14:paraId="012CDC71" w14:textId="77777777" w:rsidR="007D482D" w:rsidRDefault="007D482D">
                          <w:pPr>
                            <w:spacing w:line="240" w:lineRule="auto"/>
                            <w:jc w:val="left"/>
                            <w:rPr>
                              <w:szCs w:val="26"/>
                            </w:rPr>
                            <w:pPrChange w:id="6738" w:author="The Si Tran" w:date="2012-12-07T21:55:00Z">
                              <w:pPr/>
                            </w:pPrChange>
                          </w:pPr>
                          <w:r>
                            <w:rPr>
                              <w:szCs w:val="26"/>
                            </w:rPr>
                            <w:tab/>
                          </w:r>
                          <w:ins w:id="6739" w:author="The Si Tran" w:date="2012-12-08T15:47:00Z">
                            <w:r>
                              <w:rPr>
                                <w:szCs w:val="26"/>
                              </w:rPr>
                              <w:t>e</w:t>
                            </w:r>
                          </w:ins>
                          <w:del w:id="6740"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7D482D" w:rsidRDefault="007D482D">
                          <w:pPr>
                            <w:spacing w:line="240" w:lineRule="auto"/>
                            <w:jc w:val="left"/>
                            <w:rPr>
                              <w:szCs w:val="26"/>
                            </w:rPr>
                            <w:pPrChange w:id="6741" w:author="The Si Tran" w:date="2012-12-07T21:55:00Z">
                              <w:pPr/>
                            </w:pPrChange>
                          </w:pPr>
                          <w:r>
                            <w:rPr>
                              <w:szCs w:val="26"/>
                            </w:rPr>
                            <w:tab/>
                          </w:r>
                          <w:r>
                            <w:rPr>
                              <w:szCs w:val="26"/>
                            </w:rPr>
                            <w:tab/>
                            <w:t>Model = pure AR(p)</w:t>
                          </w:r>
                        </w:p>
                        <w:p w14:paraId="0A5BF9CC" w14:textId="77777777" w:rsidR="007D482D" w:rsidRDefault="007D482D">
                          <w:pPr>
                            <w:spacing w:line="240" w:lineRule="auto"/>
                            <w:jc w:val="left"/>
                            <w:rPr>
                              <w:szCs w:val="26"/>
                            </w:rPr>
                            <w:pPrChange w:id="6742" w:author="The Si Tran" w:date="2012-12-07T21:55:00Z">
                              <w:pPr/>
                            </w:pPrChange>
                          </w:pPr>
                          <w:r>
                            <w:rPr>
                              <w:szCs w:val="26"/>
                            </w:rPr>
                            <w:tab/>
                          </w:r>
                          <w:ins w:id="6743" w:author="The Si Tran" w:date="2012-12-08T15:47:00Z">
                            <w:r>
                              <w:rPr>
                                <w:szCs w:val="26"/>
                              </w:rPr>
                              <w:t>e</w:t>
                            </w:r>
                          </w:ins>
                          <w:del w:id="6744"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7D482D" w:rsidDel="00EC5752" w:rsidRDefault="007D482D">
                          <w:pPr>
                            <w:spacing w:line="240" w:lineRule="auto"/>
                            <w:jc w:val="left"/>
                            <w:rPr>
                              <w:del w:id="6745" w:author="The Si Tran" w:date="2012-12-07T21:54:00Z"/>
                              <w:szCs w:val="26"/>
                            </w:rPr>
                            <w:pPrChange w:id="6746" w:author="The Si Tran" w:date="2012-12-07T21:55:00Z">
                              <w:pPr/>
                            </w:pPrChange>
                          </w:pPr>
                          <w:r>
                            <w:rPr>
                              <w:szCs w:val="26"/>
                            </w:rPr>
                            <w:tab/>
                          </w:r>
                          <w:r>
                            <w:rPr>
                              <w:szCs w:val="26"/>
                            </w:rPr>
                            <w:tab/>
                            <w:t>Model = ARMA(p,q)</w:t>
                          </w:r>
                        </w:p>
                        <w:p w14:paraId="356E5661" w14:textId="77777777" w:rsidR="007D482D" w:rsidRDefault="007D482D">
                          <w:pPr>
                            <w:spacing w:line="240" w:lineRule="auto"/>
                            <w:jc w:val="left"/>
                            <w:rPr>
                              <w:ins w:id="6747" w:author="The Si Tran" w:date="2012-12-07T21:55:00Z"/>
                              <w:szCs w:val="26"/>
                            </w:rPr>
                            <w:pPrChange w:id="6748" w:author="The Si Tran" w:date="2012-12-07T21:55:00Z">
                              <w:pPr/>
                            </w:pPrChange>
                          </w:pPr>
                        </w:p>
                        <w:p w14:paraId="64F48697" w14:textId="77777777" w:rsidR="007D482D" w:rsidRDefault="007D482D">
                          <w:pPr>
                            <w:spacing w:line="240" w:lineRule="auto"/>
                            <w:jc w:val="left"/>
                            <w:rPr>
                              <w:szCs w:val="26"/>
                            </w:rPr>
                            <w:pPrChange w:id="6749" w:author="The Si Tran" w:date="2012-12-07T21:55:00Z">
                              <w:pPr/>
                            </w:pPrChange>
                          </w:pPr>
                          <w:ins w:id="6750" w:author="The Si Tran" w:date="2012-12-07T21:55:00Z">
                            <w:r>
                              <w:rPr>
                                <w:szCs w:val="26"/>
                              </w:rPr>
                              <w:t>}</w:t>
                            </w:r>
                          </w:ins>
                          <w:del w:id="6751" w:author="The Si Tran" w:date="2012-12-07T21:54:00Z">
                            <w:r w:rsidDel="00EC5752">
                              <w:rPr>
                                <w:szCs w:val="26"/>
                              </w:rPr>
                              <w:delText>}</w:delText>
                            </w:r>
                          </w:del>
                        </w:p>
                        <w:p w14:paraId="13DC2B9F" w14:textId="77777777" w:rsidR="007D482D" w:rsidDel="00EC5752" w:rsidRDefault="007D482D">
                          <w:pPr>
                            <w:spacing w:before="0" w:line="240" w:lineRule="auto"/>
                            <w:jc w:val="left"/>
                            <w:rPr>
                              <w:del w:id="6752" w:author="The Si Tran" w:date="2012-12-07T21:55:00Z"/>
                              <w:szCs w:val="26"/>
                            </w:rPr>
                            <w:pPrChange w:id="6753" w:author="The Si Tran" w:date="2012-12-07T21:55:00Z">
                              <w:pPr/>
                            </w:pPrChange>
                          </w:pPr>
                          <w:ins w:id="6754" w:author="The Si Tran" w:date="2012-12-07T21:55:00Z">
                            <w:r>
                              <w:rPr>
                                <w:szCs w:val="26"/>
                              </w:rPr>
                              <w:t>e</w:t>
                            </w:r>
                          </w:ins>
                          <w:del w:id="6755" w:author="The Si Tran" w:date="2012-12-07T21:55:00Z">
                            <w:r w:rsidDel="00EC5752">
                              <w:rPr>
                                <w:szCs w:val="26"/>
                              </w:rPr>
                              <w:delText>E</w:delText>
                            </w:r>
                          </w:del>
                          <w:r>
                            <w:rPr>
                              <w:szCs w:val="26"/>
                            </w:rPr>
                            <w:t>lse</w:t>
                          </w:r>
                        </w:p>
                        <w:p w14:paraId="0082214C" w14:textId="77777777" w:rsidR="007D482D" w:rsidRDefault="007D482D">
                          <w:pPr>
                            <w:spacing w:before="0" w:line="240" w:lineRule="auto"/>
                            <w:jc w:val="left"/>
                            <w:rPr>
                              <w:szCs w:val="26"/>
                            </w:rPr>
                            <w:pPrChange w:id="6756" w:author="The Si Tran" w:date="2012-12-07T21:55:00Z">
                              <w:pPr/>
                            </w:pPrChange>
                          </w:pPr>
                          <w:ins w:id="6757" w:author="The Si Tran" w:date="2012-12-07T21:55:00Z">
                            <w:r>
                              <w:rPr>
                                <w:szCs w:val="26"/>
                              </w:rPr>
                              <w:t xml:space="preserve"> </w:t>
                            </w:r>
                          </w:ins>
                          <w:r>
                            <w:rPr>
                              <w:szCs w:val="26"/>
                            </w:rPr>
                            <w:t>{</w:t>
                          </w:r>
                        </w:p>
                        <w:p w14:paraId="1B440C5F" w14:textId="77777777" w:rsidR="007D482D" w:rsidRDefault="007D482D">
                          <w:pPr>
                            <w:spacing w:before="0" w:line="240" w:lineRule="auto"/>
                            <w:ind w:firstLine="720"/>
                            <w:jc w:val="left"/>
                            <w:rPr>
                              <w:ins w:id="6758" w:author="The Si Tran" w:date="2012-12-10T20:34:00Z"/>
                              <w:szCs w:val="26"/>
                            </w:rPr>
                            <w:pPrChange w:id="6759" w:author="The Si Tran" w:date="2012-12-07T21:55:00Z">
                              <w:pPr>
                                <w:ind w:firstLine="720"/>
                              </w:pPr>
                            </w:pPrChange>
                          </w:pPr>
                          <w:r>
                            <w:rPr>
                              <w:szCs w:val="26"/>
                            </w:rPr>
                            <w:t>p = q =0;</w:t>
                          </w:r>
                        </w:p>
                        <w:p w14:paraId="1C9B4EFD" w14:textId="77777777" w:rsidR="007D482D" w:rsidRPr="00E15D38" w:rsidRDefault="007D482D">
                          <w:pPr>
                            <w:spacing w:before="0" w:line="240" w:lineRule="auto"/>
                            <w:ind w:firstLine="720"/>
                            <w:jc w:val="left"/>
                            <w:rPr>
                              <w:szCs w:val="26"/>
                            </w:rPr>
                            <w:pPrChange w:id="6760" w:author="The Si Tran" w:date="2012-12-07T21:55:00Z">
                              <w:pPr>
                                <w:ind w:firstLine="720"/>
                              </w:pPr>
                            </w:pPrChange>
                          </w:pPr>
                          <w:ins w:id="6761" w:author="The Si Tran" w:date="2012-12-10T20:34:00Z">
                            <w:r>
                              <w:rPr>
                                <w:szCs w:val="26"/>
                              </w:rPr>
                              <w:t>Model = ARMA(0,0)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6762" w:author="The Si Tran" w:date="2012-12-07T21:59:00Z">
          <w:pPr>
            <w:pStyle w:val="Heading3"/>
          </w:pPr>
        </w:pPrChange>
      </w:pPr>
      <w:ins w:id="6763" w:author="The Si Tran" w:date="2012-12-07T21:21:00Z">
        <w:r>
          <w:rPr>
            <w:rFonts w:ascii="Times New Roman" w:hAnsi="Times New Roman"/>
            <w:sz w:val="26"/>
            <w:szCs w:val="26"/>
          </w:rPr>
          <w:t xml:space="preserve">Xác định mô hình cho thành phần mùa: </w:t>
        </w:r>
      </w:ins>
      <w:ins w:id="6764" w:author="The Si Tran" w:date="2012-12-07T21:57:00Z">
        <w:r w:rsidR="00556D65">
          <w:rPr>
            <w:rFonts w:ascii="Times New Roman" w:hAnsi="Times New Roman"/>
            <w:sz w:val="26"/>
            <w:szCs w:val="26"/>
          </w:rPr>
          <w:t xml:space="preserve">tương tự như xây dựng mô hình </w:t>
        </w:r>
      </w:ins>
      <w:ins w:id="6765" w:author="The Si Tran" w:date="2012-12-07T21:58:00Z">
        <w:r w:rsidR="00556D65">
          <w:rPr>
            <w:rFonts w:ascii="Times New Roman" w:hAnsi="Times New Roman"/>
            <w:sz w:val="26"/>
            <w:szCs w:val="26"/>
          </w:rPr>
          <w:t>cho thành phần thường nhưng ta phân</w:t>
        </w:r>
      </w:ins>
      <w:ins w:id="6766"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6767" w:author="The Si Tran" w:date="2012-12-15T08:19:00Z"/>
        </w:rPr>
        <w:pPrChange w:id="6768" w:author="The Si Tran" w:date="2012-12-16T10:10:00Z">
          <w:pPr>
            <w:pStyle w:val="Heading3"/>
          </w:pPr>
        </w:pPrChange>
      </w:pPr>
      <w:r>
        <w:rPr>
          <w:noProof/>
        </w:rPr>
        <w:drawing>
          <wp:inline distT="0" distB="0" distL="0" distR="0" wp14:anchorId="28447CF0" wp14:editId="37476A9D">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6769" w:author="The Si Tran" w:date="2012-12-11T23:25:00Z"/>
        </w:rPr>
        <w:pPrChange w:id="6770" w:author="The Si Tran" w:date="2012-12-16T17:08:00Z">
          <w:pPr>
            <w:pStyle w:val="Heading3"/>
          </w:pPr>
        </w:pPrChange>
      </w:pPr>
      <w:bookmarkStart w:id="6771" w:name="_Toc343841736"/>
      <w:ins w:id="6772" w:author="The Si Tran" w:date="2012-12-11T23:25:00Z">
        <w:r w:rsidRPr="00F51638">
          <w:rPr>
            <w:rPrChange w:id="6773" w:author="The Si Tran" w:date="2012-12-16T17:08:00Z">
              <w:rPr>
                <w:b w:val="0"/>
                <w:lang w:val="pt-BR"/>
              </w:rPr>
            </w:rPrChange>
          </w:rPr>
          <w:t>Hình 3.4</w:t>
        </w:r>
      </w:ins>
      <w:ins w:id="6774" w:author="The Si Tran" w:date="2012-12-16T10:36:00Z">
        <w:r w:rsidRPr="00032D83">
          <w:t>:</w:t>
        </w:r>
      </w:ins>
      <w:ins w:id="6775" w:author="The Si Tran" w:date="2012-12-11T23:25:00Z">
        <w:r w:rsidRPr="00F51638">
          <w:rPr>
            <w:rPrChange w:id="6776" w:author="The Si Tran" w:date="2012-12-16T17:08:00Z">
              <w:rPr>
                <w:b w:val="0"/>
                <w:lang w:val="pt-BR"/>
              </w:rPr>
            </w:rPrChange>
          </w:rPr>
          <w:t xml:space="preserve"> Các thành phần của mô hình SARIMA</w:t>
        </w:r>
        <w:bookmarkEnd w:id="6771"/>
      </w:ins>
    </w:p>
    <w:p w14:paraId="6303FD36" w14:textId="77777777" w:rsidR="00A77BA3" w:rsidRDefault="00A77BA3" w:rsidP="00A77BA3">
      <w:pPr>
        <w:pStyle w:val="ListParagraph"/>
        <w:ind w:firstLine="0"/>
        <w:rPr>
          <w:ins w:id="6777" w:author="The Si Tran" w:date="2012-12-07T21:59:00Z"/>
        </w:rPr>
      </w:pPr>
    </w:p>
    <w:p w14:paraId="40F7DB82" w14:textId="58D5D2F2" w:rsidR="00155591" w:rsidRDefault="00290F01" w:rsidP="00155591">
      <w:pPr>
        <w:pStyle w:val="Heading3"/>
        <w:rPr>
          <w:ins w:id="6778" w:author="The Si Tran" w:date="2012-12-07T22:07:00Z"/>
        </w:rPr>
      </w:pPr>
      <w:bookmarkStart w:id="6779" w:name="_Toc343841925"/>
      <w:ins w:id="6780" w:author="The Si Tran" w:date="2012-12-10T20:35:00Z">
        <w:r w:rsidRPr="00EB0E04">
          <w:rPr>
            <w:rFonts w:eastAsia="Calibri"/>
          </w:rPr>
          <w:lastRenderedPageBreak/>
          <w:t xml:space="preserve">Thành phần </w:t>
        </w:r>
        <w:r>
          <w:t>khử mùa và xu hướng</w:t>
        </w:r>
      </w:ins>
      <w:bookmarkEnd w:id="6779"/>
    </w:p>
    <w:p w14:paraId="7FACEC87" w14:textId="77777777" w:rsidR="00E12518" w:rsidRDefault="00E12518">
      <w:pPr>
        <w:rPr>
          <w:ins w:id="6781" w:author="The Si Tran" w:date="2012-12-07T22:07:00Z"/>
        </w:rPr>
        <w:pPrChange w:id="6782" w:author="The Si Tran" w:date="2012-12-16T08:13:00Z">
          <w:pPr>
            <w:pStyle w:val="ListParagraph"/>
          </w:pPr>
        </w:pPrChange>
      </w:pPr>
      <w:ins w:id="6783"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6784" w:author="The Si Tran" w:date="2012-12-07T22:07:00Z"/>
        </w:rPr>
        <w:pPrChange w:id="6785" w:author="The Si Tran" w:date="2012-12-16T08:13:00Z">
          <w:pPr>
            <w:pStyle w:val="ListParagraph"/>
          </w:pPr>
        </w:pPrChange>
      </w:pPr>
      <w:ins w:id="6786"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6787" w:author="The Si Tran" w:date="2012-12-11T23:26:00Z"/>
          <w:szCs w:val="26"/>
        </w:rPr>
      </w:pPr>
      <w:r>
        <w:rPr>
          <w:noProof/>
        </w:rPr>
        <w:drawing>
          <wp:inline distT="0" distB="0" distL="0" distR="0" wp14:anchorId="3C908A15" wp14:editId="49D1ECD7">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6788" w:author="The Si Tran" w:date="2012-12-11T23:26:00Z"/>
          <w:rPrChange w:id="6789" w:author="The Si Tran" w:date="2012-12-16T17:10:00Z">
            <w:rPr>
              <w:ins w:id="6790" w:author="The Si Tran" w:date="2012-12-11T23:26:00Z"/>
              <w:lang w:val="pt-BR"/>
            </w:rPr>
          </w:rPrChange>
        </w:rPr>
      </w:pPr>
      <w:bookmarkStart w:id="6791" w:name="_Toc343841737"/>
      <w:ins w:id="6792" w:author="The Si Tran" w:date="2012-12-11T23:26:00Z">
        <w:r w:rsidRPr="00747DD6">
          <w:rPr>
            <w:rPrChange w:id="6793" w:author="The Si Tran" w:date="2012-12-16T17:10:00Z">
              <w:rPr>
                <w:rFonts w:ascii="Calibri" w:eastAsia="Calibri" w:hAnsi="Calibri"/>
                <w:bCs w:val="0"/>
                <w:sz w:val="22"/>
                <w:szCs w:val="22"/>
                <w:lang w:val="pt-BR"/>
              </w:rPr>
            </w:rPrChange>
          </w:rPr>
          <w:t>Hình 3</w:t>
        </w:r>
        <w:r w:rsidR="00187200" w:rsidRPr="00747DD6">
          <w:t>.5</w:t>
        </w:r>
      </w:ins>
      <w:ins w:id="6794" w:author="The Si Tran" w:date="2012-12-16T10:50:00Z">
        <w:r w:rsidR="00E10512" w:rsidRPr="00747DD6">
          <w:t xml:space="preserve">: </w:t>
        </w:r>
      </w:ins>
      <w:ins w:id="6795" w:author="The Si Tran" w:date="2012-12-11T23:26:00Z">
        <w:r w:rsidRPr="00747DD6">
          <w:rPr>
            <w:rPrChange w:id="6796" w:author="The Si Tran" w:date="2012-12-16T17:10:00Z">
              <w:rPr>
                <w:rFonts w:ascii="Calibri" w:eastAsia="Calibri" w:hAnsi="Calibri"/>
                <w:bCs w:val="0"/>
                <w:sz w:val="22"/>
                <w:szCs w:val="22"/>
                <w:lang w:val="pt-BR"/>
              </w:rPr>
            </w:rPrChange>
          </w:rPr>
          <w:t xml:space="preserve"> Thành phần khử mùa và xu hướng trong mô hình SARIMA</w:t>
        </w:r>
        <w:bookmarkEnd w:id="6791"/>
      </w:ins>
    </w:p>
    <w:p w14:paraId="6A22D229" w14:textId="77777777" w:rsidR="00AB5A1A" w:rsidRDefault="00AB5A1A" w:rsidP="00E12518">
      <w:pPr>
        <w:pStyle w:val="ListParagraph"/>
        <w:rPr>
          <w:ins w:id="6797" w:author="The Si Tran" w:date="2012-12-07T22:07:00Z"/>
          <w:rFonts w:ascii="Times New Roman" w:hAnsi="Times New Roman"/>
          <w:sz w:val="26"/>
          <w:szCs w:val="26"/>
        </w:rPr>
      </w:pPr>
    </w:p>
    <w:p w14:paraId="54E56D5F" w14:textId="77777777" w:rsidR="00E12518" w:rsidRPr="00805B17" w:rsidRDefault="00E12518">
      <w:pPr>
        <w:rPr>
          <w:ins w:id="6798" w:author="The Si Tran" w:date="2012-12-06T22:15:00Z"/>
        </w:rPr>
        <w:pPrChange w:id="6799" w:author="The Si Tran" w:date="2012-12-16T08:13:00Z">
          <w:pPr>
            <w:pStyle w:val="Heading3"/>
          </w:pPr>
        </w:pPrChange>
      </w:pPr>
      <w:ins w:id="6800"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6801" w:author="The Si Tran" w:date="2012-12-08T10:03:00Z"/>
        </w:rPr>
      </w:pPr>
      <w:bookmarkStart w:id="6802" w:name="_Toc343841926"/>
      <w:ins w:id="6803" w:author="The Si Tran" w:date="2012-12-06T22:16:00Z">
        <w:r w:rsidRPr="00155591">
          <w:t>Thành phần ước lượng tham số</w:t>
        </w:r>
      </w:ins>
      <w:bookmarkEnd w:id="6802"/>
    </w:p>
    <w:p w14:paraId="4FDFF483" w14:textId="4904DA13" w:rsidR="009944BF" w:rsidRDefault="00285630">
      <w:pPr>
        <w:rPr>
          <w:ins w:id="6804" w:author="The Si Tran" w:date="2012-12-08T10:19:00Z"/>
        </w:rPr>
        <w:pPrChange w:id="6805" w:author="The Si Tran" w:date="2012-12-08T10:03:00Z">
          <w:pPr>
            <w:pStyle w:val="Heading3"/>
          </w:pPr>
        </w:pPrChange>
      </w:pPr>
      <w:ins w:id="6806" w:author="The Si Tran" w:date="2012-12-08T10:18:00Z">
        <w:r>
          <w:t>Quá trình ước lượng tham số gồm 3 giai đoạn</w:t>
        </w:r>
      </w:ins>
      <w:ins w:id="6807" w:author="The Si Tran" w:date="2012-12-10T20:36:00Z">
        <w:r w:rsidR="00DE04C3">
          <w:t>:</w:t>
        </w:r>
      </w:ins>
      <w:ins w:id="6808" w:author="The Si Tran" w:date="2012-12-14T05:28:00Z">
        <w:r w:rsidR="0025143A">
          <w:t xml:space="preserve"> </w:t>
        </w:r>
      </w:ins>
    </w:p>
    <w:p w14:paraId="5DB43768" w14:textId="6721EF79" w:rsidR="006D00FE" w:rsidRDefault="006D00FE">
      <w:pPr>
        <w:pStyle w:val="BuletL1"/>
        <w:rPr>
          <w:ins w:id="6809" w:author="The Si Tran" w:date="2012-12-08T10:19:00Z"/>
        </w:rPr>
        <w:pPrChange w:id="6810" w:author="The Si Tran" w:date="2012-12-16T17:10:00Z">
          <w:pPr>
            <w:pStyle w:val="ListParagraph"/>
            <w:numPr>
              <w:numId w:val="27"/>
            </w:numPr>
            <w:ind w:left="1944" w:hanging="360"/>
          </w:pPr>
        </w:pPrChange>
      </w:pPr>
      <w:ins w:id="6811"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6812" w:author="The Si Tran" w:date="2012-12-08T14:46:00Z">
        <m:oMath>
          <m:r>
            <w:rPr>
              <w:rFonts w:ascii="Cambria Math" w:hAnsi="Cambria Math"/>
            </w:rPr>
            <m:t>0</m:t>
          </m:r>
        </m:oMath>
      </w:ins>
      <w:ins w:id="6813" w:author="The Si Tran" w:date="2012-12-08T10:19:00Z">
        <w:r>
          <w:rPr>
            <w:rFonts w:eastAsiaTheme="minorEastAsia"/>
          </w:rPr>
          <w:t>. Nghịch đảo của ma trận ph</w:t>
        </w:r>
      </w:ins>
      <w:r w:rsidR="00EF15BB">
        <w:rPr>
          <w:rFonts w:eastAsiaTheme="minorEastAsia"/>
        </w:rPr>
        <w:t>ươ</w:t>
      </w:r>
      <w:ins w:id="6814" w:author="The Si Tran" w:date="2012-12-08T10:19:00Z">
        <w:r>
          <w:rPr>
            <w:rFonts w:eastAsiaTheme="minorEastAsia"/>
          </w:rPr>
          <w:t xml:space="preserve">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6815" w:author="The Si Tran" w:date="2012-12-08T10:19:00Z"/>
        </w:rPr>
        <w:pPrChange w:id="6816" w:author="The Si Tran" w:date="2012-12-16T17:10:00Z">
          <w:pPr>
            <w:pStyle w:val="ListParagraph"/>
            <w:numPr>
              <w:numId w:val="27"/>
            </w:numPr>
            <w:ind w:left="1944" w:hanging="360"/>
          </w:pPr>
        </w:pPrChange>
      </w:pPr>
      <w:ins w:id="6817" w:author="The Si Tran" w:date="2012-12-08T10:19:00Z">
        <w:r>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6818" w:author="The Si Tran" w:date="2012-12-08T10:19:00Z"/>
          <w:rFonts w:ascii="Times New Roman" w:eastAsiaTheme="minorEastAsia" w:hAnsi="Times New Roman"/>
          <w:sz w:val="26"/>
          <w:szCs w:val="26"/>
        </w:rPr>
        <w:pPrChange w:id="6819" w:author="The Si Tran" w:date="2012-12-14T05:31:00Z">
          <w:pPr>
            <w:pStyle w:val="ListParagraph"/>
            <w:ind w:left="1944"/>
          </w:pPr>
        </w:pPrChange>
      </w:pPr>
      <w:ins w:id="6820" w:author="The Si Tran" w:date="2012-12-08T10:20:00Z">
        <w:r>
          <w:rPr>
            <w:rFonts w:ascii="Times New Roman" w:hAnsi="Times New Roman"/>
            <w:sz w:val="26"/>
            <w:szCs w:val="26"/>
          </w:rPr>
          <w:lastRenderedPageBreak/>
          <w:tab/>
        </w:r>
      </w:ins>
      <w:ins w:id="6821"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822" w:author="The Si Tran" w:date="2012-12-08T10:19:00Z"/>
          <w:rFonts w:ascii="Times New Roman" w:eastAsiaTheme="minorEastAsia" w:hAnsi="Times New Roman"/>
          <w:sz w:val="26"/>
          <w:szCs w:val="26"/>
        </w:rPr>
        <w:pPrChange w:id="6823" w:author="The Si Tran" w:date="2012-12-14T05:31:00Z">
          <w:pPr>
            <w:pStyle w:val="ListParagraph"/>
            <w:ind w:left="1944"/>
          </w:pPr>
        </w:pPrChange>
      </w:pPr>
      <w:ins w:id="6824" w:author="The Si Tran" w:date="2012-12-08T10:20:00Z">
        <w:r>
          <w:rPr>
            <w:rFonts w:ascii="Times New Roman" w:hAnsi="Times New Roman"/>
            <w:sz w:val="26"/>
            <w:szCs w:val="26"/>
          </w:rPr>
          <w:tab/>
        </w:r>
      </w:ins>
      <w:ins w:id="6825"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826" w:author="The Si Tran" w:date="2012-12-08T10:19:00Z"/>
          <w:rFonts w:ascii="Times New Roman" w:eastAsiaTheme="minorEastAsia" w:hAnsi="Times New Roman"/>
          <w:sz w:val="26"/>
          <w:szCs w:val="26"/>
        </w:rPr>
        <w:pPrChange w:id="6827" w:author="The Si Tran" w:date="2012-12-14T05:31:00Z">
          <w:pPr>
            <w:pStyle w:val="ListParagraph"/>
            <w:ind w:left="1944"/>
          </w:pPr>
        </w:pPrChange>
      </w:pPr>
      <w:ins w:id="6828"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829"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6830"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831" w:author="The Si Tran" w:date="2012-12-08T10:19:00Z"/>
        </w:rPr>
        <w:pPrChange w:id="6832" w:author="The Si Tran" w:date="2012-12-16T17:11:00Z">
          <w:pPr>
            <w:pStyle w:val="ListParagraph"/>
            <w:numPr>
              <w:numId w:val="27"/>
            </w:numPr>
            <w:ind w:left="1944" w:hanging="360"/>
          </w:pPr>
        </w:pPrChange>
      </w:pPr>
      <w:ins w:id="6833"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834" w:author="The Si Tran" w:date="2012-12-14T05:31:00Z"/>
          <w:rFonts w:ascii="Times New Roman" w:hAnsi="Times New Roman"/>
          <w:sz w:val="26"/>
          <w:szCs w:val="26"/>
        </w:rPr>
        <w:pPrChange w:id="6835" w:author="The Si Tran" w:date="2012-12-14T05:31:00Z">
          <w:pPr>
            <w:pStyle w:val="ListParagraph"/>
            <w:ind w:left="1944"/>
          </w:pPr>
        </w:pPrChange>
      </w:pPr>
      <w:ins w:id="6836"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837" w:author="The Si Tran" w:date="2012-12-08T10:19:00Z"/>
          <w:rFonts w:ascii="Times New Roman" w:eastAsiaTheme="minorEastAsia" w:hAnsi="Times New Roman"/>
          <w:sz w:val="26"/>
          <w:szCs w:val="26"/>
        </w:rPr>
        <w:pPrChange w:id="6838" w:author="The Si Tran" w:date="2012-12-14T05:31:00Z">
          <w:pPr>
            <w:pStyle w:val="ListParagraph"/>
            <w:ind w:left="1944"/>
          </w:pPr>
        </w:pPrChange>
      </w:pPr>
      <w:ins w:id="6839" w:author="The Si Tran" w:date="2012-12-08T10:19:00Z">
        <w:r>
          <w:rPr>
            <w:rFonts w:ascii="Times New Roman" w:hAnsi="Times New Roman"/>
            <w:sz w:val="26"/>
            <w:szCs w:val="26"/>
          </w:rPr>
          <w:t xml:space="preserve"> </w:t>
        </w:r>
      </w:ins>
      <w:ins w:id="6840"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841"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842" w:author="The Si Tran" w:date="2012-12-08T10:19:00Z"/>
          <w:rFonts w:ascii="Times New Roman" w:hAnsi="Times New Roman"/>
          <w:sz w:val="26"/>
          <w:szCs w:val="26"/>
        </w:rPr>
        <w:pPrChange w:id="6843" w:author="The Si Tran" w:date="2012-12-14T05:31:00Z">
          <w:pPr>
            <w:pStyle w:val="ListParagraph"/>
            <w:ind w:left="1944"/>
          </w:pPr>
        </w:pPrChange>
      </w:pPr>
      <w:ins w:id="6844"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845" w:author="The Si Tran" w:date="2012-12-08T10:19:00Z"/>
          <w:rFonts w:ascii="Times New Roman" w:eastAsiaTheme="minorEastAsia" w:hAnsi="Times New Roman"/>
          <w:sz w:val="26"/>
          <w:szCs w:val="26"/>
        </w:rPr>
        <w:pPrChange w:id="6846" w:author="The Si Tran" w:date="2012-12-14T05:31:00Z">
          <w:pPr>
            <w:pStyle w:val="ListParagraph"/>
            <w:ind w:left="1944"/>
          </w:pPr>
        </w:pPrChange>
      </w:pPr>
      <w:ins w:id="6847" w:author="The Si Tran" w:date="2012-12-08T10:21:00Z">
        <w:r>
          <w:rPr>
            <w:rFonts w:ascii="Times New Roman" w:hAnsi="Times New Roman"/>
            <w:sz w:val="26"/>
            <w:szCs w:val="26"/>
          </w:rPr>
          <w:tab/>
        </w:r>
        <w:r>
          <w:rPr>
            <w:rFonts w:ascii="Times New Roman" w:hAnsi="Times New Roman"/>
            <w:sz w:val="26"/>
            <w:szCs w:val="26"/>
          </w:rPr>
          <w:tab/>
        </w:r>
      </w:ins>
      <m:oMath>
        <m:sSup>
          <m:sSupPr>
            <m:ctrlPr>
              <w:ins w:id="6848" w:author="The Si Tran" w:date="2012-12-08T10:19:00Z">
                <w:rPr>
                  <w:rFonts w:ascii="Cambria Math" w:eastAsiaTheme="minorEastAsia" w:hAnsi="Cambria Math"/>
                  <w:i/>
                  <w:sz w:val="26"/>
                  <w:szCs w:val="26"/>
                </w:rPr>
              </w:ins>
            </m:ctrlPr>
          </m:sSupPr>
          <m:e>
            <w:ins w:id="6849" w:author="The Si Tran" w:date="2012-12-08T10:19:00Z">
              <m:r>
                <w:rPr>
                  <w:rFonts w:ascii="Cambria Math" w:eastAsiaTheme="minorEastAsia" w:hAnsi="Cambria Math"/>
                  <w:sz w:val="26"/>
                  <w:szCs w:val="26"/>
                </w:rPr>
                <m:t>R</m:t>
              </m:r>
            </w:ins>
          </m:e>
          <m:sup>
            <w:ins w:id="6850" w:author="The Si Tran" w:date="2012-12-08T10:19:00Z">
              <m:r>
                <w:rPr>
                  <w:rFonts w:ascii="Cambria Math" w:eastAsiaTheme="minorEastAsia" w:hAnsi="Cambria Math"/>
                  <w:sz w:val="26"/>
                  <w:szCs w:val="26"/>
                </w:rPr>
                <m:t>-1</m:t>
              </m:r>
            </w:ins>
          </m:sup>
        </m:sSup>
        <m:d>
          <m:dPr>
            <m:ctrlPr>
              <w:ins w:id="6851" w:author="The Si Tran" w:date="2012-12-08T10:19:00Z">
                <w:rPr>
                  <w:rFonts w:ascii="Cambria Math" w:eastAsiaTheme="minorEastAsia" w:hAnsi="Cambria Math"/>
                  <w:i/>
                  <w:sz w:val="26"/>
                  <w:szCs w:val="26"/>
                </w:rPr>
              </w:ins>
            </m:ctrlPr>
          </m:dPr>
          <m:e>
            <w:ins w:id="6852" w:author="The Si Tran" w:date="2012-12-08T10:19:00Z">
              <m:r>
                <w:rPr>
                  <w:rFonts w:ascii="Cambria Math" w:eastAsiaTheme="minorEastAsia" w:hAnsi="Cambria Math"/>
                  <w:sz w:val="26"/>
                  <w:szCs w:val="26"/>
                </w:rPr>
                <m:t>t-1</m:t>
              </m:r>
            </w:ins>
          </m:e>
        </m:d>
        <w:ins w:id="6853" w:author="The Si Tran" w:date="2012-12-08T10:19:00Z">
          <m:r>
            <w:rPr>
              <w:rFonts w:ascii="Cambria Math" w:eastAsiaTheme="minorEastAsia" w:hAnsi="Cambria Math"/>
              <w:sz w:val="26"/>
              <w:szCs w:val="26"/>
            </w:rPr>
            <m:t>=</m:t>
          </m:r>
        </w:ins>
        <m:sSup>
          <m:sSupPr>
            <m:ctrlPr>
              <w:ins w:id="6854" w:author="The Si Tran" w:date="2012-12-08T10:19:00Z">
                <w:rPr>
                  <w:rFonts w:ascii="Cambria Math" w:eastAsiaTheme="minorEastAsia" w:hAnsi="Cambria Math"/>
                  <w:i/>
                  <w:sz w:val="26"/>
                  <w:szCs w:val="26"/>
                </w:rPr>
              </w:ins>
            </m:ctrlPr>
          </m:sSupPr>
          <m:e>
            <w:ins w:id="6855" w:author="The Si Tran" w:date="2012-12-08T10:19:00Z">
              <m:r>
                <w:rPr>
                  <w:rFonts w:ascii="Cambria Math" w:eastAsiaTheme="minorEastAsia" w:hAnsi="Cambria Math"/>
                  <w:sz w:val="26"/>
                  <w:szCs w:val="26"/>
                </w:rPr>
                <m:t>R</m:t>
              </m:r>
            </w:ins>
          </m:e>
          <m:sup>
            <w:ins w:id="6856" w:author="The Si Tran" w:date="2012-12-08T10:19:00Z">
              <m:r>
                <w:rPr>
                  <w:rFonts w:ascii="Cambria Math" w:eastAsiaTheme="minorEastAsia" w:hAnsi="Cambria Math"/>
                  <w:sz w:val="26"/>
                  <w:szCs w:val="26"/>
                </w:rPr>
                <m:t>-1</m:t>
              </m:r>
            </w:ins>
          </m:sup>
        </m:sSup>
        <m:d>
          <m:dPr>
            <m:ctrlPr>
              <w:ins w:id="6857" w:author="The Si Tran" w:date="2012-12-08T10:19:00Z">
                <w:rPr>
                  <w:rFonts w:ascii="Cambria Math" w:eastAsiaTheme="minorEastAsia" w:hAnsi="Cambria Math"/>
                  <w:i/>
                  <w:sz w:val="26"/>
                  <w:szCs w:val="26"/>
                </w:rPr>
              </w:ins>
            </m:ctrlPr>
          </m:dPr>
          <m:e>
            <w:ins w:id="6858" w:author="The Si Tran" w:date="2012-12-08T10:19:00Z">
              <m:r>
                <w:rPr>
                  <w:rFonts w:ascii="Cambria Math" w:eastAsiaTheme="minorEastAsia" w:hAnsi="Cambria Math"/>
                  <w:sz w:val="26"/>
                  <w:szCs w:val="26"/>
                </w:rPr>
                <m:t>t-2</m:t>
              </m:r>
            </w:ins>
          </m:e>
        </m:d>
        <w:ins w:id="6859" w:author="The Si Tran" w:date="2012-12-08T10:19:00Z">
          <m:r>
            <w:rPr>
              <w:rFonts w:ascii="Cambria Math" w:eastAsiaTheme="minorEastAsia" w:hAnsi="Cambria Math"/>
              <w:sz w:val="26"/>
              <w:szCs w:val="26"/>
            </w:rPr>
            <m:t>-Gain factor×</m:t>
          </m:r>
        </w:ins>
        <m:sSup>
          <m:sSupPr>
            <m:ctrlPr>
              <w:ins w:id="6860" w:author="The Si Tran" w:date="2012-12-08T10:19:00Z">
                <w:rPr>
                  <w:rFonts w:ascii="Cambria Math" w:eastAsiaTheme="minorEastAsia" w:hAnsi="Cambria Math"/>
                  <w:i/>
                  <w:sz w:val="26"/>
                  <w:szCs w:val="26"/>
                </w:rPr>
              </w:ins>
            </m:ctrlPr>
          </m:sSupPr>
          <m:e>
            <w:ins w:id="6861" w:author="The Si Tran" w:date="2012-12-08T10:19:00Z">
              <m:r>
                <w:rPr>
                  <w:rFonts w:ascii="Cambria Math" w:eastAsiaTheme="minorEastAsia" w:hAnsi="Cambria Math"/>
                  <w:sz w:val="26"/>
                  <w:szCs w:val="26"/>
                </w:rPr>
                <m:t>φ</m:t>
              </m:r>
            </w:ins>
          </m:e>
          <m:sup>
            <w:ins w:id="6862" w:author="The Si Tran" w:date="2012-12-08T10:19:00Z">
              <m:r>
                <w:rPr>
                  <w:rFonts w:ascii="Cambria Math" w:eastAsiaTheme="minorEastAsia" w:hAnsi="Cambria Math"/>
                  <w:sz w:val="26"/>
                  <w:szCs w:val="26"/>
                </w:rPr>
                <m:t>T</m:t>
              </m:r>
            </w:ins>
          </m:sup>
        </m:sSup>
        <w:ins w:id="6863" w:author="The Si Tran" w:date="2012-12-08T10:19:00Z">
          <m:r>
            <w:rPr>
              <w:rFonts w:ascii="Cambria Math" w:eastAsiaTheme="minorEastAsia" w:hAnsi="Cambria Math"/>
              <w:sz w:val="26"/>
              <w:szCs w:val="26"/>
            </w:rPr>
            <m:t>(t-1)</m:t>
          </m:r>
        </w:ins>
        <m:sSup>
          <m:sSupPr>
            <m:ctrlPr>
              <w:ins w:id="6864" w:author="The Si Tran" w:date="2012-12-08T10:19:00Z">
                <w:rPr>
                  <w:rFonts w:ascii="Cambria Math" w:eastAsiaTheme="minorEastAsia" w:hAnsi="Cambria Math"/>
                  <w:i/>
                  <w:sz w:val="26"/>
                  <w:szCs w:val="26"/>
                </w:rPr>
              </w:ins>
            </m:ctrlPr>
          </m:sSupPr>
          <m:e>
            <w:ins w:id="6865" w:author="The Si Tran" w:date="2012-12-08T10:19:00Z">
              <m:r>
                <w:rPr>
                  <w:rFonts w:ascii="Cambria Math" w:eastAsiaTheme="minorEastAsia" w:hAnsi="Cambria Math"/>
                  <w:sz w:val="26"/>
                  <w:szCs w:val="26"/>
                </w:rPr>
                <m:t>R</m:t>
              </m:r>
            </w:ins>
          </m:e>
          <m:sup>
            <w:ins w:id="6866" w:author="The Si Tran" w:date="2012-12-08T10:19:00Z">
              <m:r>
                <w:rPr>
                  <w:rFonts w:ascii="Cambria Math" w:eastAsiaTheme="minorEastAsia" w:hAnsi="Cambria Math"/>
                  <w:sz w:val="26"/>
                  <w:szCs w:val="26"/>
                </w:rPr>
                <m:t>-1</m:t>
              </m:r>
            </w:ins>
          </m:sup>
        </m:sSup>
        <w:ins w:id="6867"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868" w:author="The Si Tran" w:date="2012-12-08T14:48:00Z"/>
        </w:rPr>
        <w:pPrChange w:id="6869" w:author="The Si Tran" w:date="2012-12-14T05:31:00Z">
          <w:pPr>
            <w:pStyle w:val="Heading3"/>
          </w:pPr>
        </w:pPrChange>
      </w:pPr>
      <w:ins w:id="6870"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871" w:author="The Si Tran" w:date="2012-12-14T05:31:00Z">
          <w:pPr>
            <w:pStyle w:val="Heading3"/>
          </w:pPr>
        </w:pPrChange>
      </w:pPr>
      <w:ins w:id="6872" w:author="The Si Tran" w:date="2012-12-08T14:48:00Z">
        <w:r w:rsidRPr="003B5A9E">
          <w:rPr>
            <w:rFonts w:ascii="Times New Roman" w:hAnsi="Times New Roman"/>
            <w:sz w:val="26"/>
            <w:szCs w:val="26"/>
            <w:rPrChange w:id="6873" w:author="The Si Tran" w:date="2012-12-08T14:48:00Z">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874" w:author="The Si Tran" w:date="2012-12-11T23:29:00Z"/>
        </w:rPr>
      </w:pPr>
      <w:r>
        <w:rPr>
          <w:noProof/>
        </w:rPr>
        <w:drawing>
          <wp:inline distT="0" distB="0" distL="0" distR="0" wp14:anchorId="0C1E361A" wp14:editId="1577CBD9">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875" w:author="The Si Tran" w:date="2012-12-06T22:16:00Z"/>
        </w:rPr>
      </w:pPr>
      <w:bookmarkStart w:id="6876" w:name="_Toc343841738"/>
      <w:ins w:id="6877" w:author="The Si Tran" w:date="2012-12-11T23:29:00Z">
        <w:r w:rsidRPr="00747DD6">
          <w:rPr>
            <w:rPrChange w:id="6878" w:author="The Si Tran" w:date="2012-12-16T17:10:00Z">
              <w:rPr>
                <w:rFonts w:cs="Arial"/>
                <w:b/>
                <w:lang w:val="pt-BR"/>
              </w:rPr>
            </w:rPrChange>
          </w:rPr>
          <w:t>Hình 3.6</w:t>
        </w:r>
      </w:ins>
      <w:ins w:id="6879" w:author="The Si Tran" w:date="2012-12-16T10:52:00Z">
        <w:r w:rsidRPr="00747DD6">
          <w:rPr>
            <w:rPrChange w:id="6880" w:author="The Si Tran" w:date="2012-12-16T17:10:00Z">
              <w:rPr>
                <w:rFonts w:cs="Arial"/>
                <w:b/>
                <w:lang w:val="pt-BR"/>
              </w:rPr>
            </w:rPrChange>
          </w:rPr>
          <w:t xml:space="preserve">: </w:t>
        </w:r>
      </w:ins>
      <w:ins w:id="6881" w:author="The Si Tran" w:date="2012-12-16T10:51:00Z">
        <w:r w:rsidRPr="00747DD6">
          <w:rPr>
            <w:rPrChange w:id="6882" w:author="The Si Tran" w:date="2012-12-16T17:10:00Z">
              <w:rPr>
                <w:rFonts w:cs="Arial"/>
                <w:b/>
                <w:lang w:val="pt-BR"/>
              </w:rPr>
            </w:rPrChange>
          </w:rPr>
          <w:t>Quá trình ước lượng tham số</w:t>
        </w:r>
      </w:ins>
      <w:ins w:id="6883" w:author="The Si Tran" w:date="2012-12-11T23:29:00Z">
        <w:r w:rsidRPr="00747DD6">
          <w:rPr>
            <w:rPrChange w:id="6884" w:author="The Si Tran" w:date="2012-12-16T17:10:00Z">
              <w:rPr>
                <w:rFonts w:cs="Arial"/>
                <w:b/>
                <w:lang w:val="pt-BR"/>
              </w:rPr>
            </w:rPrChange>
          </w:rPr>
          <w:t xml:space="preserve"> mô hình SARIMA</w:t>
        </w:r>
      </w:ins>
      <w:bookmarkEnd w:id="6876"/>
    </w:p>
    <w:p w14:paraId="28C44A36" w14:textId="61FA83B2" w:rsidR="00155591" w:rsidRDefault="00155591">
      <w:pPr>
        <w:pStyle w:val="Heading3"/>
        <w:rPr>
          <w:ins w:id="6885" w:author="The Si Tran" w:date="2012-12-07T22:07:00Z"/>
        </w:rPr>
        <w:pPrChange w:id="6886" w:author="The Si Tran" w:date="2012-12-06T22:16:00Z">
          <w:pPr/>
        </w:pPrChange>
      </w:pPr>
      <w:bookmarkStart w:id="6887" w:name="_Toc343841927"/>
      <w:ins w:id="6888" w:author="The Si Tran" w:date="2012-12-06T22:16:00Z">
        <w:r w:rsidRPr="00155591">
          <w:lastRenderedPageBreak/>
          <w:t xml:space="preserve">Thành phần dự </w:t>
        </w:r>
      </w:ins>
      <w:r w:rsidR="00286C29">
        <w:t>báo</w:t>
      </w:r>
      <w:bookmarkEnd w:id="6887"/>
    </w:p>
    <w:p w14:paraId="0D5FBC4F" w14:textId="77777777" w:rsidR="003F6E52" w:rsidRDefault="003F6E52">
      <w:pPr>
        <w:rPr>
          <w:ins w:id="6889" w:author="The Si Tran" w:date="2012-12-07T22:07:00Z"/>
        </w:rPr>
        <w:pPrChange w:id="6890" w:author="The Si Tran" w:date="2012-12-16T08:14:00Z">
          <w:pPr>
            <w:pStyle w:val="ListParagraph"/>
            <w:ind w:left="360"/>
          </w:pPr>
        </w:pPrChange>
      </w:pPr>
      <w:ins w:id="6891"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BuletL1"/>
        <w:rPr>
          <w:ins w:id="6892" w:author="The Si Tran" w:date="2012-12-07T22:14:00Z"/>
        </w:rPr>
        <w:pPrChange w:id="6893" w:author="The Si Tran" w:date="2012-12-16T17:12:00Z">
          <w:pPr>
            <w:pStyle w:val="ListParagraph"/>
            <w:numPr>
              <w:numId w:val="23"/>
            </w:numPr>
            <w:ind w:left="1080" w:hanging="360"/>
          </w:pPr>
        </w:pPrChange>
      </w:pPr>
      <w:ins w:id="6894" w:author="The Si Tran" w:date="2012-12-07T22:08:00Z">
        <w:r w:rsidRPr="00A625DC">
          <w:rPr>
            <w:rPrChange w:id="6895"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896" w:author="The Si Tran" w:date="2012-12-07T22:14:00Z"/>
          <w:rFonts w:ascii="Times New Roman" w:hAnsi="Times New Roman"/>
          <w:sz w:val="26"/>
          <w:szCs w:val="26"/>
        </w:rPr>
        <w:pPrChange w:id="6897" w:author="The Si Tran" w:date="2012-12-14T05:31:00Z">
          <w:pPr>
            <w:pStyle w:val="ListParagraph"/>
            <w:numPr>
              <w:numId w:val="23"/>
            </w:numPr>
            <w:ind w:left="1080" w:hanging="360"/>
          </w:pPr>
        </w:pPrChange>
      </w:pPr>
      <w:ins w:id="6898"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theo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899" w:author="The Si Tran" w:date="2012-12-07T22:14:00Z"/>
          <w:rFonts w:ascii="Times New Roman" w:hAnsi="Times New Roman"/>
          <w:sz w:val="26"/>
          <w:szCs w:val="26"/>
        </w:rPr>
        <w:pPrChange w:id="6900" w:author="The Si Tran" w:date="2012-12-14T05:31:00Z">
          <w:pPr>
            <w:pStyle w:val="ListParagraph"/>
            <w:numPr>
              <w:numId w:val="23"/>
            </w:numPr>
            <w:ind w:left="1080" w:hanging="360"/>
          </w:pPr>
        </w:pPrChange>
      </w:pPr>
      <w:ins w:id="6901"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2F1D4B">
      <w:pPr>
        <w:pStyle w:val="ListParagraph"/>
        <w:spacing w:line="360" w:lineRule="auto"/>
        <w:ind w:left="360" w:firstLine="0"/>
        <w:rPr>
          <w:ins w:id="6902" w:author="The Si Tran" w:date="2012-12-07T22:14:00Z"/>
          <w:rFonts w:ascii="Times New Roman" w:hAnsi="Times New Roman"/>
          <w:sz w:val="26"/>
          <w:szCs w:val="26"/>
        </w:rPr>
        <w:pPrChange w:id="6903" w:author="The Si Tran" w:date="2012-12-14T05:31:00Z">
          <w:pPr>
            <w:pStyle w:val="ListParagraph"/>
            <w:numPr>
              <w:numId w:val="23"/>
            </w:numPr>
            <w:ind w:left="1080" w:hanging="360"/>
          </w:pPr>
        </w:pPrChange>
      </w:pPr>
      <m:oMathPara>
        <m:oMathParaPr>
          <m:jc m:val="left"/>
        </m:oMathParaPr>
        <m:oMath>
          <m:acc>
            <m:accPr>
              <m:ctrlPr>
                <w:ins w:id="6904" w:author="The Si Tran" w:date="2012-12-07T22:14:00Z">
                  <w:rPr>
                    <w:rFonts w:ascii="Cambria Math" w:hAnsi="Cambria Math"/>
                    <w:i/>
                    <w:sz w:val="26"/>
                    <w:szCs w:val="26"/>
                  </w:rPr>
                </w:ins>
              </m:ctrlPr>
            </m:accPr>
            <m:e>
              <w:ins w:id="6905" w:author="The Si Tran" w:date="2012-12-07T22:14:00Z">
                <m:r>
                  <w:rPr>
                    <w:rFonts w:ascii="Cambria Math" w:hAnsi="Cambria Math"/>
                    <w:sz w:val="26"/>
                    <w:szCs w:val="26"/>
                  </w:rPr>
                  <m:t>y</m:t>
                </m:r>
              </w:ins>
            </m:e>
          </m:acc>
          <m:d>
            <m:dPr>
              <m:ctrlPr>
                <w:ins w:id="6906" w:author="The Si Tran" w:date="2012-12-07T22:14:00Z">
                  <w:rPr>
                    <w:rFonts w:ascii="Cambria Math" w:hAnsi="Cambria Math"/>
                    <w:i/>
                    <w:sz w:val="26"/>
                    <w:szCs w:val="26"/>
                  </w:rPr>
                </w:ins>
              </m:ctrlPr>
            </m:dPr>
            <m:e>
              <w:ins w:id="6907" w:author="The Si Tran" w:date="2012-12-07T22:14:00Z">
                <m:r>
                  <w:rPr>
                    <w:rFonts w:ascii="Cambria Math" w:hAnsi="Cambria Math"/>
                    <w:sz w:val="26"/>
                    <w:szCs w:val="26"/>
                  </w:rPr>
                  <m:t>t+1</m:t>
                </m:r>
              </w:ins>
            </m:e>
          </m:d>
          <w:ins w:id="6908" w:author="The Si Tran" w:date="2012-12-07T22:14:00Z">
            <m:r>
              <w:rPr>
                <w:rFonts w:ascii="Cambria Math" w:hAnsi="Cambria Math"/>
                <w:sz w:val="26"/>
                <w:szCs w:val="26"/>
              </w:rPr>
              <m:t>=E[y(t+1)|y</m:t>
            </m:r>
          </w:ins>
          <m:d>
            <m:dPr>
              <m:ctrlPr>
                <w:ins w:id="6909" w:author="The Si Tran" w:date="2012-12-07T22:14:00Z">
                  <w:rPr>
                    <w:rFonts w:ascii="Cambria Math" w:hAnsi="Cambria Math"/>
                    <w:i/>
                    <w:sz w:val="26"/>
                    <w:szCs w:val="26"/>
                  </w:rPr>
                </w:ins>
              </m:ctrlPr>
            </m:dPr>
            <m:e>
              <w:ins w:id="6910" w:author="The Si Tran" w:date="2012-12-07T22:14:00Z">
                <m:r>
                  <w:rPr>
                    <w:rFonts w:ascii="Cambria Math" w:hAnsi="Cambria Math"/>
                    <w:sz w:val="26"/>
                    <w:szCs w:val="26"/>
                  </w:rPr>
                  <m:t>t</m:t>
                </m:r>
              </w:ins>
            </m:e>
          </m:d>
          <w:ins w:id="6911" w:author="The Si Tran" w:date="2012-12-07T22:14:00Z">
            <m:r>
              <w:rPr>
                <w:rFonts w:ascii="Cambria Math" w:hAnsi="Cambria Math"/>
                <w:sz w:val="26"/>
                <w:szCs w:val="26"/>
              </w:rPr>
              <m:t>,y</m:t>
            </m:r>
          </w:ins>
          <m:d>
            <m:dPr>
              <m:ctrlPr>
                <w:ins w:id="6912" w:author="The Si Tran" w:date="2012-12-07T22:14:00Z">
                  <w:rPr>
                    <w:rFonts w:ascii="Cambria Math" w:hAnsi="Cambria Math"/>
                    <w:i/>
                    <w:sz w:val="26"/>
                    <w:szCs w:val="26"/>
                  </w:rPr>
                </w:ins>
              </m:ctrlPr>
            </m:dPr>
            <m:e>
              <w:ins w:id="6913" w:author="The Si Tran" w:date="2012-12-07T22:14:00Z">
                <m:r>
                  <w:rPr>
                    <w:rFonts w:ascii="Cambria Math" w:hAnsi="Cambria Math"/>
                    <w:sz w:val="26"/>
                    <w:szCs w:val="26"/>
                  </w:rPr>
                  <m:t>t-1</m:t>
                </m:r>
              </w:ins>
            </m:e>
          </m:d>
          <w:ins w:id="6914"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915" w:author="The Si Tran" w:date="2012-12-07T22:17:00Z"/>
          <w:rFonts w:ascii="Times New Roman" w:hAnsi="Times New Roman"/>
          <w:sz w:val="26"/>
          <w:szCs w:val="26"/>
        </w:rPr>
        <w:pPrChange w:id="6916" w:author="The Si Tran" w:date="2012-12-16T17:12:00Z">
          <w:pPr>
            <w:pStyle w:val="ListParagraph"/>
            <w:ind w:left="1080"/>
          </w:pPr>
        </w:pPrChange>
      </w:pPr>
      <w:ins w:id="6917" w:author="The Si Tran" w:date="2012-12-07T22:15:00Z">
        <w:r w:rsidRPr="00B61FF6">
          <w:rPr>
            <w:rFonts w:ascii="Times New Roman" w:hAnsi="Times New Roman"/>
            <w:sz w:val="26"/>
            <w:szCs w:val="26"/>
          </w:rPr>
          <w:t xml:space="preserve">Bời vì tất cả các tham số trong mô hình ngoại trừ </w:t>
        </w:r>
      </w:ins>
      <w:ins w:id="6918"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919"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920"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921" w:author="The Si Tran" w:date="2012-12-07T22:16:00Z">
        <w:r w:rsidRPr="00B61FF6">
          <w:rPr>
            <w:rFonts w:ascii="Times New Roman" w:hAnsi="Times New Roman"/>
            <w:sz w:val="26"/>
            <w:szCs w:val="26"/>
            <w:rPrChange w:id="6922" w:author="The Si Tran" w:date="2012-12-07T22:17:00Z">
              <w:rPr>
                <w:szCs w:val="26"/>
              </w:rPr>
            </w:rPrChange>
          </w:rPr>
          <w:t>Do đó</w:t>
        </w:r>
      </w:ins>
      <w:ins w:id="6923"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2F1D4B">
      <w:pPr>
        <w:pStyle w:val="ListParagraph"/>
        <w:spacing w:line="360" w:lineRule="auto"/>
        <w:ind w:left="360" w:firstLine="0"/>
        <w:rPr>
          <w:ins w:id="6924" w:author="The Si Tran" w:date="2012-12-07T22:08:00Z"/>
          <w:sz w:val="26"/>
          <w:szCs w:val="26"/>
          <w:rPrChange w:id="6925" w:author="The Si Tran" w:date="2012-12-07T22:18:00Z">
            <w:rPr>
              <w:ins w:id="6926" w:author="The Si Tran" w:date="2012-12-07T22:08:00Z"/>
            </w:rPr>
          </w:rPrChange>
        </w:rPr>
        <w:pPrChange w:id="6927" w:author="The Si Tran" w:date="2012-12-14T05:31:00Z">
          <w:pPr>
            <w:pStyle w:val="ListParagraph"/>
            <w:numPr>
              <w:numId w:val="23"/>
            </w:numPr>
            <w:ind w:left="1080" w:hanging="360"/>
          </w:pPr>
        </w:pPrChange>
      </w:pPr>
      <m:oMathPara>
        <m:oMath>
          <m:acc>
            <m:accPr>
              <m:ctrlPr>
                <w:ins w:id="6928" w:author="The Si Tran" w:date="2012-12-07T22:16:00Z">
                  <w:rPr>
                    <w:rFonts w:ascii="Cambria Math" w:hAnsi="Cambria Math"/>
                    <w:i/>
                    <w:sz w:val="26"/>
                    <w:szCs w:val="26"/>
                  </w:rPr>
                </w:ins>
              </m:ctrlPr>
            </m:accPr>
            <m:e>
              <w:ins w:id="6929" w:author="The Si Tran" w:date="2012-12-07T22:16:00Z">
                <m:r>
                  <w:rPr>
                    <w:rFonts w:ascii="Cambria Math" w:hAnsi="Cambria Math"/>
                    <w:sz w:val="26"/>
                    <w:szCs w:val="26"/>
                    <w:rPrChange w:id="6930" w:author="The Si Tran" w:date="2012-12-07T22:17:00Z">
                      <w:rPr>
                        <w:rFonts w:ascii="Cambria Math" w:hAnsi="Cambria Math"/>
                        <w:szCs w:val="26"/>
                      </w:rPr>
                    </w:rPrChange>
                  </w:rPr>
                  <m:t>y</m:t>
                </m:r>
              </w:ins>
            </m:e>
          </m:acc>
          <m:d>
            <m:dPr>
              <m:ctrlPr>
                <w:ins w:id="6931" w:author="The Si Tran" w:date="2012-12-07T22:16:00Z">
                  <w:rPr>
                    <w:rFonts w:ascii="Cambria Math" w:hAnsi="Cambria Math"/>
                    <w:i/>
                    <w:sz w:val="26"/>
                    <w:szCs w:val="26"/>
                  </w:rPr>
                </w:ins>
              </m:ctrlPr>
            </m:dPr>
            <m:e>
              <w:ins w:id="6932" w:author="The Si Tran" w:date="2012-12-07T22:16:00Z">
                <m:r>
                  <w:rPr>
                    <w:rFonts w:ascii="Cambria Math" w:hAnsi="Cambria Math"/>
                    <w:sz w:val="26"/>
                    <w:szCs w:val="26"/>
                    <w:rPrChange w:id="6933" w:author="The Si Tran" w:date="2012-12-07T22:17:00Z">
                      <w:rPr>
                        <w:rFonts w:ascii="Cambria Math" w:hAnsi="Cambria Math"/>
                        <w:szCs w:val="26"/>
                      </w:rPr>
                    </w:rPrChange>
                  </w:rPr>
                  <m:t>t+1</m:t>
                </m:r>
              </w:ins>
            </m:e>
          </m:d>
          <w:ins w:id="6934" w:author="The Si Tran" w:date="2012-12-07T22:16:00Z">
            <m:r>
              <w:rPr>
                <w:rFonts w:ascii="Cambria Math" w:hAnsi="Cambria Math"/>
                <w:sz w:val="26"/>
                <w:szCs w:val="26"/>
                <w:rPrChange w:id="6935" w:author="The Si Tran" w:date="2012-12-07T22:17:00Z">
                  <w:rPr>
                    <w:rFonts w:ascii="Cambria Math" w:hAnsi="Cambria Math"/>
                    <w:szCs w:val="26"/>
                  </w:rPr>
                </w:rPrChange>
              </w:rPr>
              <m:t>=</m:t>
            </m:r>
          </w:ins>
          <m:sSub>
            <m:sSubPr>
              <m:ctrlPr>
                <w:ins w:id="6936" w:author="The Si Tran" w:date="2012-12-07T22:16:00Z">
                  <w:rPr>
                    <w:rFonts w:ascii="Cambria Math" w:hAnsi="Cambria Math"/>
                    <w:i/>
                    <w:sz w:val="26"/>
                    <w:szCs w:val="26"/>
                  </w:rPr>
                </w:ins>
              </m:ctrlPr>
            </m:sSubPr>
            <m:e>
              <w:ins w:id="6937" w:author="The Si Tran" w:date="2012-12-07T22:16:00Z">
                <m:r>
                  <w:rPr>
                    <w:rFonts w:ascii="Cambria Math" w:hAnsi="Cambria Math"/>
                    <w:sz w:val="26"/>
                    <w:szCs w:val="26"/>
                    <w:rPrChange w:id="6938" w:author="The Si Tran" w:date="2012-12-07T22:17:00Z">
                      <w:rPr>
                        <w:rFonts w:ascii="Cambria Math" w:hAnsi="Cambria Math"/>
                        <w:szCs w:val="26"/>
                      </w:rPr>
                    </w:rPrChange>
                  </w:rPr>
                  <m:t>a</m:t>
                </m:r>
              </w:ins>
            </m:e>
            <m:sub>
              <w:ins w:id="6939" w:author="The Si Tran" w:date="2012-12-07T22:16:00Z">
                <m:r>
                  <w:rPr>
                    <w:rFonts w:ascii="Cambria Math" w:hAnsi="Cambria Math"/>
                    <w:sz w:val="26"/>
                    <w:szCs w:val="26"/>
                    <w:rPrChange w:id="6940" w:author="The Si Tran" w:date="2012-12-07T22:17:00Z">
                      <w:rPr>
                        <w:rFonts w:ascii="Cambria Math" w:hAnsi="Cambria Math"/>
                        <w:szCs w:val="26"/>
                      </w:rPr>
                    </w:rPrChange>
                  </w:rPr>
                  <m:t>0</m:t>
                </m:r>
              </w:ins>
            </m:sub>
          </m:sSub>
          <w:ins w:id="6941" w:author="The Si Tran" w:date="2012-12-07T22:16:00Z">
            <m:r>
              <w:rPr>
                <w:rFonts w:ascii="Cambria Math" w:hAnsi="Cambria Math"/>
                <w:sz w:val="26"/>
                <w:szCs w:val="26"/>
                <w:rPrChange w:id="6942" w:author="The Si Tran" w:date="2012-12-07T22:17:00Z">
                  <w:rPr>
                    <w:rFonts w:ascii="Cambria Math" w:hAnsi="Cambria Math"/>
                    <w:szCs w:val="26"/>
                  </w:rPr>
                </w:rPrChange>
              </w:rPr>
              <m:t>+</m:t>
            </m:r>
          </w:ins>
          <m:sSub>
            <m:sSubPr>
              <m:ctrlPr>
                <w:ins w:id="6943" w:author="The Si Tran" w:date="2012-12-07T22:16:00Z">
                  <w:rPr>
                    <w:rFonts w:ascii="Cambria Math" w:hAnsi="Cambria Math"/>
                    <w:i/>
                    <w:sz w:val="26"/>
                    <w:szCs w:val="26"/>
                  </w:rPr>
                </w:ins>
              </m:ctrlPr>
            </m:sSubPr>
            <m:e>
              <w:ins w:id="6944" w:author="The Si Tran" w:date="2012-12-07T22:16:00Z">
                <m:r>
                  <w:rPr>
                    <w:rFonts w:ascii="Cambria Math" w:hAnsi="Cambria Math"/>
                    <w:sz w:val="26"/>
                    <w:szCs w:val="26"/>
                    <w:rPrChange w:id="6945" w:author="The Si Tran" w:date="2012-12-07T22:17:00Z">
                      <w:rPr>
                        <w:rFonts w:ascii="Cambria Math" w:hAnsi="Cambria Math"/>
                        <w:szCs w:val="26"/>
                      </w:rPr>
                    </w:rPrChange>
                  </w:rPr>
                  <m:t>a</m:t>
                </m:r>
              </w:ins>
            </m:e>
            <m:sub>
              <w:ins w:id="6946" w:author="The Si Tran" w:date="2012-12-07T22:16:00Z">
                <m:r>
                  <w:rPr>
                    <w:rFonts w:ascii="Cambria Math" w:hAnsi="Cambria Math"/>
                    <w:sz w:val="26"/>
                    <w:szCs w:val="26"/>
                    <w:rPrChange w:id="6947" w:author="The Si Tran" w:date="2012-12-07T22:17:00Z">
                      <w:rPr>
                        <w:rFonts w:ascii="Cambria Math" w:hAnsi="Cambria Math"/>
                        <w:szCs w:val="26"/>
                      </w:rPr>
                    </w:rPrChange>
                  </w:rPr>
                  <m:t>1</m:t>
                </m:r>
              </w:ins>
            </m:sub>
          </m:sSub>
          <w:ins w:id="6948" w:author="The Si Tran" w:date="2012-12-07T22:16:00Z">
            <m:r>
              <w:rPr>
                <w:rFonts w:ascii="Cambria Math" w:hAnsi="Cambria Math"/>
                <w:sz w:val="26"/>
                <w:szCs w:val="26"/>
                <w:rPrChange w:id="6949" w:author="The Si Tran" w:date="2012-12-07T22:17:00Z">
                  <w:rPr>
                    <w:rFonts w:ascii="Cambria Math" w:hAnsi="Cambria Math"/>
                    <w:szCs w:val="26"/>
                  </w:rPr>
                </w:rPrChange>
              </w:rPr>
              <m:t>y</m:t>
            </m:r>
          </w:ins>
          <m:d>
            <m:dPr>
              <m:ctrlPr>
                <w:ins w:id="6950" w:author="The Si Tran" w:date="2012-12-07T22:16:00Z">
                  <w:rPr>
                    <w:rFonts w:ascii="Cambria Math" w:hAnsi="Cambria Math"/>
                    <w:i/>
                    <w:sz w:val="26"/>
                    <w:szCs w:val="26"/>
                  </w:rPr>
                </w:ins>
              </m:ctrlPr>
            </m:dPr>
            <m:e>
              <w:ins w:id="6951" w:author="The Si Tran" w:date="2012-12-07T22:16:00Z">
                <m:r>
                  <w:rPr>
                    <w:rFonts w:ascii="Cambria Math" w:hAnsi="Cambria Math"/>
                    <w:sz w:val="26"/>
                    <w:szCs w:val="26"/>
                    <w:rPrChange w:id="6952" w:author="The Si Tran" w:date="2012-12-07T22:17:00Z">
                      <w:rPr>
                        <w:rFonts w:ascii="Cambria Math" w:hAnsi="Cambria Math"/>
                        <w:szCs w:val="26"/>
                      </w:rPr>
                    </w:rPrChange>
                  </w:rPr>
                  <m:t>t</m:t>
                </m:r>
              </w:ins>
            </m:e>
          </m:d>
          <w:ins w:id="6953" w:author="The Si Tran" w:date="2012-12-07T22:16:00Z">
            <m:r>
              <w:rPr>
                <w:rFonts w:ascii="Cambria Math" w:hAnsi="Cambria Math"/>
                <w:sz w:val="26"/>
                <w:szCs w:val="26"/>
                <w:rPrChange w:id="6954" w:author="The Si Tran" w:date="2012-12-07T22:17:00Z">
                  <w:rPr>
                    <w:rFonts w:ascii="Cambria Math" w:hAnsi="Cambria Math"/>
                    <w:szCs w:val="26"/>
                  </w:rPr>
                </w:rPrChange>
              </w:rPr>
              <m:t>+</m:t>
            </m:r>
            <m:r>
              <w:rPr>
                <w:rFonts w:ascii="Cambria Math" w:hAnsi="Cambria Math" w:hint="eastAsia"/>
                <w:sz w:val="26"/>
                <w:szCs w:val="26"/>
                <w:rPrChange w:id="6955" w:author="The Si Tran" w:date="2012-12-07T22:17:00Z">
                  <w:rPr>
                    <w:rFonts w:ascii="Cambria Math" w:hAnsi="Cambria Math" w:hint="eastAsia"/>
                    <w:szCs w:val="26"/>
                  </w:rPr>
                </w:rPrChange>
              </w:rPr>
              <m:t>…</m:t>
            </m:r>
            <m:r>
              <w:rPr>
                <w:rFonts w:ascii="Cambria Math" w:hAnsi="Cambria Math"/>
                <w:sz w:val="26"/>
                <w:szCs w:val="26"/>
                <w:rPrChange w:id="6956" w:author="The Si Tran" w:date="2012-12-07T22:17:00Z">
                  <w:rPr>
                    <w:rFonts w:ascii="Cambria Math" w:hAnsi="Cambria Math"/>
                    <w:szCs w:val="26"/>
                  </w:rPr>
                </w:rPrChange>
              </w:rPr>
              <m:t>+</m:t>
            </m:r>
          </w:ins>
          <m:sSub>
            <m:sSubPr>
              <m:ctrlPr>
                <w:ins w:id="6957" w:author="The Si Tran" w:date="2012-12-07T22:16:00Z">
                  <w:rPr>
                    <w:rFonts w:ascii="Cambria Math" w:hAnsi="Cambria Math"/>
                    <w:i/>
                    <w:sz w:val="26"/>
                    <w:szCs w:val="26"/>
                  </w:rPr>
                </w:ins>
              </m:ctrlPr>
            </m:sSubPr>
            <m:e>
              <w:ins w:id="6958" w:author="The Si Tran" w:date="2012-12-07T22:16:00Z">
                <m:r>
                  <w:rPr>
                    <w:rFonts w:ascii="Cambria Math" w:hAnsi="Cambria Math"/>
                    <w:sz w:val="26"/>
                    <w:szCs w:val="26"/>
                    <w:rPrChange w:id="6959" w:author="The Si Tran" w:date="2012-12-07T22:17:00Z">
                      <w:rPr>
                        <w:rFonts w:ascii="Cambria Math" w:hAnsi="Cambria Math"/>
                        <w:szCs w:val="26"/>
                      </w:rPr>
                    </w:rPrChange>
                  </w:rPr>
                  <m:t>a</m:t>
                </m:r>
              </w:ins>
            </m:e>
            <m:sub>
              <w:ins w:id="6960" w:author="The Si Tran" w:date="2012-12-07T22:16:00Z">
                <m:r>
                  <w:rPr>
                    <w:rFonts w:ascii="Cambria Math" w:hAnsi="Cambria Math"/>
                    <w:sz w:val="26"/>
                    <w:szCs w:val="26"/>
                    <w:rPrChange w:id="6961" w:author="The Si Tran" w:date="2012-12-07T22:17:00Z">
                      <w:rPr>
                        <w:rFonts w:ascii="Cambria Math" w:hAnsi="Cambria Math"/>
                        <w:szCs w:val="26"/>
                      </w:rPr>
                    </w:rPrChange>
                  </w:rPr>
                  <m:t>p</m:t>
                </m:r>
              </w:ins>
            </m:sub>
          </m:sSub>
          <w:ins w:id="6962" w:author="The Si Tran" w:date="2012-12-07T22:16:00Z">
            <m:r>
              <w:rPr>
                <w:rFonts w:ascii="Cambria Math" w:hAnsi="Cambria Math"/>
                <w:sz w:val="26"/>
                <w:szCs w:val="26"/>
                <w:rPrChange w:id="6963" w:author="The Si Tran" w:date="2012-12-07T22:17:00Z">
                  <w:rPr>
                    <w:rFonts w:ascii="Cambria Math" w:hAnsi="Cambria Math"/>
                    <w:szCs w:val="26"/>
                  </w:rPr>
                </w:rPrChange>
              </w:rPr>
              <m:t>y</m:t>
            </m:r>
          </w:ins>
          <m:d>
            <m:dPr>
              <m:ctrlPr>
                <w:ins w:id="6964" w:author="The Si Tran" w:date="2012-12-07T22:16:00Z">
                  <w:rPr>
                    <w:rFonts w:ascii="Cambria Math" w:hAnsi="Cambria Math"/>
                    <w:i/>
                    <w:sz w:val="26"/>
                    <w:szCs w:val="26"/>
                  </w:rPr>
                </w:ins>
              </m:ctrlPr>
            </m:dPr>
            <m:e>
              <w:ins w:id="6965" w:author="The Si Tran" w:date="2012-12-07T22:16:00Z">
                <m:r>
                  <w:rPr>
                    <w:rFonts w:ascii="Cambria Math" w:hAnsi="Cambria Math"/>
                    <w:sz w:val="26"/>
                    <w:szCs w:val="26"/>
                    <w:rPrChange w:id="6966" w:author="The Si Tran" w:date="2012-12-07T22:17:00Z">
                      <w:rPr>
                        <w:rFonts w:ascii="Cambria Math" w:hAnsi="Cambria Math"/>
                        <w:szCs w:val="26"/>
                      </w:rPr>
                    </w:rPrChange>
                  </w:rPr>
                  <m:t>t-p+1</m:t>
                </m:r>
              </w:ins>
            </m:e>
          </m:d>
          <w:ins w:id="6967" w:author="The Si Tran" w:date="2012-12-07T22:16:00Z">
            <m:r>
              <w:rPr>
                <w:rFonts w:ascii="Cambria Math" w:hAnsi="Cambria Math"/>
                <w:sz w:val="26"/>
                <w:szCs w:val="26"/>
                <w:rPrChange w:id="6968" w:author="The Si Tran" w:date="2012-12-07T22:17:00Z">
                  <w:rPr>
                    <w:rFonts w:ascii="Cambria Math" w:hAnsi="Cambria Math"/>
                    <w:szCs w:val="26"/>
                  </w:rPr>
                </w:rPrChange>
              </w:rPr>
              <m:t>+</m:t>
            </m:r>
          </w:ins>
          <m:sSub>
            <m:sSubPr>
              <m:ctrlPr>
                <w:ins w:id="6969" w:author="The Si Tran" w:date="2012-12-07T22:16:00Z">
                  <w:rPr>
                    <w:rFonts w:ascii="Cambria Math" w:hAnsi="Cambria Math"/>
                    <w:i/>
                    <w:sz w:val="26"/>
                    <w:szCs w:val="26"/>
                  </w:rPr>
                </w:ins>
              </m:ctrlPr>
            </m:sSubPr>
            <m:e>
              <w:ins w:id="6970" w:author="The Si Tran" w:date="2012-12-07T22:16:00Z">
                <m:r>
                  <w:rPr>
                    <w:rFonts w:ascii="Cambria Math" w:hAnsi="Cambria Math"/>
                    <w:sz w:val="26"/>
                    <w:szCs w:val="26"/>
                    <w:rPrChange w:id="6971" w:author="The Si Tran" w:date="2012-12-07T22:17:00Z">
                      <w:rPr>
                        <w:rFonts w:ascii="Cambria Math" w:hAnsi="Cambria Math"/>
                        <w:szCs w:val="26"/>
                      </w:rPr>
                    </w:rPrChange>
                  </w:rPr>
                  <m:t>b</m:t>
                </m:r>
              </w:ins>
            </m:e>
            <m:sub>
              <w:ins w:id="6972" w:author="The Si Tran" w:date="2012-12-07T22:16:00Z">
                <m:r>
                  <w:rPr>
                    <w:rFonts w:ascii="Cambria Math" w:hAnsi="Cambria Math"/>
                    <w:sz w:val="26"/>
                    <w:szCs w:val="26"/>
                    <w:rPrChange w:id="6973" w:author="The Si Tran" w:date="2012-12-07T22:17:00Z">
                      <w:rPr>
                        <w:rFonts w:ascii="Cambria Math" w:hAnsi="Cambria Math"/>
                        <w:szCs w:val="26"/>
                      </w:rPr>
                    </w:rPrChange>
                  </w:rPr>
                  <m:t>1</m:t>
                </m:r>
              </w:ins>
            </m:sub>
          </m:sSub>
          <w:ins w:id="6974" w:author="The Si Tran" w:date="2012-12-07T22:16:00Z">
            <m:r>
              <w:rPr>
                <w:rFonts w:ascii="Cambria Math" w:hAnsi="Cambria Math"/>
                <w:sz w:val="26"/>
                <w:szCs w:val="26"/>
                <w:rPrChange w:id="6975" w:author="The Si Tran" w:date="2012-12-07T22:17:00Z">
                  <w:rPr>
                    <w:rFonts w:ascii="Cambria Math" w:hAnsi="Cambria Math"/>
                    <w:szCs w:val="26"/>
                  </w:rPr>
                </w:rPrChange>
              </w:rPr>
              <m:t>e</m:t>
            </m:r>
          </w:ins>
          <m:d>
            <m:dPr>
              <m:ctrlPr>
                <w:ins w:id="6976" w:author="The Si Tran" w:date="2012-12-07T22:16:00Z">
                  <w:rPr>
                    <w:rFonts w:ascii="Cambria Math" w:hAnsi="Cambria Math"/>
                    <w:i/>
                    <w:sz w:val="26"/>
                    <w:szCs w:val="26"/>
                  </w:rPr>
                </w:ins>
              </m:ctrlPr>
            </m:dPr>
            <m:e>
              <w:ins w:id="6977" w:author="The Si Tran" w:date="2012-12-07T22:16:00Z">
                <m:r>
                  <w:rPr>
                    <w:rFonts w:ascii="Cambria Math" w:hAnsi="Cambria Math"/>
                    <w:sz w:val="26"/>
                    <w:szCs w:val="26"/>
                    <w:rPrChange w:id="6978" w:author="The Si Tran" w:date="2012-12-07T22:17:00Z">
                      <w:rPr>
                        <w:rFonts w:ascii="Cambria Math" w:hAnsi="Cambria Math"/>
                        <w:szCs w:val="26"/>
                      </w:rPr>
                    </w:rPrChange>
                  </w:rPr>
                  <m:t>t</m:t>
                </m:r>
              </w:ins>
            </m:e>
          </m:d>
          <w:ins w:id="6979" w:author="The Si Tran" w:date="2012-12-07T22:16:00Z">
            <m:r>
              <w:rPr>
                <w:rFonts w:ascii="Cambria Math" w:hAnsi="Cambria Math"/>
                <w:sz w:val="26"/>
                <w:szCs w:val="26"/>
                <w:rPrChange w:id="6980" w:author="The Si Tran" w:date="2012-12-07T22:17:00Z">
                  <w:rPr>
                    <w:rFonts w:ascii="Cambria Math" w:hAnsi="Cambria Math"/>
                    <w:szCs w:val="26"/>
                  </w:rPr>
                </w:rPrChange>
              </w:rPr>
              <m:t>+</m:t>
            </m:r>
            <m:r>
              <w:rPr>
                <w:rFonts w:ascii="Cambria Math" w:hAnsi="Cambria Math" w:hint="eastAsia"/>
                <w:sz w:val="26"/>
                <w:szCs w:val="26"/>
                <w:rPrChange w:id="6981" w:author="The Si Tran" w:date="2012-12-07T22:17:00Z">
                  <w:rPr>
                    <w:rFonts w:ascii="Cambria Math" w:hAnsi="Cambria Math" w:hint="eastAsia"/>
                    <w:szCs w:val="26"/>
                  </w:rPr>
                </w:rPrChange>
              </w:rPr>
              <m:t>…</m:t>
            </m:r>
            <m:r>
              <w:rPr>
                <w:rFonts w:ascii="Cambria Math" w:hAnsi="Cambria Math"/>
                <w:sz w:val="26"/>
                <w:szCs w:val="26"/>
                <w:rPrChange w:id="6982" w:author="The Si Tran" w:date="2012-12-07T22:17:00Z">
                  <w:rPr>
                    <w:rFonts w:ascii="Cambria Math" w:hAnsi="Cambria Math"/>
                    <w:szCs w:val="26"/>
                  </w:rPr>
                </w:rPrChange>
              </w:rPr>
              <m:t>+</m:t>
            </m:r>
          </w:ins>
          <m:sSub>
            <m:sSubPr>
              <m:ctrlPr>
                <w:ins w:id="6983" w:author="The Si Tran" w:date="2012-12-07T22:16:00Z">
                  <w:rPr>
                    <w:rFonts w:ascii="Cambria Math" w:hAnsi="Cambria Math"/>
                    <w:i/>
                    <w:sz w:val="26"/>
                    <w:szCs w:val="26"/>
                  </w:rPr>
                </w:ins>
              </m:ctrlPr>
            </m:sSubPr>
            <m:e>
              <w:ins w:id="6984" w:author="The Si Tran" w:date="2012-12-07T22:16:00Z">
                <m:r>
                  <w:rPr>
                    <w:rFonts w:ascii="Cambria Math" w:hAnsi="Cambria Math"/>
                    <w:sz w:val="26"/>
                    <w:szCs w:val="26"/>
                    <w:rPrChange w:id="6985" w:author="The Si Tran" w:date="2012-12-07T22:17:00Z">
                      <w:rPr>
                        <w:rFonts w:ascii="Cambria Math" w:hAnsi="Cambria Math"/>
                        <w:szCs w:val="26"/>
                      </w:rPr>
                    </w:rPrChange>
                  </w:rPr>
                  <m:t>b</m:t>
                </m:r>
              </w:ins>
            </m:e>
            <m:sub>
              <w:ins w:id="6986" w:author="The Si Tran" w:date="2012-12-07T22:16:00Z">
                <m:r>
                  <w:rPr>
                    <w:rFonts w:ascii="Cambria Math" w:hAnsi="Cambria Math"/>
                    <w:sz w:val="26"/>
                    <w:szCs w:val="26"/>
                    <w:rPrChange w:id="6987" w:author="The Si Tran" w:date="2012-12-07T22:17:00Z">
                      <w:rPr>
                        <w:rFonts w:ascii="Cambria Math" w:hAnsi="Cambria Math"/>
                        <w:szCs w:val="26"/>
                      </w:rPr>
                    </w:rPrChange>
                  </w:rPr>
                  <m:t>q</m:t>
                </m:r>
              </w:ins>
            </m:sub>
          </m:sSub>
          <w:ins w:id="6988" w:author="The Si Tran" w:date="2012-12-07T22:16:00Z">
            <m:r>
              <w:rPr>
                <w:rFonts w:ascii="Cambria Math" w:hAnsi="Cambria Math"/>
                <w:sz w:val="26"/>
                <w:szCs w:val="26"/>
                <w:rPrChange w:id="6989"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990" w:author="The Si Tran" w:date="2012-12-07T22:18:00Z"/>
        </w:rPr>
        <w:pPrChange w:id="6991" w:author="The Si Tran" w:date="2012-12-16T17:13:00Z">
          <w:pPr/>
        </w:pPrChange>
      </w:pPr>
      <w:ins w:id="6992" w:author="The Si Tran" w:date="2012-12-07T22:12:00Z">
        <w:r w:rsidRPr="00032D83">
          <w:t>D</w:t>
        </w:r>
        <w:r w:rsidRPr="006D6C8D">
          <w:t>ự</w:t>
        </w:r>
        <w:r w:rsidRPr="000C3A28">
          <w:t xml:space="preserve"> đoán nhi</w:t>
        </w:r>
        <w:r w:rsidRPr="0015771C">
          <w:t>ề</w:t>
        </w:r>
        <w:r w:rsidRPr="00941798">
          <w:t>u th</w:t>
        </w:r>
        <w:r w:rsidRPr="002E47E8">
          <w:t>ờ</w:t>
        </w:r>
        <w:r w:rsidRPr="00381A4D">
          <w:t>i đo</w:t>
        </w:r>
        <w:r w:rsidRPr="00A625DC">
          <w:rPr>
            <w:rPrChange w:id="6993" w:author="The Si Tran" w:date="2012-12-07T22:13:00Z">
              <w:rPr/>
            </w:rPrChange>
          </w:rPr>
          <w:t>ạn cho chuỗi dữ liệu tĩnh</w:t>
        </w:r>
      </w:ins>
    </w:p>
    <w:p w14:paraId="0DEF3DE8" w14:textId="77777777" w:rsidR="00CD1726" w:rsidRDefault="00CD1726">
      <w:pPr>
        <w:pStyle w:val="ListParagraph"/>
        <w:spacing w:line="360" w:lineRule="auto"/>
        <w:ind w:left="360" w:firstLine="0"/>
        <w:jc w:val="both"/>
        <w:rPr>
          <w:ins w:id="6994" w:author="The Si Tran" w:date="2012-12-07T22:18:00Z"/>
          <w:rFonts w:ascii="Times New Roman" w:hAnsi="Times New Roman"/>
          <w:sz w:val="26"/>
          <w:szCs w:val="26"/>
        </w:rPr>
        <w:pPrChange w:id="6995" w:author="The Si Tran" w:date="2012-12-14T05:31:00Z">
          <w:pPr>
            <w:pStyle w:val="ListParagraph"/>
            <w:numPr>
              <w:numId w:val="23"/>
            </w:numPr>
            <w:ind w:left="1080" w:hanging="360"/>
          </w:pPr>
        </w:pPrChange>
      </w:pPr>
      <w:ins w:id="6996" w:author="The Si Tran" w:date="2012-12-07T22:18:00Z">
        <w:r>
          <w:rPr>
            <w:rFonts w:ascii="Times New Roman" w:hAnsi="Times New Roman"/>
            <w:sz w:val="26"/>
            <w:szCs w:val="26"/>
          </w:rPr>
          <w:t xml:space="preserve">Dựa vào dự đoán cho 1 giai đoạn, ta có thể </w:t>
        </w:r>
      </w:ins>
      <w:ins w:id="6997" w:author="The Si Tran" w:date="2012-12-07T22:19:00Z">
        <w:r>
          <w:rPr>
            <w:rFonts w:ascii="Times New Roman" w:hAnsi="Times New Roman"/>
            <w:sz w:val="26"/>
            <w:szCs w:val="26"/>
          </w:rPr>
          <w:t>mở rộng</w:t>
        </w:r>
      </w:ins>
      <w:ins w:id="6998" w:author="The Si Tran" w:date="2012-12-07T22:18:00Z">
        <w:r>
          <w:rPr>
            <w:rFonts w:ascii="Times New Roman" w:hAnsi="Times New Roman"/>
            <w:sz w:val="26"/>
            <w:szCs w:val="26"/>
          </w:rPr>
          <w:t xml:space="preserve"> quá trình dự đoán n giai đoạn dựa vào các giá trị đã tính toán được, các</w:t>
        </w:r>
      </w:ins>
      <w:ins w:id="6999"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2F1D4B">
      <w:pPr>
        <w:pStyle w:val="ListParagraph"/>
        <w:spacing w:line="360" w:lineRule="auto"/>
        <w:ind w:left="360"/>
        <w:rPr>
          <w:ins w:id="7000" w:author="The Si Tran" w:date="2012-12-07T22:21:00Z"/>
          <w:rFonts w:ascii="Times New Roman" w:eastAsiaTheme="minorEastAsia" w:hAnsi="Times New Roman"/>
          <w:sz w:val="26"/>
          <w:szCs w:val="26"/>
        </w:rPr>
        <w:pPrChange w:id="7001" w:author="The Si Tran" w:date="2012-12-14T05:31:00Z">
          <w:pPr>
            <w:pStyle w:val="ListParagraph"/>
            <w:ind w:left="792"/>
          </w:pPr>
        </w:pPrChange>
      </w:pPr>
      <m:oMathPara>
        <m:oMathParaPr>
          <m:jc m:val="left"/>
        </m:oMathParaPr>
        <m:oMath>
          <m:acc>
            <m:accPr>
              <m:ctrlPr>
                <w:ins w:id="7002" w:author="The Si Tran" w:date="2012-12-07T22:21:00Z">
                  <w:rPr>
                    <w:rFonts w:ascii="Cambria Math" w:hAnsi="Cambria Math"/>
                    <w:i/>
                    <w:sz w:val="26"/>
                    <w:szCs w:val="26"/>
                  </w:rPr>
                </w:ins>
              </m:ctrlPr>
            </m:accPr>
            <m:e>
              <w:ins w:id="7003" w:author="The Si Tran" w:date="2012-12-07T22:21:00Z">
                <m:r>
                  <w:rPr>
                    <w:rFonts w:ascii="Cambria Math" w:hAnsi="Cambria Math"/>
                    <w:sz w:val="26"/>
                    <w:szCs w:val="26"/>
                  </w:rPr>
                  <m:t>y</m:t>
                </m:r>
              </w:ins>
            </m:e>
          </m:acc>
          <m:d>
            <m:dPr>
              <m:ctrlPr>
                <w:ins w:id="7004" w:author="The Si Tran" w:date="2012-12-07T22:21:00Z">
                  <w:rPr>
                    <w:rFonts w:ascii="Cambria Math" w:hAnsi="Cambria Math"/>
                    <w:i/>
                    <w:sz w:val="26"/>
                    <w:szCs w:val="26"/>
                  </w:rPr>
                </w:ins>
              </m:ctrlPr>
            </m:dPr>
            <m:e>
              <w:ins w:id="7005" w:author="The Si Tran" w:date="2012-12-07T22:21:00Z">
                <m:r>
                  <w:rPr>
                    <w:rFonts w:ascii="Cambria Math" w:hAnsi="Cambria Math"/>
                    <w:sz w:val="26"/>
                    <w:szCs w:val="26"/>
                  </w:rPr>
                  <m:t>t+1</m:t>
                </m:r>
              </w:ins>
            </m:e>
          </m:d>
          <w:ins w:id="7006" w:author="The Si Tran" w:date="2012-12-07T22:21:00Z">
            <m:r>
              <w:rPr>
                <w:rFonts w:ascii="Cambria Math" w:hAnsi="Cambria Math"/>
                <w:sz w:val="26"/>
                <w:szCs w:val="26"/>
              </w:rPr>
              <m:t>=</m:t>
            </m:r>
          </w:ins>
          <m:sSub>
            <m:sSubPr>
              <m:ctrlPr>
                <w:ins w:id="7007" w:author="The Si Tran" w:date="2012-12-07T22:21:00Z">
                  <w:rPr>
                    <w:rFonts w:ascii="Cambria Math" w:hAnsi="Cambria Math"/>
                    <w:i/>
                    <w:sz w:val="26"/>
                    <w:szCs w:val="26"/>
                  </w:rPr>
                </w:ins>
              </m:ctrlPr>
            </m:sSubPr>
            <m:e>
              <w:ins w:id="7008" w:author="The Si Tran" w:date="2012-12-07T22:21:00Z">
                <m:r>
                  <w:rPr>
                    <w:rFonts w:ascii="Cambria Math" w:hAnsi="Cambria Math"/>
                    <w:sz w:val="26"/>
                    <w:szCs w:val="26"/>
                  </w:rPr>
                  <m:t>a</m:t>
                </m:r>
              </w:ins>
            </m:e>
            <m:sub>
              <w:ins w:id="7009" w:author="The Si Tran" w:date="2012-12-07T22:21:00Z">
                <m:r>
                  <w:rPr>
                    <w:rFonts w:ascii="Cambria Math" w:hAnsi="Cambria Math"/>
                    <w:sz w:val="26"/>
                    <w:szCs w:val="26"/>
                  </w:rPr>
                  <m:t>0</m:t>
                </m:r>
              </w:ins>
            </m:sub>
          </m:sSub>
          <w:ins w:id="7010" w:author="The Si Tran" w:date="2012-12-07T22:21:00Z">
            <m:r>
              <w:rPr>
                <w:rFonts w:ascii="Cambria Math" w:hAnsi="Cambria Math"/>
                <w:sz w:val="26"/>
                <w:szCs w:val="26"/>
              </w:rPr>
              <m:t>+</m:t>
            </m:r>
          </w:ins>
          <m:sSub>
            <m:sSubPr>
              <m:ctrlPr>
                <w:ins w:id="7011" w:author="The Si Tran" w:date="2012-12-07T22:21:00Z">
                  <w:rPr>
                    <w:rFonts w:ascii="Cambria Math" w:hAnsi="Cambria Math"/>
                    <w:i/>
                    <w:sz w:val="26"/>
                    <w:szCs w:val="26"/>
                  </w:rPr>
                </w:ins>
              </m:ctrlPr>
            </m:sSubPr>
            <m:e>
              <w:ins w:id="7012" w:author="The Si Tran" w:date="2012-12-07T22:21:00Z">
                <m:r>
                  <w:rPr>
                    <w:rFonts w:ascii="Cambria Math" w:hAnsi="Cambria Math"/>
                    <w:sz w:val="26"/>
                    <w:szCs w:val="26"/>
                  </w:rPr>
                  <m:t>a</m:t>
                </m:r>
              </w:ins>
            </m:e>
            <m:sub>
              <w:ins w:id="7013" w:author="The Si Tran" w:date="2012-12-07T22:21:00Z">
                <m:r>
                  <w:rPr>
                    <w:rFonts w:ascii="Cambria Math" w:hAnsi="Cambria Math"/>
                    <w:sz w:val="26"/>
                    <w:szCs w:val="26"/>
                  </w:rPr>
                  <m:t>1</m:t>
                </m:r>
              </w:ins>
            </m:sub>
          </m:sSub>
          <w:ins w:id="7014" w:author="The Si Tran" w:date="2012-12-07T22:21:00Z">
            <m:r>
              <w:rPr>
                <w:rFonts w:ascii="Cambria Math" w:hAnsi="Cambria Math"/>
                <w:sz w:val="26"/>
                <w:szCs w:val="26"/>
              </w:rPr>
              <m:t>y</m:t>
            </m:r>
          </w:ins>
          <m:d>
            <m:dPr>
              <m:ctrlPr>
                <w:ins w:id="7015" w:author="The Si Tran" w:date="2012-12-07T22:21:00Z">
                  <w:rPr>
                    <w:rFonts w:ascii="Cambria Math" w:hAnsi="Cambria Math"/>
                    <w:i/>
                    <w:sz w:val="26"/>
                    <w:szCs w:val="26"/>
                  </w:rPr>
                </w:ins>
              </m:ctrlPr>
            </m:dPr>
            <m:e>
              <w:ins w:id="7016" w:author="The Si Tran" w:date="2012-12-07T22:21:00Z">
                <m:r>
                  <w:rPr>
                    <w:rFonts w:ascii="Cambria Math" w:hAnsi="Cambria Math"/>
                    <w:sz w:val="26"/>
                    <w:szCs w:val="26"/>
                  </w:rPr>
                  <m:t>t</m:t>
                </m:r>
              </w:ins>
            </m:e>
          </m:d>
          <w:ins w:id="7017" w:author="The Si Tran" w:date="2012-12-07T22:21:00Z">
            <m:r>
              <w:rPr>
                <w:rFonts w:ascii="Cambria Math" w:hAnsi="Cambria Math"/>
                <w:sz w:val="26"/>
                <w:szCs w:val="26"/>
              </w:rPr>
              <m:t>+…+</m:t>
            </m:r>
          </w:ins>
          <m:sSub>
            <m:sSubPr>
              <m:ctrlPr>
                <w:ins w:id="7018" w:author="The Si Tran" w:date="2012-12-07T22:21:00Z">
                  <w:rPr>
                    <w:rFonts w:ascii="Cambria Math" w:hAnsi="Cambria Math"/>
                    <w:i/>
                    <w:sz w:val="26"/>
                    <w:szCs w:val="26"/>
                  </w:rPr>
                </w:ins>
              </m:ctrlPr>
            </m:sSubPr>
            <m:e>
              <w:ins w:id="7019" w:author="The Si Tran" w:date="2012-12-07T22:21:00Z">
                <m:r>
                  <w:rPr>
                    <w:rFonts w:ascii="Cambria Math" w:hAnsi="Cambria Math"/>
                    <w:sz w:val="26"/>
                    <w:szCs w:val="26"/>
                  </w:rPr>
                  <m:t>a</m:t>
                </m:r>
              </w:ins>
            </m:e>
            <m:sub>
              <w:ins w:id="7020" w:author="The Si Tran" w:date="2012-12-07T22:21:00Z">
                <m:r>
                  <w:rPr>
                    <w:rFonts w:ascii="Cambria Math" w:hAnsi="Cambria Math"/>
                    <w:sz w:val="26"/>
                    <w:szCs w:val="26"/>
                  </w:rPr>
                  <m:t>p</m:t>
                </m:r>
              </w:ins>
            </m:sub>
          </m:sSub>
          <w:ins w:id="7021" w:author="The Si Tran" w:date="2012-12-07T22:21:00Z">
            <m:r>
              <w:rPr>
                <w:rFonts w:ascii="Cambria Math" w:hAnsi="Cambria Math"/>
                <w:sz w:val="26"/>
                <w:szCs w:val="26"/>
              </w:rPr>
              <m:t>y</m:t>
            </m:r>
          </w:ins>
          <m:d>
            <m:dPr>
              <m:ctrlPr>
                <w:ins w:id="7022" w:author="The Si Tran" w:date="2012-12-07T22:21:00Z">
                  <w:rPr>
                    <w:rFonts w:ascii="Cambria Math" w:hAnsi="Cambria Math"/>
                    <w:i/>
                    <w:sz w:val="26"/>
                    <w:szCs w:val="26"/>
                  </w:rPr>
                </w:ins>
              </m:ctrlPr>
            </m:dPr>
            <m:e>
              <w:ins w:id="7023" w:author="The Si Tran" w:date="2012-12-07T22:21:00Z">
                <m:r>
                  <w:rPr>
                    <w:rFonts w:ascii="Cambria Math" w:hAnsi="Cambria Math"/>
                    <w:sz w:val="26"/>
                    <w:szCs w:val="26"/>
                  </w:rPr>
                  <m:t>t-p+1</m:t>
                </m:r>
              </w:ins>
            </m:e>
          </m:d>
          <w:ins w:id="7024" w:author="The Si Tran" w:date="2012-12-07T22:21:00Z">
            <m:r>
              <w:rPr>
                <w:rFonts w:ascii="Cambria Math" w:hAnsi="Cambria Math"/>
                <w:sz w:val="26"/>
                <w:szCs w:val="26"/>
              </w:rPr>
              <m:t>+0+</m:t>
            </m:r>
          </w:ins>
          <m:sSub>
            <m:sSubPr>
              <m:ctrlPr>
                <w:ins w:id="7025" w:author="The Si Tran" w:date="2012-12-07T22:21:00Z">
                  <w:rPr>
                    <w:rFonts w:ascii="Cambria Math" w:hAnsi="Cambria Math"/>
                    <w:i/>
                    <w:sz w:val="26"/>
                    <w:szCs w:val="26"/>
                  </w:rPr>
                </w:ins>
              </m:ctrlPr>
            </m:sSubPr>
            <m:e>
              <w:ins w:id="7026" w:author="The Si Tran" w:date="2012-12-07T22:21:00Z">
                <m:r>
                  <w:rPr>
                    <w:rFonts w:ascii="Cambria Math" w:hAnsi="Cambria Math"/>
                    <w:sz w:val="26"/>
                    <w:szCs w:val="26"/>
                  </w:rPr>
                  <m:t>b</m:t>
                </m:r>
              </w:ins>
            </m:e>
            <m:sub>
              <w:ins w:id="7027" w:author="The Si Tran" w:date="2012-12-07T22:21:00Z">
                <m:r>
                  <w:rPr>
                    <w:rFonts w:ascii="Cambria Math" w:hAnsi="Cambria Math"/>
                    <w:sz w:val="26"/>
                    <w:szCs w:val="26"/>
                  </w:rPr>
                  <m:t>1</m:t>
                </m:r>
              </w:ins>
            </m:sub>
          </m:sSub>
          <w:ins w:id="7028" w:author="The Si Tran" w:date="2012-12-07T22:21:00Z">
            <m:r>
              <w:rPr>
                <w:rFonts w:ascii="Cambria Math" w:hAnsi="Cambria Math"/>
                <w:sz w:val="26"/>
                <w:szCs w:val="26"/>
              </w:rPr>
              <m:t>e</m:t>
            </m:r>
          </w:ins>
          <m:d>
            <m:dPr>
              <m:ctrlPr>
                <w:ins w:id="7029" w:author="The Si Tran" w:date="2012-12-07T22:21:00Z">
                  <w:rPr>
                    <w:rFonts w:ascii="Cambria Math" w:hAnsi="Cambria Math"/>
                    <w:i/>
                    <w:sz w:val="26"/>
                    <w:szCs w:val="26"/>
                  </w:rPr>
                </w:ins>
              </m:ctrlPr>
            </m:dPr>
            <m:e>
              <w:ins w:id="7030" w:author="The Si Tran" w:date="2012-12-07T22:21:00Z">
                <m:r>
                  <w:rPr>
                    <w:rFonts w:ascii="Cambria Math" w:hAnsi="Cambria Math"/>
                    <w:sz w:val="26"/>
                    <w:szCs w:val="26"/>
                  </w:rPr>
                  <m:t>t</m:t>
                </m:r>
              </w:ins>
            </m:e>
          </m:d>
          <w:ins w:id="7031" w:author="The Si Tran" w:date="2012-12-07T22:21:00Z">
            <m:r>
              <w:rPr>
                <w:rFonts w:ascii="Cambria Math" w:hAnsi="Cambria Math"/>
                <w:sz w:val="26"/>
                <w:szCs w:val="26"/>
              </w:rPr>
              <m:t>+…+</m:t>
            </m:r>
          </w:ins>
          <m:sSub>
            <m:sSubPr>
              <m:ctrlPr>
                <w:ins w:id="7032" w:author="The Si Tran" w:date="2012-12-07T22:21:00Z">
                  <w:rPr>
                    <w:rFonts w:ascii="Cambria Math" w:hAnsi="Cambria Math"/>
                    <w:i/>
                    <w:sz w:val="26"/>
                    <w:szCs w:val="26"/>
                  </w:rPr>
                </w:ins>
              </m:ctrlPr>
            </m:sSubPr>
            <m:e>
              <w:ins w:id="7033" w:author="The Si Tran" w:date="2012-12-07T22:21:00Z">
                <m:r>
                  <w:rPr>
                    <w:rFonts w:ascii="Cambria Math" w:hAnsi="Cambria Math"/>
                    <w:sz w:val="26"/>
                    <w:szCs w:val="26"/>
                  </w:rPr>
                  <m:t>b</m:t>
                </m:r>
              </w:ins>
            </m:e>
            <m:sub>
              <w:ins w:id="7034" w:author="The Si Tran" w:date="2012-12-07T22:21:00Z">
                <m:r>
                  <w:rPr>
                    <w:rFonts w:ascii="Cambria Math" w:hAnsi="Cambria Math"/>
                    <w:sz w:val="26"/>
                    <w:szCs w:val="26"/>
                  </w:rPr>
                  <m:t>q</m:t>
                </m:r>
              </w:ins>
            </m:sub>
          </m:sSub>
          <w:ins w:id="7035" w:author="The Si Tran" w:date="2012-12-07T22:21:00Z">
            <m:r>
              <w:rPr>
                <w:rFonts w:ascii="Cambria Math" w:hAnsi="Cambria Math"/>
                <w:sz w:val="26"/>
                <w:szCs w:val="26"/>
              </w:rPr>
              <m:t>e(1-q+1)</m:t>
            </m:r>
          </w:ins>
        </m:oMath>
      </m:oMathPara>
    </w:p>
    <w:p w14:paraId="1BBB3B19" w14:textId="77777777" w:rsidR="00C74575" w:rsidRPr="001C47AE" w:rsidRDefault="002F1D4B">
      <w:pPr>
        <w:pStyle w:val="ListParagraph"/>
        <w:spacing w:line="360" w:lineRule="auto"/>
        <w:ind w:left="360"/>
        <w:rPr>
          <w:ins w:id="7036" w:author="The Si Tran" w:date="2012-12-07T22:21:00Z"/>
          <w:rFonts w:ascii="Times New Roman" w:eastAsiaTheme="minorEastAsia" w:hAnsi="Times New Roman"/>
          <w:sz w:val="26"/>
          <w:szCs w:val="26"/>
        </w:rPr>
        <w:pPrChange w:id="7037" w:author="The Si Tran" w:date="2012-12-14T05:31:00Z">
          <w:pPr>
            <w:pStyle w:val="ListParagraph"/>
            <w:ind w:left="792"/>
          </w:pPr>
        </w:pPrChange>
      </w:pPr>
      <m:oMathPara>
        <m:oMathParaPr>
          <m:jc m:val="left"/>
        </m:oMathParaPr>
        <m:oMath>
          <m:acc>
            <m:accPr>
              <m:ctrlPr>
                <w:ins w:id="7038" w:author="The Si Tran" w:date="2012-12-07T22:21:00Z">
                  <w:rPr>
                    <w:rFonts w:ascii="Cambria Math" w:hAnsi="Cambria Math"/>
                    <w:i/>
                    <w:sz w:val="26"/>
                    <w:szCs w:val="26"/>
                  </w:rPr>
                </w:ins>
              </m:ctrlPr>
            </m:accPr>
            <m:e>
              <w:ins w:id="7039" w:author="The Si Tran" w:date="2012-12-07T22:21:00Z">
                <m:r>
                  <w:rPr>
                    <w:rFonts w:ascii="Cambria Math" w:hAnsi="Cambria Math"/>
                    <w:sz w:val="26"/>
                    <w:szCs w:val="26"/>
                  </w:rPr>
                  <m:t>y</m:t>
                </m:r>
              </w:ins>
            </m:e>
          </m:acc>
          <m:d>
            <m:dPr>
              <m:ctrlPr>
                <w:ins w:id="7040" w:author="The Si Tran" w:date="2012-12-07T22:21:00Z">
                  <w:rPr>
                    <w:rFonts w:ascii="Cambria Math" w:hAnsi="Cambria Math"/>
                    <w:i/>
                    <w:sz w:val="26"/>
                    <w:szCs w:val="26"/>
                  </w:rPr>
                </w:ins>
              </m:ctrlPr>
            </m:dPr>
            <m:e>
              <w:ins w:id="7041" w:author="The Si Tran" w:date="2012-12-07T22:21:00Z">
                <m:r>
                  <w:rPr>
                    <w:rFonts w:ascii="Cambria Math" w:hAnsi="Cambria Math"/>
                    <w:sz w:val="26"/>
                    <w:szCs w:val="26"/>
                  </w:rPr>
                  <m:t>t+2</m:t>
                </m:r>
              </w:ins>
            </m:e>
          </m:d>
          <w:ins w:id="7042" w:author="The Si Tran" w:date="2012-12-07T22:21:00Z">
            <m:r>
              <w:rPr>
                <w:rFonts w:ascii="Cambria Math" w:hAnsi="Cambria Math"/>
                <w:sz w:val="26"/>
                <w:szCs w:val="26"/>
              </w:rPr>
              <m:t>=</m:t>
            </m:r>
          </w:ins>
          <m:sSub>
            <m:sSubPr>
              <m:ctrlPr>
                <w:ins w:id="7043" w:author="The Si Tran" w:date="2012-12-07T22:21:00Z">
                  <w:rPr>
                    <w:rFonts w:ascii="Cambria Math" w:hAnsi="Cambria Math"/>
                    <w:i/>
                    <w:sz w:val="26"/>
                    <w:szCs w:val="26"/>
                  </w:rPr>
                </w:ins>
              </m:ctrlPr>
            </m:sSubPr>
            <m:e>
              <w:ins w:id="7044" w:author="The Si Tran" w:date="2012-12-07T22:21:00Z">
                <m:r>
                  <w:rPr>
                    <w:rFonts w:ascii="Cambria Math" w:hAnsi="Cambria Math"/>
                    <w:sz w:val="26"/>
                    <w:szCs w:val="26"/>
                  </w:rPr>
                  <m:t>a</m:t>
                </m:r>
              </w:ins>
            </m:e>
            <m:sub>
              <w:ins w:id="7045" w:author="The Si Tran" w:date="2012-12-07T22:21:00Z">
                <m:r>
                  <w:rPr>
                    <w:rFonts w:ascii="Cambria Math" w:hAnsi="Cambria Math"/>
                    <w:sz w:val="26"/>
                    <w:szCs w:val="26"/>
                  </w:rPr>
                  <m:t>0</m:t>
                </m:r>
              </w:ins>
            </m:sub>
          </m:sSub>
          <w:ins w:id="7046" w:author="The Si Tran" w:date="2012-12-07T22:21:00Z">
            <m:r>
              <w:rPr>
                <w:rFonts w:ascii="Cambria Math" w:hAnsi="Cambria Math"/>
                <w:sz w:val="26"/>
                <w:szCs w:val="26"/>
              </w:rPr>
              <m:t>+</m:t>
            </m:r>
          </w:ins>
          <m:sSub>
            <m:sSubPr>
              <m:ctrlPr>
                <w:ins w:id="7047" w:author="The Si Tran" w:date="2012-12-07T22:21:00Z">
                  <w:rPr>
                    <w:rFonts w:ascii="Cambria Math" w:hAnsi="Cambria Math"/>
                    <w:i/>
                    <w:sz w:val="26"/>
                    <w:szCs w:val="26"/>
                  </w:rPr>
                </w:ins>
              </m:ctrlPr>
            </m:sSubPr>
            <m:e>
              <w:ins w:id="7048" w:author="The Si Tran" w:date="2012-12-07T22:21:00Z">
                <m:r>
                  <w:rPr>
                    <w:rFonts w:ascii="Cambria Math" w:hAnsi="Cambria Math"/>
                    <w:sz w:val="26"/>
                    <w:szCs w:val="26"/>
                  </w:rPr>
                  <m:t>a</m:t>
                </m:r>
              </w:ins>
            </m:e>
            <m:sub>
              <w:ins w:id="7049" w:author="The Si Tran" w:date="2012-12-07T22:21:00Z">
                <m:r>
                  <w:rPr>
                    <w:rFonts w:ascii="Cambria Math" w:hAnsi="Cambria Math"/>
                    <w:sz w:val="26"/>
                    <w:szCs w:val="26"/>
                  </w:rPr>
                  <m:t>1</m:t>
                </m:r>
              </w:ins>
            </m:sub>
          </m:sSub>
          <w:ins w:id="7050" w:author="The Si Tran" w:date="2012-12-07T22:21:00Z">
            <m:r>
              <w:rPr>
                <w:rFonts w:ascii="Cambria Math" w:hAnsi="Cambria Math"/>
                <w:sz w:val="26"/>
                <w:szCs w:val="26"/>
              </w:rPr>
              <m:t>y</m:t>
            </m:r>
          </w:ins>
          <m:d>
            <m:dPr>
              <m:ctrlPr>
                <w:ins w:id="7051" w:author="The Si Tran" w:date="2012-12-07T22:21:00Z">
                  <w:rPr>
                    <w:rFonts w:ascii="Cambria Math" w:hAnsi="Cambria Math"/>
                    <w:i/>
                    <w:sz w:val="26"/>
                    <w:szCs w:val="26"/>
                  </w:rPr>
                </w:ins>
              </m:ctrlPr>
            </m:dPr>
            <m:e>
              <w:ins w:id="7052" w:author="The Si Tran" w:date="2012-12-07T22:21:00Z">
                <m:r>
                  <w:rPr>
                    <w:rFonts w:ascii="Cambria Math" w:hAnsi="Cambria Math"/>
                    <w:sz w:val="26"/>
                    <w:szCs w:val="26"/>
                  </w:rPr>
                  <m:t>t+1</m:t>
                </m:r>
              </w:ins>
            </m:e>
          </m:d>
          <w:ins w:id="7053" w:author="The Si Tran" w:date="2012-12-07T22:21:00Z">
            <m:r>
              <w:rPr>
                <w:rFonts w:ascii="Cambria Math" w:hAnsi="Cambria Math"/>
                <w:sz w:val="26"/>
                <w:szCs w:val="26"/>
              </w:rPr>
              <m:t>+…+</m:t>
            </m:r>
          </w:ins>
          <m:sSub>
            <m:sSubPr>
              <m:ctrlPr>
                <w:ins w:id="7054" w:author="The Si Tran" w:date="2012-12-07T22:21:00Z">
                  <w:rPr>
                    <w:rFonts w:ascii="Cambria Math" w:hAnsi="Cambria Math"/>
                    <w:i/>
                    <w:sz w:val="26"/>
                    <w:szCs w:val="26"/>
                  </w:rPr>
                </w:ins>
              </m:ctrlPr>
            </m:sSubPr>
            <m:e>
              <w:ins w:id="7055" w:author="The Si Tran" w:date="2012-12-07T22:21:00Z">
                <m:r>
                  <w:rPr>
                    <w:rFonts w:ascii="Cambria Math" w:hAnsi="Cambria Math"/>
                    <w:sz w:val="26"/>
                    <w:szCs w:val="26"/>
                  </w:rPr>
                  <m:t>a</m:t>
                </m:r>
              </w:ins>
            </m:e>
            <m:sub>
              <w:ins w:id="7056" w:author="The Si Tran" w:date="2012-12-07T22:21:00Z">
                <m:r>
                  <w:rPr>
                    <w:rFonts w:ascii="Cambria Math" w:hAnsi="Cambria Math"/>
                    <w:sz w:val="26"/>
                    <w:szCs w:val="26"/>
                  </w:rPr>
                  <m:t>p</m:t>
                </m:r>
              </w:ins>
            </m:sub>
          </m:sSub>
          <w:ins w:id="7057" w:author="The Si Tran" w:date="2012-12-07T22:21:00Z">
            <m:r>
              <w:rPr>
                <w:rFonts w:ascii="Cambria Math" w:hAnsi="Cambria Math"/>
                <w:sz w:val="26"/>
                <w:szCs w:val="26"/>
              </w:rPr>
              <m:t>y</m:t>
            </m:r>
          </w:ins>
          <m:d>
            <m:dPr>
              <m:ctrlPr>
                <w:ins w:id="7058" w:author="The Si Tran" w:date="2012-12-07T22:21:00Z">
                  <w:rPr>
                    <w:rFonts w:ascii="Cambria Math" w:hAnsi="Cambria Math"/>
                    <w:i/>
                    <w:sz w:val="26"/>
                    <w:szCs w:val="26"/>
                  </w:rPr>
                </w:ins>
              </m:ctrlPr>
            </m:dPr>
            <m:e>
              <w:ins w:id="7059" w:author="The Si Tran" w:date="2012-12-07T22:21:00Z">
                <m:r>
                  <w:rPr>
                    <w:rFonts w:ascii="Cambria Math" w:hAnsi="Cambria Math"/>
                    <w:sz w:val="26"/>
                    <w:szCs w:val="26"/>
                  </w:rPr>
                  <m:t>t-p+2</m:t>
                </m:r>
              </w:ins>
            </m:e>
          </m:d>
          <w:ins w:id="7060" w:author="The Si Tran" w:date="2012-12-07T22:21:00Z">
            <m:r>
              <w:rPr>
                <w:rFonts w:ascii="Cambria Math" w:hAnsi="Cambria Math"/>
                <w:sz w:val="26"/>
                <w:szCs w:val="26"/>
              </w:rPr>
              <m:t>+0+</m:t>
            </m:r>
          </w:ins>
          <m:sSub>
            <m:sSubPr>
              <m:ctrlPr>
                <w:ins w:id="7061" w:author="The Si Tran" w:date="2012-12-07T22:21:00Z">
                  <w:rPr>
                    <w:rFonts w:ascii="Cambria Math" w:hAnsi="Cambria Math"/>
                    <w:i/>
                    <w:sz w:val="26"/>
                    <w:szCs w:val="26"/>
                  </w:rPr>
                </w:ins>
              </m:ctrlPr>
            </m:sSubPr>
            <m:e>
              <w:ins w:id="7062" w:author="The Si Tran" w:date="2012-12-07T22:21:00Z">
                <m:r>
                  <w:rPr>
                    <w:rFonts w:ascii="Cambria Math" w:hAnsi="Cambria Math"/>
                    <w:sz w:val="26"/>
                    <w:szCs w:val="26"/>
                  </w:rPr>
                  <m:t>b</m:t>
                </m:r>
              </w:ins>
            </m:e>
            <m:sub>
              <w:ins w:id="7063" w:author="The Si Tran" w:date="2012-12-07T22:21:00Z">
                <m:r>
                  <w:rPr>
                    <w:rFonts w:ascii="Cambria Math" w:hAnsi="Cambria Math"/>
                    <w:sz w:val="26"/>
                    <w:szCs w:val="26"/>
                  </w:rPr>
                  <m:t>1</m:t>
                </m:r>
              </w:ins>
            </m:sub>
          </m:sSub>
          <w:ins w:id="7064" w:author="The Si Tran" w:date="2012-12-07T22:21:00Z">
            <m:r>
              <w:rPr>
                <w:rFonts w:ascii="Cambria Math" w:hAnsi="Cambria Math"/>
                <w:sz w:val="26"/>
                <w:szCs w:val="26"/>
              </w:rPr>
              <m:t>0+…+</m:t>
            </m:r>
          </w:ins>
          <m:sSub>
            <m:sSubPr>
              <m:ctrlPr>
                <w:ins w:id="7065" w:author="The Si Tran" w:date="2012-12-07T22:21:00Z">
                  <w:rPr>
                    <w:rFonts w:ascii="Cambria Math" w:hAnsi="Cambria Math"/>
                    <w:i/>
                    <w:sz w:val="26"/>
                    <w:szCs w:val="26"/>
                  </w:rPr>
                </w:ins>
              </m:ctrlPr>
            </m:sSubPr>
            <m:e>
              <w:ins w:id="7066" w:author="The Si Tran" w:date="2012-12-07T22:21:00Z">
                <m:r>
                  <w:rPr>
                    <w:rFonts w:ascii="Cambria Math" w:hAnsi="Cambria Math"/>
                    <w:sz w:val="26"/>
                    <w:szCs w:val="26"/>
                  </w:rPr>
                  <m:t>b</m:t>
                </m:r>
              </w:ins>
            </m:e>
            <m:sub>
              <w:ins w:id="7067" w:author="The Si Tran" w:date="2012-12-07T22:21:00Z">
                <m:r>
                  <w:rPr>
                    <w:rFonts w:ascii="Cambria Math" w:hAnsi="Cambria Math"/>
                    <w:sz w:val="26"/>
                    <w:szCs w:val="26"/>
                  </w:rPr>
                  <m:t>q</m:t>
                </m:r>
              </w:ins>
            </m:sub>
          </m:sSub>
          <w:ins w:id="7068" w:author="The Si Tran" w:date="2012-12-07T22:21:00Z">
            <m:r>
              <w:rPr>
                <w:rFonts w:ascii="Cambria Math" w:hAnsi="Cambria Math"/>
                <w:sz w:val="26"/>
                <w:szCs w:val="26"/>
              </w:rPr>
              <m:t>e(1-q+2)</m:t>
            </m:r>
          </w:ins>
        </m:oMath>
      </m:oMathPara>
    </w:p>
    <w:p w14:paraId="78D6F38A" w14:textId="77777777" w:rsidR="00C74575" w:rsidRPr="001C47AE" w:rsidRDefault="002F1D4B">
      <w:pPr>
        <w:pStyle w:val="ListParagraph"/>
        <w:spacing w:line="360" w:lineRule="auto"/>
        <w:ind w:left="360"/>
        <w:rPr>
          <w:ins w:id="7069" w:author="The Si Tran" w:date="2012-12-07T22:21:00Z"/>
          <w:rFonts w:ascii="Times New Roman" w:eastAsiaTheme="minorEastAsia" w:hAnsi="Times New Roman"/>
          <w:sz w:val="26"/>
          <w:szCs w:val="26"/>
        </w:rPr>
        <w:pPrChange w:id="7070" w:author="The Si Tran" w:date="2012-12-14T05:31:00Z">
          <w:pPr>
            <w:pStyle w:val="ListParagraph"/>
            <w:ind w:left="792"/>
          </w:pPr>
        </w:pPrChange>
      </w:pPr>
      <m:oMathPara>
        <m:oMathParaPr>
          <m:jc m:val="left"/>
        </m:oMathParaPr>
        <m:oMath>
          <m:acc>
            <m:accPr>
              <m:ctrlPr>
                <w:ins w:id="7071" w:author="The Si Tran" w:date="2012-12-07T22:21:00Z">
                  <w:rPr>
                    <w:rFonts w:ascii="Cambria Math" w:hAnsi="Cambria Math"/>
                    <w:i/>
                    <w:sz w:val="26"/>
                    <w:szCs w:val="26"/>
                  </w:rPr>
                </w:ins>
              </m:ctrlPr>
            </m:accPr>
            <m:e>
              <w:ins w:id="7072" w:author="The Si Tran" w:date="2012-12-07T22:21:00Z">
                <m:r>
                  <w:rPr>
                    <w:rFonts w:ascii="Cambria Math" w:hAnsi="Cambria Math"/>
                    <w:sz w:val="26"/>
                    <w:szCs w:val="26"/>
                  </w:rPr>
                  <m:t>y</m:t>
                </m:r>
              </w:ins>
            </m:e>
          </m:acc>
          <m:d>
            <m:dPr>
              <m:ctrlPr>
                <w:ins w:id="7073" w:author="The Si Tran" w:date="2012-12-07T22:21:00Z">
                  <w:rPr>
                    <w:rFonts w:ascii="Cambria Math" w:hAnsi="Cambria Math"/>
                    <w:i/>
                    <w:sz w:val="26"/>
                    <w:szCs w:val="26"/>
                  </w:rPr>
                </w:ins>
              </m:ctrlPr>
            </m:dPr>
            <m:e>
              <w:ins w:id="7074" w:author="The Si Tran" w:date="2012-12-07T22:21:00Z">
                <m:r>
                  <w:rPr>
                    <w:rFonts w:ascii="Cambria Math" w:hAnsi="Cambria Math"/>
                    <w:sz w:val="26"/>
                    <w:szCs w:val="26"/>
                  </w:rPr>
                  <m:t>t+3</m:t>
                </m:r>
              </w:ins>
            </m:e>
          </m:d>
          <w:ins w:id="7075" w:author="The Si Tran" w:date="2012-12-07T22:21:00Z">
            <m:r>
              <w:rPr>
                <w:rFonts w:ascii="Cambria Math" w:hAnsi="Cambria Math"/>
                <w:sz w:val="26"/>
                <w:szCs w:val="26"/>
              </w:rPr>
              <m:t>=</m:t>
            </m:r>
          </w:ins>
          <m:sSub>
            <m:sSubPr>
              <m:ctrlPr>
                <w:ins w:id="7076" w:author="The Si Tran" w:date="2012-12-07T22:21:00Z">
                  <w:rPr>
                    <w:rFonts w:ascii="Cambria Math" w:hAnsi="Cambria Math"/>
                    <w:i/>
                    <w:sz w:val="26"/>
                    <w:szCs w:val="26"/>
                  </w:rPr>
                </w:ins>
              </m:ctrlPr>
            </m:sSubPr>
            <m:e>
              <w:ins w:id="7077" w:author="The Si Tran" w:date="2012-12-07T22:21:00Z">
                <m:r>
                  <w:rPr>
                    <w:rFonts w:ascii="Cambria Math" w:hAnsi="Cambria Math"/>
                    <w:sz w:val="26"/>
                    <w:szCs w:val="26"/>
                  </w:rPr>
                  <m:t>a</m:t>
                </m:r>
              </w:ins>
            </m:e>
            <m:sub>
              <w:ins w:id="7078" w:author="The Si Tran" w:date="2012-12-07T22:21:00Z">
                <m:r>
                  <w:rPr>
                    <w:rFonts w:ascii="Cambria Math" w:hAnsi="Cambria Math"/>
                    <w:sz w:val="26"/>
                    <w:szCs w:val="26"/>
                  </w:rPr>
                  <m:t>0</m:t>
                </m:r>
              </w:ins>
            </m:sub>
          </m:sSub>
          <w:ins w:id="7079" w:author="The Si Tran" w:date="2012-12-07T22:21:00Z">
            <m:r>
              <w:rPr>
                <w:rFonts w:ascii="Cambria Math" w:hAnsi="Cambria Math"/>
                <w:sz w:val="26"/>
                <w:szCs w:val="26"/>
              </w:rPr>
              <m:t>+</m:t>
            </m:r>
          </w:ins>
          <m:sSub>
            <m:sSubPr>
              <m:ctrlPr>
                <w:ins w:id="7080" w:author="The Si Tran" w:date="2012-12-07T22:21:00Z">
                  <w:rPr>
                    <w:rFonts w:ascii="Cambria Math" w:hAnsi="Cambria Math"/>
                    <w:i/>
                    <w:sz w:val="26"/>
                    <w:szCs w:val="26"/>
                  </w:rPr>
                </w:ins>
              </m:ctrlPr>
            </m:sSubPr>
            <m:e>
              <w:ins w:id="7081" w:author="The Si Tran" w:date="2012-12-07T22:21:00Z">
                <m:r>
                  <w:rPr>
                    <w:rFonts w:ascii="Cambria Math" w:hAnsi="Cambria Math"/>
                    <w:sz w:val="26"/>
                    <w:szCs w:val="26"/>
                  </w:rPr>
                  <m:t>a</m:t>
                </m:r>
              </w:ins>
            </m:e>
            <m:sub>
              <w:ins w:id="7082" w:author="The Si Tran" w:date="2012-12-07T22:21:00Z">
                <m:r>
                  <w:rPr>
                    <w:rFonts w:ascii="Cambria Math" w:hAnsi="Cambria Math"/>
                    <w:sz w:val="26"/>
                    <w:szCs w:val="26"/>
                  </w:rPr>
                  <m:t>1</m:t>
                </m:r>
              </w:ins>
            </m:sub>
          </m:sSub>
          <w:ins w:id="7083" w:author="The Si Tran" w:date="2012-12-07T22:21:00Z">
            <m:r>
              <w:rPr>
                <w:rFonts w:ascii="Cambria Math" w:hAnsi="Cambria Math"/>
                <w:sz w:val="26"/>
                <w:szCs w:val="26"/>
              </w:rPr>
              <m:t>y</m:t>
            </m:r>
          </w:ins>
          <m:d>
            <m:dPr>
              <m:ctrlPr>
                <w:ins w:id="7084" w:author="The Si Tran" w:date="2012-12-07T22:21:00Z">
                  <w:rPr>
                    <w:rFonts w:ascii="Cambria Math" w:hAnsi="Cambria Math"/>
                    <w:i/>
                    <w:sz w:val="26"/>
                    <w:szCs w:val="26"/>
                  </w:rPr>
                </w:ins>
              </m:ctrlPr>
            </m:dPr>
            <m:e>
              <w:ins w:id="7085" w:author="The Si Tran" w:date="2012-12-07T22:21:00Z">
                <m:r>
                  <w:rPr>
                    <w:rFonts w:ascii="Cambria Math" w:hAnsi="Cambria Math"/>
                    <w:sz w:val="26"/>
                    <w:szCs w:val="26"/>
                  </w:rPr>
                  <m:t>t+2</m:t>
                </m:r>
              </w:ins>
            </m:e>
          </m:d>
          <w:ins w:id="7086" w:author="The Si Tran" w:date="2012-12-07T22:21:00Z">
            <m:r>
              <w:rPr>
                <w:rFonts w:ascii="Cambria Math" w:hAnsi="Cambria Math"/>
                <w:sz w:val="26"/>
                <w:szCs w:val="26"/>
              </w:rPr>
              <m:t>+…+</m:t>
            </m:r>
          </w:ins>
          <m:sSub>
            <m:sSubPr>
              <m:ctrlPr>
                <w:ins w:id="7087" w:author="The Si Tran" w:date="2012-12-07T22:21:00Z">
                  <w:rPr>
                    <w:rFonts w:ascii="Cambria Math" w:hAnsi="Cambria Math"/>
                    <w:i/>
                    <w:sz w:val="26"/>
                    <w:szCs w:val="26"/>
                  </w:rPr>
                </w:ins>
              </m:ctrlPr>
            </m:sSubPr>
            <m:e>
              <w:ins w:id="7088" w:author="The Si Tran" w:date="2012-12-07T22:21:00Z">
                <m:r>
                  <w:rPr>
                    <w:rFonts w:ascii="Cambria Math" w:hAnsi="Cambria Math"/>
                    <w:sz w:val="26"/>
                    <w:szCs w:val="26"/>
                  </w:rPr>
                  <m:t>a</m:t>
                </m:r>
              </w:ins>
            </m:e>
            <m:sub>
              <w:ins w:id="7089" w:author="The Si Tran" w:date="2012-12-07T22:21:00Z">
                <m:r>
                  <w:rPr>
                    <w:rFonts w:ascii="Cambria Math" w:hAnsi="Cambria Math"/>
                    <w:sz w:val="26"/>
                    <w:szCs w:val="26"/>
                  </w:rPr>
                  <m:t>p</m:t>
                </m:r>
              </w:ins>
            </m:sub>
          </m:sSub>
          <w:ins w:id="7090" w:author="The Si Tran" w:date="2012-12-07T22:21:00Z">
            <m:r>
              <w:rPr>
                <w:rFonts w:ascii="Cambria Math" w:hAnsi="Cambria Math"/>
                <w:sz w:val="26"/>
                <w:szCs w:val="26"/>
              </w:rPr>
              <m:t>y</m:t>
            </m:r>
          </w:ins>
          <m:d>
            <m:dPr>
              <m:ctrlPr>
                <w:ins w:id="7091" w:author="The Si Tran" w:date="2012-12-07T22:21:00Z">
                  <w:rPr>
                    <w:rFonts w:ascii="Cambria Math" w:hAnsi="Cambria Math"/>
                    <w:i/>
                    <w:sz w:val="26"/>
                    <w:szCs w:val="26"/>
                  </w:rPr>
                </w:ins>
              </m:ctrlPr>
            </m:dPr>
            <m:e>
              <w:ins w:id="7092" w:author="The Si Tran" w:date="2012-12-07T22:21:00Z">
                <m:r>
                  <w:rPr>
                    <w:rFonts w:ascii="Cambria Math" w:hAnsi="Cambria Math"/>
                    <w:sz w:val="26"/>
                    <w:szCs w:val="26"/>
                  </w:rPr>
                  <m:t>t-p+3</m:t>
                </m:r>
              </w:ins>
            </m:e>
          </m:d>
          <w:ins w:id="7093" w:author="The Si Tran" w:date="2012-12-07T22:21:00Z">
            <m:r>
              <w:rPr>
                <w:rFonts w:ascii="Cambria Math" w:hAnsi="Cambria Math"/>
                <w:sz w:val="26"/>
                <w:szCs w:val="26"/>
              </w:rPr>
              <m:t>+0+</m:t>
            </m:r>
          </w:ins>
          <m:sSub>
            <m:sSubPr>
              <m:ctrlPr>
                <w:ins w:id="7094" w:author="The Si Tran" w:date="2012-12-07T22:21:00Z">
                  <w:rPr>
                    <w:rFonts w:ascii="Cambria Math" w:hAnsi="Cambria Math"/>
                    <w:i/>
                    <w:sz w:val="26"/>
                    <w:szCs w:val="26"/>
                  </w:rPr>
                </w:ins>
              </m:ctrlPr>
            </m:sSubPr>
            <m:e>
              <w:ins w:id="7095" w:author="The Si Tran" w:date="2012-12-07T22:21:00Z">
                <m:r>
                  <w:rPr>
                    <w:rFonts w:ascii="Cambria Math" w:hAnsi="Cambria Math"/>
                    <w:sz w:val="26"/>
                    <w:szCs w:val="26"/>
                  </w:rPr>
                  <m:t>b</m:t>
                </m:r>
              </w:ins>
            </m:e>
            <m:sub>
              <w:ins w:id="7096" w:author="The Si Tran" w:date="2012-12-07T22:21:00Z">
                <m:r>
                  <w:rPr>
                    <w:rFonts w:ascii="Cambria Math" w:hAnsi="Cambria Math"/>
                    <w:sz w:val="26"/>
                    <w:szCs w:val="26"/>
                  </w:rPr>
                  <m:t>1</m:t>
                </m:r>
              </w:ins>
            </m:sub>
          </m:sSub>
          <w:ins w:id="7097" w:author="The Si Tran" w:date="2012-12-07T22:21:00Z">
            <m:r>
              <w:rPr>
                <w:rFonts w:ascii="Cambria Math" w:hAnsi="Cambria Math"/>
                <w:sz w:val="26"/>
                <w:szCs w:val="26"/>
              </w:rPr>
              <m:t>0+</m:t>
            </m:r>
          </w:ins>
          <m:sSub>
            <m:sSubPr>
              <m:ctrlPr>
                <w:ins w:id="7098" w:author="The Si Tran" w:date="2012-12-07T22:21:00Z">
                  <w:rPr>
                    <w:rFonts w:ascii="Cambria Math" w:hAnsi="Cambria Math"/>
                    <w:i/>
                    <w:sz w:val="26"/>
                    <w:szCs w:val="26"/>
                  </w:rPr>
                </w:ins>
              </m:ctrlPr>
            </m:sSubPr>
            <m:e>
              <w:ins w:id="7099" w:author="The Si Tran" w:date="2012-12-07T22:21:00Z">
                <m:r>
                  <w:rPr>
                    <w:rFonts w:ascii="Cambria Math" w:hAnsi="Cambria Math"/>
                    <w:sz w:val="26"/>
                    <w:szCs w:val="26"/>
                  </w:rPr>
                  <m:t>b</m:t>
                </m:r>
              </w:ins>
            </m:e>
            <m:sub>
              <w:ins w:id="7100" w:author="The Si Tran" w:date="2012-12-07T22:21:00Z">
                <m:r>
                  <w:rPr>
                    <w:rFonts w:ascii="Cambria Math" w:hAnsi="Cambria Math"/>
                    <w:sz w:val="26"/>
                    <w:szCs w:val="26"/>
                  </w:rPr>
                  <m:t>2</m:t>
                </m:r>
              </w:ins>
            </m:sub>
          </m:sSub>
          <w:ins w:id="7101" w:author="The Si Tran" w:date="2012-12-07T22:21:00Z">
            <m:r>
              <w:rPr>
                <w:rFonts w:ascii="Cambria Math" w:hAnsi="Cambria Math"/>
                <w:sz w:val="26"/>
                <w:szCs w:val="26"/>
              </w:rPr>
              <m:t>0+…+</m:t>
            </m:r>
          </w:ins>
          <m:sSub>
            <m:sSubPr>
              <m:ctrlPr>
                <w:ins w:id="7102" w:author="The Si Tran" w:date="2012-12-07T22:21:00Z">
                  <w:rPr>
                    <w:rFonts w:ascii="Cambria Math" w:hAnsi="Cambria Math"/>
                    <w:i/>
                    <w:sz w:val="26"/>
                    <w:szCs w:val="26"/>
                  </w:rPr>
                </w:ins>
              </m:ctrlPr>
            </m:sSubPr>
            <m:e>
              <w:ins w:id="7103" w:author="The Si Tran" w:date="2012-12-07T22:21:00Z">
                <m:r>
                  <w:rPr>
                    <w:rFonts w:ascii="Cambria Math" w:hAnsi="Cambria Math"/>
                    <w:sz w:val="26"/>
                    <w:szCs w:val="26"/>
                  </w:rPr>
                  <m:t>b</m:t>
                </m:r>
              </w:ins>
            </m:e>
            <m:sub>
              <w:ins w:id="7104" w:author="The Si Tran" w:date="2012-12-07T22:21:00Z">
                <m:r>
                  <w:rPr>
                    <w:rFonts w:ascii="Cambria Math" w:hAnsi="Cambria Math"/>
                    <w:sz w:val="26"/>
                    <w:szCs w:val="26"/>
                  </w:rPr>
                  <m:t>q</m:t>
                </m:r>
              </w:ins>
            </m:sub>
          </m:sSub>
          <w:ins w:id="7105"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7106" w:author="The Si Tran" w:date="2012-12-07T22:21:00Z"/>
          <w:rFonts w:ascii="Times New Roman" w:eastAsiaTheme="minorEastAsia" w:hAnsi="Times New Roman"/>
          <w:sz w:val="26"/>
          <w:szCs w:val="26"/>
        </w:rPr>
        <w:pPrChange w:id="7107" w:author="The Si Tran" w:date="2012-12-14T05:31:00Z">
          <w:pPr>
            <w:pStyle w:val="ListParagraph"/>
            <w:ind w:left="792"/>
          </w:pPr>
        </w:pPrChange>
      </w:pPr>
      <w:ins w:id="7108"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2F1D4B">
      <w:pPr>
        <w:pStyle w:val="ListParagraph"/>
        <w:spacing w:line="360" w:lineRule="auto"/>
        <w:ind w:left="360"/>
        <w:rPr>
          <w:ins w:id="7109" w:author="The Si Tran" w:date="2012-12-07T22:13:00Z"/>
          <w:szCs w:val="26"/>
        </w:rPr>
        <w:pPrChange w:id="7110" w:author="The Si Tran" w:date="2012-12-16T17:13:00Z">
          <w:pPr/>
        </w:pPrChange>
      </w:pPr>
      <m:oMathPara>
        <m:oMath>
          <m:acc>
            <m:accPr>
              <m:ctrlPr>
                <w:ins w:id="7111" w:author="The Si Tran" w:date="2012-12-07T22:21:00Z">
                  <w:rPr>
                    <w:rFonts w:ascii="Cambria Math" w:hAnsi="Cambria Math"/>
                    <w:i/>
                    <w:sz w:val="26"/>
                    <w:szCs w:val="26"/>
                  </w:rPr>
                </w:ins>
              </m:ctrlPr>
            </m:accPr>
            <m:e>
              <w:ins w:id="7112" w:author="The Si Tran" w:date="2012-12-07T22:21:00Z">
                <m:r>
                  <w:rPr>
                    <w:rFonts w:ascii="Cambria Math" w:hAnsi="Cambria Math"/>
                    <w:sz w:val="26"/>
                    <w:szCs w:val="26"/>
                  </w:rPr>
                  <m:t>y</m:t>
                </m:r>
              </w:ins>
            </m:e>
          </m:acc>
          <m:d>
            <m:dPr>
              <m:ctrlPr>
                <w:ins w:id="7113" w:author="The Si Tran" w:date="2012-12-07T22:21:00Z">
                  <w:rPr>
                    <w:rFonts w:ascii="Cambria Math" w:hAnsi="Cambria Math"/>
                    <w:i/>
                    <w:sz w:val="26"/>
                    <w:szCs w:val="26"/>
                  </w:rPr>
                </w:ins>
              </m:ctrlPr>
            </m:dPr>
            <m:e>
              <w:ins w:id="7114" w:author="The Si Tran" w:date="2012-12-07T22:21:00Z">
                <m:r>
                  <w:rPr>
                    <w:rFonts w:ascii="Cambria Math" w:hAnsi="Cambria Math"/>
                    <w:sz w:val="26"/>
                    <w:szCs w:val="26"/>
                  </w:rPr>
                  <m:t>t+n</m:t>
                </m:r>
              </w:ins>
            </m:e>
          </m:d>
          <w:ins w:id="7115" w:author="The Si Tran" w:date="2012-12-07T22:21:00Z">
            <m:r>
              <w:rPr>
                <w:rFonts w:ascii="Cambria Math" w:hAnsi="Cambria Math"/>
                <w:sz w:val="26"/>
                <w:szCs w:val="26"/>
              </w:rPr>
              <m:t>=</m:t>
            </m:r>
          </w:ins>
          <m:sSub>
            <m:sSubPr>
              <m:ctrlPr>
                <w:ins w:id="7116" w:author="The Si Tran" w:date="2012-12-07T22:21:00Z">
                  <w:rPr>
                    <w:rFonts w:ascii="Cambria Math" w:hAnsi="Cambria Math"/>
                    <w:i/>
                    <w:sz w:val="26"/>
                    <w:szCs w:val="26"/>
                  </w:rPr>
                </w:ins>
              </m:ctrlPr>
            </m:sSubPr>
            <m:e>
              <w:ins w:id="7117" w:author="The Si Tran" w:date="2012-12-07T22:21:00Z">
                <m:r>
                  <w:rPr>
                    <w:rFonts w:ascii="Cambria Math" w:hAnsi="Cambria Math"/>
                    <w:sz w:val="26"/>
                    <w:szCs w:val="26"/>
                  </w:rPr>
                  <m:t>a</m:t>
                </m:r>
              </w:ins>
            </m:e>
            <m:sub>
              <w:ins w:id="7118" w:author="The Si Tran" w:date="2012-12-07T22:21:00Z">
                <m:r>
                  <w:rPr>
                    <w:rFonts w:ascii="Cambria Math" w:hAnsi="Cambria Math"/>
                    <w:sz w:val="26"/>
                    <w:szCs w:val="26"/>
                  </w:rPr>
                  <m:t>0</m:t>
                </m:r>
              </w:ins>
            </m:sub>
          </m:sSub>
          <w:ins w:id="7119" w:author="The Si Tran" w:date="2012-12-07T22:21:00Z">
            <m:r>
              <w:rPr>
                <w:rFonts w:ascii="Cambria Math" w:hAnsi="Cambria Math"/>
                <w:sz w:val="26"/>
                <w:szCs w:val="26"/>
              </w:rPr>
              <m:t>+</m:t>
            </m:r>
          </w:ins>
          <m:sSub>
            <m:sSubPr>
              <m:ctrlPr>
                <w:ins w:id="7120" w:author="The Si Tran" w:date="2012-12-07T22:21:00Z">
                  <w:rPr>
                    <w:rFonts w:ascii="Cambria Math" w:hAnsi="Cambria Math"/>
                    <w:i/>
                    <w:sz w:val="26"/>
                    <w:szCs w:val="26"/>
                  </w:rPr>
                </w:ins>
              </m:ctrlPr>
            </m:sSubPr>
            <m:e>
              <w:ins w:id="7121" w:author="The Si Tran" w:date="2012-12-07T22:21:00Z">
                <m:r>
                  <w:rPr>
                    <w:rFonts w:ascii="Cambria Math" w:hAnsi="Cambria Math"/>
                    <w:sz w:val="26"/>
                    <w:szCs w:val="26"/>
                  </w:rPr>
                  <m:t>a</m:t>
                </m:r>
              </w:ins>
            </m:e>
            <m:sub>
              <w:ins w:id="7122" w:author="The Si Tran" w:date="2012-12-07T22:21:00Z">
                <m:r>
                  <w:rPr>
                    <w:rFonts w:ascii="Cambria Math" w:hAnsi="Cambria Math"/>
                    <w:sz w:val="26"/>
                    <w:szCs w:val="26"/>
                  </w:rPr>
                  <m:t>1</m:t>
                </m:r>
              </w:ins>
            </m:sub>
          </m:sSub>
          <w:ins w:id="7123" w:author="The Si Tran" w:date="2012-12-07T22:21:00Z">
            <m:r>
              <w:rPr>
                <w:rFonts w:ascii="Cambria Math" w:hAnsi="Cambria Math"/>
                <w:sz w:val="26"/>
                <w:szCs w:val="26"/>
              </w:rPr>
              <m:t>y</m:t>
            </m:r>
          </w:ins>
          <m:d>
            <m:dPr>
              <m:ctrlPr>
                <w:ins w:id="7124" w:author="The Si Tran" w:date="2012-12-07T22:21:00Z">
                  <w:rPr>
                    <w:rFonts w:ascii="Cambria Math" w:hAnsi="Cambria Math"/>
                    <w:i/>
                    <w:sz w:val="26"/>
                    <w:szCs w:val="26"/>
                  </w:rPr>
                </w:ins>
              </m:ctrlPr>
            </m:dPr>
            <m:e>
              <w:ins w:id="7125" w:author="The Si Tran" w:date="2012-12-07T22:21:00Z">
                <m:r>
                  <w:rPr>
                    <w:rFonts w:ascii="Cambria Math" w:hAnsi="Cambria Math"/>
                    <w:sz w:val="26"/>
                    <w:szCs w:val="26"/>
                  </w:rPr>
                  <m:t>t+n-1</m:t>
                </m:r>
              </w:ins>
            </m:e>
          </m:d>
          <w:ins w:id="7126" w:author="The Si Tran" w:date="2012-12-07T22:21:00Z">
            <m:r>
              <w:rPr>
                <w:rFonts w:ascii="Cambria Math" w:hAnsi="Cambria Math"/>
                <w:sz w:val="26"/>
                <w:szCs w:val="26"/>
              </w:rPr>
              <m:t>+…+</m:t>
            </m:r>
          </w:ins>
          <m:sSub>
            <m:sSubPr>
              <m:ctrlPr>
                <w:ins w:id="7127" w:author="The Si Tran" w:date="2012-12-07T22:21:00Z">
                  <w:rPr>
                    <w:rFonts w:ascii="Cambria Math" w:hAnsi="Cambria Math"/>
                    <w:i/>
                    <w:sz w:val="26"/>
                    <w:szCs w:val="26"/>
                  </w:rPr>
                </w:ins>
              </m:ctrlPr>
            </m:sSubPr>
            <m:e>
              <w:ins w:id="7128" w:author="The Si Tran" w:date="2012-12-07T22:21:00Z">
                <m:r>
                  <w:rPr>
                    <w:rFonts w:ascii="Cambria Math" w:hAnsi="Cambria Math"/>
                    <w:sz w:val="26"/>
                    <w:szCs w:val="26"/>
                  </w:rPr>
                  <m:t>a</m:t>
                </m:r>
              </w:ins>
            </m:e>
            <m:sub>
              <w:ins w:id="7129" w:author="The Si Tran" w:date="2012-12-07T22:21:00Z">
                <m:r>
                  <w:rPr>
                    <w:rFonts w:ascii="Cambria Math" w:hAnsi="Cambria Math"/>
                    <w:sz w:val="26"/>
                    <w:szCs w:val="26"/>
                  </w:rPr>
                  <m:t>p</m:t>
                </m:r>
              </w:ins>
            </m:sub>
          </m:sSub>
          <w:ins w:id="7130" w:author="The Si Tran" w:date="2012-12-07T22:21:00Z">
            <m:r>
              <w:rPr>
                <w:rFonts w:ascii="Cambria Math" w:hAnsi="Cambria Math"/>
                <w:sz w:val="26"/>
                <w:szCs w:val="26"/>
              </w:rPr>
              <m:t>y</m:t>
            </m:r>
          </w:ins>
          <m:d>
            <m:dPr>
              <m:ctrlPr>
                <w:ins w:id="7131" w:author="The Si Tran" w:date="2012-12-07T22:21:00Z">
                  <w:rPr>
                    <w:rFonts w:ascii="Cambria Math" w:hAnsi="Cambria Math"/>
                    <w:i/>
                    <w:sz w:val="26"/>
                    <w:szCs w:val="26"/>
                  </w:rPr>
                </w:ins>
              </m:ctrlPr>
            </m:dPr>
            <m:e>
              <w:ins w:id="7132" w:author="The Si Tran" w:date="2012-12-07T22:21:00Z">
                <m:r>
                  <w:rPr>
                    <w:rFonts w:ascii="Cambria Math" w:hAnsi="Cambria Math"/>
                    <w:sz w:val="26"/>
                    <w:szCs w:val="26"/>
                  </w:rPr>
                  <m:t>t-p+n</m:t>
                </m:r>
              </w:ins>
            </m:e>
          </m:d>
          <w:ins w:id="7133" w:author="The Si Tran" w:date="2012-12-07T22:21:00Z">
            <m:r>
              <w:rPr>
                <w:rFonts w:ascii="Cambria Math" w:hAnsi="Cambria Math"/>
                <w:sz w:val="26"/>
                <w:szCs w:val="26"/>
              </w:rPr>
              <m:t>+0+</m:t>
            </m:r>
          </w:ins>
          <m:sSub>
            <m:sSubPr>
              <m:ctrlPr>
                <w:ins w:id="7134" w:author="The Si Tran" w:date="2012-12-07T22:21:00Z">
                  <w:rPr>
                    <w:rFonts w:ascii="Cambria Math" w:hAnsi="Cambria Math"/>
                    <w:i/>
                    <w:sz w:val="26"/>
                    <w:szCs w:val="26"/>
                  </w:rPr>
                </w:ins>
              </m:ctrlPr>
            </m:sSubPr>
            <m:e>
              <w:ins w:id="7135" w:author="The Si Tran" w:date="2012-12-07T22:21:00Z">
                <m:r>
                  <w:rPr>
                    <w:rFonts w:ascii="Cambria Math" w:hAnsi="Cambria Math"/>
                    <w:sz w:val="26"/>
                    <w:szCs w:val="26"/>
                  </w:rPr>
                  <m:t>b</m:t>
                </m:r>
              </w:ins>
            </m:e>
            <m:sub>
              <w:ins w:id="7136" w:author="The Si Tran" w:date="2012-12-07T22:21:00Z">
                <m:r>
                  <w:rPr>
                    <w:rFonts w:ascii="Cambria Math" w:hAnsi="Cambria Math"/>
                    <w:sz w:val="26"/>
                    <w:szCs w:val="26"/>
                  </w:rPr>
                  <m:t>1</m:t>
                </m:r>
              </w:ins>
            </m:sub>
          </m:sSub>
          <w:ins w:id="7137" w:author="The Si Tran" w:date="2012-12-07T22:21:00Z">
            <m:r>
              <w:rPr>
                <w:rFonts w:ascii="Cambria Math" w:hAnsi="Cambria Math"/>
                <w:sz w:val="26"/>
                <w:szCs w:val="26"/>
              </w:rPr>
              <m:t>0+</m:t>
            </m:r>
          </w:ins>
          <m:sSub>
            <m:sSubPr>
              <m:ctrlPr>
                <w:ins w:id="7138" w:author="The Si Tran" w:date="2012-12-07T22:21:00Z">
                  <w:rPr>
                    <w:rFonts w:ascii="Cambria Math" w:hAnsi="Cambria Math"/>
                    <w:i/>
                    <w:sz w:val="26"/>
                    <w:szCs w:val="26"/>
                  </w:rPr>
                </w:ins>
              </m:ctrlPr>
            </m:sSubPr>
            <m:e>
              <w:ins w:id="7139" w:author="The Si Tran" w:date="2012-12-07T22:21:00Z">
                <m:r>
                  <w:rPr>
                    <w:rFonts w:ascii="Cambria Math" w:hAnsi="Cambria Math"/>
                    <w:sz w:val="26"/>
                    <w:szCs w:val="26"/>
                  </w:rPr>
                  <m:t>b</m:t>
                </m:r>
              </w:ins>
            </m:e>
            <m:sub>
              <w:ins w:id="7140" w:author="The Si Tran" w:date="2012-12-07T22:21:00Z">
                <m:r>
                  <w:rPr>
                    <w:rFonts w:ascii="Cambria Math" w:hAnsi="Cambria Math"/>
                    <w:sz w:val="26"/>
                    <w:szCs w:val="26"/>
                  </w:rPr>
                  <m:t>2</m:t>
                </m:r>
              </w:ins>
            </m:sub>
          </m:sSub>
          <w:ins w:id="7141" w:author="The Si Tran" w:date="2012-12-07T22:21:00Z">
            <m:r>
              <w:rPr>
                <w:rFonts w:ascii="Cambria Math" w:hAnsi="Cambria Math"/>
                <w:sz w:val="26"/>
                <w:szCs w:val="26"/>
              </w:rPr>
              <m:t>0+…+</m:t>
            </m:r>
          </w:ins>
          <m:sSub>
            <m:sSubPr>
              <m:ctrlPr>
                <w:ins w:id="7142" w:author="The Si Tran" w:date="2012-12-07T22:21:00Z">
                  <w:rPr>
                    <w:rFonts w:ascii="Cambria Math" w:hAnsi="Cambria Math"/>
                    <w:i/>
                    <w:sz w:val="26"/>
                    <w:szCs w:val="26"/>
                  </w:rPr>
                </w:ins>
              </m:ctrlPr>
            </m:sSubPr>
            <m:e>
              <w:ins w:id="7143" w:author="The Si Tran" w:date="2012-12-07T22:21:00Z">
                <m:r>
                  <w:rPr>
                    <w:rFonts w:ascii="Cambria Math" w:hAnsi="Cambria Math"/>
                    <w:sz w:val="26"/>
                    <w:szCs w:val="26"/>
                  </w:rPr>
                  <m:t>b</m:t>
                </m:r>
              </w:ins>
            </m:e>
            <m:sub>
              <w:ins w:id="7144" w:author="The Si Tran" w:date="2012-12-07T22:21:00Z">
                <m:r>
                  <w:rPr>
                    <w:rFonts w:ascii="Cambria Math" w:hAnsi="Cambria Math"/>
                    <w:sz w:val="26"/>
                    <w:szCs w:val="26"/>
                  </w:rPr>
                  <m:t>q</m:t>
                </m:r>
              </w:ins>
            </m:sub>
          </m:sSub>
          <w:ins w:id="7145" w:author="The Si Tran" w:date="2012-12-07T22:21:00Z">
            <m:r>
              <w:rPr>
                <w:rFonts w:ascii="Cambria Math" w:hAnsi="Cambria Math"/>
                <w:sz w:val="26"/>
                <w:szCs w:val="26"/>
              </w:rPr>
              <m:t>e(1-q+n)</m:t>
            </m:r>
          </w:ins>
        </m:oMath>
      </m:oMathPara>
    </w:p>
    <w:p w14:paraId="3139B9C9" w14:textId="77777777" w:rsidR="00A625DC" w:rsidRDefault="00A625DC">
      <w:pPr>
        <w:pStyle w:val="BuletL1"/>
        <w:rPr>
          <w:ins w:id="7146" w:author="The Si Tran" w:date="2012-12-07T22:22:00Z"/>
        </w:rPr>
        <w:pPrChange w:id="7147" w:author="The Si Tran" w:date="2012-12-16T17:13:00Z">
          <w:pPr/>
        </w:pPrChange>
      </w:pPr>
      <w:ins w:id="7148"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7149" w:author="The Si Tran" w:date="2012-12-07T22:21:00Z"/>
          <w:szCs w:val="26"/>
        </w:rPr>
        <w:pPrChange w:id="7150" w:author="The Si Tran" w:date="2012-12-14T05:31:00Z">
          <w:pPr/>
        </w:pPrChange>
      </w:pPr>
      <w:ins w:id="7151"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7152" w:author="The Si Tran" w:date="2012-12-07T22:21:00Z"/>
          <w:rFonts w:ascii="Times New Roman" w:hAnsi="Times New Roman"/>
          <w:sz w:val="26"/>
          <w:szCs w:val="26"/>
        </w:rPr>
        <w:pPrChange w:id="7153" w:author="The Si Tran" w:date="2012-12-14T05:31:00Z">
          <w:pPr>
            <w:pStyle w:val="ListParagraph"/>
            <w:numPr>
              <w:numId w:val="23"/>
            </w:numPr>
            <w:ind w:left="1080" w:hanging="360"/>
          </w:pPr>
        </w:pPrChange>
      </w:pPr>
      <w:ins w:id="7154" w:author="The Si Tran" w:date="2012-12-07T22:21:00Z">
        <w:r>
          <w:rPr>
            <w:rFonts w:ascii="Times New Roman" w:hAnsi="Times New Roman"/>
            <w:sz w:val="26"/>
            <w:szCs w:val="26"/>
          </w:rPr>
          <w:lastRenderedPageBreak/>
          <w:t xml:space="preserve">Tính toán </w:t>
        </w:r>
        <w:r w:rsidRPr="00EF15BB">
          <w:rPr>
            <w:rFonts w:ascii="Times New Roman" w:hAnsi="Times New Roman"/>
            <w:i/>
            <w:sz w:val="26"/>
            <w:szCs w:val="26"/>
          </w:rPr>
          <w:t>n</w:t>
        </w:r>
        <w:r>
          <w:rPr>
            <w:rFonts w:ascii="Times New Roman" w:hAnsi="Times New Roman"/>
            <w:sz w:val="26"/>
            <w:szCs w:val="26"/>
          </w:rPr>
          <w:t xml:space="preserve">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7155" w:author="The Si Tran" w:date="2012-12-07T22:21:00Z"/>
          <w:rFonts w:ascii="Times New Roman" w:hAnsi="Times New Roman"/>
          <w:sz w:val="26"/>
          <w:szCs w:val="26"/>
        </w:rPr>
        <w:pPrChange w:id="7156" w:author="The Si Tran" w:date="2012-12-14T05:31:00Z">
          <w:pPr>
            <w:pStyle w:val="ListParagraph"/>
            <w:numPr>
              <w:numId w:val="23"/>
            </w:numPr>
            <w:ind w:left="1080" w:hanging="360"/>
          </w:pPr>
        </w:pPrChange>
      </w:pPr>
      <w:ins w:id="7157"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7158" w:author="The Si Tran" w:date="2012-12-14T05:31:00Z">
          <w:pPr/>
        </w:pPrChange>
      </w:pPr>
    </w:p>
    <w:p w14:paraId="2C8B6B72" w14:textId="5B8E2950" w:rsidR="00826F68" w:rsidRPr="0049233F" w:rsidRDefault="00B80B3D">
      <w:pPr>
        <w:pStyle w:val="Heading2"/>
        <w:rPr>
          <w:sz w:val="26"/>
          <w:szCs w:val="26"/>
          <w:rPrChange w:id="7159" w:author="The Si Tran" w:date="2012-12-05T23:02:00Z">
            <w:rPr/>
          </w:rPrChange>
        </w:rPr>
      </w:pPr>
      <w:bookmarkStart w:id="7160" w:name="_Toc343841928"/>
      <w:r w:rsidRPr="0049233F">
        <w:rPr>
          <w:sz w:val="26"/>
          <w:szCs w:val="26"/>
          <w:rPrChange w:id="7161" w:author="The Si Tran" w:date="2012-12-05T23:02:00Z">
            <w:rPr>
              <w:rFonts w:cs="Times New Roman"/>
              <w:b w:val="0"/>
              <w:bCs w:val="0"/>
              <w:iCs w:val="0"/>
              <w:sz w:val="26"/>
              <w:szCs w:val="22"/>
            </w:rPr>
          </w:rPrChange>
        </w:rPr>
        <w:t>Kết luận về mô hình ARIMA</w:t>
      </w:r>
      <w:bookmarkEnd w:id="7160"/>
    </w:p>
    <w:p w14:paraId="7BA5C88E" w14:textId="77777777" w:rsidR="00D969EA" w:rsidRPr="0049233F" w:rsidRDefault="00D969EA">
      <w:pPr>
        <w:rPr>
          <w:rPrChange w:id="7162" w:author="The Si Tran" w:date="2012-12-05T23:02:00Z">
            <w:rPr>
              <w:sz w:val="28"/>
              <w:szCs w:val="28"/>
            </w:rPr>
          </w:rPrChange>
        </w:rPr>
        <w:pPrChange w:id="7163" w:author="The Si Tran" w:date="2012-12-16T08:14:00Z">
          <w:pPr>
            <w:ind w:firstLine="540"/>
          </w:pPr>
        </w:pPrChange>
      </w:pPr>
      <w:r w:rsidRPr="0049233F">
        <w:rPr>
          <w:rPrChange w:id="7164"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pStyle w:val="BuletL1"/>
        <w:rPr>
          <w:rPrChange w:id="7165" w:author="The Si Tran" w:date="2012-12-05T23:02:00Z">
            <w:rPr>
              <w:sz w:val="28"/>
              <w:szCs w:val="28"/>
            </w:rPr>
          </w:rPrChange>
        </w:rPr>
        <w:pPrChange w:id="7166" w:author="The Si Tran" w:date="2012-12-14T05:32:00Z">
          <w:pPr>
            <w:numPr>
              <w:numId w:val="3"/>
            </w:numPr>
            <w:tabs>
              <w:tab w:val="num" w:pos="1365"/>
            </w:tabs>
            <w:spacing w:before="0" w:line="240" w:lineRule="auto"/>
            <w:ind w:left="1365" w:hanging="825"/>
            <w:jc w:val="left"/>
          </w:pPr>
        </w:pPrChange>
      </w:pPr>
      <w:r w:rsidRPr="0049233F">
        <w:rPr>
          <w:rPrChange w:id="7167"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pStyle w:val="BuletL1"/>
        <w:rPr>
          <w:rPrChange w:id="7168" w:author="The Si Tran" w:date="2012-12-05T23:02:00Z">
            <w:rPr>
              <w:sz w:val="28"/>
              <w:szCs w:val="28"/>
            </w:rPr>
          </w:rPrChange>
        </w:rPr>
        <w:pPrChange w:id="7169" w:author="The Si Tran" w:date="2012-12-14T05:32:00Z">
          <w:pPr>
            <w:numPr>
              <w:numId w:val="3"/>
            </w:numPr>
            <w:tabs>
              <w:tab w:val="num" w:pos="1365"/>
            </w:tabs>
            <w:spacing w:before="0" w:line="240" w:lineRule="auto"/>
            <w:ind w:left="1365" w:hanging="825"/>
            <w:jc w:val="left"/>
          </w:pPr>
        </w:pPrChange>
      </w:pPr>
      <w:r w:rsidRPr="0049233F">
        <w:rPr>
          <w:rPrChange w:id="7170" w:author="The Si Tran" w:date="2012-12-05T23:02:00Z">
            <w:rPr>
              <w:sz w:val="28"/>
              <w:szCs w:val="28"/>
            </w:rPr>
          </w:rPrChange>
        </w:rPr>
        <w:t>Không dễ cập nhậ</w:t>
      </w:r>
      <w:r w:rsidR="00BE4B86">
        <w:t>p mô hình khi có thê</w:t>
      </w:r>
      <w:r w:rsidRPr="0049233F">
        <w:rPr>
          <w:rPrChange w:id="7171" w:author="The Si Tran" w:date="2012-12-05T23:02:00Z">
            <w:rPr>
              <w:sz w:val="28"/>
              <w:szCs w:val="28"/>
            </w:rPr>
          </w:rPrChange>
        </w:rPr>
        <w:t>m dữ liệu mới, thường là mô hình mớ</w:t>
      </w:r>
      <w:r w:rsidR="001E2676">
        <w:t xml:space="preserve">i </w:t>
      </w:r>
      <w:r w:rsidRPr="0049233F">
        <w:rPr>
          <w:rPrChange w:id="7172" w:author="The Si Tran" w:date="2012-12-05T23:02:00Z">
            <w:rPr>
              <w:sz w:val="28"/>
              <w:szCs w:val="28"/>
            </w:rPr>
          </w:rPrChange>
        </w:rPr>
        <w:t>sẽ được xây dựng [1].</w:t>
      </w:r>
    </w:p>
    <w:p w14:paraId="5A7DFB33" w14:textId="77777777" w:rsidR="00D969EA" w:rsidRPr="0049233F" w:rsidRDefault="00D969EA">
      <w:pPr>
        <w:pStyle w:val="BuletL1"/>
        <w:rPr>
          <w:rPrChange w:id="7173" w:author="The Si Tran" w:date="2012-12-05T23:02:00Z">
            <w:rPr>
              <w:sz w:val="28"/>
              <w:szCs w:val="28"/>
            </w:rPr>
          </w:rPrChange>
        </w:rPr>
        <w:pPrChange w:id="7174" w:author="The Si Tran" w:date="2012-12-14T05:32:00Z">
          <w:pPr>
            <w:numPr>
              <w:numId w:val="3"/>
            </w:numPr>
            <w:tabs>
              <w:tab w:val="num" w:pos="1365"/>
            </w:tabs>
            <w:spacing w:before="0" w:line="240" w:lineRule="auto"/>
            <w:ind w:left="1365" w:hanging="825"/>
            <w:jc w:val="left"/>
          </w:pPr>
        </w:pPrChange>
      </w:pPr>
      <w:r w:rsidRPr="0049233F">
        <w:rPr>
          <w:rPrChange w:id="7175"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7176" w:author="The Si Tran" w:date="2012-12-12T07:57:00Z"/>
          <w:szCs w:val="26"/>
        </w:rPr>
      </w:pPr>
      <w:ins w:id="7177" w:author="The Si Tran" w:date="2012-12-12T07:57:00Z">
        <w:r>
          <w:rPr>
            <w:szCs w:val="26"/>
          </w:rPr>
          <w:br w:type="page"/>
        </w:r>
      </w:ins>
    </w:p>
    <w:p w14:paraId="4E0FA947" w14:textId="0E845A2F" w:rsidR="006E3FE4" w:rsidRPr="0050316D" w:rsidDel="00D139B5" w:rsidRDefault="00396099" w:rsidP="00D969EA">
      <w:pPr>
        <w:rPr>
          <w:del w:id="7178" w:author="The Si Tran" w:date="2012-12-12T07:57:00Z"/>
          <w:sz w:val="32"/>
          <w:szCs w:val="32"/>
          <w:rPrChange w:id="7179" w:author="The Si Tran" w:date="2012-12-12T13:56:00Z">
            <w:rPr>
              <w:del w:id="7180" w:author="The Si Tran" w:date="2012-12-12T07:57:00Z"/>
              <w:szCs w:val="26"/>
            </w:rPr>
          </w:rPrChange>
        </w:rPr>
      </w:pPr>
      <w:bookmarkStart w:id="7181" w:name="_Toc343083629"/>
      <w:bookmarkStart w:id="7182" w:name="_Toc343083843"/>
      <w:bookmarkStart w:id="7183" w:name="_Toc343084054"/>
      <w:bookmarkStart w:id="7184" w:name="_Toc343220813"/>
      <w:bookmarkStart w:id="7185" w:name="_Toc343232317"/>
      <w:bookmarkStart w:id="7186" w:name="_Toc343232730"/>
      <w:bookmarkStart w:id="7187" w:name="_Toc343233015"/>
      <w:bookmarkStart w:id="7188" w:name="_Toc343415520"/>
      <w:bookmarkStart w:id="7189" w:name="_Toc343415816"/>
      <w:bookmarkEnd w:id="7181"/>
      <w:bookmarkEnd w:id="7182"/>
      <w:bookmarkEnd w:id="7183"/>
      <w:bookmarkEnd w:id="7184"/>
      <w:bookmarkEnd w:id="7185"/>
      <w:bookmarkEnd w:id="7186"/>
      <w:bookmarkEnd w:id="7187"/>
      <w:bookmarkEnd w:id="7188"/>
      <w:bookmarkEnd w:id="7189"/>
      <w:ins w:id="7190" w:author="superchickend" w:date="2012-12-16T14:59:00Z">
        <w:r>
          <w:lastRenderedPageBreak/>
          <w:t xml:space="preserve">    </w:t>
        </w:r>
      </w:ins>
      <w:bookmarkStart w:id="7191" w:name="_Toc343452475"/>
      <w:bookmarkStart w:id="7192" w:name="_Toc343461265"/>
      <w:bookmarkStart w:id="7193" w:name="_Toc343494152"/>
      <w:bookmarkStart w:id="7194" w:name="_Toc343494364"/>
      <w:bookmarkStart w:id="7195" w:name="_Toc343495137"/>
      <w:bookmarkStart w:id="7196" w:name="_Toc343660364"/>
      <w:bookmarkStart w:id="7197" w:name="_Toc343660578"/>
      <w:bookmarkStart w:id="7198" w:name="_Toc343711206"/>
      <w:bookmarkStart w:id="7199" w:name="_Toc343829170"/>
      <w:bookmarkStart w:id="7200" w:name="_Toc343831974"/>
      <w:bookmarkStart w:id="7201" w:name="_Toc343832344"/>
      <w:bookmarkStart w:id="7202" w:name="_Toc343832561"/>
      <w:bookmarkStart w:id="7203" w:name="_Toc343832778"/>
      <w:bookmarkStart w:id="7204" w:name="_Toc343837371"/>
      <w:bookmarkStart w:id="7205" w:name="_Toc343841929"/>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p>
    <w:p w14:paraId="49DDE508" w14:textId="77777777" w:rsidR="006E3FE4" w:rsidRDefault="006E3FE4">
      <w:pPr>
        <w:pStyle w:val="Heading1"/>
        <w:rPr>
          <w:ins w:id="7206" w:author="The Si Tran" w:date="2012-12-16T09:43:00Z"/>
        </w:rPr>
        <w:pPrChange w:id="7207" w:author="The Si Tran" w:date="2012-12-16T09:44:00Z">
          <w:pPr>
            <w:pStyle w:val="Heading1"/>
            <w:jc w:val="left"/>
          </w:pPr>
        </w:pPrChange>
      </w:pPr>
      <w:del w:id="7208" w:author="The Si Tran" w:date="2012-12-12T13:56:00Z">
        <w:r w:rsidRPr="0050316D" w:rsidDel="0050316D">
          <w:rPr>
            <w:rPrChange w:id="7209" w:author="The Si Tran" w:date="2012-12-12T13:56:00Z">
              <w:rPr>
                <w:rFonts w:cs="Times New Roman"/>
                <w:b w:val="0"/>
                <w:bCs w:val="0"/>
                <w:kern w:val="0"/>
                <w:sz w:val="26"/>
                <w:szCs w:val="22"/>
              </w:rPr>
            </w:rPrChange>
          </w:rPr>
          <w:delText>Mô hình ANN</w:delText>
        </w:r>
      </w:del>
      <w:bookmarkStart w:id="7210" w:name="_Toc343841930"/>
      <w:ins w:id="7211" w:author="The Si Tran" w:date="2012-12-12T13:56:00Z">
        <w:r w:rsidR="0050316D" w:rsidRPr="00E078AF">
          <w:t xml:space="preserve">MÔ </w:t>
        </w:r>
        <w:r w:rsidR="0050316D" w:rsidRPr="003E4DFC">
          <w:t>HÌNH</w:t>
        </w:r>
        <w:r w:rsidR="0050316D" w:rsidRPr="00E078AF">
          <w:t xml:space="preserve"> ANN</w:t>
        </w:r>
      </w:ins>
      <w:bookmarkEnd w:id="7210"/>
    </w:p>
    <w:p w14:paraId="2EBA1707" w14:textId="1BECE294" w:rsidR="00E231FB" w:rsidRPr="00032D83" w:rsidRDefault="00E231FB">
      <w:pPr>
        <w:pPrChange w:id="7212" w:author="The Si Tran" w:date="2012-12-16T09:43:00Z">
          <w:pPr>
            <w:pStyle w:val="Heading1"/>
            <w:jc w:val="left"/>
          </w:pPr>
        </w:pPrChange>
      </w:pPr>
      <w:ins w:id="7213" w:author="The Si Tran" w:date="2012-12-16T09:43:00Z">
        <w:r>
          <w:t>Qua chương 3, chúng ta đã tìm hiểu về mô hình ARIMA, một mô hình tiêu biểu cho lớp mô hình tuyến tính, tuy nhiên</w:t>
        </w:r>
      </w:ins>
      <w:r w:rsidR="00EF15BB">
        <w:t xml:space="preserve"> những mô hình này</w:t>
      </w:r>
      <w:ins w:id="7214" w:author="The Si Tran" w:date="2012-12-16T09:43:00Z">
        <w:r>
          <w:t xml:space="preserve"> không giải quyết được các bài toán phi tuyến. Trong chương này, chúng ta sẽ giới thiệu về mô hình ANN. Một mô hình tiêu biểu cho lớp bài toán phi tuyến. </w:t>
        </w:r>
      </w:ins>
      <w:r w:rsidR="00BE4B86">
        <w:t>C</w:t>
      </w:r>
      <w:ins w:id="7215" w:author="The Si Tran" w:date="2012-12-16T09:43:00Z">
        <w:r>
          <w:t>húng ta sẽ lần lượt tìm hiểu sơ lượ</w:t>
        </w:r>
      </w:ins>
      <w:r w:rsidR="00BE4B86">
        <w:t>c</w:t>
      </w:r>
      <w:ins w:id="7216" w:author="The Si Tran" w:date="2012-12-16T09:43:00Z">
        <w:r>
          <w:t xml:space="preserve"> lịch sử, cấu trúc mạng </w:t>
        </w:r>
      </w:ins>
      <w:r w:rsidR="00BA6809">
        <w:t>nơron</w:t>
      </w:r>
      <w:ins w:id="7217"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286C29">
      <w:pPr>
        <w:pStyle w:val="Heading2"/>
      </w:pPr>
      <w:bookmarkStart w:id="7218" w:name="_Toc327348170"/>
      <w:bookmarkStart w:id="7219" w:name="_Toc343841931"/>
      <w:ins w:id="7220" w:author="The Si Tran" w:date="2012-12-12T14:07:00Z">
        <w:r>
          <w:t>Sơ lược về mạng nơron nhân tạo</w:t>
        </w:r>
      </w:ins>
      <w:bookmarkEnd w:id="7219"/>
      <w:del w:id="7221" w:author="The Si Tran" w:date="2012-12-12T14:07:00Z">
        <w:r w:rsidR="0088753F" w:rsidRPr="0049233F" w:rsidDel="007038D9">
          <w:rPr>
            <w:rPrChange w:id="7222" w:author="The Si Tran" w:date="2012-12-05T23:02:00Z">
              <w:rPr>
                <w:rFonts w:cs="Times New Roman"/>
                <w:b w:val="0"/>
                <w:bCs w:val="0"/>
                <w:iCs w:val="0"/>
                <w:kern w:val="32"/>
                <w:sz w:val="26"/>
                <w:szCs w:val="22"/>
              </w:rPr>
            </w:rPrChange>
          </w:rPr>
          <w:delText>SƠ LƯỢC VỀ MẠNG NEURON NHÂN TẠO</w:delText>
        </w:r>
      </w:del>
      <w:bookmarkEnd w:id="7218"/>
    </w:p>
    <w:p w14:paraId="2F085492" w14:textId="75B75881" w:rsidR="0088753F" w:rsidRPr="0049233F" w:rsidRDefault="0088753F">
      <w:pPr>
        <w:pPrChange w:id="7223"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693B50A8" w:rsidR="0088753F" w:rsidRPr="0049233F" w:rsidRDefault="0088753F">
      <w:pPr>
        <w:pPrChange w:id="7224"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w:t>
      </w:r>
      <w:r w:rsidR="00EF15BB">
        <w:t>, tăng hay</w:t>
      </w:r>
      <w:r w:rsidRPr="0049233F">
        <w:t xml:space="preserve"> giảm độ mạnh yếu của các liên kết thông qua các khớp thần kinh.</w:t>
      </w:r>
    </w:p>
    <w:p w14:paraId="3D675944" w14:textId="0672519E" w:rsidR="00D3413D" w:rsidRDefault="0088753F">
      <w:pPr>
        <w:pPrChange w:id="7225"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286C29">
      <w:pPr>
        <w:pStyle w:val="Heading2"/>
      </w:pPr>
      <w:bookmarkStart w:id="7226" w:name="_Toc327348171"/>
      <w:del w:id="7227" w:author="The Si Tran" w:date="2012-12-12T14:07:00Z">
        <w:r w:rsidRPr="0049233F" w:rsidDel="007038D9">
          <w:rPr>
            <w:rPrChange w:id="7228" w:author="The Si Tran" w:date="2012-12-05T23:02:00Z">
              <w:rPr>
                <w:rFonts w:cs="Times New Roman"/>
                <w:b w:val="0"/>
                <w:bCs w:val="0"/>
                <w:iCs w:val="0"/>
                <w:sz w:val="26"/>
                <w:szCs w:val="22"/>
              </w:rPr>
            </w:rPrChange>
          </w:rPr>
          <w:delText>CẤU TRÚC VỀ MẠNG NEURON NHÂN TẠO</w:delText>
        </w:r>
      </w:del>
      <w:bookmarkStart w:id="7229" w:name="_Toc343841932"/>
      <w:bookmarkEnd w:id="7226"/>
      <w:ins w:id="7230" w:author="The Si Tran" w:date="2012-12-12T14:07:00Z">
        <w:r w:rsidR="007038D9">
          <w:t>Cấu trúc</w:t>
        </w:r>
        <w:r w:rsidR="007038D9" w:rsidRPr="007038D9">
          <w:rPr>
            <w:sz w:val="26"/>
            <w:szCs w:val="26"/>
          </w:rPr>
          <w:t xml:space="preserve"> về mạng nơron nhân tạo</w:t>
        </w:r>
      </w:ins>
      <w:bookmarkEnd w:id="7229"/>
    </w:p>
    <w:p w14:paraId="754FCA46" w14:textId="1E5489F0" w:rsidR="0088753F" w:rsidRPr="0049233F" w:rsidRDefault="0088753F">
      <w:pPr>
        <w:pPrChange w:id="7231"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7232" w:author="The Si Tran" w:date="2012-12-16T08:15:00Z">
          <w:pPr>
            <w:spacing w:before="0"/>
            <w:ind w:firstLine="720"/>
          </w:pPr>
        </w:pPrChange>
      </w:pPr>
      <w:r w:rsidRPr="0049233F">
        <w:t xml:space="preserve">Một đơn vị (Hình </w:t>
      </w:r>
      <w:ins w:id="7233" w:author="The Si Tran" w:date="2012-12-14T05:34:00Z">
        <w:r w:rsidR="00843CA1">
          <w:t>4</w:t>
        </w:r>
      </w:ins>
      <w:del w:id="7234"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7235" w:author="The Si Tran" w:date="2012-12-16T17:14:00Z">
          <w:pPr>
            <w:keepNext/>
            <w:spacing w:before="0"/>
            <w:ind w:left="1440" w:firstLine="720"/>
          </w:pPr>
        </w:pPrChange>
      </w:pPr>
      <w:r w:rsidRPr="002B1464">
        <w:rPr>
          <w:noProof/>
        </w:rPr>
        <w:drawing>
          <wp:inline distT="0" distB="0" distL="0" distR="0" wp14:anchorId="460A1617" wp14:editId="2FD41235">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7236" w:author="The Si Tran" w:date="2012-12-11T23:30:00Z"/>
        </w:rPr>
        <w:pPrChange w:id="7237" w:author="The Si Tran" w:date="2012-12-16T17:15:00Z">
          <w:pPr>
            <w:pStyle w:val="Caption"/>
          </w:pPr>
        </w:pPrChange>
      </w:pPr>
      <w:bookmarkStart w:id="7238" w:name="_Toc326299570"/>
      <w:bookmarkStart w:id="7239" w:name="_Toc343841739"/>
      <w:ins w:id="7240" w:author="The Si Tran" w:date="2012-12-11T23:29:00Z">
        <w:r w:rsidRPr="00D753D1">
          <w:rPr>
            <w:bCs w:val="0"/>
            <w:rPrChange w:id="7241" w:author="The Si Tran" w:date="2012-12-16T17:15:00Z">
              <w:rPr>
                <w:b w:val="0"/>
                <w:bCs w:val="0"/>
                <w:lang w:val="pt-BR"/>
              </w:rPr>
            </w:rPrChange>
          </w:rPr>
          <w:t>Hình 4.</w:t>
        </w:r>
      </w:ins>
      <w:r w:rsidR="001E2676">
        <w:rPr>
          <w:bCs w:val="0"/>
        </w:rPr>
        <w:t>1</w:t>
      </w:r>
      <w:r w:rsidR="00B40B8C">
        <w:rPr>
          <w:bCs w:val="0"/>
        </w:rPr>
        <w:t>:</w:t>
      </w:r>
      <w:ins w:id="7242" w:author="The Si Tran" w:date="2012-12-11T23:29:00Z">
        <w:r w:rsidRPr="00D753D1">
          <w:rPr>
            <w:bCs w:val="0"/>
            <w:rPrChange w:id="7243" w:author="The Si Tran" w:date="2012-12-16T17:15:00Z">
              <w:rPr>
                <w:b w:val="0"/>
                <w:bCs w:val="0"/>
                <w:lang w:val="pt-BR"/>
              </w:rPr>
            </w:rPrChange>
          </w:rPr>
          <w:t xml:space="preserve"> </w:t>
        </w:r>
      </w:ins>
      <w:ins w:id="7244" w:author="The Si Tran" w:date="2012-12-11T23:30:00Z">
        <w:r w:rsidRPr="00032D83">
          <w:rPr>
            <w:bCs w:val="0"/>
          </w:rPr>
          <w:t>Đơn v</w:t>
        </w:r>
        <w:r w:rsidRPr="006D6C8D">
          <w:t>ị</w:t>
        </w:r>
        <w:r w:rsidRPr="000C3A28">
          <w:t xml:space="preserve"> m</w:t>
        </w:r>
        <w:r w:rsidRPr="0015771C">
          <w:rPr>
            <w:bCs w:val="0"/>
          </w:rPr>
          <w:t>ạ</w:t>
        </w:r>
        <w:r w:rsidRPr="00941798">
          <w:rPr>
            <w:bCs w:val="0"/>
          </w:rPr>
          <w:t xml:space="preserve">ng </w:t>
        </w:r>
      </w:ins>
      <w:r w:rsidR="00976130">
        <w:rPr>
          <w:bCs w:val="0"/>
        </w:rPr>
        <w:t>nơron</w:t>
      </w:r>
      <w:bookmarkEnd w:id="7239"/>
    </w:p>
    <w:p w14:paraId="7E5A720E" w14:textId="0C83035B" w:rsidR="0088753F" w:rsidRPr="0049233F" w:rsidDel="006C1895" w:rsidRDefault="0088753F">
      <w:pPr>
        <w:pStyle w:val="Hinh"/>
        <w:rPr>
          <w:del w:id="7245" w:author="The Si Tran" w:date="2012-12-11T23:30:00Z"/>
        </w:rPr>
        <w:pPrChange w:id="7246" w:author="The Si Tran" w:date="2012-12-16T17:15:00Z">
          <w:pPr>
            <w:pStyle w:val="Caption"/>
            <w:ind w:left="1440" w:firstLine="720"/>
          </w:pPr>
        </w:pPrChange>
      </w:pPr>
      <w:bookmarkStart w:id="7247" w:name="_Toc327348209"/>
      <w:bookmarkStart w:id="7248" w:name="_Toc343029959"/>
      <w:bookmarkEnd w:id="7238"/>
      <w:del w:id="7249"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7250"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7251"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7247"/>
        <w:bookmarkEnd w:id="7248"/>
      </w:del>
    </w:p>
    <w:p w14:paraId="6ED679FF" w14:textId="77777777" w:rsidR="0088753F" w:rsidDel="00D753D1" w:rsidRDefault="0088753F">
      <w:pPr>
        <w:rPr>
          <w:del w:id="7252" w:author="The Si Tran" w:date="2012-12-16T17:15:00Z"/>
        </w:rPr>
        <w:pPrChange w:id="7253" w:author="The Si Tran" w:date="2012-12-16T17:15:00Z">
          <w:pPr>
            <w:spacing w:before="0"/>
            <w:ind w:firstLine="720"/>
          </w:pPr>
        </w:pPrChange>
      </w:pPr>
    </w:p>
    <w:p w14:paraId="581DE4F2" w14:textId="77777777" w:rsidR="00D753D1" w:rsidRPr="002B1464" w:rsidRDefault="00D753D1">
      <w:pPr>
        <w:pStyle w:val="Hinh"/>
        <w:rPr>
          <w:ins w:id="7254" w:author="The Si Tran" w:date="2012-12-16T17:15:00Z"/>
        </w:rPr>
        <w:pPrChange w:id="7255" w:author="The Si Tran" w:date="2012-12-16T17:15:00Z">
          <w:pPr/>
        </w:pPrChange>
      </w:pPr>
    </w:p>
    <w:p w14:paraId="35130FAB" w14:textId="2D2BDED1" w:rsidR="0088753F" w:rsidRPr="0049233F" w:rsidRDefault="0088753F">
      <w:pPr>
        <w:pPrChange w:id="7256"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7257" w:author="The Si Tran" w:date="2012-12-16T08:15:00Z"/>
          <w:szCs w:val="26"/>
        </w:rPr>
        <w:pPrChange w:id="7258"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7259" w:author="The Si Tran" w:date="2012-12-16T08:15:00Z">
          <w:pPr>
            <w:spacing w:before="0"/>
            <w:ind w:left="360"/>
          </w:pPr>
        </w:pPrChange>
      </w:pPr>
    </w:p>
    <w:p w14:paraId="27DE0199" w14:textId="77777777" w:rsidR="0088753F" w:rsidRPr="0049233F" w:rsidRDefault="0088753F">
      <w:pPr>
        <w:pPrChange w:id="7260"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7261"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7262" w:author="The Si Tran" w:date="2012-12-06T01:54:00Z"/>
          <w:rFonts w:ascii="Times New Roman" w:hAnsi="Times New Roman"/>
          <w:sz w:val="26"/>
          <w:szCs w:val="26"/>
        </w:rPr>
        <w:pPrChange w:id="7263" w:author="The Si Tran" w:date="2012-12-06T01:54:00Z">
          <w:pPr>
            <w:pStyle w:val="ListParagraph"/>
            <w:numPr>
              <w:numId w:val="7"/>
            </w:numPr>
            <w:spacing w:after="0" w:line="360" w:lineRule="auto"/>
            <w:ind w:left="360" w:hanging="360"/>
          </w:pPr>
        </w:pPrChange>
      </w:pPr>
      <w:del w:id="7264"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7265" w:author="The Si Tran" w:date="2012-12-06T02:03:00Z"/>
          <w:rFonts w:ascii="Times New Roman" w:hAnsi="Times New Roman"/>
          <w:noProof/>
          <w:sz w:val="26"/>
          <w:rPrChange w:id="7266" w:author="The Si Tran" w:date="2012-12-06T01:54:00Z">
            <w:rPr>
              <w:del w:id="7267" w:author="The Si Tran" w:date="2012-12-06T02:03:00Z"/>
              <w:noProof/>
            </w:rPr>
          </w:rPrChange>
        </w:rPr>
        <w:pPrChange w:id="7268" w:author="The Si Tran" w:date="2012-12-06T01:54:00Z">
          <w:pPr>
            <w:pStyle w:val="ListParagraph"/>
            <w:spacing w:after="0" w:line="360" w:lineRule="auto"/>
            <w:ind w:left="0"/>
          </w:pPr>
        </w:pPrChange>
      </w:pPr>
      <w:del w:id="7269" w:author="The Si Tran" w:date="2012-12-06T01:54:00Z">
        <w:r w:rsidRPr="002B1464" w:rsidDel="000B65E4">
          <w:rPr>
            <w:noProof/>
          </w:rPr>
          <w:drawing>
            <wp:inline distT="0" distB="0" distL="0" distR="0" wp14:anchorId="34070222" wp14:editId="75CB54F1">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7270" w:author="The Si Tran" w:date="2012-12-06T01:56:00Z"/>
          <w:rFonts w:ascii="Times New Roman" w:hAnsi="Times New Roman"/>
          <w:sz w:val="26"/>
          <w:szCs w:val="26"/>
        </w:rPr>
        <w:pPrChange w:id="7271" w:author="The Si Tran" w:date="2012-12-06T01:54:00Z">
          <w:pPr>
            <w:pStyle w:val="ListParagraph"/>
            <w:numPr>
              <w:numId w:val="7"/>
            </w:numPr>
            <w:spacing w:after="0" w:line="360" w:lineRule="auto"/>
            <w:ind w:left="360" w:hanging="360"/>
          </w:pPr>
        </w:pPrChange>
      </w:pPr>
      <w:del w:id="7272"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7273" w:author="The Si Tran" w:date="2012-12-06T02:03:00Z"/>
          <w:rFonts w:ascii="Times New Roman" w:hAnsi="Times New Roman"/>
          <w:sz w:val="26"/>
          <w:rPrChange w:id="7274" w:author="The Si Tran" w:date="2012-12-06T01:56:00Z">
            <w:rPr>
              <w:del w:id="7275" w:author="The Si Tran" w:date="2012-12-06T02:03:00Z"/>
            </w:rPr>
          </w:rPrChange>
        </w:rPr>
        <w:pPrChange w:id="7276" w:author="The Si Tran" w:date="2012-12-06T01:56:00Z">
          <w:pPr>
            <w:pStyle w:val="ListParagraph"/>
            <w:spacing w:after="0" w:line="360" w:lineRule="auto"/>
            <w:ind w:left="0"/>
          </w:pPr>
        </w:pPrChange>
      </w:pPr>
      <w:del w:id="7277" w:author="The Si Tran" w:date="2012-12-06T01:56:00Z">
        <w:r w:rsidRPr="002B1464" w:rsidDel="000B65E4">
          <w:rPr>
            <w:noProof/>
          </w:rPr>
          <w:drawing>
            <wp:inline distT="0" distB="0" distL="0" distR="0" wp14:anchorId="1BC24508" wp14:editId="14868BA7">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7278" w:author="The Si Tran" w:date="2012-12-06T01:58:00Z"/>
          <w:rFonts w:ascii="Times New Roman" w:hAnsi="Times New Roman"/>
          <w:sz w:val="26"/>
          <w:szCs w:val="26"/>
        </w:rPr>
        <w:pPrChange w:id="7279" w:author="The Si Tran" w:date="2012-12-06T01:56:00Z">
          <w:pPr>
            <w:pStyle w:val="ListParagraph"/>
            <w:numPr>
              <w:numId w:val="7"/>
            </w:numPr>
            <w:spacing w:after="0" w:line="360" w:lineRule="auto"/>
            <w:ind w:left="360" w:hanging="360"/>
          </w:pPr>
        </w:pPrChange>
      </w:pPr>
      <w:del w:id="7280"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7281" w:author="The Si Tran" w:date="2012-12-06T02:03:00Z"/>
          <w:rFonts w:ascii="Times New Roman" w:hAnsi="Times New Roman"/>
          <w:sz w:val="26"/>
          <w:szCs w:val="26"/>
        </w:rPr>
        <w:pPrChange w:id="7282" w:author="The Si Tran" w:date="2012-12-06T01:58:00Z">
          <w:pPr>
            <w:pStyle w:val="ListParagraph"/>
            <w:spacing w:after="0" w:line="360" w:lineRule="auto"/>
            <w:ind w:left="0"/>
          </w:pPr>
        </w:pPrChange>
      </w:pPr>
      <w:del w:id="7283" w:author="The Si Tran" w:date="2012-12-06T01:58:00Z">
        <w:r w:rsidRPr="002B1464" w:rsidDel="000B65E4">
          <w:rPr>
            <w:rFonts w:ascii="Times New Roman" w:hAnsi="Times New Roman"/>
            <w:noProof/>
            <w:sz w:val="26"/>
            <w:szCs w:val="26"/>
            <w:rPrChange w:id="7284" w:author="Unknown">
              <w:rPr>
                <w:noProof/>
              </w:rPr>
            </w:rPrChange>
          </w:rPr>
          <w:drawing>
            <wp:inline distT="0" distB="0" distL="0" distR="0" wp14:anchorId="33EA6F15" wp14:editId="08A840F1">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7285" w:author="The Si Tran" w:date="2012-12-06T01:58:00Z"/>
          <w:rFonts w:ascii="Times New Roman" w:hAnsi="Times New Roman"/>
          <w:sz w:val="26"/>
          <w:szCs w:val="26"/>
        </w:rPr>
        <w:pPrChange w:id="7286" w:author="The Si Tran" w:date="2012-12-06T01:58:00Z">
          <w:pPr>
            <w:pStyle w:val="ListParagraph"/>
            <w:numPr>
              <w:numId w:val="7"/>
            </w:numPr>
            <w:spacing w:after="0" w:line="360" w:lineRule="auto"/>
            <w:ind w:left="360" w:hanging="360"/>
          </w:pPr>
        </w:pPrChange>
      </w:pPr>
      <w:del w:id="7287"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7288" w:author="The Si Tran" w:date="2012-12-06T02:03:00Z"/>
          <w:noProof/>
        </w:rPr>
        <w:pPrChange w:id="7289" w:author="The Si Tran" w:date="2012-12-06T01:58:00Z">
          <w:pPr>
            <w:spacing w:before="0"/>
          </w:pPr>
        </w:pPrChange>
      </w:pPr>
      <w:del w:id="7290" w:author="The Si Tran" w:date="2012-12-06T02:03:00Z">
        <w:r w:rsidRPr="0049233F" w:rsidDel="00F86DC5">
          <w:rPr>
            <w:noProof/>
          </w:rPr>
          <w:delText xml:space="preserve">     </w:delText>
        </w:r>
      </w:del>
      <w:del w:id="7291" w:author="The Si Tran" w:date="2012-12-06T01:58:00Z">
        <w:r w:rsidRPr="00381A4D" w:rsidDel="000B65E4">
          <w:rPr>
            <w:noProof/>
            <w:rPrChange w:id="7292" w:author="Unknown">
              <w:rPr>
                <w:noProof/>
              </w:rPr>
            </w:rPrChange>
          </w:rPr>
          <w:drawing>
            <wp:inline distT="0" distB="0" distL="0" distR="0" wp14:anchorId="77FA9531" wp14:editId="39D004AA">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7293" w:author="The Si Tran" w:date="2012-12-06T02:03:00Z"/>
          <w:rFonts w:ascii="Times New Roman" w:hAnsi="Times New Roman"/>
          <w:sz w:val="26"/>
          <w:szCs w:val="26"/>
        </w:rPr>
      </w:pPr>
      <w:ins w:id="7294"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7295" w:author="The Si Tran" w:date="2012-12-06T02:03:00Z"/>
          <w:noProof/>
        </w:rPr>
      </w:pPr>
      <w:ins w:id="7296"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7297" w:author="The Si Tran" w:date="2012-12-06T02:03:00Z"/>
          <w:rFonts w:ascii="Times New Roman" w:hAnsi="Times New Roman"/>
          <w:sz w:val="26"/>
          <w:szCs w:val="26"/>
        </w:rPr>
      </w:pPr>
      <w:ins w:id="7298"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7299" w:author="The Si Tran" w:date="2012-12-06T02:03:00Z"/>
        </w:rPr>
      </w:pPr>
      <w:ins w:id="7300"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7301" w:author="The Si Tran" w:date="2012-12-06T02:03:00Z"/>
        </w:rPr>
        <w:pPrChange w:id="7302" w:author="The Si Tran" w:date="2012-12-16T08:35:00Z">
          <w:pPr>
            <w:pStyle w:val="ListParagraph"/>
            <w:numPr>
              <w:numId w:val="7"/>
            </w:numPr>
            <w:spacing w:after="0" w:line="360" w:lineRule="auto"/>
            <w:ind w:left="360" w:hanging="360"/>
          </w:pPr>
        </w:pPrChange>
      </w:pPr>
      <w:ins w:id="7303" w:author="The Si Tran" w:date="2012-12-06T02:03:00Z">
        <w:r w:rsidRPr="0049233F">
          <w:t>Hàm sigmoid:</w:t>
        </w:r>
      </w:ins>
    </w:p>
    <w:p w14:paraId="166EF9F8" w14:textId="77777777" w:rsidR="00F37C82" w:rsidRPr="00B0605D" w:rsidRDefault="00F37C82" w:rsidP="00BA6809">
      <w:pPr>
        <w:pStyle w:val="Canhgiua"/>
        <w:spacing w:before="0"/>
        <w:rPr>
          <w:ins w:id="7304" w:author="The Si Tran" w:date="2012-12-06T02:03:00Z"/>
        </w:rPr>
      </w:pPr>
      <w:ins w:id="7305"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7306" w:author="The Si Tran" w:date="2012-12-06T02:03:00Z"/>
        </w:rPr>
        <w:pPrChange w:id="7307" w:author="The Si Tran" w:date="2012-12-16T08:35:00Z">
          <w:pPr>
            <w:pStyle w:val="ListParagraph"/>
            <w:numPr>
              <w:numId w:val="7"/>
            </w:numPr>
            <w:spacing w:after="0" w:line="360" w:lineRule="auto"/>
            <w:ind w:left="360" w:hanging="360"/>
          </w:pPr>
        </w:pPrChange>
      </w:pPr>
      <w:ins w:id="7308"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7309" w:author="The Si Tran" w:date="2012-12-16T08:16:00Z">
            <w:rPr>
              <w:szCs w:val="26"/>
            </w:rPr>
          </w:rPrChange>
        </w:rPr>
        <w:pPrChange w:id="7310" w:author="The Si Tran" w:date="2012-12-16T08:16:00Z">
          <w:pPr>
            <w:spacing w:before="0"/>
          </w:pPr>
        </w:pPrChange>
      </w:pPr>
      <w:ins w:id="7311"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7312" w:author="The Si Tran" w:date="2012-12-14T05:34:00Z"/>
        </w:rPr>
        <w:pPrChange w:id="7313"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7314"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pPr>
        <w:pStyle w:val="Canhgiua"/>
        <w:rPr>
          <w:ins w:id="7315" w:author="The Si Tran" w:date="2012-12-11T23:31:00Z"/>
        </w:rPr>
        <w:pPrChange w:id="7316" w:author="The Si Tran" w:date="2012-12-16T17:25:00Z">
          <w:pPr>
            <w:pStyle w:val="ListParagraph"/>
            <w:keepNext/>
            <w:spacing w:after="0" w:line="360" w:lineRule="auto"/>
            <w:ind w:firstLine="720"/>
          </w:pPr>
        </w:pPrChange>
      </w:pPr>
      <w:r w:rsidRPr="002B1464">
        <w:rPr>
          <w:noProof/>
        </w:rPr>
        <w:drawing>
          <wp:inline distT="0" distB="0" distL="0" distR="0" wp14:anchorId="56CD9B43" wp14:editId="7C4FC08D">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2E5EC661" w14:textId="304451F8" w:rsidR="006C1895" w:rsidRPr="00381A4D" w:rsidDel="006C1895" w:rsidRDefault="006C1895">
      <w:pPr>
        <w:pStyle w:val="Hinh"/>
        <w:rPr>
          <w:del w:id="7317" w:author="The Si Tran" w:date="2012-12-11T23:31:00Z"/>
        </w:rPr>
        <w:pPrChange w:id="7318" w:author="The Si Tran" w:date="2012-12-16T17:25:00Z">
          <w:pPr>
            <w:pStyle w:val="ListParagraph"/>
            <w:keepNext/>
            <w:spacing w:after="0" w:line="360" w:lineRule="auto"/>
            <w:ind w:firstLine="720"/>
          </w:pPr>
        </w:pPrChange>
      </w:pPr>
      <w:bookmarkStart w:id="7319" w:name="_Toc343841740"/>
      <w:ins w:id="7320" w:author="The Si Tran" w:date="2012-12-11T23:30:00Z">
        <w:r w:rsidRPr="00032D83">
          <w:t>Hình 4.</w:t>
        </w:r>
      </w:ins>
      <w:r w:rsidR="001E2676">
        <w:t>2</w:t>
      </w:r>
      <w:r w:rsidR="00B40B8C">
        <w:t>:</w:t>
      </w:r>
      <w:ins w:id="7321" w:author="The Si Tran" w:date="2012-12-11T23:30:00Z">
        <w:r w:rsidRPr="00032D83">
          <w:t xml:space="preserve"> </w:t>
        </w:r>
      </w:ins>
      <w:ins w:id="7322" w:author="The Si Tran" w:date="2012-12-11T23:31:00Z">
        <w:r w:rsidRPr="006D6C8D">
          <w:t>M</w:t>
        </w:r>
        <w:r w:rsidRPr="000C3A28">
          <w:t>ạ</w:t>
        </w:r>
        <w:r w:rsidRPr="0015771C">
          <w:t xml:space="preserve">ng </w:t>
        </w:r>
      </w:ins>
      <w:r w:rsidR="00976130">
        <w:t>nơron</w:t>
      </w:r>
      <w:ins w:id="7323" w:author="The Si Tran" w:date="2012-12-11T23:31:00Z">
        <w:r w:rsidRPr="000C3A28">
          <w:t xml:space="preserve"> truy</w:t>
        </w:r>
        <w:r w:rsidRPr="0015771C">
          <w:t>ề</w:t>
        </w:r>
        <w:r w:rsidRPr="00941798">
          <w:t>n thẳ</w:t>
        </w:r>
        <w:r w:rsidRPr="002E47E8">
          <w:t>ng</w:t>
        </w:r>
      </w:ins>
      <w:bookmarkEnd w:id="7319"/>
    </w:p>
    <w:p w14:paraId="04ED4F0F" w14:textId="77777777" w:rsidR="0088753F" w:rsidRPr="0049233F" w:rsidDel="006C1895" w:rsidRDefault="0088753F">
      <w:pPr>
        <w:pStyle w:val="Hinh"/>
        <w:rPr>
          <w:del w:id="7324" w:author="The Si Tran" w:date="2012-12-11T23:32:00Z"/>
        </w:rPr>
        <w:pPrChange w:id="7325" w:author="The Si Tran" w:date="2012-12-16T17:25:00Z">
          <w:pPr>
            <w:pStyle w:val="Caption"/>
          </w:pPr>
        </w:pPrChange>
      </w:pPr>
      <w:del w:id="7326" w:author="The Si Tran" w:date="2012-12-11T23:31:00Z">
        <w:r w:rsidRPr="009F089B" w:rsidDel="006C1895">
          <w:rPr>
            <w:bCs w:val="0"/>
            <w:rPrChange w:id="7327" w:author="The Si Tran" w:date="2012-12-16T17:25:00Z">
              <w:rPr>
                <w:b w:val="0"/>
                <w:bCs w:val="0"/>
              </w:rPr>
            </w:rPrChange>
          </w:rPr>
          <w:delText xml:space="preserve"> </w:delText>
        </w:r>
      </w:del>
      <w:r w:rsidRPr="0049233F">
        <w:t xml:space="preserve"> </w:t>
      </w:r>
      <w:del w:id="7328" w:author="The Si Tran" w:date="2012-12-11T23:32:00Z">
        <w:r w:rsidRPr="0049233F" w:rsidDel="006C1895">
          <w:delText xml:space="preserve">                           </w:delText>
        </w:r>
        <w:bookmarkStart w:id="7329" w:name="_Toc326299571"/>
        <w:r w:rsidRPr="0049233F" w:rsidDel="006C1895">
          <w:tab/>
        </w:r>
      </w:del>
      <w:bookmarkStart w:id="7330" w:name="_Toc327348210"/>
      <w:bookmarkStart w:id="7331" w:name="_Toc343029960"/>
      <w:del w:id="7332"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7333"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7334"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7329"/>
      <w:bookmarkEnd w:id="7330"/>
      <w:bookmarkEnd w:id="7331"/>
    </w:p>
    <w:p w14:paraId="1EFEA16E" w14:textId="77777777" w:rsidR="0088753F" w:rsidRDefault="0088753F">
      <w:pPr>
        <w:pStyle w:val="Hinh"/>
        <w:rPr>
          <w:ins w:id="7335" w:author="The Si Tran" w:date="2012-12-11T23:32:00Z"/>
        </w:rPr>
        <w:pPrChange w:id="7336" w:author="The Si Tran" w:date="2012-12-16T17:25:00Z">
          <w:pPr/>
        </w:pPrChange>
      </w:pPr>
    </w:p>
    <w:p w14:paraId="2983CE88" w14:textId="77777777" w:rsidR="006C1895" w:rsidRPr="002B1464" w:rsidRDefault="006C1895">
      <w:pPr>
        <w:pStyle w:val="Hinh"/>
        <w:pPrChange w:id="7337" w:author="The Si Tran" w:date="2012-12-16T10:10:00Z">
          <w:pPr/>
        </w:pPrChange>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7338" w:author="The Si Tran" w:date="2012-12-16T17:25:00Z">
          <w:pPr>
            <w:pStyle w:val="ListParagraph"/>
            <w:keepNext/>
            <w:spacing w:after="0" w:line="360" w:lineRule="auto"/>
            <w:ind w:left="1440"/>
          </w:pPr>
        </w:pPrChange>
      </w:pPr>
      <w:r w:rsidRPr="002B1464">
        <w:rPr>
          <w:noProof/>
        </w:rPr>
        <w:drawing>
          <wp:inline distT="0" distB="0" distL="0" distR="0" wp14:anchorId="7217067D" wp14:editId="1A9AD66A">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7339" w:author="The Si Tran" w:date="2012-12-16T10:10:00Z">
          <w:pPr>
            <w:pStyle w:val="Caption"/>
          </w:pPr>
        </w:pPrChange>
      </w:pPr>
      <w:bookmarkStart w:id="7340" w:name="_Toc326299572"/>
      <w:bookmarkStart w:id="7341" w:name="_Toc327348211"/>
      <w:bookmarkStart w:id="7342" w:name="_Toc343029961"/>
      <w:bookmarkStart w:id="7343" w:name="_Toc343841741"/>
      <w:ins w:id="7344" w:author="The Si Tran" w:date="2012-12-11T23:32:00Z">
        <w:r>
          <w:t>Hình 4.</w:t>
        </w:r>
      </w:ins>
      <w:r w:rsidR="001E2676">
        <w:t>3</w:t>
      </w:r>
      <w:r w:rsidR="00B40B8C">
        <w:t>:</w:t>
      </w:r>
      <w:ins w:id="7345" w:author="The Si Tran" w:date="2012-12-11T23:32:00Z">
        <w:r w:rsidRPr="006C1895">
          <w:t xml:space="preserve"> </w:t>
        </w:r>
        <w:r w:rsidRPr="00032D83">
          <w:t>M</w:t>
        </w:r>
        <w:r w:rsidRPr="006D6C8D">
          <w:t>ạ</w:t>
        </w:r>
        <w:r w:rsidRPr="000C3A28">
          <w:t xml:space="preserve">ng </w:t>
        </w:r>
      </w:ins>
      <w:r w:rsidR="00976130">
        <w:t>nơron</w:t>
      </w:r>
      <w:ins w:id="7346" w:author="The Si Tran" w:date="2012-12-11T23:32:00Z">
        <w:r w:rsidRPr="000C3A28">
          <w:t xml:space="preserve"> h</w:t>
        </w:r>
        <w:r w:rsidRPr="0015771C">
          <w:t>ồ</w:t>
        </w:r>
        <w:r w:rsidRPr="00941798">
          <w:t>i quy</w:t>
        </w:r>
        <w:bookmarkEnd w:id="7343"/>
        <w:r w:rsidRPr="0049233F">
          <w:t xml:space="preserve"> </w:t>
        </w:r>
      </w:ins>
      <w:del w:id="7347"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7348"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7349"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7340"/>
      <w:bookmarkEnd w:id="7341"/>
      <w:bookmarkEnd w:id="7342"/>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7350"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3B5B22F2"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w:t>
      </w:r>
      <w:r w:rsidR="00EF15BB">
        <w:t>học có giám sát</w:t>
      </w:r>
      <w:r w:rsidRPr="0049233F">
        <w:t>.</w:t>
      </w:r>
      <w:r w:rsidR="00AF2A17">
        <w:t xml:space="preserve"> Hình 4.4 mô tả các thành phần của mô hình học có giám sát.</w:t>
      </w:r>
    </w:p>
    <w:p w14:paraId="7A05FC3D" w14:textId="4DE64953" w:rsidR="0088753F" w:rsidRPr="0049233F" w:rsidRDefault="002608FA">
      <w:pPr>
        <w:pStyle w:val="Canhgiua"/>
        <w:pPrChange w:id="7351" w:author="The Si Tran" w:date="2012-12-16T17:26:00Z">
          <w:pPr>
            <w:keepNext/>
            <w:spacing w:before="0"/>
            <w:ind w:left="1440" w:firstLine="720"/>
          </w:pPr>
        </w:pPrChange>
      </w:pPr>
      <w:r w:rsidRPr="002B1464">
        <w:rPr>
          <w:noProof/>
        </w:rPr>
        <w:drawing>
          <wp:inline distT="0" distB="0" distL="0" distR="0" wp14:anchorId="1697CED8" wp14:editId="41205748">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7352" w:name="_Toc326299573"/>
      <w:bookmarkStart w:id="7353" w:name="_Toc327348212"/>
      <w:bookmarkStart w:id="7354" w:name="_Toc343029962"/>
      <w:bookmarkStart w:id="7355" w:name="_Toc343841742"/>
      <w:ins w:id="7356" w:author="The Si Tran" w:date="2012-12-11T23:33:00Z">
        <w:r>
          <w:t>Hình 4.</w:t>
        </w:r>
      </w:ins>
      <w:r w:rsidR="001E2676">
        <w:t>4</w:t>
      </w:r>
      <w:r w:rsidR="00976130">
        <w:t>:</w:t>
      </w:r>
      <w:ins w:id="7357" w:author="The Si Tran" w:date="2012-12-11T23:33:00Z">
        <w:r w:rsidR="002B62AC" w:rsidRPr="006C1895">
          <w:t xml:space="preserve"> </w:t>
        </w:r>
        <w:r w:rsidR="002B62AC">
          <w:t xml:space="preserve"> </w:t>
        </w:r>
      </w:ins>
      <w:del w:id="7358" w:author="The Si Tran" w:date="2012-12-11T23:33:00Z">
        <w:r w:rsidR="0088753F" w:rsidRPr="00032D83" w:rsidDel="002B62AC">
          <w:delText xml:space="preserve">Hình </w:delText>
        </w:r>
        <w:r w:rsidR="0088753F" w:rsidRPr="0015771C" w:rsidDel="002B62AC">
          <w:fldChar w:fldCharType="begin"/>
        </w:r>
        <w:r w:rsidR="0088753F" w:rsidRPr="008E2AA9" w:rsidDel="002B62AC">
          <w:delInstrText xml:space="preserve"> STYLEREF 1 \s </w:delInstrText>
        </w:r>
        <w:r w:rsidR="0088753F" w:rsidRPr="0015771C" w:rsidDel="002B62AC">
          <w:rPr>
            <w:rPrChange w:id="7359"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941798" w:rsidDel="002B62AC">
          <w:fldChar w:fldCharType="begin"/>
        </w:r>
        <w:r w:rsidR="0088753F" w:rsidRPr="008E2AA9" w:rsidDel="002B62AC">
          <w:delInstrText xml:space="preserve"> SEQ Hình \* ARABIC \s 1 </w:delInstrText>
        </w:r>
        <w:r w:rsidR="0088753F" w:rsidRPr="00941798" w:rsidDel="002B62AC">
          <w:rPr>
            <w:rPrChange w:id="7360" w:author="The Si Tran" w:date="2012-12-11T23:33:00Z">
              <w:rPr/>
            </w:rPrChange>
          </w:rPr>
          <w:fldChar w:fldCharType="separate"/>
        </w:r>
        <w:r w:rsidR="0088753F" w:rsidRPr="008E2AA9" w:rsidDel="002B62AC">
          <w:rPr>
            <w:noProof/>
          </w:rPr>
          <w:delText>4</w:delText>
        </w:r>
        <w:r w:rsidR="0088753F" w:rsidRPr="00941798" w:rsidDel="002B62AC">
          <w:fldChar w:fldCharType="end"/>
        </w:r>
        <w:r w:rsidR="0088753F" w:rsidRPr="008E2AA9" w:rsidDel="002B62AC">
          <w:delText xml:space="preserve">: </w:delText>
        </w:r>
      </w:del>
      <w:r w:rsidR="0088753F" w:rsidRPr="008E2AA9">
        <w:t>Mô hình học có giám sát</w:t>
      </w:r>
      <w:bookmarkEnd w:id="7352"/>
      <w:bookmarkEnd w:id="7353"/>
      <w:bookmarkEnd w:id="7354"/>
      <w:bookmarkEnd w:id="7355"/>
    </w:p>
    <w:p w14:paraId="578E4D94" w14:textId="2C5EBE96" w:rsidR="0088753F" w:rsidRPr="0049233F" w:rsidRDefault="0088753F">
      <w:pPr>
        <w:pStyle w:val="BuletL1"/>
        <w:pPrChange w:id="7361"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7362" w:author="superchickend" w:date="2012-12-16T15:15:00Z"/>
        </w:rPr>
        <w:pPrChange w:id="7363" w:author="superchickend" w:date="2012-12-16T15:14:00Z">
          <w:pPr>
            <w:pStyle w:val="Heading3"/>
          </w:pPr>
        </w:pPrChange>
      </w:pPr>
      <w:bookmarkStart w:id="7364" w:name="_Toc327348172"/>
      <w:bookmarkStart w:id="7365" w:name="_Toc343841933"/>
      <w:ins w:id="7366" w:author="The Si Tran" w:date="2012-12-12T14:08:00Z">
        <w:r>
          <w:t>Nguyên tắc hoạt động và các giải thuật huấn luyện của mạng nơron nhân tạo</w:t>
        </w:r>
      </w:ins>
      <w:bookmarkEnd w:id="7365"/>
      <w:ins w:id="7367" w:author="superchickend" w:date="2012-12-16T15:15:00Z">
        <w:r w:rsidR="00644A4C">
          <w:tab/>
        </w:r>
      </w:ins>
    </w:p>
    <w:p w14:paraId="0943107E" w14:textId="23AF0ACB" w:rsidR="0088753F" w:rsidRPr="00032D83" w:rsidDel="00AD4B67" w:rsidRDefault="00445CC8">
      <w:pPr>
        <w:rPr>
          <w:del w:id="7368" w:author="superchickend" w:date="2012-12-16T15:14:00Z"/>
        </w:rPr>
        <w:pPrChange w:id="7369" w:author="The Si Tran" w:date="2012-12-16T17:26:00Z">
          <w:pPr>
            <w:pStyle w:val="Heading2"/>
          </w:pPr>
        </w:pPrChange>
      </w:pPr>
      <w:ins w:id="7370" w:author="superchickend" w:date="2012-12-16T15:20:00Z">
        <w:r>
          <w:t>Dựa trên cấu trúc của mạ</w:t>
        </w:r>
        <w:r w:rsidR="00CD76C3">
          <w:t xml:space="preserve">ng </w:t>
        </w:r>
      </w:ins>
      <w:ins w:id="7371" w:author="The Si Tran" w:date="2012-12-16T09:43:00Z">
        <w:r w:rsidR="00976130">
          <w:t xml:space="preserve">nơron </w:t>
        </w:r>
      </w:ins>
      <w:ins w:id="7372" w:author="superchickend" w:date="2012-12-16T15:20:00Z">
        <w:r w:rsidR="00CD76C3">
          <w:t>đã trình bày ở</w:t>
        </w:r>
        <w:r>
          <w:t xml:space="preserve"> mục 4.2</w:t>
        </w:r>
        <w:r w:rsidR="00CD76C3">
          <w:t xml:space="preserve">, </w:t>
        </w:r>
      </w:ins>
      <w:ins w:id="7373" w:author="superchickend" w:date="2012-12-16T15:15:00Z">
        <w:r w:rsidR="00C46E9E">
          <w:t xml:space="preserve">chúng tôi giới thiệu </w:t>
        </w:r>
      </w:ins>
      <w:ins w:id="7374" w:author="superchickend" w:date="2012-12-16T15:17:00Z">
        <w:r>
          <w:t>nguyên tắc hoạt động của mạng</w:t>
        </w:r>
      </w:ins>
      <w:del w:id="7375" w:author="The Si Tran" w:date="2012-12-12T14:08:00Z">
        <w:r w:rsidR="0088753F" w:rsidRPr="00AD4B67" w:rsidDel="008E70A9">
          <w:rPr>
            <w:rPrChange w:id="7376" w:author="superchickend" w:date="2012-12-16T15:14:00Z">
              <w:rPr>
                <w:b w:val="0"/>
                <w:bCs w:val="0"/>
                <w:iCs w:val="0"/>
                <w:sz w:val="20"/>
                <w:szCs w:val="20"/>
              </w:rPr>
            </w:rPrChange>
          </w:rPr>
          <w:delText>NGUYÊN TẮC HOẠT ĐỘNG VÀ CÁC GIẢI THUẬT HUẤN LUYỆN CỦA MẠNG NEURON NHÂN TẠO</w:delText>
        </w:r>
      </w:del>
      <w:bookmarkEnd w:id="7364"/>
    </w:p>
    <w:p w14:paraId="539AF1DE" w14:textId="190A459E" w:rsidR="00AD4B67" w:rsidRPr="00032D83" w:rsidRDefault="00445CC8">
      <w:pPr>
        <w:rPr>
          <w:ins w:id="7377" w:author="superchickend" w:date="2012-12-16T15:14:00Z"/>
        </w:rPr>
        <w:pPrChange w:id="7378" w:author="The Si Tran" w:date="2012-12-16T17:26:00Z">
          <w:pPr>
            <w:pStyle w:val="Heading3"/>
          </w:pPr>
        </w:pPrChange>
      </w:pPr>
      <w:bookmarkStart w:id="7379" w:name="_Toc327348173"/>
      <w:ins w:id="7380" w:author="superchickend" w:date="2012-12-16T15:18:00Z">
        <w:r>
          <w:t xml:space="preserve">  </w:t>
        </w:r>
      </w:ins>
      <w:ins w:id="7381" w:author="The Si Tran" w:date="2012-12-16T09:43:00Z">
        <w:r w:rsidR="00976130">
          <w:t xml:space="preserve">nơron </w:t>
        </w:r>
      </w:ins>
      <w:ins w:id="7382" w:author="superchickend" w:date="2012-12-16T15:18:00Z">
        <w:r>
          <w:t>nhân tạo</w:t>
        </w:r>
      </w:ins>
      <w:ins w:id="7383" w:author="superchickend" w:date="2012-12-16T15:19:00Z">
        <w:r>
          <w:t xml:space="preserve"> và trình bày hai giải thuật huấn luyện được sử dụng phổ biến trong mạng </w:t>
        </w:r>
      </w:ins>
      <w:ins w:id="7384" w:author="The Si Tran" w:date="2012-12-16T09:43:00Z">
        <w:r w:rsidR="007D2146">
          <w:t xml:space="preserve">nơron </w:t>
        </w:r>
      </w:ins>
      <w:ins w:id="7385" w:author="superchickend" w:date="2012-12-16T15:19:00Z">
        <w:r>
          <w:t>truyền thẳng</w:t>
        </w:r>
      </w:ins>
      <w:ins w:id="7386" w:author="superchickend" w:date="2012-12-16T15:22:00Z">
        <w:r w:rsidR="00CD76C3">
          <w:t xml:space="preserve"> là: giải thuật lan truyền ngược </w:t>
        </w:r>
      </w:ins>
      <w:ins w:id="7387" w:author="superchickend" w:date="2012-12-16T15:23:00Z">
        <w:r w:rsidR="00CD76C3">
          <w:t xml:space="preserve">(Back Propagation) </w:t>
        </w:r>
      </w:ins>
      <w:ins w:id="7388"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7389" w:name="_Toc343841934"/>
      <w:r w:rsidRPr="0049233F">
        <w:lastRenderedPageBreak/>
        <w:t>Perceptron</w:t>
      </w:r>
      <w:bookmarkEnd w:id="7379"/>
      <w:bookmarkEnd w:id="7389"/>
    </w:p>
    <w:p w14:paraId="5FD72664" w14:textId="6B35D18F" w:rsidR="0088753F" w:rsidRPr="0049233F" w:rsidRDefault="0088753F">
      <w:pPr>
        <w:pPrChange w:id="7390"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w:t>
      </w:r>
      <w:r w:rsidRPr="007D2146">
        <w:rPr>
          <w:i/>
        </w:rPr>
        <w:t>perceptron</w:t>
      </w:r>
      <w:r w:rsidRPr="0049233F">
        <w:t xml:space="preserve">.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môt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10C13688">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B68487F" w:rsidR="0088753F" w:rsidRPr="00CA1F7F" w:rsidRDefault="0088753F">
      <w:pPr>
        <w:pStyle w:val="Hinh"/>
        <w:pPrChange w:id="7391" w:author="The Si Tran" w:date="2012-12-16T10:10:00Z">
          <w:pPr>
            <w:pStyle w:val="Caption"/>
          </w:pPr>
        </w:pPrChange>
      </w:pPr>
      <w:bookmarkStart w:id="7392" w:name="_Toc327348213"/>
      <w:bookmarkStart w:id="7393" w:name="_Toc343029963"/>
      <w:bookmarkStart w:id="7394" w:name="_Toc343841743"/>
      <w:r w:rsidRPr="00CA1F7F">
        <w:t xml:space="preserve">Hình </w:t>
      </w:r>
      <w:ins w:id="7395" w:author="The Si Tran" w:date="2012-12-11T23:34:00Z">
        <w:r w:rsidR="006D47A7" w:rsidRPr="00CA1F7F">
          <w:t>4.</w:t>
        </w:r>
      </w:ins>
      <w:r w:rsidR="001E2676">
        <w:t>5</w:t>
      </w:r>
      <w:ins w:id="7396" w:author="The Si Tran" w:date="2012-12-11T23:34:00Z">
        <w:r w:rsidR="006D47A7" w:rsidRPr="00CA1F7F">
          <w:t xml:space="preserve">: </w:t>
        </w:r>
      </w:ins>
      <w:del w:id="7397" w:author="The Si Tran" w:date="2012-12-11T23:34:00Z">
        <w:r w:rsidRPr="00CA1F7F" w:rsidDel="006D47A7">
          <w:fldChar w:fldCharType="begin"/>
        </w:r>
        <w:r w:rsidRPr="00CA1F7F" w:rsidDel="006D47A7">
          <w:rPr>
            <w:rPrChange w:id="7398" w:author="The Si Tran" w:date="2012-12-11T23:34:00Z">
              <w:rPr>
                <w:b w:val="0"/>
              </w:rPr>
            </w:rPrChange>
          </w:rPr>
          <w:delInstrText xml:space="preserve"> STYLEREF 1 \s </w:delInstrText>
        </w:r>
        <w:r w:rsidRPr="00CA1F7F" w:rsidDel="006D47A7">
          <w:rPr>
            <w:rPrChange w:id="7399" w:author="The Si Tran" w:date="2012-12-11T23:34:00Z">
              <w:rPr>
                <w:b w:val="0"/>
              </w:rPr>
            </w:rPrChange>
          </w:rPr>
          <w:fldChar w:fldCharType="separate"/>
        </w:r>
        <w:r w:rsidRPr="00CA1F7F" w:rsidDel="006D47A7">
          <w:rPr>
            <w:rPrChange w:id="7400" w:author="The Si Tran" w:date="2012-12-11T23:34:00Z">
              <w:rPr>
                <w:b w:val="0"/>
                <w:noProof/>
              </w:rPr>
            </w:rPrChange>
          </w:rPr>
          <w:delText>2</w:delText>
        </w:r>
        <w:r w:rsidRPr="00CA1F7F" w:rsidDel="006D47A7">
          <w:rPr>
            <w:rPrChange w:id="7401" w:author="The Si Tran" w:date="2012-12-11T23:34:00Z">
              <w:rPr>
                <w:b w:val="0"/>
              </w:rPr>
            </w:rPrChange>
          </w:rPr>
          <w:fldChar w:fldCharType="end"/>
        </w:r>
        <w:r w:rsidRPr="00CA1F7F" w:rsidDel="006D47A7">
          <w:rPr>
            <w:rPrChange w:id="7402" w:author="The Si Tran" w:date="2012-12-11T23:34:00Z">
              <w:rPr>
                <w:b w:val="0"/>
              </w:rPr>
            </w:rPrChange>
          </w:rPr>
          <w:delText>.</w:delText>
        </w:r>
        <w:r w:rsidRPr="00CA1F7F" w:rsidDel="006D47A7">
          <w:rPr>
            <w:rPrChange w:id="7403" w:author="The Si Tran" w:date="2012-12-11T23:34:00Z">
              <w:rPr>
                <w:b w:val="0"/>
              </w:rPr>
            </w:rPrChange>
          </w:rPr>
          <w:fldChar w:fldCharType="begin"/>
        </w:r>
        <w:r w:rsidRPr="00CA1F7F" w:rsidDel="006D47A7">
          <w:rPr>
            <w:rPrChange w:id="7404" w:author="The Si Tran" w:date="2012-12-11T23:34:00Z">
              <w:rPr>
                <w:b w:val="0"/>
              </w:rPr>
            </w:rPrChange>
          </w:rPr>
          <w:delInstrText xml:space="preserve"> SEQ Hình \* ARABIC \s 1 </w:delInstrText>
        </w:r>
        <w:r w:rsidRPr="00CA1F7F" w:rsidDel="006D47A7">
          <w:rPr>
            <w:rPrChange w:id="7405" w:author="The Si Tran" w:date="2012-12-11T23:34:00Z">
              <w:rPr>
                <w:b w:val="0"/>
              </w:rPr>
            </w:rPrChange>
          </w:rPr>
          <w:fldChar w:fldCharType="separate"/>
        </w:r>
        <w:r w:rsidRPr="00CA1F7F" w:rsidDel="006D47A7">
          <w:rPr>
            <w:rPrChange w:id="7406" w:author="The Si Tran" w:date="2012-12-11T23:34:00Z">
              <w:rPr>
                <w:b w:val="0"/>
                <w:noProof/>
              </w:rPr>
            </w:rPrChange>
          </w:rPr>
          <w:delText>5</w:delText>
        </w:r>
        <w:r w:rsidRPr="00CA1F7F" w:rsidDel="006D47A7">
          <w:rPr>
            <w:rPrChange w:id="7407" w:author="The Si Tran" w:date="2012-12-11T23:34:00Z">
              <w:rPr>
                <w:b w:val="0"/>
              </w:rPr>
            </w:rPrChange>
          </w:rPr>
          <w:fldChar w:fldCharType="end"/>
        </w:r>
        <w:r w:rsidRPr="00CA1F7F" w:rsidDel="006D47A7">
          <w:rPr>
            <w:rPrChange w:id="7408" w:author="The Si Tran" w:date="2012-12-11T23:34:00Z">
              <w:rPr>
                <w:b w:val="0"/>
              </w:rPr>
            </w:rPrChange>
          </w:rPr>
          <w:delText xml:space="preserve">: </w:delText>
        </w:r>
      </w:del>
      <w:r w:rsidRPr="00CA1F7F">
        <w:rPr>
          <w:rPrChange w:id="7409" w:author="The Si Tran" w:date="2012-12-11T23:34:00Z">
            <w:rPr>
              <w:b w:val="0"/>
            </w:rPr>
          </w:rPrChange>
        </w:rPr>
        <w:t xml:space="preserve">Đơn vị mạng </w:t>
      </w:r>
      <w:r w:rsidR="00AE6CD1">
        <w:t>n</w:t>
      </w:r>
      <w:r w:rsidR="00976130" w:rsidRPr="00CA1F7F">
        <w:t>ơron</w:t>
      </w:r>
      <w:bookmarkEnd w:id="7392"/>
      <w:bookmarkEnd w:id="7393"/>
      <w:bookmarkEnd w:id="7394"/>
    </w:p>
    <w:p w14:paraId="48DE7854" w14:textId="77777777" w:rsidR="0088753F" w:rsidRPr="0049233F" w:rsidRDefault="0088753F" w:rsidP="0088753F">
      <w:pPr>
        <w:spacing w:before="0"/>
        <w:ind w:firstLine="720"/>
        <w:rPr>
          <w:szCs w:val="26"/>
        </w:rPr>
      </w:pPr>
    </w:p>
    <w:p w14:paraId="19BB1A31" w14:textId="60EAF142" w:rsidR="0088753F" w:rsidRDefault="0088753F">
      <w:pPr>
        <w:rPr>
          <w:ins w:id="7410" w:author="The Si Tran" w:date="2012-12-06T02:05:00Z"/>
        </w:rPr>
        <w:pPrChange w:id="7411"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7412" w:author="The Si Tran" w:date="2012-12-06T02:07:00Z"/>
          <w:szCs w:val="26"/>
        </w:rPr>
      </w:pPr>
      <w:ins w:id="7413"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7414" w:author="The Si Tran" w:date="2012-12-06T02:07:00Z">
          <w:pPr>
            <w:spacing w:before="0"/>
            <w:ind w:left="720" w:firstLine="720"/>
          </w:pPr>
        </w:pPrChange>
      </w:pPr>
      <w:del w:id="7415" w:author="The Si Tran" w:date="2012-12-06T02:07:00Z">
        <w:r w:rsidRPr="00381A4D" w:rsidDel="00CD6D90">
          <w:rPr>
            <w:noProof/>
            <w:szCs w:val="26"/>
            <w:rPrChange w:id="7416" w:author="Unknown">
              <w:rPr>
                <w:noProof/>
              </w:rPr>
            </w:rPrChange>
          </w:rPr>
          <w:drawing>
            <wp:inline distT="0" distB="0" distL="0" distR="0" wp14:anchorId="03B62084" wp14:editId="5F55BCEC">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7417" w:author="The Si Tran" w:date="2012-12-06T01:59:00Z"/>
        </w:rPr>
        <w:pPrChange w:id="7418" w:author="The Si Tran" w:date="2012-12-16T08:22:00Z">
          <w:pPr>
            <w:spacing w:before="0"/>
            <w:ind w:firstLine="720"/>
          </w:pPr>
        </w:pPrChange>
      </w:pPr>
      <w:r w:rsidRPr="0049233F">
        <w:t xml:space="preserve">Ở đây các số thực </w:t>
      </w:r>
      <m:oMath>
        <m:sSub>
          <m:sSubPr>
            <m:ctrlPr>
              <w:ins w:id="7419" w:author="The Si Tran" w:date="2012-12-06T02:07:00Z">
                <w:rPr>
                  <w:rFonts w:ascii="Cambria Math" w:hAnsi="Cambria Math"/>
                  <w:i/>
                </w:rPr>
              </w:ins>
            </m:ctrlPr>
          </m:sSubPr>
          <m:e>
            <w:ins w:id="7420" w:author="The Si Tran" w:date="2012-12-06T02:07:00Z">
              <m:r>
                <w:rPr>
                  <w:rFonts w:ascii="Cambria Math" w:hAnsi="Cambria Math"/>
                </w:rPr>
                <m:t>w</m:t>
              </m:r>
            </w:ins>
          </m:e>
          <m:sub>
            <w:ins w:id="7421" w:author="The Si Tran" w:date="2012-12-06T02:07:00Z">
              <m:r>
                <w:rPr>
                  <w:rFonts w:ascii="Cambria Math" w:hAnsi="Cambria Math"/>
                </w:rPr>
                <m:t>i</m:t>
              </m:r>
            </w:ins>
          </m:sub>
        </m:sSub>
      </m:oMath>
      <w:ins w:id="7422" w:author="The Si Tran" w:date="2012-12-06T02:07:00Z">
        <w:r w:rsidR="00CD6D90">
          <w:t xml:space="preserve"> </w:t>
        </w:r>
      </w:ins>
      <w:del w:id="7423"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7424" w:author="The Si Tran" w:date="2012-12-06T02:08:00Z">
                <w:rPr>
                  <w:rFonts w:ascii="Cambria Math" w:hAnsi="Cambria Math"/>
                  <w:i/>
                </w:rPr>
              </w:ins>
            </m:ctrlPr>
          </m:sSubPr>
          <m:e>
            <w:ins w:id="7425" w:author="The Si Tran" w:date="2012-12-06T02:08:00Z">
              <m:r>
                <w:rPr>
                  <w:rFonts w:ascii="Cambria Math" w:hAnsi="Cambria Math"/>
                </w:rPr>
                <m:t>x</m:t>
              </m:r>
            </w:ins>
          </m:e>
          <m:sub>
            <w:ins w:id="7426" w:author="The Si Tran" w:date="2012-12-06T02:08:00Z">
              <m:r>
                <w:rPr>
                  <w:rFonts w:ascii="Cambria Math" w:hAnsi="Cambria Math"/>
                </w:rPr>
                <m:t>i</m:t>
              </m:r>
            </w:ins>
          </m:sub>
        </m:sSub>
      </m:oMath>
      <w:ins w:id="7427" w:author="The Si Tran" w:date="2012-12-06T02:08:00Z">
        <w:r w:rsidR="0001105D">
          <w:t xml:space="preserve"> </w:t>
        </w:r>
      </w:ins>
      <w:del w:id="7428"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7429" w:author="The Si Tran" w:date="2012-12-06T02:09:00Z">
                <w:rPr>
                  <w:rFonts w:ascii="Cambria Math" w:hAnsi="Cambria Math"/>
                  <w:i/>
                </w:rPr>
              </w:ins>
            </m:ctrlPr>
          </m:sSubPr>
          <m:e>
            <w:ins w:id="7430" w:author="The Si Tran" w:date="2012-12-06T02:09:00Z">
              <m:r>
                <w:rPr>
                  <w:rFonts w:ascii="Cambria Math" w:hAnsi="Cambria Math"/>
                </w:rPr>
                <m:t>-w</m:t>
              </m:r>
            </w:ins>
          </m:e>
          <m:sub>
            <w:ins w:id="7431" w:author="The Si Tran" w:date="2012-12-06T02:09:00Z">
              <m:r>
                <w:rPr>
                  <w:rFonts w:ascii="Cambria Math" w:hAnsi="Cambria Math"/>
                </w:rPr>
                <m:t>0</m:t>
              </m:r>
            </w:ins>
          </m:sub>
        </m:sSub>
      </m:oMath>
      <w:del w:id="7432"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7433"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7434"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7435" w:author="The Si Tran" w:date="2012-12-06T02:00:00Z"/>
        </w:rPr>
        <w:pPrChange w:id="7436" w:author="The Si Tran" w:date="2012-12-06T02:00:00Z">
          <w:pPr>
            <w:spacing w:before="0"/>
            <w:ind w:firstLine="720"/>
          </w:pPr>
        </w:pPrChange>
      </w:pPr>
      <w:ins w:id="7437"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7438" w:author="The Si Tran" w:date="2012-12-06T02:00:00Z">
          <w:pPr>
            <w:spacing w:before="0"/>
            <w:ind w:firstLine="720"/>
          </w:pPr>
        </w:pPrChange>
      </w:pPr>
      <w:del w:id="7439" w:author="The Si Tran" w:date="2012-12-06T02:00:00Z">
        <w:r w:rsidRPr="00381A4D" w:rsidDel="000B65E4">
          <w:rPr>
            <w:noProof/>
            <w:rPrChange w:id="7440" w:author="Unknown">
              <w:rPr>
                <w:noProof/>
              </w:rPr>
            </w:rPrChange>
          </w:rPr>
          <w:drawing>
            <wp:inline distT="0" distB="0" distL="0" distR="0" wp14:anchorId="05F691B7" wp14:editId="773D8871">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7441" w:author="The Si Tran" w:date="2012-12-06T02:01:00Z"/>
        </w:rPr>
        <w:pPrChange w:id="7442" w:author="The Si Tran" w:date="2012-12-16T08:22:00Z">
          <w:pPr>
            <w:spacing w:before="0"/>
            <w:ind w:firstLine="720"/>
          </w:pPr>
        </w:pPrChange>
      </w:pPr>
      <w:r w:rsidRPr="0049233F">
        <w:t xml:space="preserve">Ở đây </w:t>
      </w:r>
      <w:del w:id="7443" w:author="The Si Tran" w:date="2012-12-06T02:00:00Z">
        <w:r w:rsidRPr="00AF1345" w:rsidDel="000B65E4">
          <w:rPr>
            <w:position w:val="-6"/>
          </w:rPr>
          <w:object w:dxaOrig="200" w:dyaOrig="279" w14:anchorId="56E38391">
            <v:shape id="_x0000_i1103" type="#_x0000_t75" style="width:7.5pt;height:12.75pt" o:ole="">
              <v:imagedata r:id="rId192" o:title=""/>
            </v:shape>
            <o:OLEObject Type="Embed" ProgID="Equation.DSMT4" ShapeID="_x0000_i1103" DrawAspect="Content" ObjectID="_1417586798" r:id="rId193"/>
          </w:object>
        </w:r>
      </w:del>
      <m:oMath>
        <m:acc>
          <m:accPr>
            <m:chr m:val="⃗"/>
            <m:ctrlPr>
              <w:ins w:id="7444" w:author="The Si Tran" w:date="2012-12-06T02:00:00Z">
                <w:rPr>
                  <w:rFonts w:ascii="Cambria Math" w:hAnsi="Cambria Math"/>
                  <w:i/>
                </w:rPr>
              </w:ins>
            </m:ctrlPr>
          </m:accPr>
          <m:e>
            <w:ins w:id="7445" w:author="The Si Tran" w:date="2012-12-06T02:00:00Z">
              <m:r>
                <w:rPr>
                  <w:rFonts w:ascii="Cambria Math" w:hAnsi="Cambria Math"/>
                </w:rPr>
                <m:t>x</m:t>
              </m:r>
            </w:ins>
          </m:e>
        </m:acc>
      </m:oMath>
      <w:r w:rsidRPr="0049233F">
        <w:t xml:space="preserve"> và </w:t>
      </w:r>
      <w:del w:id="7446" w:author="The Si Tran" w:date="2012-12-06T02:00:00Z">
        <w:r w:rsidRPr="00AF1345" w:rsidDel="000B65E4">
          <w:rPr>
            <w:position w:val="-6"/>
          </w:rPr>
          <w:object w:dxaOrig="240" w:dyaOrig="279" w14:anchorId="713B3E3F">
            <v:shape id="_x0000_i1104" type="#_x0000_t75" style="width:12.75pt;height:12.75pt" o:ole="">
              <v:imagedata r:id="rId194" o:title=""/>
            </v:shape>
            <o:OLEObject Type="Embed" ProgID="Equation.DSMT4" ShapeID="_x0000_i1104" DrawAspect="Content" ObjectID="_1417586799" r:id="rId195"/>
          </w:object>
        </w:r>
      </w:del>
      <m:oMath>
        <m:acc>
          <m:accPr>
            <m:chr m:val="⃗"/>
            <m:ctrlPr>
              <w:ins w:id="7447" w:author="The Si Tran" w:date="2012-12-06T02:00:00Z">
                <w:rPr>
                  <w:rFonts w:ascii="Cambria Math" w:hAnsi="Cambria Math"/>
                  <w:i/>
                </w:rPr>
              </w:ins>
            </m:ctrlPr>
          </m:accPr>
          <m:e>
            <w:ins w:id="7448"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7449" w:author="The Si Tran" w:date="2012-12-06T02:01:00Z">
        <m:oMath>
          <m:r>
            <w:rPr>
              <w:rFonts w:ascii="Cambria Math" w:hAnsi="Cambria Math"/>
            </w:rPr>
            <m:t>sgn()</m:t>
          </m:r>
        </m:oMath>
      </w:ins>
      <w:del w:id="7450"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7451" w:author="The Si Tran" w:date="2012-12-06T02:04:00Z"/>
        </w:rPr>
        <w:pPrChange w:id="7452" w:author="The Si Tran" w:date="2012-12-06T02:04:00Z">
          <w:pPr>
            <w:spacing w:before="0"/>
            <w:ind w:firstLine="720"/>
          </w:pPr>
        </w:pPrChange>
      </w:pPr>
      <w:ins w:id="7453"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7454" w:author="The Si Tran" w:date="2012-12-06T02:04:00Z">
          <w:pPr>
            <w:spacing w:before="0"/>
            <w:ind w:firstLine="720"/>
          </w:pPr>
        </w:pPrChange>
      </w:pPr>
      <w:del w:id="7455" w:author="The Si Tran" w:date="2012-12-06T02:04:00Z">
        <w:r w:rsidRPr="00381A4D" w:rsidDel="00CD6D90">
          <w:rPr>
            <w:noProof/>
            <w:rPrChange w:id="7456" w:author="Unknown">
              <w:rPr>
                <w:noProof/>
              </w:rPr>
            </w:rPrChange>
          </w:rPr>
          <w:drawing>
            <wp:inline distT="0" distB="0" distL="0" distR="0" wp14:anchorId="08CFD84C" wp14:editId="0EA847AC">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7457"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7458" w:author="The Si Tran" w:date="2012-12-06T02:10:00Z">
                <w:rPr>
                  <w:rFonts w:ascii="Cambria Math" w:hAnsi="Cambria Math"/>
                  <w:i/>
                </w:rPr>
              </w:ins>
            </m:ctrlPr>
          </m:sSubPr>
          <m:e>
            <w:ins w:id="7459" w:author="The Si Tran" w:date="2012-12-06T02:10:00Z">
              <m:r>
                <w:rPr>
                  <w:rFonts w:ascii="Cambria Math" w:hAnsi="Cambria Math"/>
                </w:rPr>
                <m:t>(x</m:t>
              </m:r>
            </w:ins>
          </m:e>
          <m:sub>
            <w:ins w:id="7460" w:author="The Si Tran" w:date="2012-12-06T02:10:00Z">
              <m:r>
                <w:rPr>
                  <w:rFonts w:ascii="Cambria Math" w:hAnsi="Cambria Math"/>
                </w:rPr>
                <m:t>1</m:t>
              </m:r>
            </w:ins>
          </m:sub>
        </m:sSub>
        <w:ins w:id="7461" w:author="The Si Tran" w:date="2012-12-06T02:10:00Z">
          <m:r>
            <w:rPr>
              <w:rFonts w:ascii="Cambria Math" w:hAnsi="Cambria Math"/>
            </w:rPr>
            <m:t>,</m:t>
          </m:r>
        </w:ins>
        <m:sSub>
          <m:sSubPr>
            <m:ctrlPr>
              <w:ins w:id="7462" w:author="The Si Tran" w:date="2012-12-06T02:10:00Z">
                <w:rPr>
                  <w:rFonts w:ascii="Cambria Math" w:hAnsi="Cambria Math"/>
                  <w:i/>
                </w:rPr>
              </w:ins>
            </m:ctrlPr>
          </m:sSubPr>
          <m:e>
            <w:ins w:id="7463" w:author="The Si Tran" w:date="2012-12-06T02:10:00Z">
              <m:r>
                <w:rPr>
                  <w:rFonts w:ascii="Cambria Math" w:hAnsi="Cambria Math"/>
                </w:rPr>
                <m:t>x</m:t>
              </m:r>
            </w:ins>
          </m:e>
          <m:sub>
            <w:ins w:id="7464" w:author="The Si Tran" w:date="2012-12-06T02:10:00Z">
              <m:r>
                <w:rPr>
                  <w:rFonts w:ascii="Cambria Math" w:hAnsi="Cambria Math"/>
                </w:rPr>
                <m:t>2</m:t>
              </m:r>
            </w:ins>
          </m:sub>
        </m:sSub>
        <w:ins w:id="7465" w:author="The Si Tran" w:date="2012-12-06T02:10:00Z">
          <m:r>
            <w:rPr>
              <w:rFonts w:ascii="Cambria Math" w:hAnsi="Cambria Math"/>
            </w:rPr>
            <m:t>,…,</m:t>
          </m:r>
        </w:ins>
        <m:sSub>
          <m:sSubPr>
            <m:ctrlPr>
              <w:ins w:id="7466" w:author="The Si Tran" w:date="2012-12-06T02:10:00Z">
                <w:rPr>
                  <w:rFonts w:ascii="Cambria Math" w:hAnsi="Cambria Math"/>
                  <w:i/>
                </w:rPr>
              </w:ins>
            </m:ctrlPr>
          </m:sSubPr>
          <m:e>
            <w:ins w:id="7467" w:author="The Si Tran" w:date="2012-12-06T02:10:00Z">
              <m:r>
                <w:rPr>
                  <w:rFonts w:ascii="Cambria Math" w:hAnsi="Cambria Math"/>
                </w:rPr>
                <m:t>x</m:t>
              </m:r>
            </w:ins>
          </m:e>
          <m:sub>
            <w:ins w:id="7468" w:author="The Si Tran" w:date="2012-12-06T02:10:00Z">
              <m:r>
                <w:rPr>
                  <w:rFonts w:ascii="Cambria Math" w:hAnsi="Cambria Math"/>
                </w:rPr>
                <m:t>n</m:t>
              </m:r>
            </w:ins>
          </m:sub>
        </m:sSub>
        <w:ins w:id="7469" w:author="The Si Tran" w:date="2012-12-06T02:10:00Z">
          <m:r>
            <w:rPr>
              <w:rFonts w:ascii="Cambria Math" w:hAnsi="Cambria Math"/>
            </w:rPr>
            <m:t>)</m:t>
          </m:r>
        </w:ins>
      </m:oMath>
      <w:del w:id="7470"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7471" w:author="The Si Tran" w:date="2012-12-06T02:10:00Z">
        <m:oMath>
          <m:r>
            <w:rPr>
              <w:rFonts w:ascii="Cambria Math" w:hAnsi="Cambria Math"/>
            </w:rPr>
            <m:t>n+1</m:t>
          </m:r>
        </m:oMath>
      </w:ins>
      <w:del w:id="7472"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7473" w:author="The Si Tran" w:date="2012-12-06T02:11:00Z">
                <w:rPr>
                  <w:rFonts w:ascii="Cambria Math" w:hAnsi="Cambria Math"/>
                  <w:i/>
                </w:rPr>
              </w:ins>
            </m:ctrlPr>
          </m:sSubPr>
          <m:e>
            <w:ins w:id="7474" w:author="The Si Tran" w:date="2012-12-06T02:11:00Z">
              <m:r>
                <w:rPr>
                  <w:rFonts w:ascii="Cambria Math" w:hAnsi="Cambria Math"/>
                </w:rPr>
                <m:t>x</m:t>
              </m:r>
            </w:ins>
          </m:e>
          <m:sub>
            <w:ins w:id="7475" w:author="The Si Tran" w:date="2012-12-06T02:11:00Z">
              <m:r>
                <w:rPr>
                  <w:rFonts w:ascii="Cambria Math" w:hAnsi="Cambria Math"/>
                </w:rPr>
                <m:t>0</m:t>
              </m:r>
            </w:ins>
          </m:sub>
        </m:sSub>
      </m:oMath>
      <w:del w:id="7476"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7477" w:author="The Si Tran" w:date="2012-12-06T02:11:00Z">
        <w:r w:rsidRPr="00AF1345" w:rsidDel="00E81970">
          <w:rPr>
            <w:position w:val="-6"/>
          </w:rPr>
          <w:object w:dxaOrig="760" w:dyaOrig="279" w14:anchorId="0CA687E0">
            <v:shape id="_x0000_i1105" type="#_x0000_t75" style="width:35.25pt;height:15pt" o:ole="">
              <v:imagedata r:id="rId197" o:title=""/>
            </v:shape>
            <o:OLEObject Type="Embed" ProgID="Equation.DSMT4" ShapeID="_x0000_i1105" DrawAspect="Content" ObjectID="_1417586800" r:id="rId198"/>
          </w:object>
        </w:r>
      </w:del>
      <m:oMath>
        <m:acc>
          <m:accPr>
            <m:chr m:val="⃗"/>
            <m:ctrlPr>
              <w:ins w:id="7478" w:author="The Si Tran" w:date="2012-12-06T02:11:00Z">
                <w:rPr>
                  <w:rFonts w:ascii="Cambria Math" w:hAnsi="Cambria Math"/>
                  <w:i/>
                </w:rPr>
              </w:ins>
            </m:ctrlPr>
          </m:accPr>
          <m:e>
            <w:ins w:id="7479" w:author="The Si Tran" w:date="2012-12-06T02:11:00Z">
              <m:r>
                <w:rPr>
                  <w:rFonts w:ascii="Cambria Math" w:hAnsi="Cambria Math"/>
                </w:rPr>
                <m:t>w</m:t>
              </m:r>
            </w:ins>
          </m:e>
        </m:acc>
        <w:ins w:id="7480" w:author="The Si Tran" w:date="2012-12-06T02:11:00Z">
          <m:r>
            <w:rPr>
              <w:rFonts w:ascii="Cambria Math" w:hAnsi="Cambria Math"/>
            </w:rPr>
            <m:t>∙</m:t>
          </m:r>
        </w:ins>
        <m:acc>
          <m:accPr>
            <m:chr m:val="⃗"/>
            <m:ctrlPr>
              <w:ins w:id="7481" w:author="The Si Tran" w:date="2012-12-06T02:11:00Z">
                <w:rPr>
                  <w:rFonts w:ascii="Cambria Math" w:hAnsi="Cambria Math"/>
                  <w:i/>
                </w:rPr>
              </w:ins>
            </m:ctrlPr>
          </m:accPr>
          <m:e>
            <w:ins w:id="7482" w:author="The Si Tran" w:date="2012-12-06T02:11:00Z">
              <m:r>
                <w:rPr>
                  <w:rFonts w:ascii="Cambria Math" w:hAnsi="Cambria Math"/>
                </w:rPr>
                <m:t>x</m:t>
              </m:r>
            </w:ins>
          </m:e>
        </m:acc>
        <w:ins w:id="7483"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1B40FB07" w:rsidR="0088753F" w:rsidRPr="0049233F" w:rsidRDefault="0088753F">
      <w:pPr>
        <w:pPrChange w:id="7484" w:author="The Si Tran" w:date="2012-12-16T08:22:00Z">
          <w:pPr>
            <w:spacing w:before="0"/>
            <w:ind w:firstLine="720"/>
          </w:pPr>
        </w:pPrChange>
      </w:pPr>
      <w:r w:rsidRPr="0049233F">
        <w:t>Trong thực tế, ta thường có s</w:t>
      </w:r>
      <w:r w:rsidR="007D2146">
        <w:t>ẵ</w:t>
      </w:r>
      <w:r w:rsidRPr="0049233F">
        <w:t xml:space="preserve">n một bộ dữ liệu mẫu gồm một tập các điểm được gán nhãn dương và âm. Bài toán huấn luyện perceptron là bài toán xác định </w:t>
      </w:r>
      <w:r w:rsidR="00976130">
        <w:t>vectơ</w:t>
      </w:r>
      <w:r w:rsidRPr="0049233F">
        <w:t xml:space="preserve"> </w:t>
      </w:r>
      <w:del w:id="7485" w:author="The Si Tran" w:date="2012-12-06T02:12:00Z">
        <w:r w:rsidRPr="00AF1345" w:rsidDel="00721CBD">
          <w:rPr>
            <w:position w:val="-6"/>
          </w:rPr>
          <w:object w:dxaOrig="240" w:dyaOrig="279" w14:anchorId="6BB743B6">
            <v:shape id="_x0000_i1106" type="#_x0000_t75" style="width:15pt;height:15pt" o:ole="">
              <v:imagedata r:id="rId199" o:title=""/>
            </v:shape>
            <o:OLEObject Type="Embed" ProgID="Equation.DSMT4" ShapeID="_x0000_i1106" DrawAspect="Content" ObjectID="_1417586801" r:id="rId200"/>
          </w:object>
        </w:r>
      </w:del>
      <m:oMath>
        <m:acc>
          <m:accPr>
            <m:chr m:val="⃗"/>
            <m:ctrlPr>
              <w:ins w:id="7486" w:author="The Si Tran" w:date="2012-12-06T02:12:00Z">
                <w:rPr>
                  <w:rFonts w:ascii="Cambria Math" w:hAnsi="Cambria Math"/>
                  <w:i/>
                </w:rPr>
              </w:ins>
            </m:ctrlPr>
          </m:accPr>
          <m:e>
            <w:ins w:id="7487" w:author="The Si Tran" w:date="2012-12-06T02:12:00Z">
              <m:r>
                <w:rPr>
                  <w:rFonts w:ascii="Cambria Math" w:hAnsi="Cambria Math"/>
                </w:rPr>
                <m:t>w</m:t>
              </m:r>
            </w:ins>
          </m:e>
        </m:acc>
      </m:oMath>
      <w:r w:rsidRPr="0049233F">
        <w:t xml:space="preserve"> sau cho siêu phẳng </w:t>
      </w:r>
      <w:del w:id="7488" w:author="The Si Tran" w:date="2012-12-06T02:12:00Z">
        <w:r w:rsidRPr="00AF1345" w:rsidDel="00721CBD">
          <w:rPr>
            <w:position w:val="-6"/>
          </w:rPr>
          <w:object w:dxaOrig="760" w:dyaOrig="279" w14:anchorId="70AD84D1">
            <v:shape id="_x0000_i1107" type="#_x0000_t75" style="width:35.25pt;height:15pt" o:ole="">
              <v:imagedata r:id="rId197" o:title=""/>
            </v:shape>
            <o:OLEObject Type="Embed" ProgID="Equation.DSMT4" ShapeID="_x0000_i1107" DrawAspect="Content" ObjectID="_1417586802" r:id="rId201"/>
          </w:object>
        </w:r>
      </w:del>
      <m:oMath>
        <m:acc>
          <m:accPr>
            <m:chr m:val="⃗"/>
            <m:ctrlPr>
              <w:ins w:id="7489" w:author="The Si Tran" w:date="2012-12-06T02:12:00Z">
                <w:rPr>
                  <w:rFonts w:ascii="Cambria Math" w:hAnsi="Cambria Math"/>
                  <w:i/>
                </w:rPr>
              </w:ins>
            </m:ctrlPr>
          </m:accPr>
          <m:e>
            <w:ins w:id="7490" w:author="The Si Tran" w:date="2012-12-06T02:12:00Z">
              <m:r>
                <w:rPr>
                  <w:rFonts w:ascii="Cambria Math" w:hAnsi="Cambria Math"/>
                </w:rPr>
                <m:t>w</m:t>
              </m:r>
            </w:ins>
          </m:e>
        </m:acc>
        <w:ins w:id="7491" w:author="The Si Tran" w:date="2012-12-06T02:12:00Z">
          <m:r>
            <w:rPr>
              <w:rFonts w:ascii="Cambria Math" w:hAnsi="Cambria Math"/>
            </w:rPr>
            <m:t>∙</m:t>
          </m:r>
        </w:ins>
        <m:acc>
          <m:accPr>
            <m:chr m:val="⃗"/>
            <m:ctrlPr>
              <w:ins w:id="7492" w:author="The Si Tran" w:date="2012-12-06T02:12:00Z">
                <w:rPr>
                  <w:rFonts w:ascii="Cambria Math" w:hAnsi="Cambria Math"/>
                  <w:i/>
                </w:rPr>
              </w:ins>
            </m:ctrlPr>
          </m:accPr>
          <m:e>
            <w:ins w:id="7493" w:author="The Si Tran" w:date="2012-12-06T02:12:00Z">
              <m:r>
                <w:rPr>
                  <w:rFonts w:ascii="Cambria Math" w:hAnsi="Cambria Math"/>
                </w:rPr>
                <m:t>x</m:t>
              </m:r>
            </w:ins>
          </m:e>
        </m:acc>
        <w:ins w:id="7494" w:author="The Si Tran" w:date="2012-12-06T02:12:00Z">
          <m:r>
            <w:rPr>
              <w:rFonts w:ascii="Cambria Math" w:hAnsi="Cambria Math"/>
            </w:rPr>
            <m:t>=0</m:t>
          </m:r>
        </w:ins>
      </m:oMath>
      <w:ins w:id="7495"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7496" w:author="The Si Tran" w:date="2012-12-16T17:26:00Z">
          <w:pPr>
            <w:keepNext/>
            <w:spacing w:before="0"/>
            <w:ind w:firstLine="720"/>
          </w:pPr>
        </w:pPrChange>
      </w:pPr>
      <w:r w:rsidRPr="002B1464">
        <w:rPr>
          <w:noProof/>
        </w:rPr>
        <w:drawing>
          <wp:inline distT="0" distB="0" distL="0" distR="0" wp14:anchorId="4BCD2EC0" wp14:editId="68D24542">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7497" w:author="The Si Tran" w:date="2012-12-16T10:10:00Z">
          <w:pPr>
            <w:pStyle w:val="Caption"/>
          </w:pPr>
        </w:pPrChange>
      </w:pPr>
      <w:r w:rsidRPr="0049233F">
        <w:t xml:space="preserve">              </w:t>
      </w:r>
      <w:bookmarkStart w:id="7498" w:name="_Toc327348214"/>
      <w:bookmarkStart w:id="7499" w:name="_Toc343029964"/>
      <w:bookmarkStart w:id="7500" w:name="_Toc343841744"/>
      <w:r w:rsidRPr="0049233F">
        <w:t>Hình</w:t>
      </w:r>
      <w:ins w:id="7501" w:author="The Si Tran" w:date="2012-12-11T23:35:00Z">
        <w:r w:rsidR="006D47A7">
          <w:t xml:space="preserve"> 4.</w:t>
        </w:r>
      </w:ins>
      <w:r w:rsidR="001E2676">
        <w:t>6</w:t>
      </w:r>
      <w:del w:id="7502"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7503"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7504" w:author="The Si Tran" w:date="2012-12-11T23:34:00Z">
        <w:r w:rsidRPr="00082976" w:rsidDel="006D47A7">
          <w:fldChar w:fldCharType="begin"/>
        </w:r>
        <w:r w:rsidRPr="0049233F" w:rsidDel="006D47A7">
          <w:delInstrText xml:space="preserve"> SEQ Hình \* ARABIC \s 1 </w:delInstrText>
        </w:r>
        <w:r w:rsidRPr="00082976" w:rsidDel="006D47A7">
          <w:rPr>
            <w:rPrChange w:id="7505"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6D47A7">
        <w:rPr>
          <w:rPrChange w:id="7506" w:author="The Si Tran" w:date="2012-12-11T23:35:00Z">
            <w:rPr>
              <w:b w:val="0"/>
            </w:rPr>
          </w:rPrChange>
        </w:rPr>
        <w:t>ểu diễn bởi perceptron hai đầu nhập</w:t>
      </w:r>
      <w:bookmarkEnd w:id="7498"/>
      <w:bookmarkEnd w:id="7499"/>
      <w:bookmarkEnd w:id="7500"/>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7507" w:author="The Si Tran" w:date="2012-12-16T08:22:00Z">
          <w:pPr>
            <w:spacing w:before="0"/>
            <w:ind w:firstLine="720"/>
          </w:pPr>
        </w:pPrChange>
      </w:pPr>
      <w:r w:rsidRPr="0049233F">
        <w:t xml:space="preserve">Hình </w:t>
      </w:r>
      <w:ins w:id="7508" w:author="The Si Tran" w:date="2012-12-11T23:35:00Z">
        <w:r w:rsidR="006D47A7">
          <w:t>4.</w:t>
        </w:r>
      </w:ins>
      <w:r w:rsidR="001E2676">
        <w:t>6</w:t>
      </w:r>
      <w:del w:id="7509"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7510" w:author="The Si Tran" w:date="2012-12-11T23:35:00Z">
        <w:r w:rsidRPr="0049233F" w:rsidDel="006D47A7">
          <w:delText>2.6</w:delText>
        </w:r>
      </w:del>
      <w:ins w:id="7511"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7512"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7513" w:author="The Si Tran" w:date="2012-12-06T02:12:00Z">
        <w:r w:rsidRPr="00AF1345" w:rsidDel="00900AAA">
          <w:rPr>
            <w:position w:val="-6"/>
          </w:rPr>
          <w:object w:dxaOrig="240" w:dyaOrig="279" w14:anchorId="7897CBC4">
            <v:shape id="_x0000_i1108" type="#_x0000_t75" style="width:15pt;height:15pt" o:ole="">
              <v:imagedata r:id="rId194" o:title=""/>
            </v:shape>
            <o:OLEObject Type="Embed" ProgID="Equation.DSMT4" ShapeID="_x0000_i1108" DrawAspect="Content" ObjectID="_1417586803" r:id="rId203"/>
          </w:object>
        </w:r>
      </w:del>
      <m:oMath>
        <m:acc>
          <m:accPr>
            <m:chr m:val="⃗"/>
            <m:ctrlPr>
              <w:ins w:id="7514" w:author="The Si Tran" w:date="2012-12-06T02:12:00Z">
                <w:rPr>
                  <w:rFonts w:ascii="Cambria Math" w:hAnsi="Cambria Math"/>
                  <w:i/>
                </w:rPr>
              </w:ins>
            </m:ctrlPr>
          </m:accPr>
          <m:e>
            <w:ins w:id="7515" w:author="The Si Tran" w:date="2012-12-06T02:12:00Z">
              <m:r>
                <w:rPr>
                  <w:rFonts w:ascii="Cambria Math" w:hAnsi="Cambria Math"/>
                </w:rPr>
                <m:t>w</m:t>
              </m:r>
            </w:ins>
          </m:e>
        </m:acc>
      </m:oMath>
      <w:r w:rsidRPr="0049233F">
        <w:t xml:space="preserve"> trên một không gian thực </w:t>
      </w:r>
      <w:ins w:id="7516" w:author="The Si Tran" w:date="2012-12-06T02:12:00Z">
        <m:oMath>
          <m:r>
            <w:rPr>
              <w:rFonts w:ascii="Cambria Math" w:hAnsi="Cambria Math"/>
            </w:rPr>
            <m:t>n+1</m:t>
          </m:r>
        </m:oMath>
      </w:ins>
      <w:del w:id="7517"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7518" w:author="The Si Tran" w:date="2012-12-06T02:13:00Z"/>
          <w:rFonts w:ascii="Times New Roman" w:hAnsi="Times New Roman"/>
          <w:i/>
          <w:sz w:val="26"/>
          <w:szCs w:val="26"/>
          <w:u w:val="single"/>
          <w:rPrChange w:id="7519" w:author="The Si Tran" w:date="2012-12-06T02:13:00Z">
            <w:rPr>
              <w:ins w:id="7520"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7521" w:author="The Si Tran" w:date="2012-12-06T02:13:00Z">
        <w:r w:rsidRPr="0049233F" w:rsidDel="00900AAA">
          <w:rPr>
            <w:rFonts w:ascii="Times New Roman" w:hAnsi="Times New Roman"/>
            <w:position w:val="-6"/>
            <w:sz w:val="26"/>
            <w:szCs w:val="26"/>
            <w:rPrChange w:id="7522" w:author="The Si Tran" w:date="2012-12-05T23:02:00Z">
              <w:rPr>
                <w:rFonts w:ascii="Times New Roman" w:hAnsi="Times New Roman"/>
                <w:position w:val="-6"/>
                <w:sz w:val="26"/>
                <w:szCs w:val="26"/>
              </w:rPr>
            </w:rPrChange>
          </w:rPr>
          <w:object w:dxaOrig="240" w:dyaOrig="279" w14:anchorId="72710CDF">
            <v:shape id="_x0000_i1109" type="#_x0000_t75" style="width:15pt;height:15pt" o:ole="">
              <v:imagedata r:id="rId199" o:title=""/>
            </v:shape>
            <o:OLEObject Type="Embed" ProgID="Equation.DSMT4" ShapeID="_x0000_i1109" DrawAspect="Content" ObjectID="_1417586804" r:id="rId204"/>
          </w:object>
        </w:r>
      </w:del>
      <m:oMath>
        <m:acc>
          <m:accPr>
            <m:chr m:val="⃗"/>
            <m:ctrlPr>
              <w:ins w:id="7523" w:author="The Si Tran" w:date="2012-12-06T02:13:00Z">
                <w:rPr>
                  <w:rFonts w:ascii="Cambria Math" w:eastAsia="Times New Roman" w:hAnsi="Cambria Math"/>
                  <w:i/>
                  <w:sz w:val="26"/>
                  <w:szCs w:val="26"/>
                </w:rPr>
              </w:ins>
            </m:ctrlPr>
          </m:accPr>
          <m:e>
            <w:ins w:id="7524" w:author="The Si Tran" w:date="2012-12-06T02:13:00Z">
              <m:r>
                <w:rPr>
                  <w:rFonts w:ascii="Cambria Math" w:hAnsi="Cambria Math"/>
                  <w:szCs w:val="26"/>
                </w:rPr>
                <m:t>w</m:t>
              </m:r>
            </w:ins>
          </m:e>
        </m:acc>
      </m:oMath>
      <w:ins w:id="7525"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7526" w:author="The Si Tran" w:date="2012-12-06T02:13:00Z">
        <w:r w:rsidRPr="0049233F" w:rsidDel="00900AAA">
          <w:rPr>
            <w:rFonts w:ascii="Times New Roman" w:hAnsi="Times New Roman"/>
            <w:position w:val="-6"/>
            <w:sz w:val="26"/>
            <w:szCs w:val="26"/>
            <w:rPrChange w:id="7527" w:author="The Si Tran" w:date="2012-12-05T23:02:00Z">
              <w:rPr>
                <w:rFonts w:ascii="Times New Roman" w:hAnsi="Times New Roman"/>
                <w:position w:val="-6"/>
                <w:sz w:val="26"/>
                <w:szCs w:val="26"/>
              </w:rPr>
            </w:rPrChange>
          </w:rPr>
          <w:object w:dxaOrig="240" w:dyaOrig="279" w14:anchorId="7607ABCA">
            <v:shape id="_x0000_i1110" type="#_x0000_t75" style="width:15pt;height:15pt" o:ole="">
              <v:imagedata r:id="rId199" o:title=""/>
            </v:shape>
            <o:OLEObject Type="Embed" ProgID="Equation.DSMT4" ShapeID="_x0000_i1110" DrawAspect="Content" ObjectID="_1417586805" r:id="rId205"/>
          </w:object>
        </w:r>
      </w:del>
      <m:oMath>
        <m:acc>
          <m:accPr>
            <m:chr m:val="⃗"/>
            <m:ctrlPr>
              <w:ins w:id="7528" w:author="The Si Tran" w:date="2012-12-06T02:13:00Z">
                <w:rPr>
                  <w:rFonts w:ascii="Cambria Math" w:eastAsia="Times New Roman" w:hAnsi="Cambria Math"/>
                  <w:i/>
                  <w:sz w:val="26"/>
                  <w:szCs w:val="26"/>
                </w:rPr>
              </w:ins>
            </m:ctrlPr>
          </m:accPr>
          <m:e>
            <w:ins w:id="7529" w:author="The Si Tran" w:date="2012-12-06T02:13:00Z">
              <m:r>
                <w:rPr>
                  <w:rFonts w:ascii="Cambria Math" w:hAnsi="Cambria Math"/>
                  <w:szCs w:val="26"/>
                </w:rPr>
                <m:t>w</m:t>
              </m:r>
            </w:ins>
          </m:e>
        </m:acc>
      </m:oMath>
      <w:ins w:id="7530"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2F1D4B">
      <w:pPr>
        <w:pStyle w:val="Canhgiua"/>
        <w:rPr>
          <w:ins w:id="7531" w:author="The Si Tran" w:date="2012-12-06T02:14:00Z"/>
        </w:rPr>
        <w:pPrChange w:id="7532" w:author="The Si Tran" w:date="2012-12-06T02:13:00Z">
          <w:pPr>
            <w:pStyle w:val="ListParagraph"/>
            <w:numPr>
              <w:numId w:val="10"/>
            </w:numPr>
            <w:spacing w:after="0" w:line="360" w:lineRule="auto"/>
            <w:ind w:left="0" w:hanging="360"/>
          </w:pPr>
        </w:pPrChange>
      </w:pPr>
      <m:oMathPara>
        <m:oMathParaPr>
          <m:jc m:val="center"/>
        </m:oMathParaPr>
        <m:oMath>
          <m:sSub>
            <m:sSubPr>
              <m:ctrlPr>
                <w:ins w:id="7533" w:author="The Si Tran" w:date="2012-12-06T02:13:00Z">
                  <w:rPr>
                    <w:rFonts w:ascii="Cambria Math" w:hAnsi="Cambria Math"/>
                  </w:rPr>
                </w:ins>
              </m:ctrlPr>
            </m:sSubPr>
            <m:e>
              <w:ins w:id="7534" w:author="The Si Tran" w:date="2012-12-06T02:13:00Z">
                <m:r>
                  <w:rPr>
                    <w:rFonts w:ascii="Cambria Math" w:hAnsi="Cambria Math"/>
                  </w:rPr>
                  <m:t>w</m:t>
                </m:r>
              </w:ins>
            </m:e>
            <m:sub>
              <w:ins w:id="7535" w:author="The Si Tran" w:date="2012-12-06T02:13:00Z">
                <m:r>
                  <w:rPr>
                    <w:rFonts w:ascii="Cambria Math" w:hAnsi="Cambria Math"/>
                  </w:rPr>
                  <m:t>i</m:t>
                </m:r>
              </w:ins>
            </m:sub>
          </m:sSub>
          <w:ins w:id="7536" w:author="The Si Tran" w:date="2012-12-06T02:14:00Z">
            <m:r>
              <m:rPr>
                <m:sty m:val="p"/>
              </m:rPr>
              <w:rPr>
                <w:rFonts w:ascii="Cambria Math" w:hAnsi="Cambria Math"/>
              </w:rPr>
              <m:t>←</m:t>
            </m:r>
          </w:ins>
          <m:sSub>
            <m:sSubPr>
              <m:ctrlPr>
                <w:ins w:id="7537" w:author="The Si Tran" w:date="2012-12-06T02:14:00Z">
                  <w:rPr>
                    <w:rFonts w:ascii="Cambria Math" w:hAnsi="Cambria Math"/>
                  </w:rPr>
                </w:ins>
              </m:ctrlPr>
            </m:sSubPr>
            <m:e>
              <w:ins w:id="7538" w:author="The Si Tran" w:date="2012-12-06T02:14:00Z">
                <m:r>
                  <w:rPr>
                    <w:rFonts w:ascii="Cambria Math" w:hAnsi="Cambria Math"/>
                  </w:rPr>
                  <m:t>w</m:t>
                </m:r>
              </w:ins>
            </m:e>
            <m:sub>
              <w:ins w:id="7539" w:author="The Si Tran" w:date="2012-12-06T02:14:00Z">
                <m:r>
                  <w:rPr>
                    <w:rFonts w:ascii="Cambria Math" w:hAnsi="Cambria Math"/>
                  </w:rPr>
                  <m:t>i</m:t>
                </m:r>
              </w:ins>
            </m:sub>
          </m:sSub>
          <w:ins w:id="7540" w:author="The Si Tran" w:date="2012-12-06T02:14:00Z">
            <m:r>
              <m:rPr>
                <m:sty m:val="p"/>
              </m:rPr>
              <w:rPr>
                <w:rFonts w:ascii="Cambria Math" w:hAnsi="Cambria Math"/>
              </w:rPr>
              <m:t>+</m:t>
            </m:r>
          </w:ins>
          <m:sSub>
            <m:sSubPr>
              <m:ctrlPr>
                <w:ins w:id="7541" w:author="The Si Tran" w:date="2012-12-06T02:14:00Z">
                  <w:rPr>
                    <w:rFonts w:ascii="Cambria Math" w:hAnsi="Cambria Math"/>
                  </w:rPr>
                </w:ins>
              </m:ctrlPr>
            </m:sSubPr>
            <m:e>
              <w:ins w:id="7542" w:author="The Si Tran" w:date="2012-12-06T02:14:00Z">
                <m:r>
                  <m:rPr>
                    <m:sty m:val="p"/>
                  </m:rPr>
                  <w:rPr>
                    <w:rFonts w:ascii="Cambria Math" w:hAnsi="Cambria Math"/>
                  </w:rPr>
                  <m:t>∆</m:t>
                </m:r>
                <m:r>
                  <w:rPr>
                    <w:rFonts w:ascii="Cambria Math" w:hAnsi="Cambria Math"/>
                  </w:rPr>
                  <m:t>w</m:t>
                </m:r>
              </w:ins>
            </m:e>
            <m:sub>
              <w:ins w:id="7543" w:author="The Si Tran" w:date="2012-12-06T02:14:00Z">
                <m:r>
                  <w:rPr>
                    <w:rFonts w:ascii="Cambria Math" w:hAnsi="Cambria Math"/>
                  </w:rPr>
                  <m:t>i</m:t>
                </m:r>
              </w:ins>
            </m:sub>
          </m:sSub>
        </m:oMath>
      </m:oMathPara>
    </w:p>
    <w:p w14:paraId="35EF2FE2" w14:textId="77777777" w:rsidR="00A40DAF" w:rsidRPr="00B71547" w:rsidDel="00A40DAF" w:rsidRDefault="002F1D4B">
      <w:pPr>
        <w:pStyle w:val="Canhgiua"/>
        <w:rPr>
          <w:del w:id="7544" w:author="The Si Tran" w:date="2012-12-06T02:15:00Z"/>
          <w:u w:val="single"/>
          <w:rPrChange w:id="7545" w:author="The Si Tran" w:date="2012-12-06T02:15:00Z">
            <w:rPr>
              <w:del w:id="7546" w:author="The Si Tran" w:date="2012-12-06T02:15:00Z"/>
              <w:rFonts w:ascii="Times New Roman" w:hAnsi="Times New Roman"/>
              <w:i/>
              <w:sz w:val="26"/>
              <w:szCs w:val="26"/>
              <w:u w:val="single"/>
            </w:rPr>
          </w:rPrChange>
        </w:rPr>
        <w:pPrChange w:id="7547" w:author="The Si Tran" w:date="2012-12-06T02:13:00Z">
          <w:pPr>
            <w:pStyle w:val="ListParagraph"/>
            <w:numPr>
              <w:numId w:val="10"/>
            </w:numPr>
            <w:spacing w:after="0" w:line="360" w:lineRule="auto"/>
            <w:ind w:left="0" w:hanging="360"/>
          </w:pPr>
        </w:pPrChange>
      </w:pPr>
      <m:oMathPara>
        <m:oMathParaPr>
          <m:jc m:val="center"/>
        </m:oMathParaPr>
        <m:oMath>
          <m:sSub>
            <m:sSubPr>
              <m:ctrlPr>
                <w:ins w:id="7548" w:author="The Si Tran" w:date="2012-12-06T02:14:00Z">
                  <w:rPr>
                    <w:rFonts w:ascii="Cambria Math" w:hAnsi="Cambria Math"/>
                  </w:rPr>
                </w:ins>
              </m:ctrlPr>
            </m:sSubPr>
            <m:e>
              <w:ins w:id="7549" w:author="The Si Tran" w:date="2012-12-06T02:14:00Z">
                <m:r>
                  <m:rPr>
                    <m:sty m:val="p"/>
                  </m:rPr>
                  <w:rPr>
                    <w:rFonts w:ascii="Cambria Math" w:hAnsi="Cambria Math"/>
                  </w:rPr>
                  <m:t>∆</m:t>
                </m:r>
                <m:r>
                  <w:rPr>
                    <w:rFonts w:ascii="Cambria Math" w:hAnsi="Cambria Math"/>
                  </w:rPr>
                  <m:t>w</m:t>
                </m:r>
              </w:ins>
            </m:e>
            <m:sub>
              <w:ins w:id="7550" w:author="The Si Tran" w:date="2012-12-06T02:14:00Z">
                <m:r>
                  <w:rPr>
                    <w:rFonts w:ascii="Cambria Math" w:hAnsi="Cambria Math"/>
                  </w:rPr>
                  <m:t>i</m:t>
                </m:r>
              </w:ins>
            </m:sub>
          </m:sSub>
          <w:ins w:id="7551" w:author="The Si Tran" w:date="2012-12-06T02:14:00Z">
            <m:r>
              <m:rPr>
                <m:sty m:val="p"/>
              </m:rPr>
              <w:rPr>
                <w:rFonts w:ascii="Cambria Math" w:hAnsi="Cambria Math"/>
              </w:rPr>
              <m:t>=</m:t>
            </m:r>
          </w:ins>
          <w:ins w:id="7552"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7553" w:author="The Si Tran" w:date="2012-12-06T02:15:00Z">
                  <w:rPr>
                    <w:rFonts w:ascii="Cambria Math" w:hAnsi="Cambria Math"/>
                  </w:rPr>
                </w:ins>
              </m:ctrlPr>
            </m:sSubPr>
            <m:e>
              <w:ins w:id="7554" w:author="The Si Tran" w:date="2012-12-06T02:15:00Z">
                <m:r>
                  <w:rPr>
                    <w:rFonts w:ascii="Cambria Math" w:hAnsi="Cambria Math"/>
                  </w:rPr>
                  <m:t>x</m:t>
                </m:r>
              </w:ins>
            </m:e>
            <m:sub>
              <w:ins w:id="7555"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7556" w:author="The Si Tran" w:date="2012-12-06T02:15:00Z"/>
        </w:rPr>
      </w:pPr>
      <w:del w:id="7557" w:author="The Si Tran" w:date="2012-12-06T02:15:00Z">
        <w:r w:rsidRPr="0049233F" w:rsidDel="00A40DAF">
          <w:delText xml:space="preserve">                  </w:delText>
        </w:r>
        <w:r w:rsidRPr="0015771C" w:rsidDel="00A40DAF">
          <w:rPr>
            <w:noProof/>
          </w:rPr>
          <w:drawing>
            <wp:inline distT="0" distB="0" distL="0" distR="0" wp14:anchorId="1F564A10" wp14:editId="65B7E285">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7558" w:author="The Si Tran" w:date="2012-12-06T02:15:00Z">
          <w:pPr>
            <w:pStyle w:val="ListParagraph"/>
            <w:spacing w:after="0" w:line="360" w:lineRule="auto"/>
            <w:ind w:left="0"/>
          </w:pPr>
        </w:pPrChange>
      </w:pPr>
      <w:del w:id="7559" w:author="The Si Tran" w:date="2012-12-06T02:15:00Z">
        <w:r w:rsidRPr="0049233F" w:rsidDel="00A40DAF">
          <w:delText xml:space="preserve">                   </w:delText>
        </w:r>
        <w:r w:rsidRPr="00381A4D" w:rsidDel="00A40DAF">
          <w:rPr>
            <w:noProof/>
            <w:rPrChange w:id="7560" w:author="Unknown">
              <w:rPr>
                <w:noProof/>
              </w:rPr>
            </w:rPrChange>
          </w:rPr>
          <w:drawing>
            <wp:inline distT="0" distB="0" distL="0" distR="0" wp14:anchorId="357AB739" wp14:editId="5A79F795">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5pt;height:12.75pt" o:ole="">
            <v:imagedata r:id="rId208" o:title=""/>
          </v:shape>
          <o:OLEObject Type="Embed" ProgID="Equation.DSMT4" ShapeID="_x0000_i1111" DrawAspect="Content" ObjectID="_1417586806" r:id="rId209"/>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7561" w:author="The Si Tran" w:date="2012-12-06T02:16:00Z"/>
          <w:rFonts w:ascii="Times New Roman" w:hAnsi="Times New Roman"/>
          <w:i/>
          <w:sz w:val="26"/>
          <w:szCs w:val="26"/>
          <w:u w:val="single"/>
          <w:rPrChange w:id="7562" w:author="The Si Tran" w:date="2012-12-06T02:16:00Z">
            <w:rPr>
              <w:ins w:id="7563"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7564" w:author="The Si Tran" w:date="2012-12-06T02:17:00Z">
            <w:rPr>
              <w:rFonts w:ascii="Times New Roman" w:hAnsi="Times New Roman"/>
              <w:i/>
              <w:sz w:val="26"/>
              <w:szCs w:val="26"/>
              <w:u w:val="single"/>
            </w:rPr>
          </w:rPrChange>
        </w:rPr>
        <w:pPrChange w:id="7565" w:author="The Si Tran" w:date="2012-12-06T02:16:00Z">
          <w:pPr>
            <w:pStyle w:val="ListParagraph"/>
            <w:numPr>
              <w:numId w:val="10"/>
            </w:numPr>
            <w:spacing w:after="0" w:line="360" w:lineRule="auto"/>
            <w:ind w:left="0" w:hanging="360"/>
          </w:pPr>
        </w:pPrChange>
      </w:pPr>
      <w:ins w:id="7566"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7567" w:author="The Si Tran" w:date="2012-12-06T02:16:00Z"/>
          <w:rFonts w:ascii="Times New Roman" w:hAnsi="Times New Roman"/>
          <w:b/>
          <w:i/>
          <w:sz w:val="26"/>
          <w:szCs w:val="26"/>
        </w:rPr>
      </w:pPr>
      <w:del w:id="7568" w:author="The Si Tran" w:date="2012-12-06T02:17:00Z">
        <w:r w:rsidRPr="0049233F" w:rsidDel="00C841C4">
          <w:rPr>
            <w:rFonts w:ascii="Times New Roman" w:hAnsi="Times New Roman"/>
            <w:b/>
            <w:i/>
            <w:sz w:val="26"/>
            <w:szCs w:val="26"/>
          </w:rPr>
          <w:delText xml:space="preserve">             </w:delText>
        </w:r>
      </w:del>
      <w:del w:id="7569"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7570" w:author="Unknown">
              <w:rPr>
                <w:noProof/>
              </w:rPr>
            </w:rPrChange>
          </w:rPr>
          <w:drawing>
            <wp:inline distT="0" distB="0" distL="0" distR="0" wp14:anchorId="2F618E5D" wp14:editId="141C0538">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7571"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7572" w:author="The Si Tran" w:date="2012-12-06T02:19:00Z"/>
        </w:rPr>
        <w:pPrChange w:id="7573" w:author="The Si Tran" w:date="2012-12-06T02:19:00Z">
          <w:pPr>
            <w:pStyle w:val="ListParagraph"/>
            <w:spacing w:after="0" w:line="360" w:lineRule="auto"/>
            <w:ind w:left="0"/>
          </w:pPr>
        </w:pPrChange>
      </w:pPr>
      <w:ins w:id="7574"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7575" w:author="The Si Tran" w:date="2012-12-06T02:19:00Z">
          <w:pPr>
            <w:pStyle w:val="ListParagraph"/>
            <w:spacing w:after="0" w:line="360" w:lineRule="auto"/>
            <w:ind w:firstLine="720"/>
          </w:pPr>
        </w:pPrChange>
      </w:pPr>
      <w:del w:id="7576" w:author="The Si Tran" w:date="2012-12-06T02:19:00Z">
        <w:r w:rsidRPr="00381A4D" w:rsidDel="00DF09B3">
          <w:rPr>
            <w:noProof/>
            <w:rPrChange w:id="7577" w:author="Unknown">
              <w:rPr>
                <w:noProof/>
              </w:rPr>
            </w:rPrChange>
          </w:rPr>
          <w:drawing>
            <wp:inline distT="0" distB="0" distL="0" distR="0" wp14:anchorId="15785917" wp14:editId="1200F303">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7578" w:author="The Si Tran" w:date="2012-12-06T02:18:00Z">
                <w:rPr>
                  <w:rFonts w:ascii="Cambria Math" w:hAnsi="Cambria Math"/>
                </w:rPr>
              </w:ins>
            </m:ctrlPr>
          </m:sSubPr>
          <m:e>
            <w:ins w:id="7579" w:author="The Si Tran" w:date="2012-12-06T02:18:00Z">
              <m:r>
                <w:rPr>
                  <w:rFonts w:ascii="Cambria Math" w:hAnsi="Cambria Math"/>
                </w:rPr>
                <m:t>t</m:t>
              </m:r>
            </w:ins>
          </m:e>
          <m:sub>
            <w:ins w:id="7580"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7581" w:author="The Si Tran" w:date="2012-12-06T02:18:00Z">
                <w:rPr>
                  <w:rFonts w:ascii="Cambria Math" w:hAnsi="Cambria Math"/>
                </w:rPr>
              </w:ins>
            </m:ctrlPr>
          </m:sSubPr>
          <m:e>
            <w:ins w:id="7582" w:author="The Si Tran" w:date="2012-12-06T02:18:00Z">
              <m:r>
                <w:rPr>
                  <w:rFonts w:ascii="Cambria Math" w:hAnsi="Cambria Math"/>
                </w:rPr>
                <m:t>o</m:t>
              </m:r>
            </w:ins>
          </m:e>
          <m:sub>
            <w:ins w:id="7583"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7584" w:author="The Si Tran" w:date="2012-12-06T02:18:00Z">
                <w:rPr>
                  <w:rFonts w:ascii="Cambria Math" w:hAnsi="Cambria Math"/>
                </w:rPr>
              </w:ins>
            </m:ctrlPr>
          </m:accPr>
          <m:e>
            <w:ins w:id="7585" w:author="The Si Tran" w:date="2012-12-06T02:18:00Z">
              <m:r>
                <w:rPr>
                  <w:rFonts w:ascii="Cambria Math" w:hAnsi="Cambria Math"/>
                </w:rPr>
                <m:t>w</m:t>
              </m:r>
            </w:ins>
          </m:e>
        </m:acc>
      </m:oMath>
      <w:r w:rsidRPr="0049233F">
        <w:t xml:space="preserve"> sau cho </w:t>
      </w:r>
      <w:ins w:id="7586"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4B97B3A" w14:textId="77777777" w:rsidR="00AE6CD1" w:rsidDel="002F7B80" w:rsidRDefault="00AE6CD1">
      <w:pPr>
        <w:pStyle w:val="Canhgiua"/>
        <w:rPr>
          <w:del w:id="7587" w:author="The Si Tran" w:date="2012-12-16T17:27:00Z"/>
        </w:rPr>
        <w:pPrChange w:id="7588" w:author="The Si Tran" w:date="2012-12-16T17:27:00Z">
          <w:pPr>
            <w:pStyle w:val="Caption"/>
          </w:pPr>
        </w:pPrChange>
      </w:pPr>
      <w:r w:rsidRPr="002B1464">
        <w:rPr>
          <w:noProof/>
        </w:rPr>
        <w:lastRenderedPageBreak/>
        <w:drawing>
          <wp:inline distT="0" distB="0" distL="0" distR="0" wp14:anchorId="63CE7BD8" wp14:editId="4977805F">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6AB93B41" w14:textId="77777777" w:rsidR="00AE6CD1" w:rsidRPr="0049233F" w:rsidRDefault="00AE6CD1">
      <w:pPr>
        <w:pStyle w:val="Canhgiua"/>
        <w:rPr>
          <w:ins w:id="7589" w:author="The Si Tran" w:date="2012-12-16T17:27:00Z"/>
        </w:rPr>
        <w:pPrChange w:id="7590" w:author="The Si Tran" w:date="2012-12-16T17:27:00Z">
          <w:pPr>
            <w:pStyle w:val="ListParagraph"/>
            <w:keepNext/>
            <w:spacing w:after="0" w:line="360" w:lineRule="auto"/>
            <w:ind w:firstLine="720"/>
          </w:pPr>
        </w:pPrChange>
      </w:pPr>
    </w:p>
    <w:p w14:paraId="5F232EFD" w14:textId="77777777" w:rsidR="00AE6CD1" w:rsidRDefault="00AE6CD1">
      <w:pPr>
        <w:pStyle w:val="Hinh"/>
        <w:pPrChange w:id="7591" w:author="The Si Tran" w:date="2012-12-16T17:27:00Z">
          <w:pPr>
            <w:pStyle w:val="Caption"/>
          </w:pPr>
        </w:pPrChange>
      </w:pPr>
      <w:del w:id="7592" w:author="The Si Tran" w:date="2012-12-16T17:27:00Z">
        <w:r w:rsidRPr="0049233F" w:rsidDel="002F7B80">
          <w:delText xml:space="preserve">                                   </w:delText>
        </w:r>
        <w:r w:rsidRPr="0049233F" w:rsidDel="002F7B80">
          <w:tab/>
        </w:r>
        <w:r w:rsidRPr="00032D83" w:rsidDel="002F7B80">
          <w:delText xml:space="preserve"> </w:delText>
        </w:r>
      </w:del>
      <w:bookmarkStart w:id="7593" w:name="_Toc327348215"/>
      <w:bookmarkStart w:id="7594" w:name="_Toc343029965"/>
      <w:bookmarkStart w:id="7595" w:name="_Toc343841745"/>
      <w:r w:rsidRPr="006D6C8D">
        <w:t>Hình</w:t>
      </w:r>
      <w:ins w:id="7596" w:author="The Si Tran" w:date="2012-12-11T23:35:00Z">
        <w:r w:rsidRPr="000C3A28">
          <w:t xml:space="preserve"> 4.</w:t>
        </w:r>
      </w:ins>
      <w:r>
        <w:t>7</w:t>
      </w:r>
      <w:del w:id="7597" w:author="The Si Tran" w:date="2012-12-11T23:35:00Z">
        <w:r w:rsidRPr="0015771C" w:rsidDel="003E4F58">
          <w:delText xml:space="preserve"> </w:delText>
        </w:r>
        <w:r w:rsidRPr="002F7B80" w:rsidDel="003E4F58">
          <w:fldChar w:fldCharType="begin"/>
        </w:r>
        <w:r w:rsidRPr="002F7B80" w:rsidDel="003E4F58">
          <w:rPr>
            <w:rPrChange w:id="7598" w:author="The Si Tran" w:date="2012-12-16T17:27:00Z">
              <w:rPr>
                <w:b w:val="0"/>
              </w:rPr>
            </w:rPrChange>
          </w:rPr>
          <w:delInstrText xml:space="preserve"> STYLEREF 1 \s </w:delInstrText>
        </w:r>
        <w:r w:rsidRPr="002F7B80" w:rsidDel="003E4F58">
          <w:rPr>
            <w:rPrChange w:id="7599" w:author="The Si Tran" w:date="2012-12-16T17:27:00Z">
              <w:rPr>
                <w:b w:val="0"/>
              </w:rPr>
            </w:rPrChange>
          </w:rPr>
          <w:fldChar w:fldCharType="separate"/>
        </w:r>
        <w:r w:rsidRPr="002F7B80" w:rsidDel="003E4F58">
          <w:rPr>
            <w:rPrChange w:id="7600" w:author="The Si Tran" w:date="2012-12-16T17:27:00Z">
              <w:rPr>
                <w:b w:val="0"/>
                <w:noProof/>
              </w:rPr>
            </w:rPrChange>
          </w:rPr>
          <w:delText>2</w:delText>
        </w:r>
        <w:r w:rsidRPr="002F7B80" w:rsidDel="003E4F58">
          <w:rPr>
            <w:rPrChange w:id="7601" w:author="The Si Tran" w:date="2012-12-16T17:27:00Z">
              <w:rPr>
                <w:b w:val="0"/>
              </w:rPr>
            </w:rPrChange>
          </w:rPr>
          <w:fldChar w:fldCharType="end"/>
        </w:r>
        <w:r w:rsidRPr="002F7B80" w:rsidDel="003E4F58">
          <w:rPr>
            <w:rPrChange w:id="7602" w:author="The Si Tran" w:date="2012-12-16T17:27:00Z">
              <w:rPr>
                <w:b w:val="0"/>
              </w:rPr>
            </w:rPrChange>
          </w:rPr>
          <w:delText>.</w:delText>
        </w:r>
        <w:r w:rsidRPr="002F7B80" w:rsidDel="003E4F58">
          <w:rPr>
            <w:rPrChange w:id="7603" w:author="The Si Tran" w:date="2012-12-16T17:27:00Z">
              <w:rPr>
                <w:b w:val="0"/>
              </w:rPr>
            </w:rPrChange>
          </w:rPr>
          <w:fldChar w:fldCharType="begin"/>
        </w:r>
        <w:r w:rsidRPr="002F7B80" w:rsidDel="003E4F58">
          <w:rPr>
            <w:rPrChange w:id="7604" w:author="The Si Tran" w:date="2012-12-16T17:27:00Z">
              <w:rPr>
                <w:b w:val="0"/>
              </w:rPr>
            </w:rPrChange>
          </w:rPr>
          <w:delInstrText xml:space="preserve"> SEQ Hình \* ARABIC \s 1 </w:delInstrText>
        </w:r>
        <w:r w:rsidRPr="002F7B80" w:rsidDel="003E4F58">
          <w:rPr>
            <w:rPrChange w:id="7605" w:author="The Si Tran" w:date="2012-12-16T17:27:00Z">
              <w:rPr>
                <w:b w:val="0"/>
              </w:rPr>
            </w:rPrChange>
          </w:rPr>
          <w:fldChar w:fldCharType="separate"/>
        </w:r>
        <w:r w:rsidRPr="002F7B80" w:rsidDel="003E4F58">
          <w:rPr>
            <w:rPrChange w:id="7606" w:author="The Si Tran" w:date="2012-12-16T17:27:00Z">
              <w:rPr>
                <w:b w:val="0"/>
                <w:noProof/>
              </w:rPr>
            </w:rPrChange>
          </w:rPr>
          <w:delText>7</w:delText>
        </w:r>
        <w:r w:rsidRPr="002F7B80" w:rsidDel="003E4F58">
          <w:rPr>
            <w:rPrChange w:id="7607" w:author="The Si Tran" w:date="2012-12-16T17:27:00Z">
              <w:rPr>
                <w:b w:val="0"/>
              </w:rPr>
            </w:rPrChange>
          </w:rPr>
          <w:fldChar w:fldCharType="end"/>
        </w:r>
      </w:del>
      <w:r w:rsidRPr="002F7B80">
        <w:rPr>
          <w:rPrChange w:id="7608" w:author="The Si Tran" w:date="2012-12-16T17:27:00Z">
            <w:rPr>
              <w:b w:val="0"/>
            </w:rPr>
          </w:rPrChange>
        </w:rPr>
        <w:t>: Hàm lỗi của một đơn vị tuyến tính</w:t>
      </w:r>
      <w:bookmarkEnd w:id="7593"/>
      <w:bookmarkEnd w:id="7594"/>
      <w:bookmarkEnd w:id="7595"/>
    </w:p>
    <w:p w14:paraId="48C87990" w14:textId="77777777" w:rsidR="00AE6CD1" w:rsidRPr="002F7B80" w:rsidRDefault="00AE6CD1" w:rsidP="00AE6CD1">
      <w:pPr>
        <w:pStyle w:val="Hinh"/>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7609"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7610"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7611" w:author="The Si Tran" w:date="2012-12-06T02:22:00Z">
        <w:r w:rsidRPr="0049233F" w:rsidDel="008A19A3">
          <w:rPr>
            <w:rFonts w:ascii="Times New Roman" w:hAnsi="Times New Roman"/>
            <w:i/>
            <w:sz w:val="26"/>
            <w:szCs w:val="26"/>
          </w:rPr>
          <w:delText>E</w:delText>
        </w:r>
      </w:del>
      <w:del w:id="7612"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5pt;height:15pt" o:ole="">
              <v:imagedata r:id="rId194" o:title=""/>
            </v:shape>
            <o:OLEObject Type="Embed" ProgID="Equation.DSMT4" ShapeID="_x0000_i1112" DrawAspect="Content" ObjectID="_1417586807" r:id="rId213"/>
          </w:object>
        </w:r>
        <w:r w:rsidRPr="0049233F" w:rsidDel="008A19A3">
          <w:rPr>
            <w:rFonts w:ascii="Times New Roman" w:hAnsi="Times New Roman"/>
            <w:sz w:val="26"/>
            <w:szCs w:val="26"/>
          </w:rPr>
          <w:delText xml:space="preserve">, ký hiệu là </w:delText>
        </w:r>
      </w:del>
      <w:del w:id="7613"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75pt;height:15pt" o:ole="">
              <v:imagedata r:id="rId214" o:title=""/>
            </v:shape>
            <o:OLEObject Type="Embed" ProgID="Equation.DSMT4" ShapeID="_x0000_i1113" DrawAspect="Content" ObjectID="_1417586808" r:id="rId215"/>
          </w:object>
        </w:r>
      </w:del>
      <w:ins w:id="7614"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7615" w:author="The Si Tran" w:date="2012-12-06T02:22:00Z"/>
        </w:rPr>
        <w:pPrChange w:id="7616" w:author="The Si Tran" w:date="2012-12-14T06:06:00Z">
          <w:pPr>
            <w:pStyle w:val="ListParagraph"/>
            <w:spacing w:after="0" w:line="360" w:lineRule="auto"/>
            <w:ind w:left="0"/>
          </w:pPr>
        </w:pPrChange>
      </w:pPr>
      <w:ins w:id="7617"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7618" w:author="The Si Tran" w:date="2012-12-14T06:06:00Z">
          <w:pPr>
            <w:pStyle w:val="ListParagraph"/>
            <w:spacing w:after="0" w:line="360" w:lineRule="auto"/>
            <w:ind w:left="0"/>
          </w:pPr>
        </w:pPrChange>
      </w:pPr>
      <w:del w:id="7619" w:author="The Si Tran" w:date="2012-12-06T02:22:00Z">
        <w:r w:rsidRPr="0049233F" w:rsidDel="008A19A3">
          <w:delText xml:space="preserve">                      </w:delText>
        </w:r>
        <w:r w:rsidRPr="00381A4D" w:rsidDel="008A19A3">
          <w:rPr>
            <w:noProof/>
            <w:rPrChange w:id="7620" w:author="Unknown">
              <w:rPr>
                <w:noProof/>
              </w:rPr>
            </w:rPrChange>
          </w:rPr>
          <w:drawing>
            <wp:inline distT="0" distB="0" distL="0" distR="0" wp14:anchorId="607F83D3" wp14:editId="0884A4E4">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7621" w:author="The Si Tran" w:date="2012-12-06T02:25:00Z"/>
        </w:rPr>
        <w:pPrChange w:id="7622"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7623" w:author="The Si Tran" w:date="2012-12-06T02:24:00Z">
        <w:r w:rsidR="008A19A3">
          <w:t>-</w:t>
        </w:r>
      </w:ins>
      <w:del w:id="7624" w:author="The Si Tran" w:date="2012-12-06T02:23:00Z">
        <w:r w:rsidRPr="00AF1345" w:rsidDel="008A19A3">
          <w:rPr>
            <w:position w:val="-10"/>
          </w:rPr>
          <w:object w:dxaOrig="859" w:dyaOrig="320" w14:anchorId="3B61AA20">
            <v:shape id="_x0000_i1114" type="#_x0000_t75" style="width:44.25pt;height:15pt" o:ole="">
              <v:imagedata r:id="rId217" o:title=""/>
            </v:shape>
            <o:OLEObject Type="Embed" ProgID="Equation.DSMT4" ShapeID="_x0000_i1114" DrawAspect="Content" ObjectID="_1417586809" r:id="rId218"/>
          </w:object>
        </w:r>
      </w:del>
      <w:ins w:id="7625"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7626" w:author="The Si Tran" w:date="2012-12-06T02:24:00Z">
        <m:oMath>
          <m:r>
            <w:rPr>
              <w:rFonts w:ascii="Cambria Math" w:hAnsi="Cambria Math"/>
            </w:rPr>
            <m:t>E</m:t>
          </m:r>
        </m:oMath>
      </w:ins>
      <w:del w:id="7627"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theo quy luật sau:</w:t>
      </w:r>
    </w:p>
    <w:p w14:paraId="501AD038" w14:textId="304CCB6E" w:rsidR="009F1B0B" w:rsidRDefault="002F1D4B">
      <w:pPr>
        <w:pStyle w:val="Canhgiua"/>
        <w:rPr>
          <w:ins w:id="7628" w:author="The Si Tran" w:date="2012-12-06T02:27:00Z"/>
        </w:rPr>
        <w:pPrChange w:id="7629" w:author="The Si Tran" w:date="2012-12-14T06:08:00Z">
          <w:pPr>
            <w:pStyle w:val="ListParagraph"/>
            <w:spacing w:after="0" w:line="360" w:lineRule="auto"/>
            <w:ind w:left="0"/>
          </w:pPr>
        </w:pPrChange>
      </w:pPr>
      <m:oMathPara>
        <m:oMath>
          <m:acc>
            <m:accPr>
              <m:chr m:val="⃗"/>
              <m:ctrlPr>
                <w:ins w:id="7630" w:author="The Si Tran" w:date="2012-12-06T02:26:00Z">
                  <w:rPr>
                    <w:rFonts w:ascii="Cambria Math" w:hAnsi="Cambria Math"/>
                  </w:rPr>
                </w:ins>
              </m:ctrlPr>
            </m:accPr>
            <m:e>
              <w:ins w:id="7631" w:author="The Si Tran" w:date="2012-12-06T02:26:00Z">
                <m:r>
                  <w:rPr>
                    <w:rFonts w:ascii="Cambria Math" w:hAnsi="Cambria Math"/>
                  </w:rPr>
                  <m:t>w</m:t>
                </m:r>
              </w:ins>
            </m:e>
          </m:acc>
          <w:ins w:id="7632" w:author="The Si Tran" w:date="2012-12-06T02:26:00Z">
            <m:r>
              <m:rPr>
                <m:sty m:val="p"/>
              </m:rPr>
              <w:rPr>
                <w:rFonts w:ascii="Cambria Math" w:hAnsi="Cambria Math"/>
              </w:rPr>
              <m:t>←</m:t>
            </m:r>
          </w:ins>
          <m:acc>
            <m:accPr>
              <m:chr m:val="⃗"/>
              <m:ctrlPr>
                <w:ins w:id="7633" w:author="The Si Tran" w:date="2012-12-06T02:26:00Z">
                  <w:rPr>
                    <w:rFonts w:ascii="Cambria Math" w:hAnsi="Cambria Math"/>
                  </w:rPr>
                </w:ins>
              </m:ctrlPr>
            </m:accPr>
            <m:e>
              <w:ins w:id="7634" w:author="The Si Tran" w:date="2012-12-06T02:26:00Z">
                <m:r>
                  <w:rPr>
                    <w:rFonts w:ascii="Cambria Math" w:hAnsi="Cambria Math"/>
                  </w:rPr>
                  <m:t>w</m:t>
                </m:r>
              </w:ins>
            </m:e>
          </m:acc>
          <w:ins w:id="7635" w:author="The Si Tran" w:date="2012-12-06T02:27:00Z">
            <m:r>
              <m:rPr>
                <m:sty m:val="p"/>
              </m:rPr>
              <w:rPr>
                <w:rFonts w:ascii="Cambria Math" w:hAnsi="Cambria Math"/>
              </w:rPr>
              <m:t>+</m:t>
            </m:r>
          </w:ins>
          <m:acc>
            <m:accPr>
              <m:chr m:val="⃗"/>
              <m:ctrlPr>
                <w:ins w:id="7636" w:author="The Si Tran" w:date="2012-12-06T02:27:00Z">
                  <w:rPr>
                    <w:rFonts w:ascii="Cambria Math" w:hAnsi="Cambria Math"/>
                  </w:rPr>
                </w:ins>
              </m:ctrlPr>
            </m:accPr>
            <m:e>
              <w:ins w:id="7637"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7638" w:author="The Si Tran" w:date="2012-12-06T02:29:00Z"/>
        </w:rPr>
      </w:pPr>
      <w:ins w:id="7639" w:author="The Si Tran" w:date="2012-12-06T02:28:00Z">
        <m:oMathPara>
          <m:oMath>
            <m:r>
              <m:rPr>
                <m:sty m:val="p"/>
              </m:rPr>
              <w:rPr>
                <w:rFonts w:ascii="Cambria Math" w:hAnsi="Cambria Math"/>
              </w:rPr>
              <m:t>∆</m:t>
            </m:r>
          </m:oMath>
        </m:oMathPara>
      </w:ins>
      <m:oMathPara>
        <m:oMath>
          <m:acc>
            <m:accPr>
              <m:chr m:val="⃗"/>
              <m:ctrlPr>
                <w:ins w:id="7640" w:author="The Si Tran" w:date="2012-12-06T02:27:00Z">
                  <w:rPr>
                    <w:rFonts w:ascii="Cambria Math" w:hAnsi="Cambria Math"/>
                  </w:rPr>
                </w:ins>
              </m:ctrlPr>
            </m:accPr>
            <m:e>
              <w:ins w:id="7641" w:author="The Si Tran" w:date="2012-12-06T02:28:00Z">
                <m:r>
                  <w:rPr>
                    <w:rFonts w:ascii="Cambria Math" w:hAnsi="Cambria Math"/>
                  </w:rPr>
                  <m:t>w</m:t>
                </m:r>
              </w:ins>
            </m:e>
          </m:acc>
          <w:ins w:id="7642"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7643" w:author="The Si Tran" w:date="2012-12-06T02:28:00Z">
                  <w:rPr>
                    <w:rFonts w:ascii="Cambria Math" w:hAnsi="Cambria Math"/>
                  </w:rPr>
                </w:ins>
              </m:ctrlPr>
            </m:accPr>
            <m:e>
              <w:ins w:id="7644" w:author="The Si Tran" w:date="2012-12-06T02:28:00Z">
                <m:r>
                  <w:rPr>
                    <w:rFonts w:ascii="Cambria Math" w:hAnsi="Cambria Math"/>
                  </w:rPr>
                  <m:t>w</m:t>
                </m:r>
              </w:ins>
            </m:e>
          </m:acc>
          <w:ins w:id="7645"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7646" w:author="The Si Tran" w:date="2012-12-06T02:29:00Z"/>
        </w:rPr>
      </w:pPr>
      <w:del w:id="7647" w:author="The Si Tran" w:date="2012-12-06T02:29:00Z">
        <w:r w:rsidRPr="0049233F" w:rsidDel="004D3F55">
          <w:delText xml:space="preserve">                      </w:delText>
        </w:r>
        <w:r w:rsidRPr="0015771C" w:rsidDel="004D3F55">
          <w:rPr>
            <w:noProof/>
          </w:rPr>
          <w:drawing>
            <wp:inline distT="0" distB="0" distL="0" distR="0" wp14:anchorId="2CC852DC" wp14:editId="63B67347">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7648"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7649" w:author="The Si Tran" w:date="2012-12-06T02:29:00Z"/>
        </w:rPr>
      </w:pPr>
      <w:del w:id="7650" w:author="The Si Tran" w:date="2012-12-06T02:29:00Z">
        <w:r w:rsidRPr="0049233F" w:rsidDel="004D3F55">
          <w:delText xml:space="preserve">           </w:delText>
        </w:r>
      </w:del>
      <w:r w:rsidRPr="0049233F">
        <w:t xml:space="preserve">            </w:t>
      </w:r>
      <w:del w:id="7651" w:author="The Si Tran" w:date="2012-12-06T02:29:00Z">
        <w:r w:rsidRPr="0015771C" w:rsidDel="004D3F55">
          <w:rPr>
            <w:noProof/>
          </w:rPr>
          <w:drawing>
            <wp:inline distT="0" distB="0" distL="0" distR="0" wp14:anchorId="02B5E461" wp14:editId="69714A53">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7652" w:author="The Si Tran" w:date="2012-12-06T02:30:00Z"/>
          <w:rFonts w:ascii="Times New Roman" w:hAnsi="Times New Roman"/>
          <w:sz w:val="26"/>
          <w:szCs w:val="26"/>
        </w:rPr>
      </w:pPr>
      <w:ins w:id="7653" w:author="The Si Tran" w:date="2012-12-06T02:41:00Z">
        <w:r w:rsidRPr="002E47E8">
          <w:rPr>
            <w:noProof/>
            <w:szCs w:val="26"/>
            <w:rPrChange w:id="7654" w:author="Unknown">
              <w:rPr>
                <w:noProof/>
              </w:rPr>
            </w:rPrChange>
          </w:rPr>
          <mc:AlternateContent>
            <mc:Choice Requires="wps">
              <w:drawing>
                <wp:anchor distT="0" distB="0" distL="114300" distR="114300" simplePos="0" relativeHeight="251679232" behindDoc="0" locked="0" layoutInCell="1" allowOverlap="1" wp14:anchorId="1A8B7229" wp14:editId="3A3D42B2">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7D482D" w:rsidRDefault="007D482D">
                              <w:pPr>
                                <w:pStyle w:val="EquationIndex"/>
                                <w:pPrChange w:id="7655" w:author="The Si Tran" w:date="2012-12-16T08:23:00Z">
                                  <w:pPr/>
                                </w:pPrChange>
                              </w:pPr>
                              <w:ins w:id="7656" w:author="The Si Tran" w:date="2012-12-06T02:41:00Z">
                                <w:r>
                                  <w:t>(4.</w:t>
                                </w:r>
                              </w:ins>
                              <w:r>
                                <w:t>1</w:t>
                              </w:r>
                              <w:ins w:id="765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7D482D" w:rsidRDefault="007D482D">
                        <w:pPr>
                          <w:pStyle w:val="EquationIndex"/>
                          <w:pPrChange w:id="7658" w:author="The Si Tran" w:date="2012-12-16T08:23:00Z">
                            <w:pPr/>
                          </w:pPrChange>
                        </w:pPr>
                        <w:ins w:id="7659" w:author="The Si Tran" w:date="2012-12-06T02:41:00Z">
                          <w:r>
                            <w:t>(4.</w:t>
                          </w:r>
                        </w:ins>
                        <w:r>
                          <w:t>1</w:t>
                        </w:r>
                        <w:ins w:id="7660"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2F1D4B">
      <w:pPr>
        <w:pStyle w:val="Canhgiua"/>
        <w:rPr>
          <w:ins w:id="7661" w:author="The Si Tran" w:date="2012-12-06T02:30:00Z"/>
        </w:rPr>
        <w:pPrChange w:id="7662" w:author="The Si Tran" w:date="2012-12-15T08:05:00Z">
          <w:pPr>
            <w:ind w:left="1440"/>
          </w:pPr>
        </w:pPrChange>
      </w:pPr>
      <m:oMathPara>
        <m:oMath>
          <m:sSub>
            <m:sSubPr>
              <m:ctrlPr>
                <w:ins w:id="7663" w:author="The Si Tran" w:date="2012-12-06T02:30:00Z">
                  <w:rPr>
                    <w:rFonts w:ascii="Cambria Math" w:hAnsi="Cambria Math"/>
                  </w:rPr>
                </w:ins>
              </m:ctrlPr>
            </m:sSubPr>
            <m:e>
              <w:ins w:id="7664" w:author="The Si Tran" w:date="2012-12-06T02:30:00Z">
                <m:r>
                  <w:rPr>
                    <w:rFonts w:ascii="Cambria Math" w:hAnsi="Cambria Math"/>
                  </w:rPr>
                  <m:t>w</m:t>
                </m:r>
              </w:ins>
            </m:e>
            <m:sub>
              <w:ins w:id="7665" w:author="The Si Tran" w:date="2012-12-06T02:30:00Z">
                <m:r>
                  <w:rPr>
                    <w:rFonts w:ascii="Cambria Math" w:hAnsi="Cambria Math"/>
                  </w:rPr>
                  <m:t>i</m:t>
                </m:r>
              </w:ins>
            </m:sub>
          </m:sSub>
          <w:ins w:id="7666" w:author="The Si Tran" w:date="2012-12-06T02:30:00Z">
            <m:r>
              <m:rPr>
                <m:sty m:val="p"/>
              </m:rPr>
              <w:rPr>
                <w:rFonts w:ascii="Cambria Math" w:hAnsi="Cambria Math"/>
              </w:rPr>
              <m:t>←</m:t>
            </m:r>
          </w:ins>
          <m:sSub>
            <m:sSubPr>
              <m:ctrlPr>
                <w:ins w:id="7667" w:author="The Si Tran" w:date="2012-12-06T02:30:00Z">
                  <w:rPr>
                    <w:rFonts w:ascii="Cambria Math" w:hAnsi="Cambria Math"/>
                  </w:rPr>
                </w:ins>
              </m:ctrlPr>
            </m:sSubPr>
            <m:e>
              <w:ins w:id="7668" w:author="The Si Tran" w:date="2012-12-06T02:30:00Z">
                <m:r>
                  <w:rPr>
                    <w:rFonts w:ascii="Cambria Math" w:hAnsi="Cambria Math"/>
                  </w:rPr>
                  <m:t>w</m:t>
                </m:r>
              </w:ins>
            </m:e>
            <m:sub>
              <w:ins w:id="7669" w:author="The Si Tran" w:date="2012-12-06T02:30:00Z">
                <m:r>
                  <w:rPr>
                    <w:rFonts w:ascii="Cambria Math" w:hAnsi="Cambria Math"/>
                  </w:rPr>
                  <m:t>i</m:t>
                </m:r>
              </w:ins>
            </m:sub>
          </m:sSub>
          <w:ins w:id="7670" w:author="The Si Tran" w:date="2012-12-06T02:30:00Z">
            <m:r>
              <m:rPr>
                <m:sty m:val="p"/>
              </m:rPr>
              <w:rPr>
                <w:rFonts w:ascii="Cambria Math" w:hAnsi="Cambria Math"/>
              </w:rPr>
              <m:t>+</m:t>
            </m:r>
          </w:ins>
          <m:sSub>
            <m:sSubPr>
              <m:ctrlPr>
                <w:ins w:id="7671" w:author="The Si Tran" w:date="2012-12-06T02:30:00Z">
                  <w:rPr>
                    <w:rFonts w:ascii="Cambria Math" w:hAnsi="Cambria Math"/>
                  </w:rPr>
                </w:ins>
              </m:ctrlPr>
            </m:sSubPr>
            <m:e>
              <w:ins w:id="7672" w:author="The Si Tran" w:date="2012-12-06T02:30:00Z">
                <m:r>
                  <m:rPr>
                    <m:sty m:val="p"/>
                  </m:rPr>
                  <w:rPr>
                    <w:rFonts w:ascii="Cambria Math" w:hAnsi="Cambria Math"/>
                  </w:rPr>
                  <m:t>∆</m:t>
                </m:r>
                <m:r>
                  <w:rPr>
                    <w:rFonts w:ascii="Cambria Math" w:hAnsi="Cambria Math"/>
                  </w:rPr>
                  <m:t>w</m:t>
                </m:r>
              </w:ins>
            </m:e>
            <m:sub>
              <w:ins w:id="7673" w:author="The Si Tran" w:date="2012-12-06T02:30:00Z">
                <m:r>
                  <w:rPr>
                    <w:rFonts w:ascii="Cambria Math" w:hAnsi="Cambria Math"/>
                  </w:rPr>
                  <m:t>i</m:t>
                </m:r>
              </w:ins>
            </m:sub>
          </m:sSub>
        </m:oMath>
      </m:oMathPara>
    </w:p>
    <w:p w14:paraId="14A84423" w14:textId="77777777" w:rsidR="004D3F55" w:rsidRPr="00097101" w:rsidRDefault="002F1D4B">
      <w:pPr>
        <w:pStyle w:val="Canhgiua"/>
        <w:rPr>
          <w:ins w:id="7674" w:author="The Si Tran" w:date="2012-12-06T02:30:00Z"/>
        </w:rPr>
        <w:pPrChange w:id="7675" w:author="The Si Tran" w:date="2012-12-15T08:05:00Z">
          <w:pPr>
            <w:ind w:left="1440"/>
          </w:pPr>
        </w:pPrChange>
      </w:pPr>
      <m:oMathPara>
        <m:oMath>
          <m:sSub>
            <m:sSubPr>
              <m:ctrlPr>
                <w:ins w:id="7676" w:author="The Si Tran" w:date="2012-12-06T02:30:00Z">
                  <w:rPr>
                    <w:rFonts w:ascii="Cambria Math" w:hAnsi="Cambria Math"/>
                  </w:rPr>
                </w:ins>
              </m:ctrlPr>
            </m:sSubPr>
            <m:e>
              <w:ins w:id="7677" w:author="The Si Tran" w:date="2012-12-06T02:30:00Z">
                <m:r>
                  <m:rPr>
                    <m:sty m:val="p"/>
                  </m:rPr>
                  <w:rPr>
                    <w:rFonts w:ascii="Cambria Math" w:hAnsi="Cambria Math"/>
                  </w:rPr>
                  <m:t>∆</m:t>
                </m:r>
                <m:r>
                  <w:rPr>
                    <w:rFonts w:ascii="Cambria Math" w:hAnsi="Cambria Math"/>
                  </w:rPr>
                  <m:t>w</m:t>
                </m:r>
              </w:ins>
            </m:e>
            <m:sub>
              <w:ins w:id="7678" w:author="The Si Tran" w:date="2012-12-06T02:30:00Z">
                <m:r>
                  <w:rPr>
                    <w:rFonts w:ascii="Cambria Math" w:hAnsi="Cambria Math"/>
                  </w:rPr>
                  <m:t>i</m:t>
                </m:r>
              </w:ins>
            </m:sub>
          </m:sSub>
          <w:ins w:id="7679" w:author="The Si Tran" w:date="2012-12-06T02:30:00Z">
            <m:r>
              <m:rPr>
                <m:sty m:val="p"/>
              </m:rPr>
              <w:rPr>
                <w:rFonts w:ascii="Cambria Math" w:hAnsi="Cambria Math"/>
              </w:rPr>
              <m:t>=-</m:t>
            </m:r>
            <m:r>
              <w:rPr>
                <w:rFonts w:ascii="Cambria Math" w:hAnsi="Cambria Math"/>
              </w:rPr>
              <m:t>η</m:t>
            </m:r>
          </w:ins>
          <m:f>
            <m:fPr>
              <m:ctrlPr>
                <w:ins w:id="7680" w:author="The Si Tran" w:date="2012-12-06T02:30:00Z">
                  <w:rPr>
                    <w:rFonts w:ascii="Cambria Math" w:hAnsi="Cambria Math"/>
                  </w:rPr>
                </w:ins>
              </m:ctrlPr>
            </m:fPr>
            <m:num>
              <w:ins w:id="7681" w:author="The Si Tran" w:date="2012-12-06T02:30:00Z">
                <m:r>
                  <w:rPr>
                    <w:rFonts w:ascii="Cambria Math" w:hAnsi="Cambria Math"/>
                  </w:rPr>
                  <m:t>∂E</m:t>
                </m:r>
              </w:ins>
            </m:num>
            <m:den>
              <w:ins w:id="7682" w:author="The Si Tran" w:date="2012-12-06T02:30:00Z">
                <m:r>
                  <w:rPr>
                    <w:rFonts w:ascii="Cambria Math" w:hAnsi="Cambria Math"/>
                  </w:rPr>
                  <m:t>∂</m:t>
                </m:r>
              </w:ins>
              <m:sSub>
                <m:sSubPr>
                  <m:ctrlPr>
                    <w:ins w:id="7683" w:author="The Si Tran" w:date="2012-12-06T02:30:00Z">
                      <w:rPr>
                        <w:rFonts w:ascii="Cambria Math" w:hAnsi="Cambria Math"/>
                      </w:rPr>
                    </w:ins>
                  </m:ctrlPr>
                </m:sSubPr>
                <m:e>
                  <w:ins w:id="7684" w:author="The Si Tran" w:date="2012-12-06T02:31:00Z">
                    <m:r>
                      <w:rPr>
                        <w:rFonts w:ascii="Cambria Math" w:hAnsi="Cambria Math"/>
                      </w:rPr>
                      <m:t>w</m:t>
                    </m:r>
                  </w:ins>
                </m:e>
                <m:sub>
                  <w:ins w:id="7685"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7686"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7687" w:author="The Si Tran" w:date="2012-12-06T02:31:00Z"/>
          <w:rFonts w:ascii="Times New Roman" w:hAnsi="Times New Roman"/>
          <w:sz w:val="26"/>
          <w:szCs w:val="26"/>
        </w:rPr>
      </w:pPr>
      <w:del w:id="7688" w:author="The Si Tran" w:date="2012-12-06T02:31:00Z">
        <w:r w:rsidRPr="0049233F" w:rsidDel="00FC5644">
          <w:rPr>
            <w:rFonts w:ascii="Times New Roman" w:hAnsi="Times New Roman"/>
            <w:sz w:val="26"/>
            <w:szCs w:val="26"/>
          </w:rPr>
          <w:delText xml:space="preserve">                      </w:delText>
        </w:r>
        <w:r w:rsidRPr="002E47E8" w:rsidDel="00FC5644">
          <w:rPr>
            <w:noProof/>
            <w:szCs w:val="26"/>
            <w:rPrChange w:id="7689" w:author="Unknown">
              <w:rPr>
                <w:noProof/>
              </w:rPr>
            </w:rPrChange>
          </w:rPr>
          <w:drawing>
            <wp:inline distT="0" distB="0" distL="0" distR="0" wp14:anchorId="052A4D62" wp14:editId="5B3479C2">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7AA782D4" w14:textId="13F6ABFB" w:rsidR="0088753F" w:rsidRPr="00AE6CD1" w:rsidRDefault="0088753F" w:rsidP="00AE6CD1">
      <w:pPr>
        <w:pStyle w:val="ListParagraph"/>
        <w:spacing w:after="0" w:line="360" w:lineRule="auto"/>
        <w:ind w:left="0"/>
        <w:rPr>
          <w:rFonts w:ascii="Times New Roman" w:hAnsi="Times New Roman"/>
          <w:sz w:val="26"/>
          <w:szCs w:val="26"/>
        </w:rPr>
      </w:pPr>
      <w:del w:id="7690"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7691" w:author="Unknown">
              <w:rPr>
                <w:rFonts w:ascii="Times New Roman" w:eastAsiaTheme="minorHAnsi" w:hAnsi="Times New Roman"/>
                <w:noProof/>
                <w:sz w:val="26"/>
              </w:rPr>
            </w:rPrChange>
          </w:rPr>
          <w:drawing>
            <wp:inline distT="0" distB="0" distL="0" distR="0" wp14:anchorId="4070E0B0" wp14:editId="072FF22E">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07530225" w14:textId="7F6EC1D3" w:rsidR="0088753F" w:rsidRDefault="0088753F" w:rsidP="0088753F">
      <w:pPr>
        <w:spacing w:before="0"/>
        <w:rPr>
          <w:ins w:id="7692" w:author="The Si Tran" w:date="2012-12-06T02:32:00Z"/>
          <w:szCs w:val="26"/>
        </w:rPr>
      </w:pPr>
      <w:del w:id="7693" w:author="The Si Tran" w:date="2012-12-14T06:12:00Z">
        <w:r w:rsidRPr="0049233F" w:rsidDel="0008713C">
          <w:rPr>
            <w:szCs w:val="26"/>
          </w:rPr>
          <w:lastRenderedPageBreak/>
          <w:delText>Để  thực</w:delText>
        </w:r>
      </w:del>
      <w:ins w:id="7694"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2F1D4B" w:rsidP="0088753F">
      <w:pPr>
        <w:spacing w:before="0"/>
        <w:rPr>
          <w:ins w:id="7695" w:author="The Si Tran" w:date="2012-12-06T02:42:00Z"/>
          <w:szCs w:val="26"/>
          <w:rPrChange w:id="7696" w:author="The Si Tran" w:date="2012-12-06T02:42:00Z">
            <w:rPr>
              <w:ins w:id="7697" w:author="The Si Tran" w:date="2012-12-06T02:42:00Z"/>
              <w:rFonts w:ascii="Cambria Math" w:hAnsi="Cambria Math"/>
              <w:i/>
              <w:szCs w:val="26"/>
            </w:rPr>
          </w:rPrChange>
        </w:rPr>
      </w:pPr>
      <m:oMathPara>
        <m:oMath>
          <m:f>
            <m:fPr>
              <m:ctrlPr>
                <w:ins w:id="7698" w:author="The Si Tran" w:date="2012-12-06T02:32:00Z">
                  <w:rPr>
                    <w:rFonts w:ascii="Cambria Math" w:hAnsi="Cambria Math"/>
                    <w:i/>
                    <w:szCs w:val="26"/>
                  </w:rPr>
                </w:ins>
              </m:ctrlPr>
            </m:fPr>
            <m:num>
              <w:ins w:id="7699" w:author="The Si Tran" w:date="2012-12-06T02:32:00Z">
                <m:r>
                  <w:rPr>
                    <w:rFonts w:ascii="Cambria Math" w:hAnsi="Cambria Math"/>
                    <w:szCs w:val="26"/>
                  </w:rPr>
                  <m:t>∂E</m:t>
                </m:r>
              </w:ins>
            </m:num>
            <m:den>
              <w:ins w:id="7700" w:author="The Si Tran" w:date="2012-12-06T02:32:00Z">
                <m:r>
                  <w:rPr>
                    <w:rFonts w:ascii="Cambria Math" w:hAnsi="Cambria Math"/>
                    <w:szCs w:val="26"/>
                  </w:rPr>
                  <m:t>∂</m:t>
                </m:r>
              </w:ins>
              <m:sSub>
                <m:sSubPr>
                  <m:ctrlPr>
                    <w:ins w:id="7701" w:author="The Si Tran" w:date="2012-12-06T02:32:00Z">
                      <w:rPr>
                        <w:rFonts w:ascii="Cambria Math" w:hAnsi="Cambria Math"/>
                        <w:i/>
                        <w:szCs w:val="26"/>
                      </w:rPr>
                    </w:ins>
                  </m:ctrlPr>
                </m:sSubPr>
                <m:e>
                  <w:ins w:id="7702" w:author="The Si Tran" w:date="2012-12-06T02:32:00Z">
                    <m:r>
                      <w:rPr>
                        <w:rFonts w:ascii="Cambria Math" w:hAnsi="Cambria Math"/>
                        <w:szCs w:val="26"/>
                      </w:rPr>
                      <m:t>w</m:t>
                    </m:r>
                  </w:ins>
                </m:e>
                <m:sub>
                  <w:ins w:id="7703" w:author="The Si Tran" w:date="2012-12-06T02:32:00Z">
                    <m:r>
                      <w:rPr>
                        <w:rFonts w:ascii="Cambria Math" w:hAnsi="Cambria Math"/>
                        <w:szCs w:val="26"/>
                      </w:rPr>
                      <m:t>i</m:t>
                    </m:r>
                  </w:ins>
                </m:sub>
              </m:sSub>
            </m:den>
          </m:f>
          <w:ins w:id="7704" w:author="The Si Tran" w:date="2012-12-06T02:32:00Z">
            <m:r>
              <w:rPr>
                <w:rFonts w:ascii="Cambria Math" w:hAnsi="Cambria Math"/>
                <w:szCs w:val="26"/>
              </w:rPr>
              <m:t>=</m:t>
            </m:r>
          </w:ins>
          <m:f>
            <m:fPr>
              <m:ctrlPr>
                <w:ins w:id="7705" w:author="The Si Tran" w:date="2012-12-06T02:32:00Z">
                  <w:rPr>
                    <w:rFonts w:ascii="Cambria Math" w:hAnsi="Cambria Math"/>
                    <w:i/>
                    <w:szCs w:val="26"/>
                  </w:rPr>
                </w:ins>
              </m:ctrlPr>
            </m:fPr>
            <m:num>
              <w:ins w:id="7706" w:author="The Si Tran" w:date="2012-12-06T02:33:00Z">
                <m:r>
                  <w:rPr>
                    <w:rFonts w:ascii="Cambria Math" w:hAnsi="Cambria Math"/>
                    <w:szCs w:val="26"/>
                  </w:rPr>
                  <m:t>∂</m:t>
                </m:r>
              </w:ins>
            </m:num>
            <m:den>
              <w:ins w:id="7707" w:author="The Si Tran" w:date="2012-12-06T02:33:00Z">
                <m:r>
                  <w:rPr>
                    <w:rFonts w:ascii="Cambria Math" w:hAnsi="Cambria Math"/>
                    <w:szCs w:val="26"/>
                  </w:rPr>
                  <m:t>∂</m:t>
                </m:r>
              </w:ins>
              <m:sSub>
                <m:sSubPr>
                  <m:ctrlPr>
                    <w:ins w:id="7708" w:author="The Si Tran" w:date="2012-12-06T02:33:00Z">
                      <w:rPr>
                        <w:rFonts w:ascii="Cambria Math" w:hAnsi="Cambria Math"/>
                        <w:i/>
                        <w:szCs w:val="26"/>
                      </w:rPr>
                    </w:ins>
                  </m:ctrlPr>
                </m:sSubPr>
                <m:e>
                  <w:ins w:id="7709" w:author="The Si Tran" w:date="2012-12-06T02:33:00Z">
                    <m:r>
                      <w:rPr>
                        <w:rFonts w:ascii="Cambria Math" w:hAnsi="Cambria Math"/>
                        <w:szCs w:val="26"/>
                      </w:rPr>
                      <m:t>w</m:t>
                    </m:r>
                  </w:ins>
                </m:e>
                <m:sub>
                  <w:ins w:id="7710" w:author="The Si Tran" w:date="2012-12-06T02:33:00Z">
                    <m:r>
                      <w:rPr>
                        <w:rFonts w:ascii="Cambria Math" w:hAnsi="Cambria Math"/>
                        <w:szCs w:val="26"/>
                      </w:rPr>
                      <m:t>i</m:t>
                    </m:r>
                  </w:ins>
                </m:sub>
              </m:sSub>
            </m:den>
          </m:f>
          <m:f>
            <m:fPr>
              <m:ctrlPr>
                <w:ins w:id="7711" w:author="The Si Tran" w:date="2012-12-06T02:33:00Z">
                  <w:rPr>
                    <w:rFonts w:ascii="Cambria Math" w:hAnsi="Cambria Math"/>
                    <w:i/>
                    <w:szCs w:val="26"/>
                  </w:rPr>
                </w:ins>
              </m:ctrlPr>
            </m:fPr>
            <m:num>
              <w:ins w:id="7712" w:author="The Si Tran" w:date="2012-12-06T02:33:00Z">
                <m:r>
                  <w:rPr>
                    <w:rFonts w:ascii="Cambria Math" w:hAnsi="Cambria Math"/>
                    <w:szCs w:val="26"/>
                  </w:rPr>
                  <m:t>1</m:t>
                </m:r>
              </w:ins>
            </m:num>
            <m:den>
              <w:ins w:id="7713" w:author="The Si Tran" w:date="2012-12-06T02:33:00Z">
                <m:r>
                  <w:rPr>
                    <w:rFonts w:ascii="Cambria Math" w:hAnsi="Cambria Math"/>
                    <w:szCs w:val="26"/>
                  </w:rPr>
                  <m:t>2</m:t>
                </m:r>
              </w:ins>
            </m:den>
          </m:f>
          <m:nary>
            <m:naryPr>
              <m:chr m:val="∑"/>
              <m:limLoc m:val="subSup"/>
              <m:supHide m:val="1"/>
              <m:ctrlPr>
                <w:ins w:id="7714" w:author="The Si Tran" w:date="2012-12-06T02:33:00Z">
                  <w:rPr>
                    <w:rFonts w:ascii="Cambria Math" w:hAnsi="Cambria Math"/>
                    <w:i/>
                    <w:szCs w:val="26"/>
                  </w:rPr>
                </w:ins>
              </m:ctrlPr>
            </m:naryPr>
            <m:sub>
              <w:ins w:id="7715" w:author="The Si Tran" w:date="2012-12-06T02:33:00Z">
                <m:r>
                  <w:rPr>
                    <w:rFonts w:ascii="Cambria Math" w:hAnsi="Cambria Math"/>
                    <w:szCs w:val="26"/>
                  </w:rPr>
                  <m:t>d∈D</m:t>
                </m:r>
              </w:ins>
            </m:sub>
            <m:sup/>
            <m:e>
              <m:sSup>
                <m:sSupPr>
                  <m:ctrlPr>
                    <w:ins w:id="7716" w:author="The Si Tran" w:date="2012-12-06T02:33:00Z">
                      <w:rPr>
                        <w:rFonts w:ascii="Cambria Math" w:hAnsi="Cambria Math"/>
                        <w:i/>
                        <w:szCs w:val="26"/>
                      </w:rPr>
                    </w:ins>
                  </m:ctrlPr>
                </m:sSupPr>
                <m:e>
                  <m:d>
                    <m:dPr>
                      <m:ctrlPr>
                        <w:ins w:id="7717" w:author="The Si Tran" w:date="2012-12-06T02:33:00Z">
                          <w:rPr>
                            <w:rFonts w:ascii="Cambria Math" w:hAnsi="Cambria Math"/>
                            <w:i/>
                            <w:szCs w:val="26"/>
                          </w:rPr>
                        </w:ins>
                      </m:ctrlPr>
                    </m:dPr>
                    <m:e>
                      <m:sSub>
                        <m:sSubPr>
                          <m:ctrlPr>
                            <w:ins w:id="7718" w:author="The Si Tran" w:date="2012-12-06T02:33:00Z">
                              <w:rPr>
                                <w:rFonts w:ascii="Cambria Math" w:hAnsi="Cambria Math"/>
                                <w:i/>
                                <w:szCs w:val="26"/>
                              </w:rPr>
                            </w:ins>
                          </m:ctrlPr>
                        </m:sSubPr>
                        <m:e>
                          <w:ins w:id="7719" w:author="The Si Tran" w:date="2012-12-06T02:33:00Z">
                            <m:r>
                              <w:rPr>
                                <w:rFonts w:ascii="Cambria Math" w:hAnsi="Cambria Math"/>
                                <w:szCs w:val="26"/>
                              </w:rPr>
                              <m:t>t</m:t>
                            </m:r>
                          </w:ins>
                        </m:e>
                        <m:sub>
                          <w:ins w:id="7720" w:author="The Si Tran" w:date="2012-12-06T02:33:00Z">
                            <m:r>
                              <w:rPr>
                                <w:rFonts w:ascii="Cambria Math" w:hAnsi="Cambria Math"/>
                                <w:szCs w:val="26"/>
                              </w:rPr>
                              <m:t>d</m:t>
                            </m:r>
                          </w:ins>
                        </m:sub>
                      </m:sSub>
                      <w:ins w:id="7721" w:author="The Si Tran" w:date="2012-12-06T02:33:00Z">
                        <m:r>
                          <w:rPr>
                            <w:rFonts w:ascii="Cambria Math" w:hAnsi="Cambria Math"/>
                            <w:szCs w:val="26"/>
                          </w:rPr>
                          <m:t>-</m:t>
                        </m:r>
                      </w:ins>
                      <m:sSub>
                        <m:sSubPr>
                          <m:ctrlPr>
                            <w:ins w:id="7722" w:author="The Si Tran" w:date="2012-12-06T02:33:00Z">
                              <w:rPr>
                                <w:rFonts w:ascii="Cambria Math" w:hAnsi="Cambria Math"/>
                                <w:i/>
                                <w:szCs w:val="26"/>
                              </w:rPr>
                            </w:ins>
                          </m:ctrlPr>
                        </m:sSubPr>
                        <m:e>
                          <w:ins w:id="7723" w:author="The Si Tran" w:date="2012-12-06T02:34:00Z">
                            <m:r>
                              <w:rPr>
                                <w:rFonts w:ascii="Cambria Math" w:hAnsi="Cambria Math"/>
                                <w:szCs w:val="26"/>
                              </w:rPr>
                              <m:t>o</m:t>
                            </m:r>
                          </w:ins>
                        </m:e>
                        <m:sub>
                          <w:ins w:id="7724" w:author="The Si Tran" w:date="2012-12-06T02:34:00Z">
                            <m:r>
                              <w:rPr>
                                <w:rFonts w:ascii="Cambria Math" w:hAnsi="Cambria Math"/>
                                <w:szCs w:val="26"/>
                              </w:rPr>
                              <m:t>d</m:t>
                            </m:r>
                          </w:ins>
                        </m:sub>
                      </m:sSub>
                    </m:e>
                  </m:d>
                </m:e>
                <m:sup>
                  <w:ins w:id="7725" w:author="The Si Tran" w:date="2012-12-06T02:33:00Z">
                    <m:r>
                      <w:rPr>
                        <w:rFonts w:ascii="Cambria Math" w:hAnsi="Cambria Math"/>
                        <w:szCs w:val="26"/>
                      </w:rPr>
                      <m:t>2</m:t>
                    </m:r>
                  </w:ins>
                </m:sup>
              </m:sSup>
              <w:ins w:id="7726" w:author="The Si Tran" w:date="2012-12-06T02:34:00Z">
                <m:r>
                  <w:rPr>
                    <w:rFonts w:ascii="Cambria Math" w:hAnsi="Cambria Math"/>
                    <w:szCs w:val="26"/>
                  </w:rPr>
                  <m:t>=</m:t>
                </m:r>
              </w:ins>
              <m:f>
                <m:fPr>
                  <m:ctrlPr>
                    <w:ins w:id="7727" w:author="The Si Tran" w:date="2012-12-06T02:34:00Z">
                      <w:rPr>
                        <w:rFonts w:ascii="Cambria Math" w:hAnsi="Cambria Math"/>
                        <w:i/>
                        <w:szCs w:val="26"/>
                      </w:rPr>
                    </w:ins>
                  </m:ctrlPr>
                </m:fPr>
                <m:num>
                  <w:ins w:id="7728" w:author="The Si Tran" w:date="2012-12-06T02:34:00Z">
                    <m:r>
                      <w:rPr>
                        <w:rFonts w:ascii="Cambria Math" w:hAnsi="Cambria Math"/>
                        <w:szCs w:val="26"/>
                      </w:rPr>
                      <m:t>1</m:t>
                    </m:r>
                  </w:ins>
                </m:num>
                <m:den>
                  <w:ins w:id="7729" w:author="The Si Tran" w:date="2012-12-06T02:34:00Z">
                    <m:r>
                      <w:rPr>
                        <w:rFonts w:ascii="Cambria Math" w:hAnsi="Cambria Math"/>
                        <w:szCs w:val="26"/>
                      </w:rPr>
                      <m:t>2</m:t>
                    </m:r>
                  </w:ins>
                </m:den>
              </m:f>
            </m:e>
          </m:nary>
          <m:nary>
            <m:naryPr>
              <m:chr m:val="∑"/>
              <m:limLoc m:val="subSup"/>
              <m:supHide m:val="1"/>
              <m:ctrlPr>
                <w:ins w:id="7730" w:author="The Si Tran" w:date="2012-12-06T02:34:00Z">
                  <w:rPr>
                    <w:rFonts w:ascii="Cambria Math" w:hAnsi="Cambria Math"/>
                    <w:i/>
                    <w:szCs w:val="26"/>
                  </w:rPr>
                </w:ins>
              </m:ctrlPr>
            </m:naryPr>
            <m:sub>
              <w:ins w:id="7731" w:author="The Si Tran" w:date="2012-12-06T02:34:00Z">
                <m:r>
                  <w:rPr>
                    <w:rFonts w:ascii="Cambria Math" w:hAnsi="Cambria Math"/>
                    <w:szCs w:val="26"/>
                  </w:rPr>
                  <m:t>d∈D</m:t>
                </m:r>
              </w:ins>
            </m:sub>
            <m:sup/>
            <m:e>
              <m:f>
                <m:fPr>
                  <m:ctrlPr>
                    <w:ins w:id="7732" w:author="The Si Tran" w:date="2012-12-06T02:34:00Z">
                      <w:rPr>
                        <w:rFonts w:ascii="Cambria Math" w:hAnsi="Cambria Math"/>
                        <w:i/>
                        <w:szCs w:val="26"/>
                      </w:rPr>
                    </w:ins>
                  </m:ctrlPr>
                </m:fPr>
                <m:num>
                  <w:ins w:id="7733" w:author="The Si Tran" w:date="2012-12-06T02:35:00Z">
                    <m:r>
                      <w:rPr>
                        <w:rFonts w:ascii="Cambria Math" w:hAnsi="Cambria Math"/>
                        <w:szCs w:val="26"/>
                      </w:rPr>
                      <m:t>∂</m:t>
                    </m:r>
                  </w:ins>
                </m:num>
                <m:den>
                  <w:ins w:id="7734" w:author="The Si Tran" w:date="2012-12-06T02:35:00Z">
                    <m:r>
                      <w:rPr>
                        <w:rFonts w:ascii="Cambria Math" w:hAnsi="Cambria Math"/>
                        <w:szCs w:val="26"/>
                      </w:rPr>
                      <m:t>∂</m:t>
                    </m:r>
                  </w:ins>
                  <m:sSub>
                    <m:sSubPr>
                      <m:ctrlPr>
                        <w:ins w:id="7735" w:author="The Si Tran" w:date="2012-12-06T02:35:00Z">
                          <w:rPr>
                            <w:rFonts w:ascii="Cambria Math" w:hAnsi="Cambria Math"/>
                            <w:i/>
                            <w:szCs w:val="26"/>
                          </w:rPr>
                        </w:ins>
                      </m:ctrlPr>
                    </m:sSubPr>
                    <m:e>
                      <w:ins w:id="7736" w:author="The Si Tran" w:date="2012-12-06T02:35:00Z">
                        <m:r>
                          <w:rPr>
                            <w:rFonts w:ascii="Cambria Math" w:hAnsi="Cambria Math"/>
                            <w:szCs w:val="26"/>
                          </w:rPr>
                          <m:t>w</m:t>
                        </m:r>
                      </w:ins>
                    </m:e>
                    <m:sub>
                      <w:ins w:id="7737" w:author="The Si Tran" w:date="2012-12-06T02:35:00Z">
                        <m:r>
                          <w:rPr>
                            <w:rFonts w:ascii="Cambria Math" w:hAnsi="Cambria Math"/>
                            <w:szCs w:val="26"/>
                          </w:rPr>
                          <m:t>i</m:t>
                        </m:r>
                      </w:ins>
                    </m:sub>
                  </m:sSub>
                </m:den>
              </m:f>
            </m:e>
          </m:nary>
          <m:sSup>
            <m:sSupPr>
              <m:ctrlPr>
                <w:ins w:id="7738" w:author="The Si Tran" w:date="2012-12-06T02:35:00Z">
                  <w:rPr>
                    <w:rFonts w:ascii="Cambria Math" w:hAnsi="Cambria Math"/>
                    <w:i/>
                    <w:szCs w:val="26"/>
                  </w:rPr>
                </w:ins>
              </m:ctrlPr>
            </m:sSupPr>
            <m:e>
              <m:d>
                <m:dPr>
                  <m:ctrlPr>
                    <w:ins w:id="7739" w:author="The Si Tran" w:date="2012-12-06T02:35:00Z">
                      <w:rPr>
                        <w:rFonts w:ascii="Cambria Math" w:hAnsi="Cambria Math"/>
                        <w:i/>
                        <w:szCs w:val="26"/>
                      </w:rPr>
                    </w:ins>
                  </m:ctrlPr>
                </m:dPr>
                <m:e>
                  <m:sSub>
                    <m:sSubPr>
                      <m:ctrlPr>
                        <w:ins w:id="7740" w:author="The Si Tran" w:date="2012-12-06T02:35:00Z">
                          <w:rPr>
                            <w:rFonts w:ascii="Cambria Math" w:hAnsi="Cambria Math"/>
                            <w:i/>
                            <w:szCs w:val="26"/>
                          </w:rPr>
                        </w:ins>
                      </m:ctrlPr>
                    </m:sSubPr>
                    <m:e>
                      <w:ins w:id="7741" w:author="The Si Tran" w:date="2012-12-06T02:35:00Z">
                        <m:r>
                          <w:rPr>
                            <w:rFonts w:ascii="Cambria Math" w:hAnsi="Cambria Math"/>
                            <w:szCs w:val="26"/>
                          </w:rPr>
                          <m:t>t</m:t>
                        </m:r>
                      </w:ins>
                    </m:e>
                    <m:sub>
                      <w:ins w:id="7742" w:author="The Si Tran" w:date="2012-12-06T02:35:00Z">
                        <m:r>
                          <w:rPr>
                            <w:rFonts w:ascii="Cambria Math" w:hAnsi="Cambria Math"/>
                            <w:szCs w:val="26"/>
                          </w:rPr>
                          <m:t>d</m:t>
                        </m:r>
                      </w:ins>
                    </m:sub>
                  </m:sSub>
                  <w:ins w:id="7743" w:author="The Si Tran" w:date="2012-12-06T02:35:00Z">
                    <m:r>
                      <w:rPr>
                        <w:rFonts w:ascii="Cambria Math" w:hAnsi="Cambria Math"/>
                        <w:szCs w:val="26"/>
                      </w:rPr>
                      <m:t>-</m:t>
                    </m:r>
                  </w:ins>
                  <m:sSub>
                    <m:sSubPr>
                      <m:ctrlPr>
                        <w:ins w:id="7744" w:author="The Si Tran" w:date="2012-12-06T02:35:00Z">
                          <w:rPr>
                            <w:rFonts w:ascii="Cambria Math" w:hAnsi="Cambria Math"/>
                            <w:i/>
                            <w:szCs w:val="26"/>
                          </w:rPr>
                        </w:ins>
                      </m:ctrlPr>
                    </m:sSubPr>
                    <m:e>
                      <w:ins w:id="7745" w:author="The Si Tran" w:date="2012-12-06T02:35:00Z">
                        <m:r>
                          <w:rPr>
                            <w:rFonts w:ascii="Cambria Math" w:hAnsi="Cambria Math"/>
                            <w:szCs w:val="26"/>
                          </w:rPr>
                          <m:t>o</m:t>
                        </m:r>
                      </w:ins>
                    </m:e>
                    <m:sub>
                      <w:ins w:id="7746" w:author="The Si Tran" w:date="2012-12-06T02:35:00Z">
                        <m:r>
                          <w:rPr>
                            <w:rFonts w:ascii="Cambria Math" w:hAnsi="Cambria Math"/>
                            <w:szCs w:val="26"/>
                          </w:rPr>
                          <m:t>d</m:t>
                        </m:r>
                      </w:ins>
                    </m:sub>
                  </m:sSub>
                </m:e>
              </m:d>
            </m:e>
            <m:sup>
              <w:ins w:id="7747" w:author="The Si Tran" w:date="2012-12-06T02:35:00Z">
                <m:r>
                  <w:rPr>
                    <w:rFonts w:ascii="Cambria Math" w:hAnsi="Cambria Math"/>
                    <w:szCs w:val="26"/>
                  </w:rPr>
                  <m:t>2</m:t>
                </m:r>
              </w:ins>
            </m:sup>
          </m:sSup>
          <w:ins w:id="7748" w:author="The Si Tran" w:date="2012-12-06T02:35:00Z">
            <m:r>
              <w:rPr>
                <w:rFonts w:ascii="Cambria Math" w:hAnsi="Cambria Math"/>
                <w:szCs w:val="26"/>
              </w:rPr>
              <m:t>=</m:t>
            </m:r>
          </w:ins>
          <m:f>
            <m:fPr>
              <m:ctrlPr>
                <w:ins w:id="7749" w:author="The Si Tran" w:date="2012-12-06T02:35:00Z">
                  <w:rPr>
                    <w:rFonts w:ascii="Cambria Math" w:hAnsi="Cambria Math"/>
                    <w:i/>
                    <w:szCs w:val="26"/>
                  </w:rPr>
                </w:ins>
              </m:ctrlPr>
            </m:fPr>
            <m:num>
              <w:ins w:id="7750" w:author="The Si Tran" w:date="2012-12-06T02:35:00Z">
                <m:r>
                  <w:rPr>
                    <w:rFonts w:ascii="Cambria Math" w:hAnsi="Cambria Math"/>
                    <w:szCs w:val="26"/>
                  </w:rPr>
                  <m:t>1</m:t>
                </m:r>
              </w:ins>
            </m:num>
            <m:den>
              <w:ins w:id="7751" w:author="The Si Tran" w:date="2012-12-06T02:35:00Z">
                <m:r>
                  <w:rPr>
                    <w:rFonts w:ascii="Cambria Math" w:hAnsi="Cambria Math"/>
                    <w:szCs w:val="26"/>
                  </w:rPr>
                  <m:t>2</m:t>
                </m:r>
              </w:ins>
            </m:den>
          </m:f>
          <m:nary>
            <m:naryPr>
              <m:chr m:val="∑"/>
              <m:limLoc m:val="subSup"/>
              <m:supHide m:val="1"/>
              <m:ctrlPr>
                <w:ins w:id="7752" w:author="The Si Tran" w:date="2012-12-06T02:35:00Z">
                  <w:rPr>
                    <w:rFonts w:ascii="Cambria Math" w:hAnsi="Cambria Math"/>
                    <w:i/>
                    <w:szCs w:val="26"/>
                  </w:rPr>
                </w:ins>
              </m:ctrlPr>
            </m:naryPr>
            <m:sub>
              <w:ins w:id="7753" w:author="The Si Tran" w:date="2012-12-06T02:35:00Z">
                <m:r>
                  <w:rPr>
                    <w:rFonts w:ascii="Cambria Math" w:hAnsi="Cambria Math"/>
                    <w:szCs w:val="26"/>
                  </w:rPr>
                  <m:t>d∈D</m:t>
                </m:r>
              </w:ins>
            </m:sub>
            <m:sup/>
            <m:e>
              <w:ins w:id="7754" w:author="The Si Tran" w:date="2012-12-06T02:36:00Z">
                <m:r>
                  <w:rPr>
                    <w:rFonts w:ascii="Cambria Math" w:hAnsi="Cambria Math"/>
                    <w:szCs w:val="26"/>
                  </w:rPr>
                  <m:t>2</m:t>
                </m:r>
              </w:ins>
              <m:d>
                <m:dPr>
                  <m:ctrlPr>
                    <w:ins w:id="7755" w:author="The Si Tran" w:date="2012-12-06T02:36:00Z">
                      <w:rPr>
                        <w:rFonts w:ascii="Cambria Math" w:hAnsi="Cambria Math"/>
                        <w:i/>
                        <w:szCs w:val="26"/>
                      </w:rPr>
                    </w:ins>
                  </m:ctrlPr>
                </m:dPr>
                <m:e>
                  <m:sSub>
                    <m:sSubPr>
                      <m:ctrlPr>
                        <w:ins w:id="7756" w:author="The Si Tran" w:date="2012-12-06T02:36:00Z">
                          <w:rPr>
                            <w:rFonts w:ascii="Cambria Math" w:hAnsi="Cambria Math"/>
                            <w:i/>
                            <w:szCs w:val="26"/>
                          </w:rPr>
                        </w:ins>
                      </m:ctrlPr>
                    </m:sSubPr>
                    <m:e>
                      <w:ins w:id="7757" w:author="The Si Tran" w:date="2012-12-06T02:36:00Z">
                        <m:r>
                          <w:rPr>
                            <w:rFonts w:ascii="Cambria Math" w:hAnsi="Cambria Math"/>
                            <w:szCs w:val="26"/>
                          </w:rPr>
                          <m:t>t</m:t>
                        </m:r>
                      </w:ins>
                    </m:e>
                    <m:sub>
                      <w:ins w:id="7758" w:author="The Si Tran" w:date="2012-12-06T02:36:00Z">
                        <m:r>
                          <w:rPr>
                            <w:rFonts w:ascii="Cambria Math" w:hAnsi="Cambria Math"/>
                            <w:szCs w:val="26"/>
                          </w:rPr>
                          <m:t>d</m:t>
                        </m:r>
                      </w:ins>
                    </m:sub>
                  </m:sSub>
                  <w:ins w:id="7759" w:author="The Si Tran" w:date="2012-12-06T02:36:00Z">
                    <m:r>
                      <w:rPr>
                        <w:rFonts w:ascii="Cambria Math" w:hAnsi="Cambria Math"/>
                        <w:szCs w:val="26"/>
                      </w:rPr>
                      <m:t>-</m:t>
                    </m:r>
                  </w:ins>
                  <m:sSub>
                    <m:sSubPr>
                      <m:ctrlPr>
                        <w:ins w:id="7760" w:author="The Si Tran" w:date="2012-12-06T02:36:00Z">
                          <w:rPr>
                            <w:rFonts w:ascii="Cambria Math" w:hAnsi="Cambria Math"/>
                            <w:i/>
                            <w:szCs w:val="26"/>
                          </w:rPr>
                        </w:ins>
                      </m:ctrlPr>
                    </m:sSubPr>
                    <m:e>
                      <w:ins w:id="7761" w:author="The Si Tran" w:date="2012-12-06T02:36:00Z">
                        <m:r>
                          <w:rPr>
                            <w:rFonts w:ascii="Cambria Math" w:hAnsi="Cambria Math"/>
                            <w:szCs w:val="26"/>
                          </w:rPr>
                          <m:t>o</m:t>
                        </m:r>
                      </w:ins>
                    </m:e>
                    <m:sub>
                      <w:ins w:id="7762" w:author="The Si Tran" w:date="2012-12-06T02:36:00Z">
                        <m:r>
                          <w:rPr>
                            <w:rFonts w:ascii="Cambria Math" w:hAnsi="Cambria Math"/>
                            <w:szCs w:val="26"/>
                          </w:rPr>
                          <m:t>d</m:t>
                        </m:r>
                      </w:ins>
                    </m:sub>
                  </m:sSub>
                </m:e>
              </m:d>
            </m:e>
          </m:nary>
          <m:f>
            <m:fPr>
              <m:ctrlPr>
                <w:ins w:id="7763" w:author="The Si Tran" w:date="2012-12-06T02:36:00Z">
                  <w:rPr>
                    <w:rFonts w:ascii="Cambria Math" w:hAnsi="Cambria Math"/>
                    <w:i/>
                    <w:szCs w:val="26"/>
                  </w:rPr>
                </w:ins>
              </m:ctrlPr>
            </m:fPr>
            <m:num>
              <w:ins w:id="7764" w:author="The Si Tran" w:date="2012-12-06T02:36:00Z">
                <m:r>
                  <w:rPr>
                    <w:rFonts w:ascii="Cambria Math" w:hAnsi="Cambria Math"/>
                    <w:szCs w:val="26"/>
                  </w:rPr>
                  <m:t>∂</m:t>
                </m:r>
              </w:ins>
            </m:num>
            <m:den>
              <w:ins w:id="7765" w:author="The Si Tran" w:date="2012-12-06T02:36:00Z">
                <m:r>
                  <w:rPr>
                    <w:rFonts w:ascii="Cambria Math" w:hAnsi="Cambria Math"/>
                    <w:szCs w:val="26"/>
                  </w:rPr>
                  <m:t>∂</m:t>
                </m:r>
              </w:ins>
              <m:sSub>
                <m:sSubPr>
                  <m:ctrlPr>
                    <w:ins w:id="7766" w:author="The Si Tran" w:date="2012-12-06T02:36:00Z">
                      <w:rPr>
                        <w:rFonts w:ascii="Cambria Math" w:hAnsi="Cambria Math"/>
                        <w:i/>
                        <w:szCs w:val="26"/>
                      </w:rPr>
                    </w:ins>
                  </m:ctrlPr>
                </m:sSubPr>
                <m:e>
                  <w:ins w:id="7767" w:author="The Si Tran" w:date="2012-12-06T02:36:00Z">
                    <m:r>
                      <w:rPr>
                        <w:rFonts w:ascii="Cambria Math" w:hAnsi="Cambria Math"/>
                        <w:szCs w:val="26"/>
                      </w:rPr>
                      <m:t>w</m:t>
                    </m:r>
                  </w:ins>
                </m:e>
                <m:sub>
                  <w:ins w:id="7768" w:author="The Si Tran" w:date="2012-12-06T02:36:00Z">
                    <m:r>
                      <w:rPr>
                        <w:rFonts w:ascii="Cambria Math" w:hAnsi="Cambria Math"/>
                        <w:szCs w:val="26"/>
                      </w:rPr>
                      <m:t>i</m:t>
                    </m:r>
                  </w:ins>
                </m:sub>
              </m:sSub>
            </m:den>
          </m:f>
          <m:d>
            <m:dPr>
              <m:ctrlPr>
                <w:ins w:id="7769" w:author="The Si Tran" w:date="2012-12-06T02:36:00Z">
                  <w:rPr>
                    <w:rFonts w:ascii="Cambria Math" w:hAnsi="Cambria Math"/>
                    <w:i/>
                    <w:szCs w:val="26"/>
                  </w:rPr>
                </w:ins>
              </m:ctrlPr>
            </m:dPr>
            <m:e>
              <m:sSub>
                <m:sSubPr>
                  <m:ctrlPr>
                    <w:ins w:id="7770" w:author="The Si Tran" w:date="2012-12-06T02:36:00Z">
                      <w:rPr>
                        <w:rFonts w:ascii="Cambria Math" w:hAnsi="Cambria Math"/>
                        <w:i/>
                        <w:szCs w:val="26"/>
                      </w:rPr>
                    </w:ins>
                  </m:ctrlPr>
                </m:sSubPr>
                <m:e>
                  <w:ins w:id="7771" w:author="The Si Tran" w:date="2012-12-06T02:36:00Z">
                    <m:r>
                      <w:rPr>
                        <w:rFonts w:ascii="Cambria Math" w:hAnsi="Cambria Math"/>
                        <w:szCs w:val="26"/>
                      </w:rPr>
                      <m:t>t</m:t>
                    </m:r>
                  </w:ins>
                </m:e>
                <m:sub>
                  <w:ins w:id="7772" w:author="The Si Tran" w:date="2012-12-06T02:36:00Z">
                    <m:r>
                      <w:rPr>
                        <w:rFonts w:ascii="Cambria Math" w:hAnsi="Cambria Math"/>
                        <w:szCs w:val="26"/>
                      </w:rPr>
                      <m:t>d</m:t>
                    </m:r>
                  </w:ins>
                </m:sub>
              </m:sSub>
              <w:ins w:id="7773" w:author="The Si Tran" w:date="2012-12-06T02:36:00Z">
                <m:r>
                  <w:rPr>
                    <w:rFonts w:ascii="Cambria Math" w:hAnsi="Cambria Math"/>
                    <w:szCs w:val="26"/>
                  </w:rPr>
                  <m:t>-</m:t>
                </m:r>
              </w:ins>
              <m:sSub>
                <m:sSubPr>
                  <m:ctrlPr>
                    <w:ins w:id="7774" w:author="The Si Tran" w:date="2012-12-06T02:36:00Z">
                      <w:rPr>
                        <w:rFonts w:ascii="Cambria Math" w:hAnsi="Cambria Math"/>
                        <w:i/>
                        <w:szCs w:val="26"/>
                      </w:rPr>
                    </w:ins>
                  </m:ctrlPr>
                </m:sSubPr>
                <m:e>
                  <w:ins w:id="7775" w:author="The Si Tran" w:date="2012-12-06T02:36:00Z">
                    <m:r>
                      <w:rPr>
                        <w:rFonts w:ascii="Cambria Math" w:hAnsi="Cambria Math"/>
                        <w:szCs w:val="26"/>
                      </w:rPr>
                      <m:t>o</m:t>
                    </m:r>
                  </w:ins>
                </m:e>
                <m:sub>
                  <w:ins w:id="7776"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7777" w:author="The Si Tran" w:date="2012-12-06T02:42:00Z">
        <w:r>
          <w:rPr>
            <w:szCs w:val="26"/>
          </w:rPr>
          <w:t xml:space="preserve">   </w:t>
        </w:r>
        <w:r>
          <w:rPr>
            <w:szCs w:val="26"/>
          </w:rPr>
          <w:tab/>
        </w:r>
        <w:r>
          <w:rPr>
            <w:szCs w:val="26"/>
          </w:rPr>
          <w:tab/>
        </w:r>
        <w:r>
          <w:rPr>
            <w:szCs w:val="26"/>
          </w:rPr>
          <w:tab/>
        </w:r>
        <w:r>
          <w:rPr>
            <w:szCs w:val="26"/>
          </w:rPr>
          <w:tab/>
          <w:t xml:space="preserve">   </w:t>
        </w:r>
      </w:ins>
      <w:ins w:id="7778"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7779" w:author="The Si Tran" w:date="2012-12-06T02:44:00Z">
          <w:pPr>
            <w:spacing w:before="0"/>
          </w:pPr>
        </w:pPrChange>
      </w:pPr>
      <w:ins w:id="7780" w:author="The Si Tran" w:date="2012-12-06T02:41:00Z">
        <w:r w:rsidRPr="002E47E8">
          <w:rPr>
            <w:noProof/>
            <w:szCs w:val="26"/>
            <w:rPrChange w:id="7781" w:author="Unknown">
              <w:rPr>
                <w:noProof/>
              </w:rPr>
            </w:rPrChange>
          </w:rPr>
          <mc:AlternateContent>
            <mc:Choice Requires="wps">
              <w:drawing>
                <wp:anchor distT="0" distB="0" distL="114300" distR="114300" simplePos="0" relativeHeight="251606528" behindDoc="1" locked="0" layoutInCell="1" allowOverlap="1" wp14:anchorId="798E5BC6" wp14:editId="556A7500">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7D482D" w:rsidRDefault="007D482D">
                              <w:pPr>
                                <w:pStyle w:val="EquationIndex"/>
                                <w:pPrChange w:id="7782" w:author="The Si Tran" w:date="2012-12-16T08:23:00Z">
                                  <w:pPr/>
                                </w:pPrChange>
                              </w:pPr>
                              <w:ins w:id="7783"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7D482D" w:rsidRDefault="007D482D">
                        <w:pPr>
                          <w:pStyle w:val="EquationIndex"/>
                          <w:pPrChange w:id="7784" w:author="The Si Tran" w:date="2012-12-16T08:23:00Z">
                            <w:pPr/>
                          </w:pPrChange>
                        </w:pPr>
                        <w:ins w:id="7785" w:author="The Si Tran" w:date="2012-12-06T02:41:00Z">
                          <w:r>
                            <w:t>(4.2)</w:t>
                          </w:r>
                        </w:ins>
                      </w:p>
                    </w:txbxContent>
                  </v:textbox>
                  <w10:wrap type="tight"/>
                </v:shape>
              </w:pict>
            </mc:Fallback>
          </mc:AlternateContent>
        </w:r>
      </w:ins>
      <w:r w:rsidR="0088753F" w:rsidRPr="0049233F">
        <w:rPr>
          <w:szCs w:val="26"/>
        </w:rPr>
        <w:t xml:space="preserve">            </w:t>
      </w:r>
      <w:del w:id="7786" w:author="The Si Tran" w:date="2012-12-06T02:44:00Z">
        <w:r w:rsidR="0088753F" w:rsidRPr="0049233F" w:rsidDel="0020765F">
          <w:rPr>
            <w:szCs w:val="26"/>
          </w:rPr>
          <w:delText xml:space="preserve">     </w:delText>
        </w:r>
      </w:del>
      <m:oMath>
        <m:f>
          <m:fPr>
            <m:ctrlPr>
              <w:ins w:id="7787" w:author="The Si Tran" w:date="2012-12-06T02:39:00Z">
                <w:rPr>
                  <w:rFonts w:ascii="Cambria Math" w:hAnsi="Cambria Math"/>
                  <w:i/>
                  <w:szCs w:val="26"/>
                </w:rPr>
              </w:ins>
            </m:ctrlPr>
          </m:fPr>
          <m:num>
            <w:ins w:id="7788" w:author="The Si Tran" w:date="2012-12-06T02:39:00Z">
              <m:r>
                <w:rPr>
                  <w:rFonts w:ascii="Cambria Math" w:hAnsi="Cambria Math"/>
                  <w:szCs w:val="26"/>
                </w:rPr>
                <m:t>∂E</m:t>
              </m:r>
            </w:ins>
          </m:num>
          <m:den>
            <w:ins w:id="7789" w:author="The Si Tran" w:date="2012-12-06T02:39:00Z">
              <m:r>
                <w:rPr>
                  <w:rFonts w:ascii="Cambria Math" w:hAnsi="Cambria Math"/>
                  <w:szCs w:val="26"/>
                </w:rPr>
                <m:t>∂</m:t>
              </m:r>
            </w:ins>
            <m:sSub>
              <m:sSubPr>
                <m:ctrlPr>
                  <w:ins w:id="7790" w:author="The Si Tran" w:date="2012-12-06T02:39:00Z">
                    <w:rPr>
                      <w:rFonts w:ascii="Cambria Math" w:hAnsi="Cambria Math"/>
                      <w:i/>
                      <w:szCs w:val="26"/>
                    </w:rPr>
                  </w:ins>
                </m:ctrlPr>
              </m:sSubPr>
              <m:e>
                <w:ins w:id="7791" w:author="The Si Tran" w:date="2012-12-06T02:39:00Z">
                  <m:r>
                    <w:rPr>
                      <w:rFonts w:ascii="Cambria Math" w:hAnsi="Cambria Math"/>
                      <w:szCs w:val="26"/>
                    </w:rPr>
                    <m:t>w</m:t>
                  </m:r>
                </w:ins>
              </m:e>
              <m:sub>
                <w:ins w:id="7792" w:author="The Si Tran" w:date="2012-12-06T02:39:00Z">
                  <m:r>
                    <w:rPr>
                      <w:rFonts w:ascii="Cambria Math" w:hAnsi="Cambria Math"/>
                      <w:szCs w:val="26"/>
                    </w:rPr>
                    <m:t>i</m:t>
                  </m:r>
                </w:ins>
              </m:sub>
            </m:sSub>
          </m:den>
        </m:f>
        <w:ins w:id="7793" w:author="The Si Tran" w:date="2012-12-06T02:39:00Z">
          <m:r>
            <w:rPr>
              <w:rFonts w:ascii="Cambria Math" w:hAnsi="Cambria Math"/>
              <w:szCs w:val="26"/>
            </w:rPr>
            <m:t>=</m:t>
          </m:r>
        </w:ins>
        <m:nary>
          <m:naryPr>
            <m:chr m:val="∑"/>
            <m:limLoc m:val="subSup"/>
            <m:supHide m:val="1"/>
            <m:ctrlPr>
              <w:ins w:id="7794" w:author="The Si Tran" w:date="2012-12-06T02:40:00Z">
                <w:rPr>
                  <w:rFonts w:ascii="Cambria Math" w:hAnsi="Cambria Math"/>
                  <w:i/>
                  <w:szCs w:val="26"/>
                </w:rPr>
              </w:ins>
            </m:ctrlPr>
          </m:naryPr>
          <m:sub>
            <w:ins w:id="7795" w:author="The Si Tran" w:date="2012-12-06T02:40:00Z">
              <m:r>
                <w:rPr>
                  <w:rFonts w:ascii="Cambria Math" w:hAnsi="Cambria Math"/>
                  <w:szCs w:val="26"/>
                </w:rPr>
                <m:t>d∈D</m:t>
              </m:r>
            </w:ins>
          </m:sub>
          <m:sup/>
          <m:e>
            <w:ins w:id="7796" w:author="The Si Tran" w:date="2012-12-06T02:40:00Z">
              <m:r>
                <w:rPr>
                  <w:rFonts w:ascii="Cambria Math" w:hAnsi="Cambria Math"/>
                  <w:szCs w:val="26"/>
                </w:rPr>
                <m:t>(</m:t>
              </m:r>
            </w:ins>
            <m:sSub>
              <m:sSubPr>
                <m:ctrlPr>
                  <w:ins w:id="7797" w:author="The Si Tran" w:date="2012-12-06T02:40:00Z">
                    <w:rPr>
                      <w:rFonts w:ascii="Cambria Math" w:hAnsi="Cambria Math"/>
                      <w:i/>
                      <w:szCs w:val="26"/>
                    </w:rPr>
                  </w:ins>
                </m:ctrlPr>
              </m:sSubPr>
              <m:e>
                <w:ins w:id="7798" w:author="The Si Tran" w:date="2012-12-06T02:40:00Z">
                  <m:r>
                    <w:rPr>
                      <w:rFonts w:ascii="Cambria Math" w:hAnsi="Cambria Math"/>
                      <w:szCs w:val="26"/>
                    </w:rPr>
                    <m:t>t</m:t>
                  </m:r>
                </w:ins>
              </m:e>
              <m:sub>
                <w:ins w:id="7799" w:author="The Si Tran" w:date="2012-12-06T02:40:00Z">
                  <m:r>
                    <w:rPr>
                      <w:rFonts w:ascii="Cambria Math" w:hAnsi="Cambria Math"/>
                      <w:szCs w:val="26"/>
                    </w:rPr>
                    <m:t>d</m:t>
                  </m:r>
                </w:ins>
              </m:sub>
            </m:sSub>
            <w:ins w:id="7800" w:author="The Si Tran" w:date="2012-12-06T02:40:00Z">
              <m:r>
                <w:rPr>
                  <w:rFonts w:ascii="Cambria Math" w:hAnsi="Cambria Math"/>
                  <w:szCs w:val="26"/>
                </w:rPr>
                <m:t>-</m:t>
              </m:r>
            </w:ins>
            <m:sSub>
              <m:sSubPr>
                <m:ctrlPr>
                  <w:ins w:id="7801" w:author="The Si Tran" w:date="2012-12-06T02:40:00Z">
                    <w:rPr>
                      <w:rFonts w:ascii="Cambria Math" w:hAnsi="Cambria Math"/>
                      <w:i/>
                      <w:szCs w:val="26"/>
                    </w:rPr>
                  </w:ins>
                </m:ctrlPr>
              </m:sSubPr>
              <m:e>
                <w:ins w:id="7802" w:author="The Si Tran" w:date="2012-12-06T02:40:00Z">
                  <m:r>
                    <w:rPr>
                      <w:rFonts w:ascii="Cambria Math" w:hAnsi="Cambria Math"/>
                      <w:szCs w:val="26"/>
                    </w:rPr>
                    <m:t>o</m:t>
                  </m:r>
                </w:ins>
              </m:e>
              <m:sub>
                <w:ins w:id="7803" w:author="The Si Tran" w:date="2012-12-06T02:40:00Z">
                  <m:r>
                    <w:rPr>
                      <w:rFonts w:ascii="Cambria Math" w:hAnsi="Cambria Math"/>
                      <w:szCs w:val="26"/>
                    </w:rPr>
                    <m:t>d</m:t>
                  </m:r>
                </w:ins>
              </m:sub>
            </m:sSub>
            <w:ins w:id="7804" w:author="The Si Tran" w:date="2012-12-06T02:40:00Z">
              <m:r>
                <w:rPr>
                  <w:rFonts w:ascii="Cambria Math" w:hAnsi="Cambria Math"/>
                  <w:szCs w:val="26"/>
                </w:rPr>
                <m:t>)(-</m:t>
              </m:r>
            </w:ins>
            <m:sSub>
              <m:sSubPr>
                <m:ctrlPr>
                  <w:ins w:id="7805" w:author="The Si Tran" w:date="2012-12-06T02:40:00Z">
                    <w:rPr>
                      <w:rFonts w:ascii="Cambria Math" w:hAnsi="Cambria Math"/>
                      <w:i/>
                      <w:szCs w:val="26"/>
                    </w:rPr>
                  </w:ins>
                </m:ctrlPr>
              </m:sSubPr>
              <m:e>
                <w:ins w:id="7806" w:author="The Si Tran" w:date="2012-12-06T02:40:00Z">
                  <m:r>
                    <w:rPr>
                      <w:rFonts w:ascii="Cambria Math" w:hAnsi="Cambria Math"/>
                      <w:szCs w:val="26"/>
                    </w:rPr>
                    <m:t>x</m:t>
                  </m:r>
                </w:ins>
              </m:e>
              <m:sub>
                <w:ins w:id="7807" w:author="The Si Tran" w:date="2012-12-06T02:40:00Z">
                  <m:r>
                    <w:rPr>
                      <w:rFonts w:ascii="Cambria Math" w:hAnsi="Cambria Math"/>
                      <w:szCs w:val="26"/>
                    </w:rPr>
                    <m:t>id</m:t>
                  </m:r>
                </w:ins>
              </m:sub>
            </m:sSub>
            <w:ins w:id="7808" w:author="The Si Tran" w:date="2012-12-06T02:40:00Z">
              <m:r>
                <w:rPr>
                  <w:rFonts w:ascii="Cambria Math" w:hAnsi="Cambria Math"/>
                  <w:szCs w:val="26"/>
                </w:rPr>
                <m:t>)</m:t>
              </m:r>
            </w:ins>
          </m:e>
        </m:nary>
      </m:oMath>
      <w:ins w:id="7809" w:author="The Si Tran" w:date="2012-12-06T02:41:00Z">
        <w:r>
          <w:rPr>
            <w:szCs w:val="26"/>
          </w:rPr>
          <w:t xml:space="preserve">  </w:t>
        </w:r>
      </w:ins>
      <w:del w:id="7810" w:author="The Si Tran" w:date="2012-12-06T02:38:00Z">
        <w:r w:rsidR="0088753F" w:rsidRPr="002E47E8" w:rsidDel="00CA1FAD">
          <w:rPr>
            <w:noProof/>
            <w:szCs w:val="26"/>
            <w:rPrChange w:id="7811" w:author="Unknown">
              <w:rPr>
                <w:noProof/>
              </w:rPr>
            </w:rPrChange>
          </w:rPr>
          <w:drawing>
            <wp:inline distT="0" distB="0" distL="0" distR="0" wp14:anchorId="3EF07EE9" wp14:editId="701753DE">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7812" w:author="The Si Tran" w:date="2012-12-06T02:41:00Z">
        <w:r w:rsidRPr="002E47E8" w:rsidDel="002972CB">
          <w:rPr>
            <w:noProof/>
            <w:szCs w:val="26"/>
            <w:rPrChange w:id="7813" w:author="Unknown">
              <w:rPr>
                <w:noProof/>
              </w:rPr>
            </w:rPrChange>
          </w:rPr>
          <w:drawing>
            <wp:inline distT="0" distB="0" distL="0" distR="0" wp14:anchorId="0A624021" wp14:editId="49F967CE">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7814" w:author="The Si Tran" w:date="2012-12-06T02:43:00Z"/>
          <w:szCs w:val="26"/>
        </w:rPr>
      </w:pPr>
      <w:ins w:id="7815" w:author="The Si Tran" w:date="2012-12-06T02:44:00Z">
        <w:r w:rsidRPr="002E47E8">
          <w:rPr>
            <w:noProof/>
            <w:szCs w:val="26"/>
            <w:rPrChange w:id="7816" w:author="Unknown">
              <w:rPr>
                <w:noProof/>
              </w:rPr>
            </w:rPrChange>
          </w:rPr>
          <mc:AlternateContent>
            <mc:Choice Requires="wps">
              <w:drawing>
                <wp:anchor distT="0" distB="0" distL="114300" distR="114300" simplePos="0" relativeHeight="251609600" behindDoc="1" locked="0" layoutInCell="1" allowOverlap="1" wp14:anchorId="01E51B53" wp14:editId="001022EE">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7D482D" w:rsidRDefault="007D482D">
                              <w:pPr>
                                <w:pStyle w:val="EquationIndex"/>
                                <w:pPrChange w:id="7817" w:author="The Si Tran" w:date="2012-12-16T08:23:00Z">
                                  <w:pPr/>
                                </w:pPrChange>
                              </w:pPr>
                              <w:ins w:id="7818" w:author="The Si Tran" w:date="2012-12-06T02:41:00Z">
                                <w:r>
                                  <w:t>(4.</w:t>
                                </w:r>
                              </w:ins>
                              <w:ins w:id="7819" w:author="The Si Tran" w:date="2012-12-06T02:44:00Z">
                                <w:r>
                                  <w:t>3</w:t>
                                </w:r>
                              </w:ins>
                              <w:ins w:id="782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7D482D" w:rsidRDefault="007D482D">
                        <w:pPr>
                          <w:pStyle w:val="EquationIndex"/>
                          <w:pPrChange w:id="7821" w:author="The Si Tran" w:date="2012-12-16T08:23:00Z">
                            <w:pPr/>
                          </w:pPrChange>
                        </w:pPr>
                        <w:ins w:id="7822" w:author="The Si Tran" w:date="2012-12-06T02:41:00Z">
                          <w:r>
                            <w:t>(4.</w:t>
                          </w:r>
                        </w:ins>
                        <w:ins w:id="7823" w:author="The Si Tran" w:date="2012-12-06T02:44:00Z">
                          <w:r>
                            <w:t>3</w:t>
                          </w:r>
                        </w:ins>
                        <w:ins w:id="7824" w:author="The Si Tran" w:date="2012-12-06T02:41:00Z">
                          <w:r>
                            <w:t>)</w:t>
                          </w:r>
                        </w:ins>
                      </w:p>
                    </w:txbxContent>
                  </v:textbox>
                  <w10:wrap type="tight"/>
                </v:shape>
              </w:pict>
            </mc:Fallback>
          </mc:AlternateContent>
        </w:r>
      </w:ins>
      <w:r w:rsidR="0088753F" w:rsidRPr="0049233F">
        <w:rPr>
          <w:szCs w:val="26"/>
        </w:rPr>
        <w:t>Thay (</w:t>
      </w:r>
      <w:ins w:id="7825" w:author="The Si Tran" w:date="2012-12-14T06:11:00Z">
        <w:r>
          <w:rPr>
            <w:szCs w:val="26"/>
          </w:rPr>
          <w:t>4</w:t>
        </w:r>
      </w:ins>
      <w:del w:id="7826" w:author="The Si Tran" w:date="2012-12-14T06:11:00Z">
        <w:r w:rsidR="0088753F" w:rsidRPr="0049233F" w:rsidDel="0008713C">
          <w:rPr>
            <w:szCs w:val="26"/>
          </w:rPr>
          <w:delText>2</w:delText>
        </w:r>
      </w:del>
      <w:r w:rsidR="0088753F" w:rsidRPr="0049233F">
        <w:rPr>
          <w:szCs w:val="26"/>
        </w:rPr>
        <w:t>.2) vào (</w:t>
      </w:r>
      <w:ins w:id="7827" w:author="The Si Tran" w:date="2012-12-14T06:11:00Z">
        <w:r>
          <w:rPr>
            <w:szCs w:val="26"/>
          </w:rPr>
          <w:t>4</w:t>
        </w:r>
      </w:ins>
      <w:del w:id="7828"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2F1D4B">
      <w:pPr>
        <w:pStyle w:val="Canhgiua"/>
        <w:pPrChange w:id="7829" w:author="The Si Tran" w:date="2012-12-16T17:29:00Z">
          <w:pPr>
            <w:spacing w:before="0"/>
          </w:pPr>
        </w:pPrChange>
      </w:pPr>
      <m:oMathPara>
        <m:oMathParaPr>
          <m:jc m:val="center"/>
        </m:oMathParaPr>
        <m:oMath>
          <m:sSub>
            <m:sSubPr>
              <m:ctrlPr>
                <w:ins w:id="7830" w:author="The Si Tran" w:date="2012-12-06T02:43:00Z">
                  <w:rPr>
                    <w:rFonts w:ascii="Cambria Math" w:hAnsi="Cambria Math"/>
                  </w:rPr>
                </w:ins>
              </m:ctrlPr>
            </m:sSubPr>
            <m:e>
              <w:ins w:id="7831" w:author="The Si Tran" w:date="2012-12-06T02:43:00Z">
                <m:r>
                  <m:rPr>
                    <m:sty m:val="p"/>
                  </m:rPr>
                  <w:rPr>
                    <w:rFonts w:ascii="Cambria Math" w:hAnsi="Cambria Math"/>
                  </w:rPr>
                  <m:t>∆</m:t>
                </m:r>
                <m:r>
                  <w:rPr>
                    <w:rFonts w:ascii="Cambria Math" w:hAnsi="Cambria Math"/>
                  </w:rPr>
                  <m:t>w</m:t>
                </m:r>
              </w:ins>
            </m:e>
            <m:sub>
              <w:ins w:id="7832" w:author="The Si Tran" w:date="2012-12-06T02:43:00Z">
                <m:r>
                  <w:rPr>
                    <w:rFonts w:ascii="Cambria Math" w:hAnsi="Cambria Math"/>
                  </w:rPr>
                  <m:t>i</m:t>
                </m:r>
              </w:ins>
            </m:sub>
          </m:sSub>
          <w:ins w:id="7833" w:author="The Si Tran" w:date="2012-12-06T02:43:00Z">
            <m:r>
              <m:rPr>
                <m:sty m:val="p"/>
              </m:rPr>
              <w:rPr>
                <w:rFonts w:ascii="Cambria Math" w:hAnsi="Cambria Math"/>
              </w:rPr>
              <m:t>=</m:t>
            </m:r>
          </w:ins>
          <w:ins w:id="7834" w:author="The Si Tran" w:date="2012-12-06T02:44:00Z">
            <m:r>
              <w:rPr>
                <w:rFonts w:ascii="Cambria Math" w:hAnsi="Cambria Math"/>
              </w:rPr>
              <m:t>η</m:t>
            </m:r>
          </w:ins>
          <m:nary>
            <m:naryPr>
              <m:chr m:val="∑"/>
              <m:limLoc m:val="subSup"/>
              <m:supHide m:val="1"/>
              <m:ctrlPr>
                <w:ins w:id="7835" w:author="The Si Tran" w:date="2012-12-06T02:43:00Z">
                  <w:rPr>
                    <w:rFonts w:ascii="Cambria Math" w:hAnsi="Cambria Math"/>
                  </w:rPr>
                </w:ins>
              </m:ctrlPr>
            </m:naryPr>
            <m:sub>
              <w:ins w:id="7836"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837" w:author="The Si Tran" w:date="2012-12-06T02:43:00Z">
                <m:r>
                  <m:rPr>
                    <m:sty m:val="p"/>
                  </m:rPr>
                  <w:rPr>
                    <w:rFonts w:ascii="Cambria Math" w:hAnsi="Cambria Math"/>
                  </w:rPr>
                  <m:t>(</m:t>
                </m:r>
              </w:ins>
              <m:sSub>
                <m:sSubPr>
                  <m:ctrlPr>
                    <w:ins w:id="7838" w:author="The Si Tran" w:date="2012-12-06T02:43:00Z">
                      <w:rPr>
                        <w:rFonts w:ascii="Cambria Math" w:hAnsi="Cambria Math"/>
                      </w:rPr>
                    </w:ins>
                  </m:ctrlPr>
                </m:sSubPr>
                <m:e>
                  <w:ins w:id="7839" w:author="The Si Tran" w:date="2012-12-06T02:43:00Z">
                    <m:r>
                      <w:rPr>
                        <w:rFonts w:ascii="Cambria Math" w:hAnsi="Cambria Math"/>
                      </w:rPr>
                      <m:t>t</m:t>
                    </m:r>
                  </w:ins>
                </m:e>
                <m:sub>
                  <w:ins w:id="7840" w:author="The Si Tran" w:date="2012-12-06T02:43:00Z">
                    <m:r>
                      <w:rPr>
                        <w:rFonts w:ascii="Cambria Math" w:hAnsi="Cambria Math"/>
                      </w:rPr>
                      <m:t>d</m:t>
                    </m:r>
                  </w:ins>
                </m:sub>
              </m:sSub>
              <w:ins w:id="7841" w:author="The Si Tran" w:date="2012-12-06T02:43:00Z">
                <m:r>
                  <m:rPr>
                    <m:sty m:val="p"/>
                  </m:rPr>
                  <w:rPr>
                    <w:rFonts w:ascii="Cambria Math" w:hAnsi="Cambria Math"/>
                  </w:rPr>
                  <m:t>-</m:t>
                </m:r>
              </w:ins>
              <m:sSub>
                <m:sSubPr>
                  <m:ctrlPr>
                    <w:ins w:id="7842" w:author="The Si Tran" w:date="2012-12-06T02:43:00Z">
                      <w:rPr>
                        <w:rFonts w:ascii="Cambria Math" w:hAnsi="Cambria Math"/>
                      </w:rPr>
                    </w:ins>
                  </m:ctrlPr>
                </m:sSubPr>
                <m:e>
                  <w:ins w:id="7843" w:author="The Si Tran" w:date="2012-12-06T02:43:00Z">
                    <m:r>
                      <w:rPr>
                        <w:rFonts w:ascii="Cambria Math" w:hAnsi="Cambria Math"/>
                      </w:rPr>
                      <m:t>o</m:t>
                    </m:r>
                  </w:ins>
                </m:e>
                <m:sub>
                  <w:ins w:id="7844" w:author="The Si Tran" w:date="2012-12-06T02:43:00Z">
                    <m:r>
                      <w:rPr>
                        <w:rFonts w:ascii="Cambria Math" w:hAnsi="Cambria Math"/>
                      </w:rPr>
                      <m:t>d</m:t>
                    </m:r>
                  </w:ins>
                </m:sub>
              </m:sSub>
              <w:ins w:id="7845" w:author="The Si Tran" w:date="2012-12-06T02:43:00Z">
                <m:r>
                  <m:rPr>
                    <m:sty m:val="p"/>
                  </m:rPr>
                  <w:rPr>
                    <w:rFonts w:ascii="Cambria Math" w:hAnsi="Cambria Math"/>
                  </w:rPr>
                  <m:t>)(</m:t>
                </m:r>
              </w:ins>
              <m:sSub>
                <m:sSubPr>
                  <m:ctrlPr>
                    <w:ins w:id="7846" w:author="The Si Tran" w:date="2012-12-06T02:43:00Z">
                      <w:rPr>
                        <w:rFonts w:ascii="Cambria Math" w:hAnsi="Cambria Math"/>
                      </w:rPr>
                    </w:ins>
                  </m:ctrlPr>
                </m:sSubPr>
                <m:e>
                  <w:ins w:id="7847" w:author="The Si Tran" w:date="2012-12-06T02:43:00Z">
                    <m:r>
                      <w:rPr>
                        <w:rFonts w:ascii="Cambria Math" w:hAnsi="Cambria Math"/>
                      </w:rPr>
                      <m:t>x</m:t>
                    </m:r>
                  </w:ins>
                </m:e>
                <m:sub>
                  <w:ins w:id="7848" w:author="The Si Tran" w:date="2012-12-06T02:43:00Z">
                    <m:r>
                      <w:rPr>
                        <w:rFonts w:ascii="Cambria Math" w:hAnsi="Cambria Math"/>
                      </w:rPr>
                      <m:t>id</m:t>
                    </m:r>
                  </w:ins>
                </m:sub>
              </m:sSub>
              <w:ins w:id="7849"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850" w:author="The Si Tran" w:date="2012-12-06T02:44:00Z">
        <w:r w:rsidRPr="002E47E8" w:rsidDel="00DF1A0E">
          <w:rPr>
            <w:noProof/>
            <w:szCs w:val="26"/>
            <w:rPrChange w:id="7851" w:author="Unknown">
              <w:rPr>
                <w:noProof/>
              </w:rPr>
            </w:rPrChange>
          </w:rPr>
          <w:drawing>
            <wp:inline distT="0" distB="0" distL="0" distR="0" wp14:anchorId="76B9CB9B" wp14:editId="0618B6D1">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852" w:author="The Si Tran" w:date="2012-12-06T02:45:00Z">
                <w:rPr>
                  <w:rFonts w:ascii="Cambria Math" w:hAnsi="Cambria Math"/>
                  <w:i/>
                  <w:szCs w:val="26"/>
                </w:rPr>
              </w:ins>
            </m:ctrlPr>
          </m:sSubPr>
          <m:e>
            <w:ins w:id="7853" w:author="The Si Tran" w:date="2012-12-06T02:45:00Z">
              <m:r>
                <w:rPr>
                  <w:rFonts w:ascii="Cambria Math" w:hAnsi="Cambria Math"/>
                  <w:szCs w:val="26"/>
                </w:rPr>
                <m:t>x</m:t>
              </m:r>
            </w:ins>
          </m:e>
          <m:sub>
            <w:ins w:id="7854" w:author="The Si Tran" w:date="2012-12-06T02:45:00Z">
              <m:r>
                <w:rPr>
                  <w:rFonts w:ascii="Cambria Math" w:hAnsi="Cambria Math"/>
                  <w:szCs w:val="26"/>
                </w:rPr>
                <m:t>id</m:t>
              </m:r>
            </w:ins>
          </m:sub>
        </m:sSub>
      </m:oMath>
      <w:ins w:id="7855" w:author="The Si Tran" w:date="2012-12-06T02:45:00Z">
        <w:r w:rsidR="00F84346">
          <w:rPr>
            <w:szCs w:val="26"/>
          </w:rPr>
          <w:t xml:space="preserve"> </w:t>
        </w:r>
      </w:ins>
      <w:del w:id="7856"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857" w:author="The Si Tran" w:date="2012-12-06T02:46:00Z"/>
        </w:rPr>
        <w:pPrChange w:id="7858" w:author="The Si Tran" w:date="2012-12-16T08:23:00Z">
          <w:pPr>
            <w:spacing w:before="0"/>
          </w:pPr>
        </w:pPrChange>
      </w:pPr>
      <w:ins w:id="7859" w:author="The Si Tran" w:date="2012-12-06T02:47:00Z">
        <w:r w:rsidRPr="00032D83">
          <w:rPr>
            <w:noProof/>
          </w:rPr>
          <mc:AlternateContent>
            <mc:Choice Requires="wps">
              <w:drawing>
                <wp:anchor distT="0" distB="0" distL="114300" distR="114300" simplePos="0" relativeHeight="251612672" behindDoc="1" locked="0" layoutInCell="1" allowOverlap="1" wp14:anchorId="2EB652FF" wp14:editId="7D2A25CC">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7D482D" w:rsidRDefault="007D482D">
                              <w:pPr>
                                <w:pStyle w:val="EquationIndex"/>
                                <w:pPrChange w:id="7860" w:author="The Si Tran" w:date="2012-12-16T08:23:00Z">
                                  <w:pPr/>
                                </w:pPrChange>
                              </w:pPr>
                              <w:ins w:id="7861" w:author="The Si Tran" w:date="2012-12-06T02:41:00Z">
                                <w:r>
                                  <w:t>(4.</w:t>
                                </w:r>
                              </w:ins>
                              <w:ins w:id="7862" w:author="The Si Tran" w:date="2012-12-06T02:44:00Z">
                                <w:r>
                                  <w:t>4</w:t>
                                </w:r>
                              </w:ins>
                              <w:ins w:id="786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7D482D" w:rsidRDefault="007D482D">
                        <w:pPr>
                          <w:pStyle w:val="EquationIndex"/>
                          <w:pPrChange w:id="7864" w:author="The Si Tran" w:date="2012-12-16T08:23:00Z">
                            <w:pPr/>
                          </w:pPrChange>
                        </w:pPr>
                        <w:ins w:id="7865" w:author="The Si Tran" w:date="2012-12-06T02:41:00Z">
                          <w:r>
                            <w:t>(4.</w:t>
                          </w:r>
                        </w:ins>
                        <w:ins w:id="7866" w:author="The Si Tran" w:date="2012-12-06T02:44:00Z">
                          <w:r>
                            <w:t>4</w:t>
                          </w:r>
                        </w:ins>
                        <w:ins w:id="7867"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868" w:author="The Si Tran" w:date="2012-12-06T02:47:00Z"/>
        </w:rPr>
        <w:pPrChange w:id="7869" w:author="The Si Tran" w:date="2012-12-16T17:29:00Z">
          <w:pPr>
            <w:spacing w:before="0"/>
          </w:pPr>
        </w:pPrChange>
      </w:pPr>
      <w:ins w:id="7870"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871"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872" w:author="The Si Tran" w:date="2012-12-16T17:29:00Z">
          <w:pPr>
            <w:spacing w:before="0"/>
          </w:pPr>
        </w:pPrChange>
      </w:pPr>
      <w:del w:id="7873" w:author="The Si Tran" w:date="2012-12-06T02:47:00Z">
        <w:r w:rsidRPr="0049233F" w:rsidDel="00A55FB2">
          <w:delText xml:space="preserve">       </w:delText>
        </w:r>
      </w:del>
      <w:r w:rsidRPr="0049233F">
        <w:t xml:space="preserve">                </w:t>
      </w:r>
      <w:del w:id="7874" w:author="The Si Tran" w:date="2012-12-06T02:47:00Z">
        <w:r w:rsidRPr="002E47E8" w:rsidDel="00A55FB2">
          <w:rPr>
            <w:noProof/>
            <w:rPrChange w:id="7875" w:author="Unknown">
              <w:rPr>
                <w:noProof/>
              </w:rPr>
            </w:rPrChange>
          </w:rPr>
          <w:drawing>
            <wp:inline distT="0" distB="0" distL="0" distR="0" wp14:anchorId="062F7255" wp14:editId="54F9019B">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876" w:author="The Si Tran" w:date="2012-12-06T02:48:00Z"/>
        </w:rPr>
        <w:pPrChange w:id="7877"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2F1D4B">
      <w:pPr>
        <w:spacing w:before="0"/>
        <w:jc w:val="center"/>
        <w:rPr>
          <w:del w:id="7878" w:author="The Si Tran" w:date="2012-12-06T02:49:00Z"/>
          <w:szCs w:val="26"/>
        </w:rPr>
        <w:pPrChange w:id="7879" w:author="The Si Tran" w:date="2012-12-16T17:29:00Z">
          <w:pPr>
            <w:spacing w:before="0"/>
          </w:pPr>
        </w:pPrChange>
      </w:pPr>
      <m:oMathPara>
        <m:oMath>
          <m:sSub>
            <m:sSubPr>
              <m:ctrlPr>
                <w:ins w:id="7880" w:author="The Si Tran" w:date="2012-12-06T02:49:00Z">
                  <w:rPr>
                    <w:rFonts w:ascii="Cambria Math" w:hAnsi="Cambria Math"/>
                    <w:i/>
                    <w:szCs w:val="26"/>
                  </w:rPr>
                </w:ins>
              </m:ctrlPr>
            </m:sSubPr>
            <m:e>
              <w:ins w:id="7881" w:author="The Si Tran" w:date="2012-12-06T02:49:00Z">
                <m:r>
                  <w:rPr>
                    <w:rFonts w:ascii="Cambria Math" w:hAnsi="Cambria Math"/>
                    <w:szCs w:val="26"/>
                  </w:rPr>
                  <m:t>E</m:t>
                </m:r>
              </w:ins>
            </m:e>
            <m:sub>
              <w:ins w:id="7882" w:author="The Si Tran" w:date="2012-12-06T02:49:00Z">
                <m:r>
                  <w:rPr>
                    <w:rFonts w:ascii="Cambria Math" w:hAnsi="Cambria Math"/>
                    <w:szCs w:val="26"/>
                  </w:rPr>
                  <m:t>d</m:t>
                </m:r>
              </w:ins>
            </m:sub>
          </m:sSub>
          <m:d>
            <m:dPr>
              <m:ctrlPr>
                <w:ins w:id="7883" w:author="The Si Tran" w:date="2012-12-06T02:49:00Z">
                  <w:rPr>
                    <w:rFonts w:ascii="Cambria Math" w:hAnsi="Cambria Math"/>
                    <w:i/>
                    <w:szCs w:val="26"/>
                  </w:rPr>
                </w:ins>
              </m:ctrlPr>
            </m:dPr>
            <m:e>
              <m:acc>
                <m:accPr>
                  <m:chr m:val="⃗"/>
                  <m:ctrlPr>
                    <w:ins w:id="7884" w:author="The Si Tran" w:date="2012-12-06T02:49:00Z">
                      <w:rPr>
                        <w:rFonts w:ascii="Cambria Math" w:hAnsi="Cambria Math"/>
                        <w:i/>
                        <w:szCs w:val="26"/>
                      </w:rPr>
                    </w:ins>
                  </m:ctrlPr>
                </m:accPr>
                <m:e>
                  <w:ins w:id="7885" w:author="The Si Tran" w:date="2012-12-06T02:49:00Z">
                    <m:r>
                      <w:rPr>
                        <w:rFonts w:ascii="Cambria Math" w:hAnsi="Cambria Math"/>
                        <w:szCs w:val="26"/>
                      </w:rPr>
                      <m:t>w</m:t>
                    </m:r>
                  </w:ins>
                </m:e>
              </m:acc>
            </m:e>
          </m:d>
          <w:ins w:id="7886" w:author="The Si Tran" w:date="2012-12-06T02:49:00Z">
            <m:r>
              <w:rPr>
                <w:rFonts w:ascii="Cambria Math" w:hAnsi="Cambria Math"/>
                <w:szCs w:val="26"/>
              </w:rPr>
              <m:t>=</m:t>
            </m:r>
          </w:ins>
          <m:f>
            <m:fPr>
              <m:ctrlPr>
                <w:ins w:id="7887" w:author="The Si Tran" w:date="2012-12-06T02:49:00Z">
                  <w:rPr>
                    <w:rFonts w:ascii="Cambria Math" w:hAnsi="Cambria Math"/>
                    <w:i/>
                    <w:szCs w:val="26"/>
                  </w:rPr>
                </w:ins>
              </m:ctrlPr>
            </m:fPr>
            <m:num>
              <w:ins w:id="7888" w:author="The Si Tran" w:date="2012-12-06T02:49:00Z">
                <m:r>
                  <w:rPr>
                    <w:rFonts w:ascii="Cambria Math" w:hAnsi="Cambria Math"/>
                    <w:szCs w:val="26"/>
                  </w:rPr>
                  <m:t>1</m:t>
                </m:r>
              </w:ins>
            </m:num>
            <m:den>
              <w:ins w:id="7889" w:author="The Si Tran" w:date="2012-12-06T02:49:00Z">
                <m:r>
                  <w:rPr>
                    <w:rFonts w:ascii="Cambria Math" w:hAnsi="Cambria Math"/>
                    <w:szCs w:val="26"/>
                  </w:rPr>
                  <m:t>2</m:t>
                </m:r>
              </w:ins>
            </m:den>
          </m:f>
          <m:sSup>
            <m:sSupPr>
              <m:ctrlPr>
                <w:ins w:id="7890" w:author="The Si Tran" w:date="2012-12-06T02:49:00Z">
                  <w:rPr>
                    <w:rFonts w:ascii="Cambria Math" w:hAnsi="Cambria Math"/>
                    <w:i/>
                    <w:szCs w:val="26"/>
                  </w:rPr>
                </w:ins>
              </m:ctrlPr>
            </m:sSupPr>
            <m:e>
              <w:ins w:id="7891" w:author="The Si Tran" w:date="2012-12-06T02:49:00Z">
                <m:r>
                  <w:rPr>
                    <w:rFonts w:ascii="Cambria Math" w:hAnsi="Cambria Math"/>
                    <w:szCs w:val="26"/>
                  </w:rPr>
                  <m:t>(</m:t>
                </m:r>
              </w:ins>
              <m:sSub>
                <m:sSubPr>
                  <m:ctrlPr>
                    <w:ins w:id="7892" w:author="The Si Tran" w:date="2012-12-06T02:49:00Z">
                      <w:rPr>
                        <w:rFonts w:ascii="Cambria Math" w:hAnsi="Cambria Math"/>
                        <w:i/>
                        <w:szCs w:val="26"/>
                      </w:rPr>
                    </w:ins>
                  </m:ctrlPr>
                </m:sSubPr>
                <m:e>
                  <w:ins w:id="7893" w:author="The Si Tran" w:date="2012-12-06T02:49:00Z">
                    <m:r>
                      <w:rPr>
                        <w:rFonts w:ascii="Cambria Math" w:hAnsi="Cambria Math"/>
                        <w:szCs w:val="26"/>
                      </w:rPr>
                      <m:t>t</m:t>
                    </m:r>
                  </w:ins>
                </m:e>
                <m:sub>
                  <w:ins w:id="7894" w:author="The Si Tran" w:date="2012-12-06T02:49:00Z">
                    <m:r>
                      <w:rPr>
                        <w:rFonts w:ascii="Cambria Math" w:hAnsi="Cambria Math"/>
                        <w:szCs w:val="26"/>
                      </w:rPr>
                      <m:t>d</m:t>
                    </m:r>
                  </w:ins>
                </m:sub>
              </m:sSub>
              <w:ins w:id="7895" w:author="The Si Tran" w:date="2012-12-06T02:49:00Z">
                <m:r>
                  <w:rPr>
                    <w:rFonts w:ascii="Cambria Math" w:hAnsi="Cambria Math"/>
                    <w:szCs w:val="26"/>
                  </w:rPr>
                  <m:t>-</m:t>
                </m:r>
              </w:ins>
              <m:sSub>
                <m:sSubPr>
                  <m:ctrlPr>
                    <w:ins w:id="7896" w:author="The Si Tran" w:date="2012-12-06T02:49:00Z">
                      <w:rPr>
                        <w:rFonts w:ascii="Cambria Math" w:hAnsi="Cambria Math"/>
                        <w:i/>
                        <w:szCs w:val="26"/>
                      </w:rPr>
                    </w:ins>
                  </m:ctrlPr>
                </m:sSubPr>
                <m:e>
                  <w:ins w:id="7897" w:author="The Si Tran" w:date="2012-12-06T02:49:00Z">
                    <m:r>
                      <w:rPr>
                        <w:rFonts w:ascii="Cambria Math" w:hAnsi="Cambria Math"/>
                        <w:szCs w:val="26"/>
                      </w:rPr>
                      <m:t>o</m:t>
                    </m:r>
                  </w:ins>
                </m:e>
                <m:sub>
                  <w:ins w:id="7898" w:author="The Si Tran" w:date="2012-12-06T02:49:00Z">
                    <m:r>
                      <w:rPr>
                        <w:rFonts w:ascii="Cambria Math" w:hAnsi="Cambria Math"/>
                        <w:szCs w:val="26"/>
                      </w:rPr>
                      <m:t>d</m:t>
                    </m:r>
                  </w:ins>
                </m:sub>
              </m:sSub>
              <w:ins w:id="7899" w:author="The Si Tran" w:date="2012-12-06T02:49:00Z">
                <m:r>
                  <w:rPr>
                    <w:rFonts w:ascii="Cambria Math" w:hAnsi="Cambria Math"/>
                    <w:szCs w:val="26"/>
                  </w:rPr>
                  <m:t>)</m:t>
                </m:r>
              </w:ins>
            </m:e>
            <m:sup>
              <w:ins w:id="7900"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901" w:author="The Si Tran" w:date="2012-12-16T17:29:00Z">
          <w:pPr>
            <w:spacing w:before="0"/>
          </w:pPr>
        </w:pPrChange>
      </w:pPr>
      <w:del w:id="7902" w:author="The Si Tran" w:date="2012-12-06T02:49:00Z">
        <w:r w:rsidRPr="0049233F" w:rsidDel="00AF56B2">
          <w:rPr>
            <w:szCs w:val="26"/>
          </w:rPr>
          <w:delText xml:space="preserve">                      </w:delText>
        </w:r>
        <w:r w:rsidRPr="002E47E8" w:rsidDel="00AF56B2">
          <w:rPr>
            <w:noProof/>
            <w:szCs w:val="26"/>
            <w:rPrChange w:id="7903" w:author="Unknown">
              <w:rPr>
                <w:noProof/>
              </w:rPr>
            </w:rPrChange>
          </w:rPr>
          <w:drawing>
            <wp:inline distT="0" distB="0" distL="0" distR="0" wp14:anchorId="2BD5760D" wp14:editId="6FBF80BB">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904" w:author="The Si Tran" w:date="2012-12-16T08:23:00Z">
          <w:pPr>
            <w:spacing w:before="0"/>
          </w:pPr>
        </w:pPrChange>
      </w:pPr>
      <w:r w:rsidRPr="0049233F">
        <w:lastRenderedPageBreak/>
        <w:t xml:space="preserve">Ở đây giá trị </w:t>
      </w:r>
      <m:oMath>
        <m:sSub>
          <m:sSubPr>
            <m:ctrlPr>
              <w:ins w:id="7905" w:author="The Si Tran" w:date="2012-12-06T02:49:00Z">
                <w:rPr>
                  <w:rFonts w:ascii="Cambria Math" w:hAnsi="Cambria Math"/>
                  <w:i/>
                </w:rPr>
              </w:ins>
            </m:ctrlPr>
          </m:sSubPr>
          <m:e>
            <w:ins w:id="7906" w:author="The Si Tran" w:date="2012-12-06T02:49:00Z">
              <m:r>
                <w:rPr>
                  <w:rFonts w:ascii="Cambria Math" w:hAnsi="Cambria Math"/>
                </w:rPr>
                <m:t>t</m:t>
              </m:r>
            </w:ins>
          </m:e>
          <m:sub>
            <w:ins w:id="7907" w:author="The Si Tran" w:date="2012-12-06T02:49:00Z">
              <m:r>
                <w:rPr>
                  <w:rFonts w:ascii="Cambria Math" w:hAnsi="Cambria Math"/>
                </w:rPr>
                <m:t>d</m:t>
              </m:r>
            </w:ins>
          </m:sub>
        </m:sSub>
      </m:oMath>
      <w:del w:id="7908"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909" w:author="The Si Tran" w:date="2012-12-06T02:49:00Z">
                <w:rPr>
                  <w:rFonts w:ascii="Cambria Math" w:hAnsi="Cambria Math"/>
                  <w:i/>
                </w:rPr>
              </w:ins>
            </m:ctrlPr>
          </m:sSubPr>
          <m:e>
            <w:ins w:id="7910" w:author="The Si Tran" w:date="2012-12-06T02:49:00Z">
              <m:r>
                <w:rPr>
                  <w:rFonts w:ascii="Cambria Math" w:hAnsi="Cambria Math"/>
                </w:rPr>
                <m:t>o</m:t>
              </m:r>
            </w:ins>
          </m:e>
          <m:sub>
            <w:ins w:id="7911" w:author="The Si Tran" w:date="2012-12-06T02:49:00Z">
              <m:r>
                <w:rPr>
                  <w:rFonts w:ascii="Cambria Math" w:hAnsi="Cambria Math"/>
                </w:rPr>
                <m:t>d</m:t>
              </m:r>
            </w:ins>
          </m:sub>
        </m:sSub>
      </m:oMath>
      <w:del w:id="7912"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913"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914" w:author="The Si Tran" w:date="2012-12-06T02:50:00Z">
        <w:r w:rsidRPr="00AF1345" w:rsidDel="00FB4B5C">
          <w:rPr>
            <w:position w:val="-12"/>
          </w:rPr>
          <w:object w:dxaOrig="820" w:dyaOrig="360" w14:anchorId="29830189">
            <v:shape id="_x0000_i1115" type="#_x0000_t75" style="width:44.25pt;height:15pt" o:ole="">
              <v:imagedata r:id="rId228" o:title=""/>
            </v:shape>
            <o:OLEObject Type="Embed" ProgID="Equation.DSMT4" ShapeID="_x0000_i1115" DrawAspect="Content" ObjectID="_1417586810" r:id="rId229"/>
          </w:object>
        </w:r>
        <w:r w:rsidRPr="0049233F" w:rsidDel="00FB4B5C">
          <w:delText xml:space="preserve"> </w:delText>
        </w:r>
      </w:del>
      <w:r w:rsidRPr="0049233F">
        <w:t>thay cho</w:t>
      </w:r>
      <w:ins w:id="7915"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916" w:author="The Si Tran" w:date="2012-12-06T02:51:00Z">
        <w:r w:rsidRPr="00AF1345" w:rsidDel="00FB4B5C">
          <w:rPr>
            <w:position w:val="-10"/>
          </w:rPr>
          <w:object w:dxaOrig="740" w:dyaOrig="320" w14:anchorId="21DEB698">
            <v:shape id="_x0000_i1116" type="#_x0000_t75" style="width:36.75pt;height:15pt" o:ole="">
              <v:imagedata r:id="rId230" o:title=""/>
            </v:shape>
            <o:OLEObject Type="Embed" ProgID="Equation.DSMT4" ShapeID="_x0000_i1116" DrawAspect="Content" ObjectID="_1417586811" r:id="rId231"/>
          </w:object>
        </w:r>
        <w:r w:rsidRPr="0049233F" w:rsidDel="003264F7">
          <w:delText xml:space="preserve"> </w:delText>
        </w:r>
      </w:del>
      <w:r w:rsidRPr="0049233F">
        <w:t>để tìm kiếm.</w:t>
      </w:r>
    </w:p>
    <w:p w14:paraId="2A35791F" w14:textId="77777777" w:rsidR="0088753F" w:rsidRPr="0049233F" w:rsidRDefault="0088753F">
      <w:pPr>
        <w:pPrChange w:id="7917"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918" w:name="_Toc327348174"/>
      <w:bookmarkStart w:id="7919" w:name="_Toc343841935"/>
      <w:r w:rsidRPr="0049233F">
        <w:t>Mạng nhiều lớp và giải thuật lan truyền ngược</w:t>
      </w:r>
      <w:bookmarkEnd w:id="7918"/>
      <w:bookmarkEnd w:id="7919"/>
    </w:p>
    <w:p w14:paraId="6C665455" w14:textId="10DDEF11" w:rsidR="0088753F" w:rsidRPr="0049233F" w:rsidRDefault="0088753F">
      <w:pPr>
        <w:pPrChange w:id="7920"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294044BA" w:rsidR="0088753F" w:rsidRPr="0049233F" w:rsidRDefault="0088753F">
      <w:pPr>
        <w:pPrChange w:id="7921"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pPr>
        <w:pStyle w:val="Canhgiua"/>
        <w:pPrChange w:id="7922" w:author="The Si Tran" w:date="2012-12-16T17:30:00Z">
          <w:pPr>
            <w:keepNext/>
            <w:spacing w:before="0"/>
            <w:ind w:firstLine="720"/>
          </w:pPr>
        </w:pPrChange>
      </w:pPr>
      <w:r w:rsidRPr="002B1464">
        <w:rPr>
          <w:noProof/>
        </w:rPr>
        <w:lastRenderedPageBreak/>
        <w:drawing>
          <wp:inline distT="0" distB="0" distL="0" distR="0" wp14:anchorId="780FA62E" wp14:editId="20BA7594">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923" w:author="The Si Tran" w:date="2012-12-16T08:23:00Z"/>
        </w:rPr>
        <w:pPrChange w:id="7924" w:author="The Si Tran" w:date="2012-12-16T17:30:00Z">
          <w:pPr>
            <w:pStyle w:val="Caption"/>
          </w:pPr>
        </w:pPrChange>
      </w:pPr>
      <w:del w:id="7925" w:author="The Si Tran" w:date="2012-12-16T17:30:00Z">
        <w:r w:rsidRPr="0049233F" w:rsidDel="00DD6ED6">
          <w:delText xml:space="preserve">                                        </w:delText>
        </w:r>
      </w:del>
      <w:bookmarkStart w:id="7926" w:name="_Toc327348216"/>
      <w:bookmarkStart w:id="7927" w:name="_Toc343029966"/>
      <w:bookmarkStart w:id="7928" w:name="_Toc343841746"/>
      <w:r w:rsidRPr="00032D83">
        <w:rPr>
          <w:bCs w:val="0"/>
        </w:rPr>
        <w:t>Hình</w:t>
      </w:r>
      <w:ins w:id="7929" w:author="The Si Tran" w:date="2012-12-11T23:36:00Z">
        <w:r w:rsidR="002400FD">
          <w:t xml:space="preserve"> 4.</w:t>
        </w:r>
      </w:ins>
      <w:r w:rsidR="001E2676">
        <w:t>8</w:t>
      </w:r>
      <w:del w:id="7930"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7931"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7932"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0C3A28">
        <w:t>ị</w:t>
      </w:r>
      <w:r w:rsidRPr="0015771C">
        <w:rPr>
          <w:bCs w:val="0"/>
        </w:rPr>
        <w:t xml:space="preserve"> sigmoid</w:t>
      </w:r>
      <w:bookmarkEnd w:id="7926"/>
      <w:bookmarkEnd w:id="7927"/>
      <w:bookmarkEnd w:id="7928"/>
    </w:p>
    <w:p w14:paraId="68C26619" w14:textId="77777777" w:rsidR="0088753F" w:rsidRPr="0049233F" w:rsidRDefault="0088753F">
      <w:pPr>
        <w:pStyle w:val="Hinh"/>
        <w:pPrChange w:id="7933" w:author="The Si Tran" w:date="2012-12-16T17:30:00Z">
          <w:pPr>
            <w:spacing w:before="0"/>
            <w:ind w:firstLine="720"/>
          </w:pPr>
        </w:pPrChange>
      </w:pPr>
    </w:p>
    <w:p w14:paraId="04D3C113" w14:textId="77777777" w:rsidR="0088753F" w:rsidRDefault="0088753F">
      <w:pPr>
        <w:rPr>
          <w:ins w:id="7934" w:author="The Si Tran" w:date="2012-12-06T02:51:00Z"/>
        </w:rPr>
        <w:pPrChange w:id="7935"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936" w:author="The Si Tran" w:date="2012-12-06T02:52:00Z"/>
        </w:rPr>
        <w:pPrChange w:id="7937" w:author="The Si Tran" w:date="2012-12-15T08:05:00Z">
          <w:pPr>
            <w:spacing w:before="0"/>
            <w:ind w:firstLine="720"/>
          </w:pPr>
        </w:pPrChange>
      </w:pPr>
      <w:ins w:id="7938"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939" w:author="The Si Tran" w:date="2012-12-06T02:52:00Z">
                  <w:rPr>
                    <w:rFonts w:ascii="Cambria Math" w:hAnsi="Cambria Math"/>
                  </w:rPr>
                </w:ins>
              </m:ctrlPr>
            </m:accPr>
            <m:e>
              <w:ins w:id="7940" w:author="The Si Tran" w:date="2012-12-06T02:52:00Z">
                <m:r>
                  <w:rPr>
                    <w:rFonts w:ascii="Cambria Math" w:hAnsi="Cambria Math"/>
                  </w:rPr>
                  <m:t>w</m:t>
                </m:r>
              </w:ins>
            </m:e>
          </m:acc>
          <w:ins w:id="7941" w:author="The Si Tran" w:date="2012-12-06T02:52:00Z">
            <m:r>
              <m:rPr>
                <m:sty m:val="p"/>
              </m:rPr>
              <w:rPr>
                <w:rFonts w:ascii="Cambria Math" w:hAnsi="Cambria Math"/>
              </w:rPr>
              <m:t>∙</m:t>
            </m:r>
          </w:ins>
          <m:acc>
            <m:accPr>
              <m:chr m:val="⃗"/>
              <m:ctrlPr>
                <w:ins w:id="7942" w:author="The Si Tran" w:date="2012-12-06T02:52:00Z">
                  <w:rPr>
                    <w:rFonts w:ascii="Cambria Math" w:hAnsi="Cambria Math"/>
                  </w:rPr>
                </w:ins>
              </m:ctrlPr>
            </m:accPr>
            <m:e>
              <w:ins w:id="7943" w:author="The Si Tran" w:date="2012-12-06T02:52:00Z">
                <m:r>
                  <w:rPr>
                    <w:rFonts w:ascii="Cambria Math" w:hAnsi="Cambria Math"/>
                  </w:rPr>
                  <m:t>x</m:t>
                </m:r>
              </w:ins>
            </m:e>
          </m:acc>
          <w:ins w:id="7944"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945" w:author="The Si Tran" w:date="2012-12-15T08:05:00Z">
          <w:pPr>
            <w:spacing w:before="0"/>
            <w:ind w:firstLine="720"/>
          </w:pPr>
        </w:pPrChange>
      </w:pPr>
      <w:del w:id="7946" w:author="The Si Tran" w:date="2012-12-06T02:52:00Z">
        <w:r w:rsidRPr="0049233F" w:rsidDel="00E46E0A">
          <w:delText xml:space="preserve">          </w:delText>
        </w:r>
        <w:r w:rsidRPr="002E47E8" w:rsidDel="00E46E0A">
          <w:rPr>
            <w:noProof/>
            <w:rPrChange w:id="7947" w:author="Unknown">
              <w:rPr>
                <w:noProof/>
              </w:rPr>
            </w:rPrChange>
          </w:rPr>
          <w:drawing>
            <wp:inline distT="0" distB="0" distL="0" distR="0" wp14:anchorId="0E1F4F1B" wp14:editId="2C3D7B1E">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948" w:author="The Si Tran" w:date="2012-12-06T02:52:00Z"/>
        </w:rPr>
        <w:pPrChange w:id="7949"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950" w:author="The Si Tran" w:date="2012-12-06T02:53:00Z"/>
        </w:rPr>
        <w:pPrChange w:id="7951" w:author="The Si Tran" w:date="2012-12-15T08:05:00Z">
          <w:pPr>
            <w:spacing w:before="0"/>
            <w:ind w:firstLine="720"/>
          </w:pPr>
        </w:pPrChange>
      </w:pPr>
      <w:ins w:id="7952" w:author="The Si Tran" w:date="2012-12-06T02:52:00Z">
        <m:oMathPara>
          <m:oMathParaPr>
            <m:jc m:val="center"/>
          </m:oMathParaPr>
          <m:oMath>
            <m:r>
              <w:rPr>
                <w:rFonts w:ascii="Cambria Math" w:hAnsi="Cambria Math"/>
                <w:rPrChange w:id="7953" w:author="The Si Tran" w:date="2012-12-14T06:15:00Z">
                  <w:rPr/>
                </w:rPrChange>
              </w:rPr>
              <m:t>σ</m:t>
            </m:r>
          </m:oMath>
        </m:oMathPara>
      </w:ins>
      <m:oMathPara>
        <m:oMathParaPr>
          <m:jc m:val="center"/>
        </m:oMathParaPr>
        <m:oMath>
          <m:d>
            <m:dPr>
              <m:ctrlPr>
                <w:ins w:id="7954" w:author="The Si Tran" w:date="2012-12-06T02:53:00Z">
                  <w:rPr>
                    <w:rFonts w:ascii="Cambria Math" w:hAnsi="Cambria Math"/>
                  </w:rPr>
                </w:ins>
              </m:ctrlPr>
            </m:dPr>
            <m:e>
              <w:ins w:id="7955" w:author="The Si Tran" w:date="2012-12-06T02:53:00Z">
                <m:r>
                  <m:rPr>
                    <m:sty m:val="p"/>
                  </m:rPr>
                  <w:rPr>
                    <w:rFonts w:ascii="Cambria Math" w:hAnsi="Cambria Math"/>
                  </w:rPr>
                  <m:t>y</m:t>
                </m:r>
              </w:ins>
            </m:e>
          </m:d>
          <w:ins w:id="7956" w:author="The Si Tran" w:date="2012-12-06T02:53:00Z">
            <m:r>
              <m:rPr>
                <m:sty m:val="p"/>
              </m:rPr>
              <w:rPr>
                <w:rFonts w:ascii="Cambria Math" w:hAnsi="Cambria Math"/>
              </w:rPr>
              <m:t>=</m:t>
            </m:r>
          </w:ins>
          <m:f>
            <m:fPr>
              <m:ctrlPr>
                <w:ins w:id="7957" w:author="The Si Tran" w:date="2012-12-06T02:53:00Z">
                  <w:rPr>
                    <w:rFonts w:ascii="Cambria Math" w:hAnsi="Cambria Math"/>
                  </w:rPr>
                </w:ins>
              </m:ctrlPr>
            </m:fPr>
            <m:num>
              <w:ins w:id="7958" w:author="The Si Tran" w:date="2012-12-06T02:53:00Z">
                <m:r>
                  <m:rPr>
                    <m:sty m:val="p"/>
                  </m:rPr>
                  <w:rPr>
                    <w:rFonts w:ascii="Cambria Math" w:hAnsi="Cambria Math"/>
                  </w:rPr>
                  <m:t>1</m:t>
                </m:r>
              </w:ins>
            </m:num>
            <m:den>
              <w:ins w:id="7959" w:author="The Si Tran" w:date="2012-12-06T02:53:00Z">
                <m:r>
                  <m:rPr>
                    <m:sty m:val="p"/>
                  </m:rPr>
                  <w:rPr>
                    <w:rFonts w:ascii="Cambria Math" w:hAnsi="Cambria Math"/>
                  </w:rPr>
                  <m:t>1+</m:t>
                </m:r>
              </w:ins>
              <m:sSup>
                <m:sSupPr>
                  <m:ctrlPr>
                    <w:ins w:id="7960" w:author="The Si Tran" w:date="2012-12-06T02:53:00Z">
                      <w:rPr>
                        <w:rFonts w:ascii="Cambria Math" w:hAnsi="Cambria Math"/>
                      </w:rPr>
                    </w:ins>
                  </m:ctrlPr>
                </m:sSupPr>
                <m:e>
                  <w:ins w:id="7961" w:author="The Si Tran" w:date="2012-12-06T02:53:00Z">
                    <m:r>
                      <m:rPr>
                        <m:sty m:val="p"/>
                      </m:rPr>
                      <w:rPr>
                        <w:rFonts w:ascii="Cambria Math" w:hAnsi="Cambria Math"/>
                      </w:rPr>
                      <m:t>e</m:t>
                    </m:r>
                  </w:ins>
                </m:e>
                <m:sup>
                  <w:ins w:id="7962" w:author="The Si Tran" w:date="2012-12-06T02:53:00Z">
                    <m:r>
                      <m:rPr>
                        <m:sty m:val="p"/>
                      </m:rPr>
                      <w:rPr>
                        <w:rFonts w:ascii="Cambria Math" w:hAnsi="Cambria Math"/>
                      </w:rPr>
                      <m:t>-</m:t>
                    </m:r>
                    <m:r>
                      <m:rPr>
                        <m:sty m:val="p"/>
                      </m:rPr>
                      <w:rPr>
                        <w:rFonts w:ascii="Cambria Math" w:hAnsi="Cambria Math"/>
                        <w:rPrChange w:id="7963" w:author="The Si Tran" w:date="2012-12-14T06:15:00Z">
                          <w:rPr/>
                        </w:rPrChange>
                      </w:rPr>
                      <m:t>y</m:t>
                    </m:r>
                  </w:ins>
                </m:sup>
              </m:sSup>
            </m:den>
          </m:f>
        </m:oMath>
      </m:oMathPara>
    </w:p>
    <w:p w14:paraId="57B403D6" w14:textId="77777777" w:rsidR="0088753F" w:rsidRPr="0049233F" w:rsidRDefault="0088753F">
      <w:pPr>
        <w:pStyle w:val="EquationIndex"/>
        <w:pPrChange w:id="7964" w:author="The Si Tran" w:date="2012-12-15T08:05:00Z">
          <w:pPr>
            <w:spacing w:before="0"/>
            <w:ind w:firstLine="720"/>
          </w:pPr>
        </w:pPrChange>
      </w:pPr>
      <w:del w:id="7965" w:author="The Si Tran" w:date="2012-12-06T02:53:00Z">
        <w:r w:rsidRPr="0049233F" w:rsidDel="00E46E0A">
          <w:delText xml:space="preserve">           </w:delText>
        </w:r>
        <w:r w:rsidRPr="002E47E8" w:rsidDel="00E46E0A">
          <w:rPr>
            <w:noProof/>
            <w:rPrChange w:id="7966" w:author="Unknown">
              <w:rPr>
                <w:noProof/>
              </w:rPr>
            </w:rPrChange>
          </w:rPr>
          <w:drawing>
            <wp:inline distT="0" distB="0" distL="0" distR="0" wp14:anchorId="1063D839" wp14:editId="4DA90B42">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967" w:author="The Si Tran" w:date="2012-12-16T08:24:00Z">
          <w:pPr>
            <w:spacing w:before="0"/>
            <w:ind w:firstLine="720"/>
          </w:pPr>
        </w:pPrChange>
      </w:pPr>
      <w:r w:rsidRPr="0049233F">
        <w:t>Một thuận lợi khi sử dụng các đơn vị sigmoid là nhờ đạo hàm của hàm sigmoid rất dễ tính</w:t>
      </w:r>
      <w:ins w:id="7968" w:author="The Si Tran" w:date="2012-12-06T02:54:00Z">
        <w:r w:rsidR="00E46E0A">
          <w:t xml:space="preserve"> </w:t>
        </w:r>
      </w:ins>
      <w:ins w:id="7969" w:author="The Si Tran" w:date="2012-12-06T02:55:00Z">
        <w:r w:rsidR="00E46E0A">
          <w:t>(</w:t>
        </w:r>
      </w:ins>
      <m:oMath>
        <m:sSup>
          <m:sSupPr>
            <m:ctrlPr>
              <w:ins w:id="7970" w:author="The Si Tran" w:date="2012-12-06T02:54:00Z">
                <w:rPr>
                  <w:rFonts w:ascii="Cambria Math" w:hAnsi="Cambria Math"/>
                  <w:i/>
                </w:rPr>
              </w:ins>
            </m:ctrlPr>
          </m:sSupPr>
          <m:e>
            <w:ins w:id="7971" w:author="The Si Tran" w:date="2012-12-06T02:54:00Z">
              <m:r>
                <w:rPr>
                  <w:rFonts w:ascii="Cambria Math" w:hAnsi="Cambria Math"/>
                </w:rPr>
                <m:t>σ</m:t>
              </m:r>
            </w:ins>
          </m:e>
          <m:sup>
            <w:ins w:id="7972" w:author="The Si Tran" w:date="2012-12-06T02:54:00Z">
              <m:r>
                <w:rPr>
                  <w:rFonts w:ascii="Cambria Math" w:hAnsi="Cambria Math"/>
                </w:rPr>
                <m:t>'</m:t>
              </m:r>
            </w:ins>
          </m:sup>
        </m:sSup>
        <m:d>
          <m:dPr>
            <m:ctrlPr>
              <w:ins w:id="7973" w:author="The Si Tran" w:date="2012-12-06T02:54:00Z">
                <w:rPr>
                  <w:rFonts w:ascii="Cambria Math" w:hAnsi="Cambria Math"/>
                  <w:i/>
                </w:rPr>
              </w:ins>
            </m:ctrlPr>
          </m:dPr>
          <m:e>
            <w:ins w:id="7974" w:author="The Si Tran" w:date="2012-12-06T02:54:00Z">
              <m:r>
                <w:rPr>
                  <w:rFonts w:ascii="Cambria Math" w:hAnsi="Cambria Math"/>
                </w:rPr>
                <m:t>y</m:t>
              </m:r>
            </w:ins>
          </m:e>
        </m:d>
        <w:ins w:id="7975" w:author="The Si Tran" w:date="2012-12-06T02:54:00Z">
          <m:r>
            <w:rPr>
              <w:rFonts w:ascii="Cambria Math" w:hAnsi="Cambria Math"/>
            </w:rPr>
            <m:t>=σ</m:t>
          </m:r>
        </w:ins>
        <m:d>
          <m:dPr>
            <m:ctrlPr>
              <w:ins w:id="7976" w:author="The Si Tran" w:date="2012-12-06T02:54:00Z">
                <w:rPr>
                  <w:rFonts w:ascii="Cambria Math" w:hAnsi="Cambria Math"/>
                  <w:i/>
                </w:rPr>
              </w:ins>
            </m:ctrlPr>
          </m:dPr>
          <m:e>
            <w:ins w:id="7977" w:author="The Si Tran" w:date="2012-12-06T02:54:00Z">
              <m:r>
                <w:rPr>
                  <w:rFonts w:ascii="Cambria Math" w:hAnsi="Cambria Math"/>
                </w:rPr>
                <m:t>y</m:t>
              </m:r>
            </w:ins>
          </m:e>
        </m:d>
        <w:ins w:id="7978" w:author="The Si Tran" w:date="2012-12-06T02:54:00Z">
          <m:r>
            <w:rPr>
              <w:rFonts w:ascii="Cambria Math" w:hAnsi="Cambria Math"/>
            </w:rPr>
            <m:t>*(1-σ</m:t>
          </m:r>
        </w:ins>
        <m:d>
          <m:dPr>
            <m:ctrlPr>
              <w:ins w:id="7979" w:author="The Si Tran" w:date="2012-12-06T02:54:00Z">
                <w:rPr>
                  <w:rFonts w:ascii="Cambria Math" w:hAnsi="Cambria Math"/>
                  <w:i/>
                </w:rPr>
              </w:ins>
            </m:ctrlPr>
          </m:dPr>
          <m:e>
            <w:ins w:id="7980" w:author="The Si Tran" w:date="2012-12-06T02:54:00Z">
              <m:r>
                <w:rPr>
                  <w:rFonts w:ascii="Cambria Math" w:hAnsi="Cambria Math"/>
                </w:rPr>
                <m:t>y</m:t>
              </m:r>
            </w:ins>
          </m:e>
        </m:d>
        <w:ins w:id="7981" w:author="The Si Tran" w:date="2012-12-06T02:55:00Z">
          <m:r>
            <w:rPr>
              <w:rFonts w:ascii="Cambria Math" w:hAnsi="Cambria Math"/>
            </w:rPr>
            <m:t>)</m:t>
          </m:r>
        </w:ins>
      </m:oMath>
      <w:ins w:id="7982" w:author="The Si Tran" w:date="2012-12-06T02:55:00Z">
        <w:r w:rsidR="00E46E0A">
          <w:t>).</w:t>
        </w:r>
      </w:ins>
      <w:r w:rsidRPr="0049233F">
        <w:t xml:space="preserve"> </w:t>
      </w:r>
      <w:del w:id="7983" w:author="The Si Tran" w:date="2012-12-06T02:55:00Z">
        <w:r w:rsidRPr="0049233F" w:rsidDel="00E46E0A">
          <w:delText>(</w:delText>
        </w:r>
        <w:r w:rsidRPr="00AF1345" w:rsidDel="00E46E0A">
          <w:rPr>
            <w:position w:val="-10"/>
          </w:rPr>
          <w:object w:dxaOrig="2400" w:dyaOrig="320" w14:anchorId="55BC5C2B">
            <v:shape id="_x0000_i1117" type="#_x0000_t75" style="width:123.75pt;height:15pt" o:ole="">
              <v:imagedata r:id="rId235" o:title=""/>
            </v:shape>
            <o:OLEObject Type="Embed" ProgID="Equation.DSMT4" ShapeID="_x0000_i1117" DrawAspect="Content" ObjectID="_1417586812" r:id="rId236"/>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7984" w:author="The Si Tran" w:date="2012-12-16T08:24:00Z">
          <w:pPr>
            <w:spacing w:before="0"/>
            <w:ind w:firstLine="720"/>
          </w:pPr>
        </w:pPrChange>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m:oMath>
        <m:r>
          <m:rPr>
            <m:sty m:val="p"/>
          </m:rPr>
          <w:rPr>
            <w:rFonts w:ascii="Cambria Math" w:hAnsi="Cambria Math"/>
          </w:rPr>
          <m:t>∇</m:t>
        </m:r>
        <w:ins w:id="7985"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986" w:author="The Si Tran" w:date="2012-12-06T02:57:00Z">
                  <m:r>
                    <w:rPr>
                      <w:rFonts w:ascii="Cambria Math" w:hAnsi="Cambria Math"/>
                    </w:rPr>
                    <m:t>w</m:t>
                  </m:r>
                </w:ins>
              </m:e>
            </m:acc>
          </m:e>
        </m:d>
      </m:oMath>
      <w:r w:rsidR="00A61A4D">
        <w:t>.</w:t>
      </w:r>
    </w:p>
    <w:p w14:paraId="5EAF2649" w14:textId="77777777" w:rsidR="00783376" w:rsidRDefault="0088753F">
      <w:pPr>
        <w:rPr>
          <w:ins w:id="7987" w:author="The Si Tran" w:date="2012-12-06T02:56:00Z"/>
        </w:rPr>
        <w:pPrChange w:id="7988"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7989" w:author="The Si Tran" w:date="2012-12-06T02:58:00Z"/>
          <w:position w:val="-6"/>
        </w:rPr>
        <w:pPrChange w:id="7990" w:author="The Si Tran" w:date="2012-12-15T08:05:00Z">
          <w:pPr>
            <w:spacing w:before="0"/>
            <w:ind w:firstLine="720"/>
          </w:pPr>
        </w:pPrChange>
      </w:pPr>
      <w:ins w:id="7991"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992" w:author="The Si Tran" w:date="2012-12-06T02:57:00Z">
                    <m:r>
                      <w:rPr>
                        <w:rFonts w:ascii="Cambria Math" w:hAnsi="Cambria Math"/>
                      </w:rPr>
                      <m:t>w</m:t>
                    </m:r>
                  </w:ins>
                </m:e>
              </m:acc>
            </m:e>
          </m:d>
          <w:ins w:id="7993" w:author="The Si Tran" w:date="2012-12-06T02:57:00Z">
            <m:r>
              <m:rPr>
                <m:sty m:val="p"/>
              </m:rPr>
              <w:rPr>
                <w:rFonts w:ascii="Cambria Math" w:hAnsi="Cambria Math"/>
              </w:rPr>
              <m:t>=</m:t>
            </m:r>
          </w:ins>
          <m:f>
            <m:fPr>
              <m:ctrlPr>
                <w:rPr>
                  <w:rFonts w:ascii="Cambria Math" w:hAnsi="Cambria Math"/>
                </w:rPr>
              </m:ctrlPr>
            </m:fPr>
            <m:num>
              <w:ins w:id="7994" w:author="The Si Tran" w:date="2012-12-06T02:57:00Z">
                <m:r>
                  <m:rPr>
                    <m:sty m:val="p"/>
                  </m:rPr>
                  <w:rPr>
                    <w:rFonts w:ascii="Cambria Math" w:hAnsi="Cambria Math"/>
                  </w:rPr>
                  <m:t>1</m:t>
                </m:r>
              </w:ins>
            </m:num>
            <m:den>
              <w:ins w:id="7995" w:author="The Si Tran" w:date="2012-12-06T02:57:00Z">
                <m:r>
                  <m:rPr>
                    <m:sty m:val="p"/>
                  </m:rPr>
                  <w:rPr>
                    <w:rFonts w:ascii="Cambria Math" w:hAnsi="Cambria Math"/>
                  </w:rPr>
                  <m:t>2</m:t>
                </m:r>
              </w:ins>
            </m:den>
          </m:f>
          <m:nary>
            <m:naryPr>
              <m:chr m:val="∑"/>
              <m:limLoc m:val="subSup"/>
              <m:supHide m:val="1"/>
              <m:ctrlPr>
                <w:ins w:id="7996" w:author="The Si Tran" w:date="2012-12-06T02:58:00Z">
                  <w:rPr>
                    <w:rFonts w:ascii="Cambria Math" w:hAnsi="Cambria Math"/>
                  </w:rPr>
                </w:ins>
              </m:ctrlPr>
            </m:naryPr>
            <m:sub>
              <w:ins w:id="7997"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998" w:author="The Si Tran" w:date="2012-12-06T02:58:00Z">
                      <w:rPr>
                        <w:rFonts w:ascii="Cambria Math" w:hAnsi="Cambria Math"/>
                      </w:rPr>
                    </w:ins>
                  </m:ctrlPr>
                </m:naryPr>
                <m:sub>
                  <w:ins w:id="7999"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8000" w:author="The Si Tran" w:date="2012-12-06T02:58:00Z">
                          <w:rPr>
                            <w:rFonts w:ascii="Cambria Math" w:hAnsi="Cambria Math"/>
                          </w:rPr>
                        </w:ins>
                      </m:ctrlPr>
                    </m:sSupPr>
                    <m:e>
                      <w:ins w:id="8001" w:author="The Si Tran" w:date="2012-12-06T02:58:00Z">
                        <m:r>
                          <m:rPr>
                            <m:sty m:val="p"/>
                          </m:rPr>
                          <w:rPr>
                            <w:rFonts w:ascii="Cambria Math" w:hAnsi="Cambria Math"/>
                          </w:rPr>
                          <m:t>(</m:t>
                        </m:r>
                      </w:ins>
                      <m:sSub>
                        <m:sSubPr>
                          <m:ctrlPr>
                            <w:ins w:id="8002" w:author="The Si Tran" w:date="2012-12-06T02:58:00Z">
                              <w:rPr>
                                <w:rFonts w:ascii="Cambria Math" w:hAnsi="Cambria Math"/>
                              </w:rPr>
                            </w:ins>
                          </m:ctrlPr>
                        </m:sSubPr>
                        <m:e>
                          <w:ins w:id="8003" w:author="The Si Tran" w:date="2012-12-06T02:58:00Z">
                            <m:r>
                              <w:rPr>
                                <w:rFonts w:ascii="Cambria Math" w:hAnsi="Cambria Math"/>
                              </w:rPr>
                              <m:t>t</m:t>
                            </m:r>
                          </w:ins>
                        </m:e>
                        <m:sub>
                          <w:ins w:id="8004" w:author="The Si Tran" w:date="2012-12-06T02:58:00Z">
                            <m:r>
                              <w:rPr>
                                <w:rFonts w:ascii="Cambria Math" w:hAnsi="Cambria Math"/>
                              </w:rPr>
                              <m:t>kd</m:t>
                            </m:r>
                          </w:ins>
                        </m:sub>
                      </m:sSub>
                      <w:ins w:id="8005" w:author="The Si Tran" w:date="2012-12-06T02:58:00Z">
                        <m:r>
                          <m:rPr>
                            <m:sty m:val="p"/>
                          </m:rPr>
                          <w:rPr>
                            <w:rFonts w:ascii="Cambria Math" w:hAnsi="Cambria Math"/>
                          </w:rPr>
                          <m:t>-</m:t>
                        </m:r>
                      </w:ins>
                      <m:sSub>
                        <m:sSubPr>
                          <m:ctrlPr>
                            <w:ins w:id="8006" w:author="The Si Tran" w:date="2012-12-06T02:58:00Z">
                              <w:rPr>
                                <w:rFonts w:ascii="Cambria Math" w:hAnsi="Cambria Math"/>
                              </w:rPr>
                            </w:ins>
                          </m:ctrlPr>
                        </m:sSubPr>
                        <m:e>
                          <w:ins w:id="8007" w:author="The Si Tran" w:date="2012-12-06T02:58:00Z">
                            <m:r>
                              <w:rPr>
                                <w:rFonts w:ascii="Cambria Math" w:hAnsi="Cambria Math"/>
                              </w:rPr>
                              <m:t>o</m:t>
                            </m:r>
                          </w:ins>
                        </m:e>
                        <m:sub>
                          <w:ins w:id="8008" w:author="The Si Tran" w:date="2012-12-06T02:58:00Z">
                            <m:r>
                              <w:rPr>
                                <w:rFonts w:ascii="Cambria Math" w:hAnsi="Cambria Math"/>
                              </w:rPr>
                              <m:t>kd</m:t>
                            </m:r>
                          </w:ins>
                        </m:sub>
                      </m:sSub>
                      <w:ins w:id="8009" w:author="The Si Tran" w:date="2012-12-06T02:58:00Z">
                        <m:r>
                          <m:rPr>
                            <m:sty m:val="p"/>
                          </m:rPr>
                          <w:rPr>
                            <w:rFonts w:ascii="Cambria Math" w:hAnsi="Cambria Math"/>
                          </w:rPr>
                          <m:t>)</m:t>
                        </m:r>
                      </w:ins>
                    </m:e>
                    <m:sup>
                      <w:ins w:id="8010"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8011" w:author="The Si Tran" w:date="2012-12-15T08:05:00Z">
          <w:pPr>
            <w:spacing w:before="0"/>
            <w:ind w:firstLine="720"/>
          </w:pPr>
        </w:pPrChange>
      </w:pPr>
      <w:del w:id="8012" w:author="The Si Tran" w:date="2012-12-06T02:58:00Z">
        <w:r w:rsidRPr="0049233F" w:rsidDel="00783376">
          <w:delText xml:space="preserve">   </w:delText>
        </w:r>
      </w:del>
      <w:r w:rsidRPr="0049233F">
        <w:t xml:space="preserve">           </w:t>
      </w:r>
      <w:del w:id="8013" w:author="The Si Tran" w:date="2012-12-06T02:58:00Z">
        <w:r w:rsidRPr="002E47E8" w:rsidDel="00783376">
          <w:rPr>
            <w:noProof/>
            <w:rPrChange w:id="8014" w:author="Unknown">
              <w:rPr>
                <w:noProof/>
              </w:rPr>
            </w:rPrChange>
          </w:rPr>
          <w:drawing>
            <wp:inline distT="0" distB="0" distL="0" distR="0" wp14:anchorId="540D1049" wp14:editId="6921C94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8015"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8016" w:author="The Si Tran" w:date="2012-12-06T02:58:00Z">
                <w:rPr>
                  <w:rFonts w:ascii="Cambria Math" w:hAnsi="Cambria Math"/>
                </w:rPr>
              </w:ins>
            </m:ctrlPr>
          </m:sSubPr>
          <m:e>
            <w:ins w:id="8017" w:author="The Si Tran" w:date="2012-12-06T02:58:00Z">
              <m:r>
                <w:rPr>
                  <w:rFonts w:ascii="Cambria Math" w:hAnsi="Cambria Math"/>
                </w:rPr>
                <m:t>t</m:t>
              </m:r>
            </w:ins>
          </m:e>
          <m:sub>
            <w:ins w:id="8018" w:author="The Si Tran" w:date="2012-12-06T02:58:00Z">
              <m:r>
                <w:rPr>
                  <w:rFonts w:ascii="Cambria Math" w:hAnsi="Cambria Math"/>
                </w:rPr>
                <m:t>kd</m:t>
              </m:r>
            </w:ins>
          </m:sub>
        </m:sSub>
      </m:oMath>
      <w:r w:rsidRPr="0049233F">
        <w:t xml:space="preserve"> và </w:t>
      </w:r>
      <m:oMath>
        <m:sSub>
          <m:sSubPr>
            <m:ctrlPr>
              <w:ins w:id="8019" w:author="The Si Tran" w:date="2012-12-06T02:58:00Z">
                <w:rPr>
                  <w:rFonts w:ascii="Cambria Math" w:hAnsi="Cambria Math"/>
                </w:rPr>
              </w:ins>
            </m:ctrlPr>
          </m:sSubPr>
          <m:e>
            <w:ins w:id="8020" w:author="The Si Tran" w:date="2012-12-06T02:58:00Z">
              <m:r>
                <w:rPr>
                  <w:rFonts w:ascii="Cambria Math" w:hAnsi="Cambria Math"/>
                </w:rPr>
                <m:t>o</m:t>
              </m:r>
            </w:ins>
          </m:e>
          <m:sub>
            <w:ins w:id="8021"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8022" w:author="The Si Tran" w:date="2012-12-16T08:24:00Z">
          <w:pPr>
            <w:spacing w:before="0"/>
            <w:ind w:firstLine="720"/>
          </w:pPr>
        </w:pPrChange>
      </w:pPr>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8023"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8024" w:author="The Si Tran" w:date="2012-12-06T02:59:00Z"/>
        </w:rPr>
        <w:pPrChange w:id="8025" w:author="The Si Tran" w:date="2012-12-16T08:24:00Z">
          <w:pPr>
            <w:spacing w:before="0"/>
            <w:ind w:firstLine="720"/>
          </w:pPr>
        </w:pPrChange>
      </w:pPr>
      <w:ins w:id="8026" w:author="The Si Tran" w:date="2012-12-14T05:37:00Z">
        <w:r w:rsidRPr="00032D83">
          <w:rPr>
            <w:noProof/>
          </w:rPr>
          <w:lastRenderedPageBreak/>
          <mc:AlternateContent>
            <mc:Choice Requires="wps">
              <w:drawing>
                <wp:anchor distT="0" distB="0" distL="114300" distR="114300" simplePos="0" relativeHeight="251615744" behindDoc="1" locked="0" layoutInCell="1" allowOverlap="1" wp14:anchorId="0F7263C0" wp14:editId="50329A21">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7D482D" w:rsidRDefault="007D482D">
                              <w:pPr>
                                <w:pStyle w:val="EquationIndex"/>
                                <w:pPrChange w:id="8027" w:author="The Si Tran" w:date="2012-12-16T08:24:00Z">
                                  <w:pPr/>
                                </w:pPrChange>
                              </w:pPr>
                              <w:ins w:id="8028" w:author="The Si Tran" w:date="2012-12-06T02:41:00Z">
                                <w:r>
                                  <w:t>(4.</w:t>
                                </w:r>
                              </w:ins>
                              <w:ins w:id="8029" w:author="The Si Tran" w:date="2012-12-06T02:44:00Z">
                                <w:r>
                                  <w:t>5</w:t>
                                </w:r>
                              </w:ins>
                              <w:ins w:id="803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7D482D" w:rsidRDefault="007D482D">
                        <w:pPr>
                          <w:pStyle w:val="EquationIndex"/>
                          <w:pPrChange w:id="8031" w:author="The Si Tran" w:date="2012-12-16T08:24:00Z">
                            <w:pPr/>
                          </w:pPrChange>
                        </w:pPr>
                        <w:ins w:id="8032" w:author="The Si Tran" w:date="2012-12-06T02:41:00Z">
                          <w:r>
                            <w:t>(4.</w:t>
                          </w:r>
                        </w:ins>
                        <w:ins w:id="8033" w:author="The Si Tran" w:date="2012-12-06T02:44:00Z">
                          <w:r>
                            <w:t>5</w:t>
                          </w:r>
                        </w:ins>
                        <w:ins w:id="8034" w:author="The Si Tran" w:date="2012-12-06T02:41:00Z">
                          <w:r>
                            <w:t>)</w:t>
                          </w:r>
                        </w:ins>
                      </w:p>
                    </w:txbxContent>
                  </v:textbox>
                  <w10:wrap type="tight"/>
                </v:shape>
              </w:pict>
            </mc:Fallback>
          </mc:AlternateContent>
        </w:r>
      </w:ins>
      <w:r w:rsidR="0088753F" w:rsidRPr="0049233F">
        <w:t>Ta tính đạo hàm riêng phần này như sau:</w:t>
      </w:r>
      <w:ins w:id="8035" w:author="The Si Tran" w:date="2012-12-14T05:37:00Z">
        <w:r w:rsidRPr="00686079">
          <w:rPr>
            <w:noProof/>
          </w:rPr>
          <w:t xml:space="preserve"> </w:t>
        </w:r>
      </w:ins>
    </w:p>
    <w:p w14:paraId="56B5ADCF" w14:textId="0830EBB0" w:rsidR="00783376" w:rsidRPr="0008713C" w:rsidDel="00783376" w:rsidRDefault="002F1D4B">
      <w:pPr>
        <w:pStyle w:val="EquationIndex"/>
        <w:rPr>
          <w:del w:id="8036" w:author="The Si Tran" w:date="2012-12-06T03:01:00Z"/>
        </w:rPr>
        <w:pPrChange w:id="8037" w:author="The Si Tran" w:date="2012-12-15T08:05:00Z">
          <w:pPr>
            <w:spacing w:before="0"/>
            <w:ind w:firstLine="720"/>
          </w:pPr>
        </w:pPrChange>
      </w:pPr>
      <m:oMathPara>
        <m:oMathParaPr>
          <m:jc m:val="center"/>
        </m:oMathParaPr>
        <m:oMath>
          <m:f>
            <m:fPr>
              <m:ctrlPr>
                <w:ins w:id="8038" w:author="The Si Tran" w:date="2012-12-06T02:59:00Z">
                  <w:rPr>
                    <w:rFonts w:ascii="Cambria Math" w:hAnsi="Cambria Math"/>
                  </w:rPr>
                </w:ins>
              </m:ctrlPr>
            </m:fPr>
            <m:num>
              <w:ins w:id="8039" w:author="The Si Tran" w:date="2012-12-06T02:59:00Z">
                <m:r>
                  <w:rPr>
                    <w:rFonts w:ascii="Cambria Math" w:hAnsi="Cambria Math"/>
                  </w:rPr>
                  <m:t>∂E</m:t>
                </m:r>
              </w:ins>
            </m:num>
            <m:den>
              <w:ins w:id="8040" w:author="The Si Tran" w:date="2012-12-06T02:59:00Z">
                <m:r>
                  <w:rPr>
                    <w:rFonts w:ascii="Cambria Math" w:hAnsi="Cambria Math"/>
                  </w:rPr>
                  <m:t>∂</m:t>
                </m:r>
              </w:ins>
              <m:sSub>
                <m:sSubPr>
                  <m:ctrlPr>
                    <w:ins w:id="8041" w:author="The Si Tran" w:date="2012-12-06T02:59:00Z">
                      <w:rPr>
                        <w:rFonts w:ascii="Cambria Math" w:hAnsi="Cambria Math"/>
                      </w:rPr>
                    </w:ins>
                  </m:ctrlPr>
                </m:sSubPr>
                <m:e>
                  <w:ins w:id="8042" w:author="The Si Tran" w:date="2012-12-06T02:59:00Z">
                    <m:r>
                      <w:rPr>
                        <w:rFonts w:ascii="Cambria Math" w:hAnsi="Cambria Math"/>
                      </w:rPr>
                      <m:t>w</m:t>
                    </m:r>
                  </w:ins>
                </m:e>
                <m:sub>
                  <w:ins w:id="8043" w:author="The Si Tran" w:date="2012-12-06T02:59:00Z">
                    <m:r>
                      <w:rPr>
                        <w:rFonts w:ascii="Cambria Math" w:hAnsi="Cambria Math"/>
                      </w:rPr>
                      <m:t>ij</m:t>
                    </m:r>
                  </w:ins>
                </m:sub>
              </m:sSub>
            </m:den>
          </m:f>
          <w:ins w:id="8044" w:author="The Si Tran" w:date="2012-12-06T02:59:00Z">
            <m:r>
              <m:rPr>
                <m:sty m:val="p"/>
              </m:rPr>
              <w:rPr>
                <w:rFonts w:ascii="Cambria Math" w:hAnsi="Cambria Math"/>
              </w:rPr>
              <m:t>=</m:t>
            </m:r>
          </w:ins>
          <m:f>
            <m:fPr>
              <m:ctrlPr>
                <w:ins w:id="8045" w:author="The Si Tran" w:date="2012-12-06T03:00:00Z">
                  <w:rPr>
                    <w:rFonts w:ascii="Cambria Math" w:hAnsi="Cambria Math"/>
                  </w:rPr>
                </w:ins>
              </m:ctrlPr>
            </m:fPr>
            <m:num>
              <w:ins w:id="8046" w:author="The Si Tran" w:date="2012-12-06T03:00:00Z">
                <m:r>
                  <m:rPr>
                    <m:sty m:val="p"/>
                  </m:rPr>
                  <w:rPr>
                    <w:rFonts w:ascii="Cambria Math" w:hAnsi="Cambria Math"/>
                  </w:rPr>
                  <m:t>∂E</m:t>
                </m:r>
              </w:ins>
            </m:num>
            <m:den>
              <w:ins w:id="8047" w:author="The Si Tran" w:date="2012-12-06T03:00:00Z">
                <m:r>
                  <w:rPr>
                    <w:rFonts w:ascii="Cambria Math" w:hAnsi="Cambria Math"/>
                  </w:rPr>
                  <m:t>∂</m:t>
                </m:r>
              </w:ins>
              <m:sSub>
                <m:sSubPr>
                  <m:ctrlPr>
                    <w:ins w:id="8048" w:author="The Si Tran" w:date="2012-12-06T03:00:00Z">
                      <w:rPr>
                        <w:rFonts w:ascii="Cambria Math" w:hAnsi="Cambria Math"/>
                      </w:rPr>
                    </w:ins>
                  </m:ctrlPr>
                </m:sSubPr>
                <m:e>
                  <w:ins w:id="8049" w:author="The Si Tran" w:date="2012-12-06T03:00:00Z">
                    <m:r>
                      <w:rPr>
                        <w:rFonts w:ascii="Cambria Math" w:hAnsi="Cambria Math"/>
                      </w:rPr>
                      <m:t>o</m:t>
                    </m:r>
                  </w:ins>
                </m:e>
                <m:sub>
                  <w:ins w:id="8050" w:author="The Si Tran" w:date="2012-12-06T03:00:00Z">
                    <m:r>
                      <w:rPr>
                        <w:rFonts w:ascii="Cambria Math" w:hAnsi="Cambria Math"/>
                      </w:rPr>
                      <m:t>i</m:t>
                    </m:r>
                  </w:ins>
                </m:sub>
              </m:sSub>
            </m:den>
          </m:f>
          <m:f>
            <m:fPr>
              <m:ctrlPr>
                <w:ins w:id="8051" w:author="The Si Tran" w:date="2012-12-06T03:00:00Z">
                  <w:rPr>
                    <w:rFonts w:ascii="Cambria Math" w:hAnsi="Cambria Math"/>
                  </w:rPr>
                </w:ins>
              </m:ctrlPr>
            </m:fPr>
            <m:num>
              <w:ins w:id="8052" w:author="The Si Tran" w:date="2012-12-06T03:00:00Z">
                <m:r>
                  <w:rPr>
                    <w:rFonts w:ascii="Cambria Math" w:hAnsi="Cambria Math"/>
                  </w:rPr>
                  <m:t>∂</m:t>
                </m:r>
              </w:ins>
              <m:sSub>
                <m:sSubPr>
                  <m:ctrlPr>
                    <w:ins w:id="8053" w:author="The Si Tran" w:date="2012-12-06T03:00:00Z">
                      <w:rPr>
                        <w:rFonts w:ascii="Cambria Math" w:hAnsi="Cambria Math"/>
                      </w:rPr>
                    </w:ins>
                  </m:ctrlPr>
                </m:sSubPr>
                <m:e>
                  <w:ins w:id="8054" w:author="The Si Tran" w:date="2012-12-06T03:00:00Z">
                    <m:r>
                      <w:rPr>
                        <w:rFonts w:ascii="Cambria Math" w:hAnsi="Cambria Math"/>
                      </w:rPr>
                      <m:t>o</m:t>
                    </m:r>
                  </w:ins>
                </m:e>
                <m:sub>
                  <w:ins w:id="8055" w:author="The Si Tran" w:date="2012-12-06T03:00:00Z">
                    <m:r>
                      <w:rPr>
                        <w:rFonts w:ascii="Cambria Math" w:hAnsi="Cambria Math"/>
                      </w:rPr>
                      <m:t>i</m:t>
                    </m:r>
                  </w:ins>
                </m:sub>
              </m:sSub>
            </m:num>
            <m:den>
              <w:ins w:id="8056" w:author="The Si Tran" w:date="2012-12-06T03:00:00Z">
                <m:r>
                  <w:rPr>
                    <w:rFonts w:ascii="Cambria Math" w:hAnsi="Cambria Math"/>
                  </w:rPr>
                  <m:t>∂</m:t>
                </m:r>
              </w:ins>
              <m:sSub>
                <m:sSubPr>
                  <m:ctrlPr>
                    <w:ins w:id="8057" w:author="The Si Tran" w:date="2012-12-06T03:00:00Z">
                      <w:rPr>
                        <w:rFonts w:ascii="Cambria Math" w:hAnsi="Cambria Math"/>
                      </w:rPr>
                    </w:ins>
                  </m:ctrlPr>
                </m:sSubPr>
                <m:e>
                  <w:ins w:id="8058" w:author="The Si Tran" w:date="2012-12-06T03:00:00Z">
                    <m:r>
                      <w:rPr>
                        <w:rFonts w:ascii="Cambria Math" w:hAnsi="Cambria Math"/>
                      </w:rPr>
                      <m:t>w</m:t>
                    </m:r>
                  </w:ins>
                </m:e>
                <m:sub>
                  <w:ins w:id="8059" w:author="The Si Tran" w:date="2012-12-06T03:00:00Z">
                    <m:r>
                      <w:rPr>
                        <w:rFonts w:ascii="Cambria Math" w:hAnsi="Cambria Math"/>
                      </w:rPr>
                      <m:t>ij</m:t>
                    </m:r>
                  </w:ins>
                </m:sub>
              </m:sSub>
            </m:den>
          </m:f>
          <w:ins w:id="8060"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8061" w:author="The Si Tran" w:date="2012-12-06T03:01:00Z"/>
        </w:rPr>
        <w:pPrChange w:id="8062" w:author="The Si Tran" w:date="2012-12-15T08:05:00Z">
          <w:pPr>
            <w:spacing w:before="0"/>
            <w:ind w:firstLine="720"/>
          </w:pPr>
        </w:pPrChange>
      </w:pPr>
    </w:p>
    <w:p w14:paraId="48A68493" w14:textId="23A10CEF" w:rsidR="00FA0144" w:rsidRDefault="007A1632">
      <w:pPr>
        <w:rPr>
          <w:ins w:id="8063" w:author="The Si Tran" w:date="2012-12-06T03:07:00Z"/>
        </w:rPr>
        <w:pPrChange w:id="8064" w:author="The Si Tran" w:date="2012-12-16T08:24:00Z">
          <w:pPr>
            <w:spacing w:before="0"/>
            <w:ind w:firstLine="720"/>
          </w:pPr>
        </w:pPrChange>
      </w:pPr>
      <w:ins w:id="8065" w:author="The Si Tran" w:date="2012-12-14T05:37:00Z">
        <w:r w:rsidRPr="00032D83">
          <w:rPr>
            <w:noProof/>
          </w:rPr>
          <mc:AlternateContent>
            <mc:Choice Requires="wps">
              <w:drawing>
                <wp:anchor distT="0" distB="0" distL="114300" distR="114300" simplePos="0" relativeHeight="251647488" behindDoc="1" locked="0" layoutInCell="1" allowOverlap="1" wp14:anchorId="22345B2F" wp14:editId="404FC3D2">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7D482D" w:rsidRDefault="007D482D">
                              <w:pPr>
                                <w:pStyle w:val="EquationIndex"/>
                                <w:pPrChange w:id="8066" w:author="The Si Tran" w:date="2012-12-16T08:24:00Z">
                                  <w:pPr/>
                                </w:pPrChange>
                              </w:pPr>
                              <w:ins w:id="8067" w:author="The Si Tran" w:date="2012-12-06T02:41:00Z">
                                <w:r>
                                  <w:t>(4.</w:t>
                                </w:r>
                              </w:ins>
                              <w:ins w:id="8068" w:author="The Si Tran" w:date="2012-12-06T02:44:00Z">
                                <w:r>
                                  <w:t>6</w:t>
                                </w:r>
                              </w:ins>
                              <w:ins w:id="806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7D482D" w:rsidRDefault="007D482D">
                        <w:pPr>
                          <w:pStyle w:val="EquationIndex"/>
                          <w:pPrChange w:id="8070" w:author="The Si Tran" w:date="2012-12-16T08:24:00Z">
                            <w:pPr/>
                          </w:pPrChange>
                        </w:pPr>
                        <w:ins w:id="8071" w:author="The Si Tran" w:date="2012-12-06T02:41:00Z">
                          <w:r>
                            <w:t>(4.</w:t>
                          </w:r>
                        </w:ins>
                        <w:ins w:id="8072" w:author="The Si Tran" w:date="2012-12-06T02:44:00Z">
                          <w:r>
                            <w:t>6</w:t>
                          </w:r>
                        </w:ins>
                        <w:ins w:id="8073" w:author="The Si Tran" w:date="2012-12-06T02:41:00Z">
                          <w:r>
                            <w:t>)</w:t>
                          </w:r>
                        </w:ins>
                      </w:p>
                    </w:txbxContent>
                  </v:textbox>
                  <w10:wrap type="tight"/>
                </v:shape>
              </w:pict>
            </mc:Fallback>
          </mc:AlternateContent>
        </w:r>
      </w:ins>
      <w:ins w:id="8074" w:author="The Si Tran" w:date="2012-12-14T05:38:00Z">
        <w:r w:rsidRPr="007C782C">
          <w:rPr>
            <w:noProof/>
            <w:rPrChange w:id="8075" w:author="Unknown">
              <w:rPr>
                <w:noProof/>
              </w:rPr>
            </w:rPrChange>
          </w:rPr>
          <mc:AlternateContent>
            <mc:Choice Requires="wps">
              <w:drawing>
                <wp:anchor distT="0" distB="0" distL="114300" distR="114300" simplePos="0" relativeHeight="251651584" behindDoc="1" locked="0" layoutInCell="1" allowOverlap="1" wp14:anchorId="318CF997" wp14:editId="4F183557">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7D482D" w:rsidRDefault="007D482D">
                              <w:pPr>
                                <w:pStyle w:val="EquationIndex"/>
                                <w:pPrChange w:id="8076" w:author="The Si Tran" w:date="2012-12-16T08:25:00Z">
                                  <w:pPr/>
                                </w:pPrChange>
                              </w:pPr>
                              <w:ins w:id="8077" w:author="The Si Tran" w:date="2012-12-06T02:41:00Z">
                                <w:r>
                                  <w:t>(4.</w:t>
                                </w:r>
                              </w:ins>
                              <w:ins w:id="8078" w:author="The Si Tran" w:date="2012-12-06T02:44:00Z">
                                <w:r>
                                  <w:t>7</w:t>
                                </w:r>
                              </w:ins>
                              <w:ins w:id="807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7D482D" w:rsidRDefault="007D482D">
                        <w:pPr>
                          <w:pStyle w:val="EquationIndex"/>
                          <w:pPrChange w:id="8080" w:author="The Si Tran" w:date="2012-12-16T08:25:00Z">
                            <w:pPr/>
                          </w:pPrChange>
                        </w:pPr>
                        <w:ins w:id="8081" w:author="The Si Tran" w:date="2012-12-06T02:41:00Z">
                          <w:r>
                            <w:t>(4.</w:t>
                          </w:r>
                        </w:ins>
                        <w:ins w:id="8082" w:author="The Si Tran" w:date="2012-12-06T02:44:00Z">
                          <w:r>
                            <w:t>7</w:t>
                          </w:r>
                        </w:ins>
                        <w:ins w:id="8083" w:author="The Si Tran" w:date="2012-12-06T02:41:00Z">
                          <w:r>
                            <w:t>)</w:t>
                          </w:r>
                        </w:ins>
                      </w:p>
                    </w:txbxContent>
                  </v:textbox>
                  <w10:wrap type="tight"/>
                </v:shape>
              </w:pict>
            </mc:Fallback>
          </mc:AlternateContent>
        </w:r>
      </w:ins>
      <w:ins w:id="8084" w:author="The Si Tran" w:date="2012-12-06T03:07:00Z">
        <w:r w:rsidR="00FA0144">
          <w:t>Với</w:t>
        </w:r>
      </w:ins>
    </w:p>
    <w:p w14:paraId="3738E7AD" w14:textId="229B1307" w:rsidR="00FA0144" w:rsidRPr="00032D83" w:rsidRDefault="002F1D4B">
      <w:pPr>
        <w:pStyle w:val="Canhgiua"/>
        <w:rPr>
          <w:ins w:id="8085" w:author="The Si Tran" w:date="2012-12-06T03:04:00Z"/>
        </w:rPr>
        <w:pPrChange w:id="8086" w:author="The Si Tran" w:date="2012-12-15T08:05:00Z">
          <w:pPr>
            <w:spacing w:before="0"/>
            <w:ind w:firstLine="720"/>
          </w:pPr>
        </w:pPrChange>
      </w:pPr>
      <m:oMathPara>
        <m:oMathParaPr>
          <m:jc m:val="center"/>
        </m:oMathParaPr>
        <m:oMath>
          <m:f>
            <m:fPr>
              <m:ctrlPr>
                <w:ins w:id="8087" w:author="The Si Tran" w:date="2012-12-06T03:07:00Z">
                  <w:rPr>
                    <w:rFonts w:ascii="Cambria Math" w:hAnsi="Cambria Math"/>
                  </w:rPr>
                </w:ins>
              </m:ctrlPr>
            </m:fPr>
            <m:num>
              <w:ins w:id="8088" w:author="The Si Tran" w:date="2012-12-06T03:07:00Z">
                <m:r>
                  <w:rPr>
                    <w:rFonts w:ascii="Cambria Math" w:hAnsi="Cambria Math"/>
                  </w:rPr>
                  <m:t>∂</m:t>
                </m:r>
              </w:ins>
              <m:sSub>
                <m:sSubPr>
                  <m:ctrlPr>
                    <w:ins w:id="8089" w:author="The Si Tran" w:date="2012-12-06T03:07:00Z">
                      <w:rPr>
                        <w:rFonts w:ascii="Cambria Math" w:hAnsi="Cambria Math"/>
                      </w:rPr>
                    </w:ins>
                  </m:ctrlPr>
                </m:sSubPr>
                <m:e>
                  <w:ins w:id="8090" w:author="The Si Tran" w:date="2012-12-06T03:07:00Z">
                    <m:r>
                      <w:rPr>
                        <w:rFonts w:ascii="Cambria Math" w:hAnsi="Cambria Math"/>
                      </w:rPr>
                      <m:t>o</m:t>
                    </m:r>
                  </w:ins>
                </m:e>
                <m:sub>
                  <w:ins w:id="8091" w:author="The Si Tran" w:date="2012-12-06T03:07:00Z">
                    <m:r>
                      <w:rPr>
                        <w:rFonts w:ascii="Cambria Math" w:hAnsi="Cambria Math"/>
                      </w:rPr>
                      <m:t>i</m:t>
                    </m:r>
                  </w:ins>
                </m:sub>
              </m:sSub>
            </m:num>
            <m:den>
              <w:ins w:id="8092" w:author="The Si Tran" w:date="2012-12-06T03:07:00Z">
                <m:r>
                  <w:rPr>
                    <w:rFonts w:ascii="Cambria Math" w:hAnsi="Cambria Math"/>
                  </w:rPr>
                  <m:t>∂</m:t>
                </m:r>
              </w:ins>
              <m:sSub>
                <m:sSubPr>
                  <m:ctrlPr>
                    <w:ins w:id="8093" w:author="The Si Tran" w:date="2012-12-06T03:07:00Z">
                      <w:rPr>
                        <w:rFonts w:ascii="Cambria Math" w:hAnsi="Cambria Math"/>
                      </w:rPr>
                    </w:ins>
                  </m:ctrlPr>
                </m:sSubPr>
                <m:e>
                  <w:ins w:id="8094" w:author="The Si Tran" w:date="2012-12-06T03:07:00Z">
                    <m:r>
                      <w:rPr>
                        <w:rFonts w:ascii="Cambria Math" w:hAnsi="Cambria Math"/>
                      </w:rPr>
                      <m:t>w</m:t>
                    </m:r>
                  </w:ins>
                </m:e>
                <m:sub>
                  <w:ins w:id="8095" w:author="The Si Tran" w:date="2012-12-06T03:07:00Z">
                    <m:r>
                      <w:rPr>
                        <w:rFonts w:ascii="Cambria Math" w:hAnsi="Cambria Math"/>
                      </w:rPr>
                      <m:t>ij</m:t>
                    </m:r>
                  </w:ins>
                </m:sub>
              </m:sSub>
            </m:den>
          </m:f>
          <w:ins w:id="8096" w:author="The Si Tran" w:date="2012-12-06T03:07:00Z">
            <m:r>
              <m:rPr>
                <m:sty m:val="p"/>
              </m:rPr>
              <w:rPr>
                <w:rFonts w:ascii="Cambria Math" w:hAnsi="Cambria Math"/>
              </w:rPr>
              <m:t>=</m:t>
            </m:r>
          </w:ins>
          <m:f>
            <m:fPr>
              <m:ctrlPr>
                <w:ins w:id="8097" w:author="The Si Tran" w:date="2012-12-06T03:07:00Z">
                  <w:rPr>
                    <w:rFonts w:ascii="Cambria Math" w:hAnsi="Cambria Math"/>
                  </w:rPr>
                </w:ins>
              </m:ctrlPr>
            </m:fPr>
            <m:num>
              <w:ins w:id="8098" w:author="The Si Tran" w:date="2012-12-06T03:07:00Z">
                <m:r>
                  <w:rPr>
                    <w:rFonts w:ascii="Cambria Math" w:hAnsi="Cambria Math"/>
                  </w:rPr>
                  <m:t>∂</m:t>
                </m:r>
              </w:ins>
              <m:sSub>
                <m:sSubPr>
                  <m:ctrlPr>
                    <w:ins w:id="8099" w:author="The Si Tran" w:date="2012-12-06T03:07:00Z">
                      <w:rPr>
                        <w:rFonts w:ascii="Cambria Math" w:hAnsi="Cambria Math"/>
                      </w:rPr>
                    </w:ins>
                  </m:ctrlPr>
                </m:sSubPr>
                <m:e>
                  <w:ins w:id="8100" w:author="The Si Tran" w:date="2012-12-06T03:07:00Z">
                    <m:r>
                      <w:rPr>
                        <w:rFonts w:ascii="Cambria Math" w:hAnsi="Cambria Math"/>
                      </w:rPr>
                      <m:t>o</m:t>
                    </m:r>
                  </w:ins>
                </m:e>
                <m:sub>
                  <w:ins w:id="8101" w:author="The Si Tran" w:date="2012-12-06T03:07:00Z">
                    <m:r>
                      <w:rPr>
                        <w:rFonts w:ascii="Cambria Math" w:hAnsi="Cambria Math"/>
                      </w:rPr>
                      <m:t>i</m:t>
                    </m:r>
                  </w:ins>
                </m:sub>
              </m:sSub>
            </m:num>
            <m:den>
              <w:ins w:id="8102" w:author="The Si Tran" w:date="2012-12-06T03:07:00Z">
                <m:r>
                  <w:rPr>
                    <w:rFonts w:ascii="Cambria Math" w:hAnsi="Cambria Math"/>
                  </w:rPr>
                  <m:t>∂</m:t>
                </m:r>
              </w:ins>
              <m:sSub>
                <m:sSubPr>
                  <m:ctrlPr>
                    <w:ins w:id="8103" w:author="The Si Tran" w:date="2012-12-06T03:07:00Z">
                      <w:rPr>
                        <w:rFonts w:ascii="Cambria Math" w:hAnsi="Cambria Math"/>
                      </w:rPr>
                    </w:ins>
                  </m:ctrlPr>
                </m:sSubPr>
                <m:e>
                  <w:ins w:id="8104" w:author="The Si Tran" w:date="2012-12-06T03:07:00Z">
                    <m:r>
                      <w:rPr>
                        <w:rFonts w:ascii="Cambria Math" w:hAnsi="Cambria Math"/>
                      </w:rPr>
                      <m:t>net</m:t>
                    </m:r>
                  </w:ins>
                </m:e>
                <m:sub>
                  <w:ins w:id="8105" w:author="The Si Tran" w:date="2012-12-06T03:07:00Z">
                    <m:r>
                      <w:rPr>
                        <w:rFonts w:ascii="Cambria Math" w:hAnsi="Cambria Math"/>
                      </w:rPr>
                      <m:t>i</m:t>
                    </m:r>
                  </w:ins>
                </m:sub>
              </m:sSub>
            </m:den>
          </m:f>
          <m:f>
            <m:fPr>
              <m:ctrlPr>
                <w:ins w:id="8106" w:author="The Si Tran" w:date="2012-12-06T03:07:00Z">
                  <w:rPr>
                    <w:rFonts w:ascii="Cambria Math" w:hAnsi="Cambria Math"/>
                  </w:rPr>
                </w:ins>
              </m:ctrlPr>
            </m:fPr>
            <m:num>
              <w:ins w:id="8107" w:author="The Si Tran" w:date="2012-12-06T03:07:00Z">
                <m:r>
                  <w:rPr>
                    <w:rFonts w:ascii="Cambria Math" w:hAnsi="Cambria Math"/>
                  </w:rPr>
                  <m:t>∂</m:t>
                </m:r>
              </w:ins>
              <m:sSub>
                <m:sSubPr>
                  <m:ctrlPr>
                    <w:ins w:id="8108" w:author="The Si Tran" w:date="2012-12-06T03:07:00Z">
                      <w:rPr>
                        <w:rFonts w:ascii="Cambria Math" w:hAnsi="Cambria Math"/>
                      </w:rPr>
                    </w:ins>
                  </m:ctrlPr>
                </m:sSubPr>
                <m:e>
                  <w:ins w:id="8109" w:author="The Si Tran" w:date="2012-12-06T03:07:00Z">
                    <m:r>
                      <w:rPr>
                        <w:rFonts w:ascii="Cambria Math" w:hAnsi="Cambria Math"/>
                      </w:rPr>
                      <m:t>net</m:t>
                    </m:r>
                  </w:ins>
                </m:e>
                <m:sub>
                  <w:ins w:id="8110" w:author="The Si Tran" w:date="2012-12-06T03:07:00Z">
                    <m:r>
                      <w:rPr>
                        <w:rFonts w:ascii="Cambria Math" w:hAnsi="Cambria Math"/>
                      </w:rPr>
                      <m:t>i</m:t>
                    </m:r>
                  </w:ins>
                </m:sub>
              </m:sSub>
            </m:num>
            <m:den>
              <w:ins w:id="8111" w:author="The Si Tran" w:date="2012-12-06T03:07:00Z">
                <m:r>
                  <w:rPr>
                    <w:rFonts w:ascii="Cambria Math" w:hAnsi="Cambria Math"/>
                  </w:rPr>
                  <m:t>∂</m:t>
                </m:r>
              </w:ins>
              <m:sSub>
                <m:sSubPr>
                  <m:ctrlPr>
                    <w:ins w:id="8112" w:author="The Si Tran" w:date="2012-12-06T03:07:00Z">
                      <w:rPr>
                        <w:rFonts w:ascii="Cambria Math" w:hAnsi="Cambria Math"/>
                      </w:rPr>
                    </w:ins>
                  </m:ctrlPr>
                </m:sSubPr>
                <m:e>
                  <w:ins w:id="8113" w:author="The Si Tran" w:date="2012-12-06T03:07:00Z">
                    <m:r>
                      <w:rPr>
                        <w:rFonts w:ascii="Cambria Math" w:hAnsi="Cambria Math"/>
                      </w:rPr>
                      <m:t>w</m:t>
                    </m:r>
                  </w:ins>
                </m:e>
                <m:sub>
                  <w:ins w:id="8114" w:author="The Si Tran" w:date="2012-12-06T03:07:00Z">
                    <m:r>
                      <w:rPr>
                        <w:rFonts w:ascii="Cambria Math" w:hAnsi="Cambria Math"/>
                      </w:rPr>
                      <m:t>ij</m:t>
                    </m:r>
                  </w:ins>
                </m:sub>
              </m:sSub>
            </m:den>
          </m:f>
          <w:ins w:id="8115" w:author="The Si Tran" w:date="2012-12-06T03:07:00Z">
            <m:r>
              <m:rPr>
                <m:sty m:val="p"/>
              </m:rPr>
              <w:rPr>
                <w:rFonts w:ascii="Cambria Math" w:hAnsi="Cambria Math"/>
              </w:rPr>
              <m:t>=</m:t>
            </m:r>
          </w:ins>
          <m:sSup>
            <m:sSupPr>
              <m:ctrlPr>
                <w:ins w:id="8116" w:author="The Si Tran" w:date="2012-12-06T03:07:00Z">
                  <w:rPr>
                    <w:rFonts w:ascii="Cambria Math" w:hAnsi="Cambria Math"/>
                  </w:rPr>
                </w:ins>
              </m:ctrlPr>
            </m:sSupPr>
            <m:e>
              <w:ins w:id="8117" w:author="The Si Tran" w:date="2012-12-06T03:07:00Z">
                <m:r>
                  <w:rPr>
                    <w:rFonts w:ascii="Cambria Math" w:hAnsi="Cambria Math"/>
                  </w:rPr>
                  <m:t>f</m:t>
                </m:r>
              </w:ins>
            </m:e>
            <m:sup>
              <w:ins w:id="8118" w:author="The Si Tran" w:date="2012-12-06T03:07:00Z">
                <m:r>
                  <m:rPr>
                    <m:sty m:val="p"/>
                  </m:rPr>
                  <w:rPr>
                    <w:rFonts w:ascii="Cambria Math" w:hAnsi="Cambria Math"/>
                  </w:rPr>
                  <m:t>'</m:t>
                </m:r>
              </w:ins>
            </m:sup>
          </m:sSup>
          <m:d>
            <m:dPr>
              <m:ctrlPr>
                <w:ins w:id="8119" w:author="The Si Tran" w:date="2012-12-06T03:07:00Z">
                  <w:rPr>
                    <w:rFonts w:ascii="Cambria Math" w:hAnsi="Cambria Math"/>
                  </w:rPr>
                </w:ins>
              </m:ctrlPr>
            </m:dPr>
            <m:e>
              <m:sSub>
                <m:sSubPr>
                  <m:ctrlPr>
                    <w:ins w:id="8120" w:author="The Si Tran" w:date="2012-12-06T03:07:00Z">
                      <w:rPr>
                        <w:rFonts w:ascii="Cambria Math" w:hAnsi="Cambria Math"/>
                      </w:rPr>
                    </w:ins>
                  </m:ctrlPr>
                </m:sSubPr>
                <m:e>
                  <w:ins w:id="8121" w:author="The Si Tran" w:date="2012-12-06T03:07:00Z">
                    <m:r>
                      <w:rPr>
                        <w:rFonts w:ascii="Cambria Math" w:hAnsi="Cambria Math"/>
                      </w:rPr>
                      <m:t>net</m:t>
                    </m:r>
                  </w:ins>
                </m:e>
                <m:sub>
                  <w:ins w:id="8122" w:author="The Si Tran" w:date="2012-12-06T03:07:00Z">
                    <m:r>
                      <w:rPr>
                        <w:rFonts w:ascii="Cambria Math" w:hAnsi="Cambria Math"/>
                      </w:rPr>
                      <m:t>i</m:t>
                    </m:r>
                  </w:ins>
                </m:sub>
              </m:sSub>
            </m:e>
          </m:d>
          <m:sSub>
            <m:sSubPr>
              <m:ctrlPr>
                <w:ins w:id="8123" w:author="The Si Tran" w:date="2012-12-06T03:07:00Z">
                  <w:rPr>
                    <w:rFonts w:ascii="Cambria Math" w:hAnsi="Cambria Math"/>
                  </w:rPr>
                </w:ins>
              </m:ctrlPr>
            </m:sSubPr>
            <m:e>
              <w:ins w:id="8124" w:author="The Si Tran" w:date="2012-12-06T03:07:00Z">
                <m:r>
                  <w:rPr>
                    <w:rFonts w:ascii="Cambria Math" w:hAnsi="Cambria Math"/>
                  </w:rPr>
                  <m:t>o</m:t>
                </m:r>
              </w:ins>
            </m:e>
            <m:sub>
              <w:ins w:id="8125" w:author="The Si Tran" w:date="2012-12-06T03:07:00Z">
                <m:r>
                  <w:rPr>
                    <w:rFonts w:ascii="Cambria Math" w:hAnsi="Cambria Math"/>
                  </w:rPr>
                  <m:t>j</m:t>
                </m:r>
              </w:ins>
            </m:sub>
          </m:sSub>
          <w:ins w:id="8126" w:author="The Si Tran" w:date="2012-12-06T03:07:00Z">
            <m:r>
              <m:rPr>
                <m:sty m:val="p"/>
              </m:rPr>
              <w:rPr>
                <w:rFonts w:ascii="Cambria Math" w:hAnsi="Cambria Math"/>
              </w:rPr>
              <m:t xml:space="preserve"> </m:t>
            </m:r>
          </w:ins>
        </m:oMath>
      </m:oMathPara>
    </w:p>
    <w:p w14:paraId="6DCE81A7" w14:textId="56C52D35" w:rsidR="00FA0144" w:rsidRDefault="002F1D4B">
      <w:pPr>
        <w:pStyle w:val="Canhgiua"/>
        <w:rPr>
          <w:ins w:id="8127" w:author="The Si Tran" w:date="2012-12-06T03:03:00Z"/>
        </w:rPr>
        <w:pPrChange w:id="8128" w:author="The Si Tran" w:date="2012-12-16T08:25:00Z">
          <w:pPr>
            <w:spacing w:before="0"/>
            <w:ind w:firstLine="720"/>
          </w:pPr>
        </w:pPrChange>
      </w:pPr>
      <m:oMathPara>
        <m:oMath>
          <m:sSub>
            <m:sSubPr>
              <m:ctrlPr>
                <w:ins w:id="8129" w:author="The Si Tran" w:date="2012-12-06T03:04:00Z">
                  <w:rPr>
                    <w:rFonts w:ascii="Cambria Math" w:hAnsi="Cambria Math"/>
                  </w:rPr>
                </w:ins>
              </m:ctrlPr>
            </m:sSubPr>
            <m:e>
              <w:ins w:id="8130" w:author="The Si Tran" w:date="2012-12-06T03:04:00Z">
                <m:r>
                  <w:rPr>
                    <w:rFonts w:ascii="Cambria Math" w:hAnsi="Cambria Math"/>
                  </w:rPr>
                  <m:t>net</m:t>
                </m:r>
              </w:ins>
            </m:e>
            <m:sub>
              <w:ins w:id="8131" w:author="The Si Tran" w:date="2012-12-06T03:04:00Z">
                <m:r>
                  <w:rPr>
                    <w:rFonts w:ascii="Cambria Math" w:hAnsi="Cambria Math"/>
                  </w:rPr>
                  <m:t>i</m:t>
                </m:r>
              </w:ins>
            </m:sub>
          </m:sSub>
          <w:ins w:id="8132" w:author="The Si Tran" w:date="2012-12-06T03:04:00Z">
            <m:r>
              <m:rPr>
                <m:sty m:val="p"/>
              </m:rPr>
              <w:rPr>
                <w:rFonts w:ascii="Cambria Math" w:hAnsi="Cambria Math"/>
              </w:rPr>
              <m:t>=</m:t>
            </m:r>
          </w:ins>
          <m:nary>
            <m:naryPr>
              <m:chr m:val="∑"/>
              <m:limLoc m:val="subSup"/>
              <m:supHide m:val="1"/>
              <m:ctrlPr>
                <w:ins w:id="8133" w:author="The Si Tran" w:date="2012-12-06T03:04:00Z">
                  <w:rPr>
                    <w:rFonts w:ascii="Cambria Math" w:hAnsi="Cambria Math"/>
                  </w:rPr>
                </w:ins>
              </m:ctrlPr>
            </m:naryPr>
            <m:sub>
              <w:ins w:id="8134"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8135" w:author="The Si Tran" w:date="2012-12-06T03:05:00Z">
                      <w:rPr>
                        <w:rFonts w:ascii="Cambria Math" w:hAnsi="Cambria Math"/>
                      </w:rPr>
                    </w:ins>
                  </m:ctrlPr>
                </m:sSubPr>
                <m:e>
                  <w:ins w:id="8136" w:author="The Si Tran" w:date="2012-12-06T03:05:00Z">
                    <m:r>
                      <w:rPr>
                        <w:rFonts w:ascii="Cambria Math" w:hAnsi="Cambria Math"/>
                      </w:rPr>
                      <m:t>s</m:t>
                    </m:r>
                  </w:ins>
                </m:e>
                <m:sub>
                  <w:ins w:id="8137" w:author="The Si Tran" w:date="2012-12-06T03:05:00Z">
                    <m:r>
                      <w:rPr>
                        <w:rFonts w:ascii="Cambria Math" w:hAnsi="Cambria Math"/>
                      </w:rPr>
                      <m:t>j</m:t>
                    </m:r>
                  </w:ins>
                </m:sub>
              </m:sSub>
              <m:sSub>
                <m:sSubPr>
                  <m:ctrlPr>
                    <w:ins w:id="8138" w:author="The Si Tran" w:date="2012-12-06T03:05:00Z">
                      <w:rPr>
                        <w:rFonts w:ascii="Cambria Math" w:hAnsi="Cambria Math"/>
                      </w:rPr>
                    </w:ins>
                  </m:ctrlPr>
                </m:sSubPr>
                <m:e>
                  <w:ins w:id="8139" w:author="The Si Tran" w:date="2012-12-06T03:05:00Z">
                    <m:r>
                      <w:rPr>
                        <w:rFonts w:ascii="Cambria Math" w:hAnsi="Cambria Math"/>
                      </w:rPr>
                      <m:t>w</m:t>
                    </m:r>
                  </w:ins>
                </m:e>
                <m:sub>
                  <w:ins w:id="8140" w:author="The Si Tran" w:date="2012-12-06T03:05:00Z">
                    <m:r>
                      <w:rPr>
                        <w:rFonts w:ascii="Cambria Math" w:hAnsi="Cambria Math"/>
                      </w:rPr>
                      <m:t>ij</m:t>
                    </m:r>
                  </w:ins>
                </m:sub>
              </m:sSub>
              <w:ins w:id="8141" w:author="The Si Tran" w:date="2012-12-06T03:05:00Z">
                <m:r>
                  <m:rPr>
                    <m:sty m:val="p"/>
                  </m:rPr>
                  <w:rPr>
                    <w:rFonts w:ascii="Cambria Math" w:hAnsi="Cambria Math"/>
                  </w:rPr>
                  <m:t>-</m:t>
                </m:r>
              </w:ins>
              <m:sSub>
                <m:sSubPr>
                  <m:ctrlPr>
                    <w:ins w:id="8142" w:author="The Si Tran" w:date="2012-12-06T03:05:00Z">
                      <w:rPr>
                        <w:rFonts w:ascii="Cambria Math" w:hAnsi="Cambria Math"/>
                      </w:rPr>
                    </w:ins>
                  </m:ctrlPr>
                </m:sSubPr>
                <m:e>
                  <w:ins w:id="8143" w:author="The Si Tran" w:date="2012-12-06T03:05:00Z">
                    <m:r>
                      <w:rPr>
                        <w:rFonts w:ascii="Cambria Math" w:hAnsi="Cambria Math"/>
                      </w:rPr>
                      <m:t>θ</m:t>
                    </m:r>
                  </w:ins>
                </m:e>
                <m:sub>
                  <w:ins w:id="8144" w:author="The Si Tran" w:date="2012-12-06T03:05:00Z">
                    <m:r>
                      <w:rPr>
                        <w:rFonts w:ascii="Cambria Math" w:hAnsi="Cambria Math"/>
                      </w:rPr>
                      <m:t>i</m:t>
                    </m:r>
                  </w:ins>
                </m:sub>
              </m:sSub>
              <w:ins w:id="8145"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8146" w:author="The Si Tran" w:date="2012-12-06T03:04:00Z"/>
        </w:rPr>
        <w:pPrChange w:id="8147" w:author="The Si Tran" w:date="2012-12-16T08:25:00Z">
          <w:pPr>
            <w:spacing w:before="0"/>
            <w:ind w:firstLine="720"/>
          </w:pPr>
        </w:pPrChange>
      </w:pPr>
      <w:del w:id="8148" w:author="The Si Tran" w:date="2012-12-06T03:01:00Z">
        <w:r w:rsidRPr="00AF1345" w:rsidDel="00783376">
          <w:object w:dxaOrig="2160" w:dyaOrig="700" w14:anchorId="117E428C">
            <v:shape id="_x0000_i1118" type="#_x0000_t75" style="width:2in;height:51.75pt" o:ole="">
              <v:imagedata r:id="rId238" o:title=""/>
            </v:shape>
            <o:OLEObject Type="Embed" ProgID="Equation.DSMT4" ShapeID="_x0000_i1118" DrawAspect="Content" ObjectID="_1417586813" r:id="rId239"/>
          </w:object>
        </w:r>
      </w:del>
    </w:p>
    <w:p w14:paraId="08D54D3E" w14:textId="77777777" w:rsidR="0088753F" w:rsidRPr="0049233F" w:rsidDel="00FA0144" w:rsidRDefault="0088753F">
      <w:pPr>
        <w:rPr>
          <w:del w:id="8149" w:author="The Si Tran" w:date="2012-12-06T03:08:00Z"/>
        </w:rPr>
        <w:pPrChange w:id="8150" w:author="The Si Tran" w:date="2012-12-16T08:25:00Z">
          <w:pPr>
            <w:spacing w:before="0"/>
            <w:ind w:firstLine="720"/>
          </w:pPr>
        </w:pPrChange>
      </w:pPr>
      <w:del w:id="8151" w:author="The Si Tran" w:date="2012-12-06T03:08:00Z">
        <w:r w:rsidRPr="0049233F" w:rsidDel="00FA0144">
          <w:delText xml:space="preserve">với  </w:delText>
        </w:r>
      </w:del>
      <w:del w:id="8152" w:author="The Si Tran" w:date="2012-12-06T03:06:00Z">
        <w:r w:rsidRPr="00AF1345" w:rsidDel="00FA0144">
          <w:object w:dxaOrig="3700" w:dyaOrig="700" w14:anchorId="33CBC123">
            <v:shape id="_x0000_i1119" type="#_x0000_t75" style="width:236.25pt;height:51.75pt" o:ole="">
              <v:imagedata r:id="rId240" o:title=""/>
            </v:shape>
            <o:OLEObject Type="Embed" ProgID="Equation.DSMT4" ShapeID="_x0000_i1119" DrawAspect="Content" ObjectID="_1417586814" r:id="rId241"/>
          </w:object>
        </w:r>
      </w:del>
    </w:p>
    <w:p w14:paraId="7A00F220" w14:textId="77777777" w:rsidR="0088753F" w:rsidRPr="0049233F" w:rsidDel="00FA0144" w:rsidRDefault="0088753F">
      <w:pPr>
        <w:rPr>
          <w:del w:id="8153" w:author="The Si Tran" w:date="2012-12-06T03:08:00Z"/>
        </w:rPr>
        <w:pPrChange w:id="8154" w:author="The Si Tran" w:date="2012-12-16T08:25:00Z">
          <w:pPr>
            <w:spacing w:before="0"/>
            <w:ind w:firstLine="720"/>
          </w:pPr>
        </w:pPrChange>
      </w:pPr>
      <w:del w:id="8155"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1.75pt;height:36.75pt" o:ole="">
              <v:imagedata r:id="rId242" o:title=""/>
            </v:shape>
            <o:OLEObject Type="Embed" ProgID="Equation.DSMT4" ShapeID="_x0000_i1120" DrawAspect="Content" ObjectID="_1417586815" r:id="rId243"/>
          </w:object>
        </w:r>
      </w:del>
    </w:p>
    <w:p w14:paraId="1155B515" w14:textId="77777777" w:rsidR="0088753F" w:rsidRPr="0049233F" w:rsidRDefault="0088753F">
      <w:pPr>
        <w:pPrChange w:id="8156" w:author="The Si Tran" w:date="2012-12-16T08:25:00Z">
          <w:pPr>
            <w:spacing w:before="0"/>
          </w:pPr>
        </w:pPrChange>
      </w:pPr>
      <w:r w:rsidRPr="0049233F">
        <w:t>Ở đây:</w:t>
      </w:r>
    </w:p>
    <w:p w14:paraId="2010990F" w14:textId="77777777" w:rsidR="0088753F" w:rsidRPr="0049233F" w:rsidRDefault="002F1D4B">
      <w:pPr>
        <w:pStyle w:val="BuletL2"/>
        <w:pPrChange w:id="8157" w:author="The Si Tran" w:date="2012-12-14T05:39:00Z">
          <w:pPr>
            <w:numPr>
              <w:numId w:val="9"/>
            </w:numPr>
            <w:spacing w:before="0"/>
            <w:ind w:left="2160" w:hanging="360"/>
          </w:pPr>
        </w:pPrChange>
      </w:pPr>
      <m:oMath>
        <m:sSub>
          <m:sSubPr>
            <m:ctrlPr>
              <w:ins w:id="8158" w:author="The Si Tran" w:date="2012-12-06T03:08:00Z">
                <w:rPr>
                  <w:rFonts w:ascii="Cambria Math" w:hAnsi="Cambria Math"/>
                  <w:i/>
                </w:rPr>
              </w:ins>
            </m:ctrlPr>
          </m:sSubPr>
          <m:e>
            <w:ins w:id="8159" w:author="The Si Tran" w:date="2012-12-06T03:08:00Z">
              <m:r>
                <w:rPr>
                  <w:rFonts w:ascii="Cambria Math" w:hAnsi="Cambria Math"/>
                </w:rPr>
                <m:t>w</m:t>
              </m:r>
            </w:ins>
          </m:e>
          <m:sub>
            <w:ins w:id="8160" w:author="The Si Tran" w:date="2012-12-06T03:08:00Z">
              <m:r>
                <w:rPr>
                  <w:rFonts w:ascii="Cambria Math" w:hAnsi="Cambria Math"/>
                </w:rPr>
                <m:t>ij</m:t>
              </m:r>
            </w:ins>
          </m:sub>
        </m:sSub>
      </m:oMath>
      <w:del w:id="8161"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2F1D4B">
      <w:pPr>
        <w:pStyle w:val="BuletL2"/>
        <w:pPrChange w:id="8162" w:author="The Si Tran" w:date="2012-12-14T05:39:00Z">
          <w:pPr>
            <w:numPr>
              <w:numId w:val="9"/>
            </w:numPr>
            <w:spacing w:before="0"/>
            <w:ind w:left="2160" w:hanging="360"/>
          </w:pPr>
        </w:pPrChange>
      </w:pPr>
      <m:oMath>
        <m:sSub>
          <m:sSubPr>
            <m:ctrlPr>
              <w:ins w:id="8163" w:author="The Si Tran" w:date="2012-12-06T03:09:00Z">
                <w:rPr>
                  <w:rFonts w:ascii="Cambria Math" w:hAnsi="Cambria Math"/>
                  <w:i/>
                </w:rPr>
              </w:ins>
            </m:ctrlPr>
          </m:sSubPr>
          <m:e>
            <w:ins w:id="8164" w:author="The Si Tran" w:date="2012-12-06T03:09:00Z">
              <m:r>
                <w:rPr>
                  <w:rFonts w:ascii="Cambria Math" w:hAnsi="Cambria Math"/>
                </w:rPr>
                <m:t>o</m:t>
              </m:r>
            </w:ins>
          </m:e>
          <m:sub>
            <w:ins w:id="8165" w:author="The Si Tran" w:date="2012-12-06T03:09:00Z">
              <m:r>
                <w:rPr>
                  <w:rFonts w:ascii="Cambria Math" w:hAnsi="Cambria Math"/>
                </w:rPr>
                <m:t>j</m:t>
              </m:r>
            </w:ins>
          </m:sub>
        </m:sSub>
      </m:oMath>
      <w:ins w:id="8166" w:author="The Si Tran" w:date="2012-12-06T03:09:00Z">
        <w:r w:rsidR="00FA0144">
          <w:rPr>
            <w:i/>
          </w:rPr>
          <w:t xml:space="preserve"> </w:t>
        </w:r>
      </w:ins>
      <w:del w:id="8167"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8168" w:author="The Si Tran" w:date="2012-12-14T05:39:00Z">
          <w:pPr>
            <w:numPr>
              <w:numId w:val="9"/>
            </w:numPr>
            <w:spacing w:before="0"/>
            <w:ind w:left="2160" w:hanging="360"/>
          </w:pPr>
        </w:pPrChange>
      </w:pPr>
      <w:ins w:id="8169" w:author="The Si Tran" w:date="2012-12-06T03:09:00Z">
        <m:oMath>
          <m:r>
            <w:rPr>
              <w:rFonts w:ascii="Cambria Math" w:hAnsi="Cambria Math"/>
            </w:rPr>
            <m:t>f()</m:t>
          </m:r>
        </m:oMath>
        <w:r w:rsidR="001164BE">
          <w:rPr>
            <w:i/>
          </w:rPr>
          <w:t xml:space="preserve"> </w:t>
        </w:r>
      </w:ins>
      <w:del w:id="8170"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8171" w:author="The Si Tran" w:date="2012-12-14T05:39:00Z">
          <w:pPr>
            <w:numPr>
              <w:numId w:val="9"/>
            </w:numPr>
            <w:spacing w:before="0"/>
            <w:ind w:left="2160" w:hanging="360"/>
          </w:pPr>
        </w:pPrChange>
      </w:pPr>
      <w:ins w:id="8172" w:author="The Si Tran" w:date="2012-12-06T03:09:00Z">
        <m:oMath>
          <m:r>
            <w:rPr>
              <w:rFonts w:ascii="Cambria Math" w:hAnsi="Cambria Math"/>
            </w:rPr>
            <m:t>pred</m:t>
          </m:r>
        </m:oMath>
      </w:ins>
      <w:ins w:id="8173" w:author="The Si Tran" w:date="2012-12-06T03:10:00Z">
        <m:oMath>
          <m:r>
            <w:rPr>
              <w:rFonts w:ascii="Cambria Math" w:hAnsi="Cambria Math"/>
            </w:rPr>
            <m:t>(i)</m:t>
          </m:r>
        </m:oMath>
      </w:ins>
      <w:del w:id="8174"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8175" w:author="The Si Tran" w:date="2012-12-16T08:25:00Z">
          <w:pPr>
            <w:spacing w:before="0"/>
            <w:ind w:firstLine="720"/>
          </w:pPr>
        </w:pPrChange>
      </w:pPr>
      <w:r w:rsidRPr="0049233F">
        <w:t xml:space="preserve">Giá trị </w:t>
      </w:r>
      <w:del w:id="8176" w:author="The Si Tran" w:date="2012-12-06T03:10:00Z">
        <w:r w:rsidRPr="0049233F" w:rsidDel="00EF4DD4">
          <w:rPr>
            <w:position w:val="-30"/>
            <w:rPrChange w:id="8177" w:author="The Si Tran" w:date="2012-12-05T23:02:00Z">
              <w:rPr>
                <w:position w:val="-30"/>
              </w:rPr>
            </w:rPrChange>
          </w:rPr>
          <w:object w:dxaOrig="400" w:dyaOrig="680" w14:anchorId="37382035">
            <v:shape id="_x0000_i1121" type="#_x0000_t75" style="width:22.5pt;height:44.25pt" o:ole="">
              <v:imagedata r:id="rId244" o:title=""/>
            </v:shape>
            <o:OLEObject Type="Embed" ProgID="Equation.DSMT4" ShapeID="_x0000_i1121" DrawAspect="Content" ObjectID="_1417586816" r:id="rId245"/>
          </w:object>
        </w:r>
      </w:del>
      <m:oMath>
        <m:f>
          <m:fPr>
            <m:ctrlPr>
              <w:ins w:id="8178" w:author="The Si Tran" w:date="2012-12-06T03:10:00Z">
                <w:rPr>
                  <w:rFonts w:ascii="Cambria Math" w:hAnsi="Cambria Math"/>
                  <w:i/>
                  <w:sz w:val="30"/>
                  <w:szCs w:val="30"/>
                </w:rPr>
              </w:ins>
            </m:ctrlPr>
          </m:fPr>
          <m:num>
            <w:ins w:id="8179" w:author="The Si Tran" w:date="2012-12-06T03:10:00Z">
              <m:r>
                <w:rPr>
                  <w:rFonts w:ascii="Cambria Math" w:hAnsi="Cambria Math"/>
                  <w:sz w:val="30"/>
                  <w:szCs w:val="30"/>
                  <w:rPrChange w:id="8180" w:author="The Si Tran" w:date="2012-12-06T03:10:00Z">
                    <w:rPr>
                      <w:rFonts w:ascii="Cambria Math" w:hAnsi="Cambria Math"/>
                      <w:szCs w:val="26"/>
                    </w:rPr>
                  </w:rPrChange>
                </w:rPr>
                <m:t>∂E</m:t>
              </m:r>
            </w:ins>
          </m:num>
          <m:den>
            <w:ins w:id="8181" w:author="The Si Tran" w:date="2012-12-06T03:10:00Z">
              <m:r>
                <w:rPr>
                  <w:rFonts w:ascii="Cambria Math" w:hAnsi="Cambria Math"/>
                  <w:sz w:val="30"/>
                  <w:szCs w:val="30"/>
                  <w:rPrChange w:id="8182" w:author="The Si Tran" w:date="2012-12-06T03:10:00Z">
                    <w:rPr>
                      <w:rFonts w:ascii="Cambria Math" w:hAnsi="Cambria Math"/>
                      <w:szCs w:val="26"/>
                    </w:rPr>
                  </w:rPrChange>
                </w:rPr>
                <m:t>∂</m:t>
              </m:r>
            </w:ins>
            <m:sSub>
              <m:sSubPr>
                <m:ctrlPr>
                  <w:ins w:id="8183" w:author="The Si Tran" w:date="2012-12-06T03:10:00Z">
                    <w:rPr>
                      <w:rFonts w:ascii="Cambria Math" w:hAnsi="Cambria Math"/>
                      <w:i/>
                      <w:sz w:val="30"/>
                      <w:szCs w:val="30"/>
                    </w:rPr>
                  </w:ins>
                </m:ctrlPr>
              </m:sSubPr>
              <m:e>
                <w:ins w:id="8184" w:author="The Si Tran" w:date="2012-12-06T03:10:00Z">
                  <m:r>
                    <w:rPr>
                      <w:rFonts w:ascii="Cambria Math" w:hAnsi="Cambria Math"/>
                      <w:sz w:val="30"/>
                      <w:szCs w:val="30"/>
                      <w:rPrChange w:id="8185" w:author="The Si Tran" w:date="2012-12-06T03:10:00Z">
                        <w:rPr>
                          <w:rFonts w:ascii="Cambria Math" w:hAnsi="Cambria Math"/>
                          <w:szCs w:val="26"/>
                        </w:rPr>
                      </w:rPrChange>
                    </w:rPr>
                    <m:t>o</m:t>
                  </m:r>
                </w:ins>
              </m:e>
              <m:sub>
                <w:ins w:id="8186" w:author="The Si Tran" w:date="2012-12-06T03:10:00Z">
                  <m:r>
                    <w:rPr>
                      <w:rFonts w:ascii="Cambria Math" w:hAnsi="Cambria Math"/>
                      <w:sz w:val="30"/>
                      <w:szCs w:val="30"/>
                      <w:rPrChange w:id="8187" w:author="The Si Tran" w:date="2012-12-06T03:10:00Z">
                        <w:rPr>
                          <w:rFonts w:ascii="Cambria Math" w:hAnsi="Cambria Math"/>
                          <w:szCs w:val="26"/>
                        </w:rPr>
                      </w:rPrChange>
                    </w:rPr>
                    <m:t>i</m:t>
                  </m:r>
                </w:ins>
              </m:sub>
            </m:sSub>
          </m:den>
        </m:f>
      </m:oMath>
      <w:ins w:id="8188"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8189" w:author="The Si Tran" w:date="2012-12-06T03:10:00Z"/>
        </w:rPr>
        <w:pPrChange w:id="8190"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2F1D4B">
      <w:pPr>
        <w:pStyle w:val="EquationIndex"/>
        <w:pPrChange w:id="8191" w:author="The Si Tran" w:date="2012-12-15T08:05:00Z">
          <w:pPr>
            <w:pStyle w:val="ListParagraph"/>
            <w:numPr>
              <w:numId w:val="4"/>
            </w:numPr>
            <w:spacing w:after="0" w:line="360" w:lineRule="auto"/>
            <w:ind w:left="0" w:hanging="360"/>
          </w:pPr>
        </w:pPrChange>
      </w:pPr>
      <m:oMathPara>
        <m:oMath>
          <m:f>
            <m:fPr>
              <m:ctrlPr>
                <w:ins w:id="8192" w:author="The Si Tran" w:date="2012-12-06T03:11:00Z">
                  <w:rPr>
                    <w:rFonts w:ascii="Cambria Math" w:hAnsi="Cambria Math"/>
                  </w:rPr>
                </w:ins>
              </m:ctrlPr>
            </m:fPr>
            <m:num>
              <w:ins w:id="8193" w:author="The Si Tran" w:date="2012-12-06T03:11:00Z">
                <m:r>
                  <w:rPr>
                    <w:rFonts w:ascii="Cambria Math" w:hAnsi="Cambria Math"/>
                  </w:rPr>
                  <m:t>∂E</m:t>
                </m:r>
              </w:ins>
            </m:num>
            <m:den>
              <w:ins w:id="8194" w:author="The Si Tran" w:date="2012-12-06T03:11:00Z">
                <m:r>
                  <w:rPr>
                    <w:rFonts w:ascii="Cambria Math" w:hAnsi="Cambria Math"/>
                  </w:rPr>
                  <m:t>∂</m:t>
                </m:r>
              </w:ins>
              <m:sSub>
                <m:sSubPr>
                  <m:ctrlPr>
                    <w:ins w:id="8195" w:author="The Si Tran" w:date="2012-12-06T03:11:00Z">
                      <w:rPr>
                        <w:rFonts w:ascii="Cambria Math" w:hAnsi="Cambria Math"/>
                      </w:rPr>
                    </w:ins>
                  </m:ctrlPr>
                </m:sSubPr>
                <m:e>
                  <w:ins w:id="8196" w:author="The Si Tran" w:date="2012-12-06T03:11:00Z">
                    <m:r>
                      <w:rPr>
                        <w:rFonts w:ascii="Cambria Math" w:hAnsi="Cambria Math"/>
                      </w:rPr>
                      <m:t>o</m:t>
                    </m:r>
                  </w:ins>
                </m:e>
                <m:sub>
                  <w:ins w:id="8197" w:author="The Si Tran" w:date="2012-12-06T03:11:00Z">
                    <m:r>
                      <w:rPr>
                        <w:rFonts w:ascii="Cambria Math" w:hAnsi="Cambria Math"/>
                      </w:rPr>
                      <m:t>i</m:t>
                    </m:r>
                  </w:ins>
                </m:sub>
              </m:sSub>
            </m:den>
          </m:f>
          <w:ins w:id="8198" w:author="The Si Tran" w:date="2012-12-06T03:11:00Z">
            <m:r>
              <m:rPr>
                <m:sty m:val="p"/>
              </m:rPr>
              <w:rPr>
                <w:rFonts w:ascii="Cambria Math" w:hAnsi="Cambria Math"/>
              </w:rPr>
              <m:t>=</m:t>
            </m:r>
          </w:ins>
          <m:f>
            <m:fPr>
              <m:ctrlPr>
                <w:ins w:id="8199" w:author="The Si Tran" w:date="2012-12-06T03:11:00Z">
                  <w:rPr>
                    <w:rFonts w:ascii="Cambria Math" w:hAnsi="Cambria Math"/>
                  </w:rPr>
                </w:ins>
              </m:ctrlPr>
            </m:fPr>
            <m:num>
              <w:ins w:id="8200" w:author="The Si Tran" w:date="2012-12-06T03:11:00Z">
                <m:r>
                  <w:rPr>
                    <w:rFonts w:ascii="Cambria Math" w:hAnsi="Cambria Math"/>
                  </w:rPr>
                  <m:t>∂</m:t>
                </m:r>
              </w:ins>
            </m:num>
            <m:den>
              <w:ins w:id="8201" w:author="The Si Tran" w:date="2012-12-06T03:11:00Z">
                <m:r>
                  <w:rPr>
                    <w:rFonts w:ascii="Cambria Math" w:hAnsi="Cambria Math"/>
                  </w:rPr>
                  <m:t>∂</m:t>
                </m:r>
              </w:ins>
              <m:sSub>
                <m:sSubPr>
                  <m:ctrlPr>
                    <w:ins w:id="8202" w:author="The Si Tran" w:date="2012-12-06T03:11:00Z">
                      <w:rPr>
                        <w:rFonts w:ascii="Cambria Math" w:hAnsi="Cambria Math"/>
                      </w:rPr>
                    </w:ins>
                  </m:ctrlPr>
                </m:sSubPr>
                <m:e>
                  <w:ins w:id="8203" w:author="The Si Tran" w:date="2012-12-06T03:11:00Z">
                    <m:r>
                      <w:rPr>
                        <w:rFonts w:ascii="Cambria Math" w:hAnsi="Cambria Math"/>
                      </w:rPr>
                      <m:t>o</m:t>
                    </m:r>
                  </w:ins>
                </m:e>
                <m:sub>
                  <w:ins w:id="8204" w:author="The Si Tran" w:date="2012-12-06T03:11:00Z">
                    <m:r>
                      <w:rPr>
                        <w:rFonts w:ascii="Cambria Math" w:hAnsi="Cambria Math"/>
                      </w:rPr>
                      <m:t>i</m:t>
                    </m:r>
                  </w:ins>
                </m:sub>
              </m:sSub>
            </m:den>
          </m:f>
          <m:f>
            <m:fPr>
              <m:ctrlPr>
                <w:ins w:id="8205" w:author="The Si Tran" w:date="2012-12-06T03:11:00Z">
                  <w:rPr>
                    <w:rFonts w:ascii="Cambria Math" w:hAnsi="Cambria Math"/>
                  </w:rPr>
                </w:ins>
              </m:ctrlPr>
            </m:fPr>
            <m:num>
              <w:ins w:id="8206" w:author="The Si Tran" w:date="2012-12-06T03:11:00Z">
                <m:r>
                  <m:rPr>
                    <m:sty m:val="p"/>
                  </m:rPr>
                  <w:rPr>
                    <w:rFonts w:ascii="Cambria Math" w:hAnsi="Cambria Math"/>
                  </w:rPr>
                  <m:t>1</m:t>
                </m:r>
              </w:ins>
            </m:num>
            <m:den>
              <w:ins w:id="8207" w:author="The Si Tran" w:date="2012-12-06T03:11:00Z">
                <m:r>
                  <m:rPr>
                    <m:sty m:val="p"/>
                  </m:rPr>
                  <w:rPr>
                    <w:rFonts w:ascii="Cambria Math" w:hAnsi="Cambria Math"/>
                  </w:rPr>
                  <m:t>2</m:t>
                </m:r>
              </w:ins>
            </m:den>
          </m:f>
          <m:nary>
            <m:naryPr>
              <m:chr m:val="∑"/>
              <m:limLoc m:val="subSup"/>
              <m:supHide m:val="1"/>
              <m:ctrlPr>
                <w:ins w:id="8208" w:author="The Si Tran" w:date="2012-12-06T03:11:00Z">
                  <w:rPr>
                    <w:rFonts w:ascii="Cambria Math" w:hAnsi="Cambria Math"/>
                  </w:rPr>
                </w:ins>
              </m:ctrlPr>
            </m:naryPr>
            <m:sub>
              <w:ins w:id="8209"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8210" w:author="The Si Tran" w:date="2012-12-06T03:11:00Z">
                      <w:rPr>
                        <w:rFonts w:ascii="Cambria Math" w:hAnsi="Cambria Math"/>
                      </w:rPr>
                    </w:ins>
                  </m:ctrlPr>
                </m:sSupPr>
                <m:e>
                  <w:ins w:id="8211" w:author="The Si Tran" w:date="2012-12-06T03:11:00Z">
                    <m:r>
                      <m:rPr>
                        <m:sty m:val="p"/>
                      </m:rPr>
                      <w:rPr>
                        <w:rFonts w:ascii="Cambria Math" w:hAnsi="Cambria Math"/>
                      </w:rPr>
                      <m:t>(</m:t>
                    </m:r>
                  </w:ins>
                  <m:sSub>
                    <m:sSubPr>
                      <m:ctrlPr>
                        <w:ins w:id="8212" w:author="The Si Tran" w:date="2012-12-06T03:11:00Z">
                          <w:rPr>
                            <w:rFonts w:ascii="Cambria Math" w:hAnsi="Cambria Math"/>
                          </w:rPr>
                        </w:ins>
                      </m:ctrlPr>
                    </m:sSubPr>
                    <m:e>
                      <w:ins w:id="8213" w:author="The Si Tran" w:date="2012-12-06T03:12:00Z">
                        <m:r>
                          <w:rPr>
                            <w:rFonts w:ascii="Cambria Math" w:hAnsi="Cambria Math"/>
                          </w:rPr>
                          <m:t>t</m:t>
                        </m:r>
                      </w:ins>
                    </m:e>
                    <m:sub>
                      <w:ins w:id="8214" w:author="The Si Tran" w:date="2012-12-06T03:12:00Z">
                        <m:r>
                          <w:rPr>
                            <w:rFonts w:ascii="Cambria Math" w:hAnsi="Cambria Math"/>
                          </w:rPr>
                          <m:t>k</m:t>
                        </m:r>
                      </w:ins>
                    </m:sub>
                  </m:sSub>
                  <w:ins w:id="8215" w:author="The Si Tran" w:date="2012-12-06T03:12:00Z">
                    <m:r>
                      <m:rPr>
                        <m:sty m:val="p"/>
                      </m:rPr>
                      <w:rPr>
                        <w:rFonts w:ascii="Cambria Math" w:hAnsi="Cambria Math"/>
                      </w:rPr>
                      <m:t>-</m:t>
                    </m:r>
                  </w:ins>
                  <m:sSub>
                    <m:sSubPr>
                      <m:ctrlPr>
                        <w:ins w:id="8216" w:author="The Si Tran" w:date="2012-12-06T03:12:00Z">
                          <w:rPr>
                            <w:rFonts w:ascii="Cambria Math" w:hAnsi="Cambria Math"/>
                          </w:rPr>
                        </w:ins>
                      </m:ctrlPr>
                    </m:sSubPr>
                    <m:e>
                      <w:ins w:id="8217" w:author="The Si Tran" w:date="2012-12-06T03:12:00Z">
                        <m:r>
                          <w:rPr>
                            <w:rFonts w:ascii="Cambria Math" w:hAnsi="Cambria Math"/>
                          </w:rPr>
                          <m:t>o</m:t>
                        </m:r>
                      </w:ins>
                    </m:e>
                    <m:sub>
                      <w:ins w:id="8218" w:author="The Si Tran" w:date="2012-12-06T03:12:00Z">
                        <m:r>
                          <w:rPr>
                            <w:rFonts w:ascii="Cambria Math" w:hAnsi="Cambria Math"/>
                          </w:rPr>
                          <m:t>k</m:t>
                        </m:r>
                      </w:ins>
                    </m:sub>
                  </m:sSub>
                  <w:ins w:id="8219" w:author="The Si Tran" w:date="2012-12-06T03:11:00Z">
                    <m:r>
                      <m:rPr>
                        <m:sty m:val="p"/>
                      </m:rPr>
                      <w:rPr>
                        <w:rFonts w:ascii="Cambria Math" w:hAnsi="Cambria Math"/>
                      </w:rPr>
                      <m:t>)</m:t>
                    </m:r>
                  </w:ins>
                </m:e>
                <m:sup>
                  <w:ins w:id="8220"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8221" w:author="The Si Tran" w:date="2012-12-06T03:13:00Z"/>
          <w:rFonts w:ascii="Times New Roman" w:hAnsi="Times New Roman"/>
          <w:sz w:val="26"/>
          <w:szCs w:val="26"/>
        </w:rPr>
      </w:pPr>
      <w:ins w:id="8222" w:author="The Si Tran" w:date="2012-12-14T05:40:00Z">
        <w:r w:rsidRPr="002E47E8">
          <w:rPr>
            <w:noProof/>
            <w:szCs w:val="26"/>
            <w:rPrChange w:id="8223" w:author="Unknown">
              <w:rPr>
                <w:noProof/>
              </w:rPr>
            </w:rPrChange>
          </w:rPr>
          <mc:AlternateContent>
            <mc:Choice Requires="wps">
              <w:drawing>
                <wp:anchor distT="0" distB="0" distL="114300" distR="114300" simplePos="0" relativeHeight="251632128" behindDoc="1" locked="0" layoutInCell="1" allowOverlap="1" wp14:anchorId="0B6A6565" wp14:editId="6EC33394">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7D482D" w:rsidRDefault="007D482D">
                              <w:pPr>
                                <w:pStyle w:val="EquationIndex"/>
                                <w:pPrChange w:id="8224" w:author="The Si Tran" w:date="2012-12-16T17:31:00Z">
                                  <w:pPr/>
                                </w:pPrChange>
                              </w:pPr>
                              <w:ins w:id="8225" w:author="The Si Tran" w:date="2012-12-06T02:41:00Z">
                                <w:r>
                                  <w:t>(4.</w:t>
                                </w:r>
                              </w:ins>
                              <w:ins w:id="8226" w:author="The Si Tran" w:date="2012-12-06T02:44:00Z">
                                <w:r>
                                  <w:t>8</w:t>
                                </w:r>
                              </w:ins>
                              <w:ins w:id="822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7D482D" w:rsidRDefault="007D482D">
                        <w:pPr>
                          <w:pStyle w:val="EquationIndex"/>
                          <w:pPrChange w:id="8228" w:author="The Si Tran" w:date="2012-12-16T17:31:00Z">
                            <w:pPr/>
                          </w:pPrChange>
                        </w:pPr>
                        <w:ins w:id="8229" w:author="The Si Tran" w:date="2012-12-06T02:41:00Z">
                          <w:r>
                            <w:t>(4.</w:t>
                          </w:r>
                        </w:ins>
                        <w:ins w:id="8230" w:author="The Si Tran" w:date="2012-12-06T02:44:00Z">
                          <w:r>
                            <w:t>8</w:t>
                          </w:r>
                        </w:ins>
                        <w:ins w:id="8231"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8232"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6.75pt;height:51.75pt" o:ole="">
              <v:imagedata r:id="rId246" o:title=""/>
            </v:shape>
            <o:OLEObject Type="Embed" ProgID="Equation.DSMT4" ShapeID="_x0000_i1122" DrawAspect="Content" ObjectID="_1417586817" r:id="rId247"/>
          </w:object>
        </w:r>
      </w:del>
    </w:p>
    <w:p w14:paraId="1DD0E63D" w14:textId="5A6E6883" w:rsidR="0088753F" w:rsidRDefault="0088753F" w:rsidP="0088753F">
      <w:pPr>
        <w:pStyle w:val="ListParagraph"/>
        <w:spacing w:after="0" w:line="360" w:lineRule="auto"/>
        <w:ind w:left="0"/>
        <w:rPr>
          <w:ins w:id="8233"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8234" w:author="The Si Tran" w:date="2012-12-06T03:13:00Z">
                <w:rPr>
                  <w:rFonts w:ascii="Cambria Math" w:eastAsia="Times New Roman" w:hAnsi="Cambria Math"/>
                  <w:i/>
                  <w:sz w:val="26"/>
                  <w:szCs w:val="26"/>
                </w:rPr>
              </w:ins>
            </m:ctrlPr>
          </m:fPr>
          <m:num>
            <w:ins w:id="8235" w:author="The Si Tran" w:date="2012-12-06T03:13:00Z">
              <m:r>
                <w:rPr>
                  <w:rFonts w:ascii="Cambria Math" w:eastAsia="Times New Roman" w:hAnsi="Cambria Math"/>
                  <w:sz w:val="26"/>
                  <w:szCs w:val="26"/>
                </w:rPr>
                <m:t>∂</m:t>
              </m:r>
            </w:ins>
          </m:num>
          <m:den>
            <w:ins w:id="8236" w:author="The Si Tran" w:date="2012-12-06T03:13:00Z">
              <m:r>
                <w:rPr>
                  <w:rFonts w:ascii="Cambria Math" w:eastAsia="Times New Roman" w:hAnsi="Cambria Math"/>
                  <w:sz w:val="26"/>
                  <w:szCs w:val="26"/>
                </w:rPr>
                <m:t>∂</m:t>
              </m:r>
            </w:ins>
            <m:sSub>
              <m:sSubPr>
                <m:ctrlPr>
                  <w:ins w:id="8237" w:author="The Si Tran" w:date="2012-12-06T03:13:00Z">
                    <w:rPr>
                      <w:rFonts w:ascii="Cambria Math" w:eastAsia="Times New Roman" w:hAnsi="Cambria Math"/>
                      <w:i/>
                      <w:sz w:val="26"/>
                      <w:szCs w:val="26"/>
                    </w:rPr>
                  </w:ins>
                </m:ctrlPr>
              </m:sSubPr>
              <m:e>
                <w:ins w:id="8238" w:author="The Si Tran" w:date="2012-12-06T03:13:00Z">
                  <m:r>
                    <w:rPr>
                      <w:rFonts w:ascii="Cambria Math" w:eastAsia="Times New Roman" w:hAnsi="Cambria Math"/>
                      <w:sz w:val="26"/>
                      <w:szCs w:val="26"/>
                    </w:rPr>
                    <m:t>o</m:t>
                  </m:r>
                </w:ins>
              </m:e>
              <m:sub>
                <w:ins w:id="8239" w:author="The Si Tran" w:date="2012-12-06T03:13:00Z">
                  <m:r>
                    <w:rPr>
                      <w:rFonts w:ascii="Cambria Math" w:eastAsia="Times New Roman" w:hAnsi="Cambria Math"/>
                      <w:sz w:val="26"/>
                      <w:szCs w:val="26"/>
                    </w:rPr>
                    <m:t>i</m:t>
                  </m:r>
                </w:ins>
              </m:sub>
            </m:sSub>
          </m:den>
        </m:f>
        <m:sSup>
          <m:sSupPr>
            <m:ctrlPr>
              <w:ins w:id="8240" w:author="The Si Tran" w:date="2012-12-06T03:13:00Z">
                <w:rPr>
                  <w:rFonts w:ascii="Cambria Math" w:eastAsia="Times New Roman" w:hAnsi="Cambria Math"/>
                  <w:i/>
                  <w:sz w:val="26"/>
                  <w:szCs w:val="26"/>
                </w:rPr>
              </w:ins>
            </m:ctrlPr>
          </m:sSupPr>
          <m:e>
            <w:ins w:id="8241" w:author="The Si Tran" w:date="2012-12-06T03:13:00Z">
              <m:r>
                <w:rPr>
                  <w:rFonts w:ascii="Cambria Math" w:eastAsia="Times New Roman" w:hAnsi="Cambria Math"/>
                  <w:sz w:val="26"/>
                  <w:szCs w:val="26"/>
                </w:rPr>
                <m:t>(</m:t>
              </m:r>
            </w:ins>
            <m:sSub>
              <m:sSubPr>
                <m:ctrlPr>
                  <w:ins w:id="8242" w:author="The Si Tran" w:date="2012-12-06T03:13:00Z">
                    <w:rPr>
                      <w:rFonts w:ascii="Cambria Math" w:eastAsia="Times New Roman" w:hAnsi="Cambria Math"/>
                      <w:i/>
                      <w:sz w:val="26"/>
                      <w:szCs w:val="26"/>
                    </w:rPr>
                  </w:ins>
                </m:ctrlPr>
              </m:sSubPr>
              <m:e>
                <w:ins w:id="8243" w:author="The Si Tran" w:date="2012-12-06T03:13:00Z">
                  <m:r>
                    <w:rPr>
                      <w:rFonts w:ascii="Cambria Math" w:eastAsia="Times New Roman" w:hAnsi="Cambria Math"/>
                      <w:sz w:val="26"/>
                      <w:szCs w:val="26"/>
                    </w:rPr>
                    <m:t>t</m:t>
                  </m:r>
                </w:ins>
              </m:e>
              <m:sub>
                <w:ins w:id="8244" w:author="The Si Tran" w:date="2012-12-06T03:13:00Z">
                  <m:r>
                    <w:rPr>
                      <w:rFonts w:ascii="Cambria Math" w:eastAsia="Times New Roman" w:hAnsi="Cambria Math"/>
                      <w:sz w:val="26"/>
                      <w:szCs w:val="26"/>
                    </w:rPr>
                    <m:t>k</m:t>
                  </m:r>
                </w:ins>
              </m:sub>
            </m:sSub>
            <w:ins w:id="8245" w:author="The Si Tran" w:date="2012-12-06T03:13:00Z">
              <m:r>
                <w:rPr>
                  <w:rFonts w:ascii="Cambria Math" w:eastAsia="Times New Roman" w:hAnsi="Cambria Math"/>
                  <w:sz w:val="26"/>
                  <w:szCs w:val="26"/>
                </w:rPr>
                <m:t>-</m:t>
              </m:r>
            </w:ins>
            <m:sSub>
              <m:sSubPr>
                <m:ctrlPr>
                  <w:ins w:id="8246" w:author="The Si Tran" w:date="2012-12-06T03:13:00Z">
                    <w:rPr>
                      <w:rFonts w:ascii="Cambria Math" w:eastAsia="Times New Roman" w:hAnsi="Cambria Math"/>
                      <w:i/>
                      <w:sz w:val="26"/>
                      <w:szCs w:val="26"/>
                    </w:rPr>
                  </w:ins>
                </m:ctrlPr>
              </m:sSubPr>
              <m:e>
                <w:ins w:id="8247" w:author="The Si Tran" w:date="2012-12-06T03:13:00Z">
                  <m:r>
                    <w:rPr>
                      <w:rFonts w:ascii="Cambria Math" w:eastAsia="Times New Roman" w:hAnsi="Cambria Math"/>
                      <w:sz w:val="26"/>
                      <w:szCs w:val="26"/>
                    </w:rPr>
                    <m:t>o</m:t>
                  </m:r>
                </w:ins>
              </m:e>
              <m:sub>
                <w:ins w:id="8248" w:author="The Si Tran" w:date="2012-12-06T03:13:00Z">
                  <m:r>
                    <w:rPr>
                      <w:rFonts w:ascii="Cambria Math" w:eastAsia="Times New Roman" w:hAnsi="Cambria Math"/>
                      <w:sz w:val="26"/>
                      <w:szCs w:val="26"/>
                    </w:rPr>
                    <m:t>k</m:t>
                  </m:r>
                </w:ins>
              </m:sub>
            </m:sSub>
            <w:ins w:id="8249" w:author="The Si Tran" w:date="2012-12-06T03:13:00Z">
              <m:r>
                <w:rPr>
                  <w:rFonts w:ascii="Cambria Math" w:eastAsia="Times New Roman" w:hAnsi="Cambria Math"/>
                  <w:sz w:val="26"/>
                  <w:szCs w:val="26"/>
                </w:rPr>
                <m:t>)</m:t>
              </m:r>
            </w:ins>
          </m:e>
          <m:sup>
            <w:ins w:id="8250" w:author="The Si Tran" w:date="2012-12-06T03:13:00Z">
              <m:r>
                <w:rPr>
                  <w:rFonts w:ascii="Cambria Math" w:eastAsia="Times New Roman" w:hAnsi="Cambria Math"/>
                  <w:sz w:val="26"/>
                  <w:szCs w:val="26"/>
                </w:rPr>
                <m:t>2</m:t>
              </m:r>
            </w:ins>
          </m:sup>
        </m:sSup>
      </m:oMath>
      <w:del w:id="8251"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5pt;height:36.75pt" o:ole="">
              <v:imagedata r:id="rId248" o:title=""/>
            </v:shape>
            <o:OLEObject Type="Embed" ProgID="Equation.DSMT4" ShapeID="_x0000_i1123" DrawAspect="Content" ObjectID="_1417586818"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8252" w:author="The Si Tran" w:date="2012-12-14T05:40:00Z">
        <w:r w:rsidR="00BC0EFC">
          <w:rPr>
            <w:rFonts w:ascii="Times New Roman" w:hAnsi="Times New Roman"/>
            <w:sz w:val="26"/>
            <w:szCs w:val="26"/>
          </w:rPr>
          <w:t xml:space="preserve"> </w:t>
        </w:r>
      </w:ins>
    </w:p>
    <w:p w14:paraId="721D6D33" w14:textId="706DA5D1" w:rsidR="00EF4DD4" w:rsidRPr="00097101" w:rsidRDefault="002F1D4B">
      <w:pPr>
        <w:pStyle w:val="EquationIndex"/>
        <w:pPrChange w:id="8253" w:author="The Si Tran" w:date="2012-12-15T08:05:00Z">
          <w:pPr>
            <w:pStyle w:val="ListParagraph"/>
            <w:spacing w:after="0" w:line="360" w:lineRule="auto"/>
            <w:ind w:left="0"/>
          </w:pPr>
        </w:pPrChange>
      </w:pPr>
      <m:oMathPara>
        <m:oMathParaPr>
          <m:jc m:val="center"/>
        </m:oMathParaPr>
        <m:oMath>
          <m:f>
            <m:fPr>
              <m:ctrlPr>
                <w:ins w:id="8254" w:author="The Si Tran" w:date="2012-12-06T03:13:00Z">
                  <w:rPr>
                    <w:rFonts w:ascii="Cambria Math" w:hAnsi="Cambria Math"/>
                  </w:rPr>
                </w:ins>
              </m:ctrlPr>
            </m:fPr>
            <m:num>
              <w:ins w:id="8255" w:author="The Si Tran" w:date="2012-12-06T03:13:00Z">
                <m:r>
                  <w:rPr>
                    <w:rFonts w:ascii="Cambria Math" w:hAnsi="Cambria Math"/>
                  </w:rPr>
                  <m:t>∂E</m:t>
                </m:r>
              </w:ins>
            </m:num>
            <m:den>
              <w:ins w:id="8256" w:author="The Si Tran" w:date="2012-12-06T03:13:00Z">
                <m:r>
                  <w:rPr>
                    <w:rFonts w:ascii="Cambria Math" w:hAnsi="Cambria Math"/>
                  </w:rPr>
                  <m:t>∂</m:t>
                </m:r>
              </w:ins>
              <m:sSub>
                <m:sSubPr>
                  <m:ctrlPr>
                    <w:ins w:id="8257" w:author="The Si Tran" w:date="2012-12-06T03:13:00Z">
                      <w:rPr>
                        <w:rFonts w:ascii="Cambria Math" w:hAnsi="Cambria Math"/>
                      </w:rPr>
                    </w:ins>
                  </m:ctrlPr>
                </m:sSubPr>
                <m:e>
                  <w:ins w:id="8258" w:author="The Si Tran" w:date="2012-12-06T03:13:00Z">
                    <m:r>
                      <w:rPr>
                        <w:rFonts w:ascii="Cambria Math" w:hAnsi="Cambria Math"/>
                      </w:rPr>
                      <m:t>o</m:t>
                    </m:r>
                  </w:ins>
                </m:e>
                <m:sub>
                  <w:ins w:id="8259" w:author="The Si Tran" w:date="2012-12-06T03:13:00Z">
                    <m:r>
                      <w:rPr>
                        <w:rFonts w:ascii="Cambria Math" w:hAnsi="Cambria Math"/>
                      </w:rPr>
                      <m:t>i</m:t>
                    </m:r>
                  </w:ins>
                </m:sub>
              </m:sSub>
            </m:den>
          </m:f>
          <w:ins w:id="8260" w:author="The Si Tran" w:date="2012-12-06T03:13:00Z">
            <m:r>
              <m:rPr>
                <m:sty m:val="p"/>
              </m:rPr>
              <w:rPr>
                <w:rFonts w:ascii="Cambria Math" w:hAnsi="Cambria Math"/>
              </w:rPr>
              <m:t>=</m:t>
            </m:r>
          </w:ins>
          <m:f>
            <m:fPr>
              <m:ctrlPr>
                <w:ins w:id="8261" w:author="The Si Tran" w:date="2012-12-06T03:14:00Z">
                  <w:rPr>
                    <w:rFonts w:ascii="Cambria Math" w:hAnsi="Cambria Math"/>
                  </w:rPr>
                </w:ins>
              </m:ctrlPr>
            </m:fPr>
            <m:num>
              <w:ins w:id="8262" w:author="The Si Tran" w:date="2012-12-06T03:14:00Z">
                <m:r>
                  <w:rPr>
                    <w:rFonts w:ascii="Cambria Math" w:hAnsi="Cambria Math"/>
                  </w:rPr>
                  <m:t>∂</m:t>
                </m:r>
              </w:ins>
            </m:num>
            <m:den>
              <w:ins w:id="8263" w:author="The Si Tran" w:date="2012-12-06T03:14:00Z">
                <m:r>
                  <w:rPr>
                    <w:rFonts w:ascii="Cambria Math" w:hAnsi="Cambria Math"/>
                  </w:rPr>
                  <m:t>∂</m:t>
                </m:r>
              </w:ins>
              <m:sSub>
                <m:sSubPr>
                  <m:ctrlPr>
                    <w:ins w:id="8264" w:author="The Si Tran" w:date="2012-12-06T03:14:00Z">
                      <w:rPr>
                        <w:rFonts w:ascii="Cambria Math" w:hAnsi="Cambria Math"/>
                      </w:rPr>
                    </w:ins>
                  </m:ctrlPr>
                </m:sSubPr>
                <m:e>
                  <w:ins w:id="8265" w:author="The Si Tran" w:date="2012-12-06T03:14:00Z">
                    <m:r>
                      <w:rPr>
                        <w:rFonts w:ascii="Cambria Math" w:hAnsi="Cambria Math"/>
                      </w:rPr>
                      <m:t>o</m:t>
                    </m:r>
                  </w:ins>
                </m:e>
                <m:sub>
                  <w:ins w:id="8266" w:author="The Si Tran" w:date="2012-12-06T03:14:00Z">
                    <m:r>
                      <w:rPr>
                        <w:rFonts w:ascii="Cambria Math" w:hAnsi="Cambria Math"/>
                      </w:rPr>
                      <m:t>i</m:t>
                    </m:r>
                  </w:ins>
                </m:sub>
              </m:sSub>
            </m:den>
          </m:f>
          <m:sSup>
            <m:sSupPr>
              <m:ctrlPr>
                <w:ins w:id="8267" w:author="The Si Tran" w:date="2012-12-06T03:14:00Z">
                  <w:rPr>
                    <w:rFonts w:ascii="Cambria Math" w:hAnsi="Cambria Math"/>
                  </w:rPr>
                </w:ins>
              </m:ctrlPr>
            </m:sSupPr>
            <m:e>
              <w:ins w:id="8268" w:author="The Si Tran" w:date="2012-12-06T03:14:00Z">
                <m:r>
                  <m:rPr>
                    <m:sty m:val="p"/>
                  </m:rPr>
                  <w:rPr>
                    <w:rFonts w:ascii="Cambria Math" w:hAnsi="Cambria Math"/>
                  </w:rPr>
                  <m:t>(</m:t>
                </m:r>
              </w:ins>
              <m:sSub>
                <m:sSubPr>
                  <m:ctrlPr>
                    <w:ins w:id="8269" w:author="The Si Tran" w:date="2012-12-06T03:14:00Z">
                      <w:rPr>
                        <w:rFonts w:ascii="Cambria Math" w:hAnsi="Cambria Math"/>
                      </w:rPr>
                    </w:ins>
                  </m:ctrlPr>
                </m:sSubPr>
                <m:e>
                  <w:ins w:id="8270" w:author="The Si Tran" w:date="2012-12-06T03:14:00Z">
                    <m:r>
                      <w:rPr>
                        <w:rFonts w:ascii="Cambria Math" w:hAnsi="Cambria Math"/>
                      </w:rPr>
                      <m:t>t</m:t>
                    </m:r>
                  </w:ins>
                </m:e>
                <m:sub>
                  <w:ins w:id="8271" w:author="The Si Tran" w:date="2012-12-06T03:14:00Z">
                    <m:r>
                      <w:rPr>
                        <w:rFonts w:ascii="Cambria Math" w:hAnsi="Cambria Math"/>
                      </w:rPr>
                      <m:t>i</m:t>
                    </m:r>
                  </w:ins>
                </m:sub>
              </m:sSub>
              <w:ins w:id="8272" w:author="The Si Tran" w:date="2012-12-06T03:14:00Z">
                <m:r>
                  <m:rPr>
                    <m:sty m:val="p"/>
                  </m:rPr>
                  <w:rPr>
                    <w:rFonts w:ascii="Cambria Math" w:hAnsi="Cambria Math"/>
                  </w:rPr>
                  <m:t>-</m:t>
                </m:r>
              </w:ins>
              <m:sSub>
                <m:sSubPr>
                  <m:ctrlPr>
                    <w:ins w:id="8273" w:author="The Si Tran" w:date="2012-12-06T03:14:00Z">
                      <w:rPr>
                        <w:rFonts w:ascii="Cambria Math" w:hAnsi="Cambria Math"/>
                      </w:rPr>
                    </w:ins>
                  </m:ctrlPr>
                </m:sSubPr>
                <m:e>
                  <w:ins w:id="8274" w:author="The Si Tran" w:date="2012-12-06T03:14:00Z">
                    <m:r>
                      <w:rPr>
                        <w:rFonts w:ascii="Cambria Math" w:hAnsi="Cambria Math"/>
                      </w:rPr>
                      <m:t>o</m:t>
                    </m:r>
                  </w:ins>
                </m:e>
                <m:sub>
                  <w:ins w:id="8275" w:author="The Si Tran" w:date="2012-12-06T03:14:00Z">
                    <m:r>
                      <w:rPr>
                        <w:rFonts w:ascii="Cambria Math" w:hAnsi="Cambria Math"/>
                      </w:rPr>
                      <m:t>i</m:t>
                    </m:r>
                  </w:ins>
                </m:sub>
              </m:sSub>
              <w:ins w:id="8276" w:author="The Si Tran" w:date="2012-12-06T03:14:00Z">
                <m:r>
                  <m:rPr>
                    <m:sty m:val="p"/>
                  </m:rPr>
                  <w:rPr>
                    <w:rFonts w:ascii="Cambria Math" w:hAnsi="Cambria Math"/>
                  </w:rPr>
                  <m:t>)</m:t>
                </m:r>
              </w:ins>
            </m:e>
            <m:sup>
              <w:ins w:id="8277" w:author="The Si Tran" w:date="2012-12-06T03:14:00Z">
                <m:r>
                  <m:rPr>
                    <m:sty m:val="p"/>
                  </m:rPr>
                  <w:rPr>
                    <w:rFonts w:ascii="Cambria Math" w:hAnsi="Cambria Math"/>
                  </w:rPr>
                  <m:t>2</m:t>
                </m:r>
              </w:ins>
            </m:sup>
          </m:sSup>
          <w:ins w:id="8278" w:author="The Si Tran" w:date="2012-12-06T03:14:00Z">
            <m:r>
              <m:rPr>
                <m:sty m:val="p"/>
              </m:rPr>
              <w:rPr>
                <w:rFonts w:ascii="Cambria Math" w:hAnsi="Cambria Math"/>
              </w:rPr>
              <m:t>=</m:t>
            </m:r>
          </w:ins>
          <m:f>
            <m:fPr>
              <m:ctrlPr>
                <w:ins w:id="8279" w:author="The Si Tran" w:date="2012-12-06T03:14:00Z">
                  <w:rPr>
                    <w:rFonts w:ascii="Cambria Math" w:hAnsi="Cambria Math"/>
                  </w:rPr>
                </w:ins>
              </m:ctrlPr>
            </m:fPr>
            <m:num>
              <w:ins w:id="8280" w:author="The Si Tran" w:date="2012-12-06T03:14:00Z">
                <m:r>
                  <m:rPr>
                    <m:sty m:val="p"/>
                  </m:rPr>
                  <w:rPr>
                    <w:rFonts w:ascii="Cambria Math" w:hAnsi="Cambria Math"/>
                  </w:rPr>
                  <m:t>1</m:t>
                </m:r>
              </w:ins>
            </m:num>
            <m:den>
              <w:ins w:id="8281" w:author="The Si Tran" w:date="2012-12-06T03:14:00Z">
                <m:r>
                  <m:rPr>
                    <m:sty m:val="p"/>
                  </m:rPr>
                  <w:rPr>
                    <w:rFonts w:ascii="Cambria Math" w:hAnsi="Cambria Math"/>
                  </w:rPr>
                  <m:t>2</m:t>
                </m:r>
              </w:ins>
            </m:den>
          </m:f>
          <w:ins w:id="8282" w:author="The Si Tran" w:date="2012-12-06T03:14:00Z">
            <m:r>
              <m:rPr>
                <m:sty m:val="p"/>
              </m:rPr>
              <w:rPr>
                <w:rFonts w:ascii="Cambria Math" w:hAnsi="Cambria Math"/>
              </w:rPr>
              <m:t>2</m:t>
            </m:r>
          </w:ins>
          <m:d>
            <m:dPr>
              <m:ctrlPr>
                <w:ins w:id="8283" w:author="The Si Tran" w:date="2012-12-06T03:14:00Z">
                  <w:rPr>
                    <w:rFonts w:ascii="Cambria Math" w:hAnsi="Cambria Math"/>
                  </w:rPr>
                </w:ins>
              </m:ctrlPr>
            </m:dPr>
            <m:e>
              <m:sSub>
                <m:sSubPr>
                  <m:ctrlPr>
                    <w:ins w:id="8284" w:author="The Si Tran" w:date="2012-12-06T03:14:00Z">
                      <w:rPr>
                        <w:rFonts w:ascii="Cambria Math" w:hAnsi="Cambria Math"/>
                      </w:rPr>
                    </w:ins>
                  </m:ctrlPr>
                </m:sSubPr>
                <m:e>
                  <w:ins w:id="8285" w:author="The Si Tran" w:date="2012-12-06T03:14:00Z">
                    <m:r>
                      <w:rPr>
                        <w:rFonts w:ascii="Cambria Math" w:hAnsi="Cambria Math"/>
                      </w:rPr>
                      <m:t>t</m:t>
                    </m:r>
                  </w:ins>
                </m:e>
                <m:sub>
                  <w:ins w:id="8286" w:author="The Si Tran" w:date="2012-12-06T03:14:00Z">
                    <m:r>
                      <w:rPr>
                        <w:rFonts w:ascii="Cambria Math" w:hAnsi="Cambria Math"/>
                      </w:rPr>
                      <m:t>i</m:t>
                    </m:r>
                  </w:ins>
                </m:sub>
              </m:sSub>
              <w:ins w:id="8287" w:author="The Si Tran" w:date="2012-12-06T03:14:00Z">
                <m:r>
                  <m:rPr>
                    <m:sty m:val="p"/>
                  </m:rPr>
                  <w:rPr>
                    <w:rFonts w:ascii="Cambria Math" w:hAnsi="Cambria Math"/>
                  </w:rPr>
                  <m:t>-</m:t>
                </m:r>
              </w:ins>
              <m:sSub>
                <m:sSubPr>
                  <m:ctrlPr>
                    <w:ins w:id="8288" w:author="The Si Tran" w:date="2012-12-06T03:14:00Z">
                      <w:rPr>
                        <w:rFonts w:ascii="Cambria Math" w:hAnsi="Cambria Math"/>
                      </w:rPr>
                    </w:ins>
                  </m:ctrlPr>
                </m:sSubPr>
                <m:e>
                  <w:ins w:id="8289" w:author="The Si Tran" w:date="2012-12-06T03:14:00Z">
                    <m:r>
                      <w:rPr>
                        <w:rFonts w:ascii="Cambria Math" w:hAnsi="Cambria Math"/>
                      </w:rPr>
                      <m:t>o</m:t>
                    </m:r>
                  </w:ins>
                </m:e>
                <m:sub>
                  <w:ins w:id="8290" w:author="The Si Tran" w:date="2012-12-06T03:14:00Z">
                    <m:r>
                      <w:rPr>
                        <w:rFonts w:ascii="Cambria Math" w:hAnsi="Cambria Math"/>
                      </w:rPr>
                      <m:t>i</m:t>
                    </m:r>
                  </w:ins>
                </m:sub>
              </m:sSub>
            </m:e>
          </m:d>
          <m:f>
            <m:fPr>
              <m:ctrlPr>
                <w:ins w:id="8291" w:author="The Si Tran" w:date="2012-12-06T03:14:00Z">
                  <w:rPr>
                    <w:rFonts w:ascii="Cambria Math" w:hAnsi="Cambria Math"/>
                  </w:rPr>
                </w:ins>
              </m:ctrlPr>
            </m:fPr>
            <m:num>
              <w:ins w:id="8292" w:author="The Si Tran" w:date="2012-12-06T03:14:00Z">
                <m:r>
                  <w:rPr>
                    <w:rFonts w:ascii="Cambria Math" w:hAnsi="Cambria Math"/>
                  </w:rPr>
                  <m:t>∂</m:t>
                </m:r>
              </w:ins>
              <m:d>
                <m:dPr>
                  <m:ctrlPr>
                    <w:ins w:id="8293" w:author="The Si Tran" w:date="2012-12-06T03:14:00Z">
                      <w:rPr>
                        <w:rFonts w:ascii="Cambria Math" w:hAnsi="Cambria Math"/>
                      </w:rPr>
                    </w:ins>
                  </m:ctrlPr>
                </m:dPr>
                <m:e>
                  <m:sSub>
                    <m:sSubPr>
                      <m:ctrlPr>
                        <w:ins w:id="8294" w:author="The Si Tran" w:date="2012-12-06T03:14:00Z">
                          <w:rPr>
                            <w:rFonts w:ascii="Cambria Math" w:hAnsi="Cambria Math"/>
                          </w:rPr>
                        </w:ins>
                      </m:ctrlPr>
                    </m:sSubPr>
                    <m:e>
                      <w:ins w:id="8295" w:author="The Si Tran" w:date="2012-12-06T03:14:00Z">
                        <m:r>
                          <w:rPr>
                            <w:rFonts w:ascii="Cambria Math" w:hAnsi="Cambria Math"/>
                          </w:rPr>
                          <m:t>t</m:t>
                        </m:r>
                      </w:ins>
                    </m:e>
                    <m:sub>
                      <w:ins w:id="8296" w:author="The Si Tran" w:date="2012-12-06T03:14:00Z">
                        <m:r>
                          <w:rPr>
                            <w:rFonts w:ascii="Cambria Math" w:hAnsi="Cambria Math"/>
                          </w:rPr>
                          <m:t>i</m:t>
                        </m:r>
                      </w:ins>
                    </m:sub>
                  </m:sSub>
                  <w:ins w:id="8297" w:author="The Si Tran" w:date="2012-12-06T03:14:00Z">
                    <m:r>
                      <m:rPr>
                        <m:sty m:val="p"/>
                      </m:rPr>
                      <w:rPr>
                        <w:rFonts w:ascii="Cambria Math" w:hAnsi="Cambria Math"/>
                      </w:rPr>
                      <m:t>-</m:t>
                    </m:r>
                  </w:ins>
                  <m:sSub>
                    <m:sSubPr>
                      <m:ctrlPr>
                        <w:ins w:id="8298" w:author="The Si Tran" w:date="2012-12-06T03:14:00Z">
                          <w:rPr>
                            <w:rFonts w:ascii="Cambria Math" w:hAnsi="Cambria Math"/>
                          </w:rPr>
                        </w:ins>
                      </m:ctrlPr>
                    </m:sSubPr>
                    <m:e>
                      <w:ins w:id="8299" w:author="The Si Tran" w:date="2012-12-06T03:14:00Z">
                        <m:r>
                          <w:rPr>
                            <w:rFonts w:ascii="Cambria Math" w:hAnsi="Cambria Math"/>
                          </w:rPr>
                          <m:t>o</m:t>
                        </m:r>
                      </w:ins>
                    </m:e>
                    <m:sub>
                      <w:ins w:id="8300" w:author="The Si Tran" w:date="2012-12-06T03:14:00Z">
                        <m:r>
                          <w:rPr>
                            <w:rFonts w:ascii="Cambria Math" w:hAnsi="Cambria Math"/>
                          </w:rPr>
                          <m:t>i</m:t>
                        </m:r>
                      </w:ins>
                    </m:sub>
                  </m:sSub>
                </m:e>
              </m:d>
            </m:num>
            <m:den>
              <w:ins w:id="8301" w:author="The Si Tran" w:date="2012-12-06T03:14:00Z">
                <m:r>
                  <w:rPr>
                    <w:rFonts w:ascii="Cambria Math" w:hAnsi="Cambria Math"/>
                  </w:rPr>
                  <m:t>∂</m:t>
                </m:r>
              </w:ins>
              <m:sSub>
                <m:sSubPr>
                  <m:ctrlPr>
                    <w:ins w:id="8302" w:author="The Si Tran" w:date="2012-12-06T03:15:00Z">
                      <w:rPr>
                        <w:rFonts w:ascii="Cambria Math" w:hAnsi="Cambria Math"/>
                      </w:rPr>
                    </w:ins>
                  </m:ctrlPr>
                </m:sSubPr>
                <m:e>
                  <w:ins w:id="8303" w:author="The Si Tran" w:date="2012-12-06T03:15:00Z">
                    <m:r>
                      <w:rPr>
                        <w:rFonts w:ascii="Cambria Math" w:hAnsi="Cambria Math"/>
                      </w:rPr>
                      <m:t>o</m:t>
                    </m:r>
                  </w:ins>
                </m:e>
                <m:sub>
                  <w:ins w:id="8304" w:author="The Si Tran" w:date="2012-12-06T03:15:00Z">
                    <m:r>
                      <w:rPr>
                        <w:rFonts w:ascii="Cambria Math" w:hAnsi="Cambria Math"/>
                      </w:rPr>
                      <m:t>i</m:t>
                    </m:r>
                  </w:ins>
                </m:sub>
              </m:sSub>
            </m:den>
          </m:f>
          <w:ins w:id="8305" w:author="The Si Tran" w:date="2012-12-06T03:17:00Z">
            <m:r>
              <m:rPr>
                <m:sty m:val="p"/>
              </m:rPr>
              <w:rPr>
                <w:rFonts w:ascii="Cambria Math" w:hAnsi="Cambria Math"/>
              </w:rPr>
              <m:t>=-</m:t>
            </m:r>
          </w:ins>
          <m:d>
            <m:dPr>
              <m:ctrlPr>
                <w:ins w:id="8306" w:author="The Si Tran" w:date="2012-12-06T03:17:00Z">
                  <w:rPr>
                    <w:rFonts w:ascii="Cambria Math" w:hAnsi="Cambria Math"/>
                  </w:rPr>
                </w:ins>
              </m:ctrlPr>
            </m:dPr>
            <m:e>
              <m:sSub>
                <m:sSubPr>
                  <m:ctrlPr>
                    <w:ins w:id="8307" w:author="The Si Tran" w:date="2012-12-06T03:17:00Z">
                      <w:rPr>
                        <w:rFonts w:ascii="Cambria Math" w:hAnsi="Cambria Math"/>
                      </w:rPr>
                    </w:ins>
                  </m:ctrlPr>
                </m:sSubPr>
                <m:e>
                  <w:ins w:id="8308" w:author="The Si Tran" w:date="2012-12-06T03:17:00Z">
                    <m:r>
                      <w:rPr>
                        <w:rFonts w:ascii="Cambria Math" w:hAnsi="Cambria Math"/>
                      </w:rPr>
                      <m:t>t</m:t>
                    </m:r>
                  </w:ins>
                </m:e>
                <m:sub>
                  <w:ins w:id="8309" w:author="The Si Tran" w:date="2012-12-06T03:17:00Z">
                    <m:r>
                      <w:rPr>
                        <w:rFonts w:ascii="Cambria Math" w:hAnsi="Cambria Math"/>
                      </w:rPr>
                      <m:t>i</m:t>
                    </m:r>
                  </w:ins>
                </m:sub>
              </m:sSub>
              <w:ins w:id="8310" w:author="The Si Tran" w:date="2012-12-06T03:17:00Z">
                <m:r>
                  <m:rPr>
                    <m:sty m:val="p"/>
                  </m:rPr>
                  <w:rPr>
                    <w:rFonts w:ascii="Cambria Math" w:hAnsi="Cambria Math"/>
                  </w:rPr>
                  <m:t>-</m:t>
                </m:r>
              </w:ins>
              <m:sSub>
                <m:sSubPr>
                  <m:ctrlPr>
                    <w:ins w:id="8311" w:author="The Si Tran" w:date="2012-12-06T03:17:00Z">
                      <w:rPr>
                        <w:rFonts w:ascii="Cambria Math" w:hAnsi="Cambria Math"/>
                      </w:rPr>
                    </w:ins>
                  </m:ctrlPr>
                </m:sSubPr>
                <m:e>
                  <w:ins w:id="8312" w:author="The Si Tran" w:date="2012-12-06T03:17:00Z">
                    <m:r>
                      <w:rPr>
                        <w:rFonts w:ascii="Cambria Math" w:hAnsi="Cambria Math"/>
                      </w:rPr>
                      <m:t>o</m:t>
                    </m:r>
                  </w:ins>
                </m:e>
                <m:sub>
                  <w:ins w:id="8313"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8314" w:author="The Si Tran" w:date="2012-12-06T03:16:00Z"/>
          <w:rFonts w:ascii="Times New Roman" w:hAnsi="Times New Roman"/>
          <w:position w:val="-30"/>
          <w:sz w:val="26"/>
          <w:szCs w:val="26"/>
        </w:rPr>
      </w:pPr>
      <w:ins w:id="8315" w:author="The Si Tran" w:date="2012-12-14T05:42:00Z">
        <w:r w:rsidRPr="002E47E8">
          <w:rPr>
            <w:noProof/>
            <w:szCs w:val="26"/>
            <w:rPrChange w:id="8316" w:author="Unknown">
              <w:rPr>
                <w:noProof/>
              </w:rPr>
            </w:rPrChange>
          </w:rPr>
          <mc:AlternateContent>
            <mc:Choice Requires="wps">
              <w:drawing>
                <wp:anchor distT="0" distB="0" distL="114300" distR="114300" simplePos="0" relativeHeight="251654656" behindDoc="1" locked="0" layoutInCell="1" allowOverlap="1" wp14:anchorId="559E3426" wp14:editId="519EA0F6">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7D482D" w:rsidRDefault="007D482D">
                              <w:pPr>
                                <w:pStyle w:val="EquationIndex"/>
                                <w:pPrChange w:id="8317" w:author="The Si Tran" w:date="2012-12-16T17:31:00Z">
                                  <w:pPr/>
                                </w:pPrChange>
                              </w:pPr>
                              <w:ins w:id="8318" w:author="The Si Tran" w:date="2012-12-06T02:41:00Z">
                                <w:r>
                                  <w:t>(4.</w:t>
                                </w:r>
                              </w:ins>
                              <w:ins w:id="8319" w:author="The Si Tran" w:date="2012-12-06T02:44:00Z">
                                <w:r>
                                  <w:t>9</w:t>
                                </w:r>
                              </w:ins>
                              <w:ins w:id="832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7D482D" w:rsidRDefault="007D482D">
                        <w:pPr>
                          <w:pStyle w:val="EquationIndex"/>
                          <w:pPrChange w:id="8321" w:author="The Si Tran" w:date="2012-12-16T17:31:00Z">
                            <w:pPr/>
                          </w:pPrChange>
                        </w:pPr>
                        <w:ins w:id="8322" w:author="The Si Tran" w:date="2012-12-06T02:41:00Z">
                          <w:r>
                            <w:t>(4.</w:t>
                          </w:r>
                        </w:ins>
                        <w:ins w:id="8323" w:author="The Si Tran" w:date="2012-12-06T02:44:00Z">
                          <w:r>
                            <w:t>9</w:t>
                          </w:r>
                        </w:ins>
                        <w:ins w:id="8324"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8325" w:author="The Si Tran" w:date="2012-12-14T05:41:00Z">
        <w:r w:rsidR="00BC0EFC">
          <w:rPr>
            <w:rFonts w:ascii="Times New Roman" w:hAnsi="Times New Roman"/>
            <w:position w:val="-30"/>
            <w:sz w:val="26"/>
            <w:szCs w:val="26"/>
          </w:rPr>
          <w:t>4.</w:t>
        </w:r>
      </w:ins>
      <w:del w:id="8326"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8327" w:author="The Si Tran" w:date="2012-12-14T05:41:00Z">
        <w:r w:rsidR="00BC0EFC">
          <w:rPr>
            <w:rFonts w:ascii="Times New Roman" w:hAnsi="Times New Roman"/>
            <w:position w:val="-30"/>
            <w:sz w:val="26"/>
            <w:szCs w:val="26"/>
          </w:rPr>
          <w:t>4</w:t>
        </w:r>
      </w:ins>
      <w:del w:id="8328"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8329" w:author="The Si Tran" w:date="2012-12-14T05:41:00Z">
        <w:r w:rsidR="00BC0EFC">
          <w:rPr>
            <w:rFonts w:ascii="Times New Roman" w:hAnsi="Times New Roman"/>
            <w:position w:val="-30"/>
            <w:sz w:val="26"/>
            <w:szCs w:val="26"/>
          </w:rPr>
          <w:t>4</w:t>
        </w:r>
      </w:ins>
      <w:del w:id="8330"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2F1D4B">
      <w:pPr>
        <w:pStyle w:val="EquationIndex"/>
        <w:rPr>
          <w:del w:id="8331" w:author="The Si Tran" w:date="2012-12-06T03:18:00Z"/>
          <w:i/>
          <w:position w:val="-30"/>
        </w:rPr>
        <w:pPrChange w:id="8332" w:author="The Si Tran" w:date="2012-12-15T08:05:00Z">
          <w:pPr>
            <w:pStyle w:val="ListParagraph"/>
            <w:spacing w:after="0" w:line="360" w:lineRule="auto"/>
            <w:ind w:left="0"/>
          </w:pPr>
        </w:pPrChange>
      </w:pPr>
      <m:oMathPara>
        <m:oMath>
          <m:f>
            <m:fPr>
              <m:ctrlPr>
                <w:ins w:id="8333" w:author="The Si Tran" w:date="2012-12-06T03:16:00Z">
                  <w:rPr>
                    <w:rFonts w:ascii="Cambria Math" w:eastAsia="Times New Roman" w:hAnsi="Cambria Math"/>
                    <w:i/>
                  </w:rPr>
                </w:ins>
              </m:ctrlPr>
            </m:fPr>
            <m:num>
              <w:ins w:id="8334" w:author="The Si Tran" w:date="2012-12-06T03:16:00Z">
                <m:r>
                  <w:rPr>
                    <w:rFonts w:ascii="Cambria Math" w:hAnsi="Cambria Math"/>
                  </w:rPr>
                  <m:t>∂E</m:t>
                </m:r>
              </w:ins>
            </m:num>
            <m:den>
              <w:ins w:id="8335" w:author="The Si Tran" w:date="2012-12-06T03:16:00Z">
                <m:r>
                  <w:rPr>
                    <w:rFonts w:ascii="Cambria Math" w:hAnsi="Cambria Math"/>
                  </w:rPr>
                  <m:t>∂</m:t>
                </m:r>
              </w:ins>
              <m:sSub>
                <m:sSubPr>
                  <m:ctrlPr>
                    <w:ins w:id="8336" w:author="The Si Tran" w:date="2012-12-06T03:16:00Z">
                      <w:rPr>
                        <w:rFonts w:ascii="Cambria Math" w:eastAsia="Times New Roman" w:hAnsi="Cambria Math"/>
                        <w:i/>
                      </w:rPr>
                    </w:ins>
                  </m:ctrlPr>
                </m:sSubPr>
                <m:e>
                  <w:ins w:id="8337" w:author="The Si Tran" w:date="2012-12-06T03:16:00Z">
                    <m:r>
                      <w:rPr>
                        <w:rFonts w:ascii="Cambria Math" w:hAnsi="Cambria Math"/>
                      </w:rPr>
                      <m:t>w</m:t>
                    </m:r>
                  </w:ins>
                </m:e>
                <m:sub>
                  <w:ins w:id="8338" w:author="The Si Tran" w:date="2012-12-06T03:16:00Z">
                    <m:r>
                      <w:rPr>
                        <w:rFonts w:ascii="Cambria Math" w:hAnsi="Cambria Math"/>
                      </w:rPr>
                      <m:t>ij</m:t>
                    </m:r>
                  </w:ins>
                </m:sub>
              </m:sSub>
            </m:den>
          </m:f>
          <w:ins w:id="8339" w:author="The Si Tran" w:date="2012-12-06T03:16:00Z">
            <m:r>
              <w:rPr>
                <w:rFonts w:ascii="Cambria Math" w:hAnsi="Cambria Math"/>
              </w:rPr>
              <m:t>=</m:t>
            </m:r>
          </w:ins>
          <w:ins w:id="8340" w:author="The Si Tran" w:date="2012-12-06T03:18:00Z">
            <m:r>
              <w:rPr>
                <w:rFonts w:ascii="Cambria Math" w:hAnsi="Cambria Math"/>
              </w:rPr>
              <m:t>-</m:t>
            </m:r>
          </w:ins>
          <m:d>
            <m:dPr>
              <m:ctrlPr>
                <w:ins w:id="8341" w:author="The Si Tran" w:date="2012-12-06T03:17:00Z">
                  <w:rPr>
                    <w:rFonts w:ascii="Cambria Math" w:eastAsia="Times New Roman" w:hAnsi="Cambria Math"/>
                    <w:i/>
                  </w:rPr>
                </w:ins>
              </m:ctrlPr>
            </m:dPr>
            <m:e>
              <m:sSub>
                <m:sSubPr>
                  <m:ctrlPr>
                    <w:ins w:id="8342" w:author="The Si Tran" w:date="2012-12-06T03:17:00Z">
                      <w:rPr>
                        <w:rFonts w:ascii="Cambria Math" w:eastAsia="Times New Roman" w:hAnsi="Cambria Math"/>
                        <w:i/>
                      </w:rPr>
                    </w:ins>
                  </m:ctrlPr>
                </m:sSubPr>
                <m:e>
                  <w:ins w:id="8343" w:author="The Si Tran" w:date="2012-12-06T03:17:00Z">
                    <m:r>
                      <w:rPr>
                        <w:rFonts w:ascii="Cambria Math" w:hAnsi="Cambria Math"/>
                      </w:rPr>
                      <m:t>t</m:t>
                    </m:r>
                  </w:ins>
                </m:e>
                <m:sub>
                  <w:ins w:id="8344" w:author="The Si Tran" w:date="2012-12-06T03:17:00Z">
                    <m:r>
                      <w:rPr>
                        <w:rFonts w:ascii="Cambria Math" w:hAnsi="Cambria Math"/>
                      </w:rPr>
                      <m:t>i</m:t>
                    </m:r>
                  </w:ins>
                </m:sub>
              </m:sSub>
              <w:ins w:id="8345" w:author="The Si Tran" w:date="2012-12-06T03:17:00Z">
                <m:r>
                  <w:rPr>
                    <w:rFonts w:ascii="Cambria Math" w:hAnsi="Cambria Math"/>
                  </w:rPr>
                  <m:t>-</m:t>
                </m:r>
              </w:ins>
              <m:sSub>
                <m:sSubPr>
                  <m:ctrlPr>
                    <w:ins w:id="8346" w:author="The Si Tran" w:date="2012-12-06T03:17:00Z">
                      <w:rPr>
                        <w:rFonts w:ascii="Cambria Math" w:eastAsia="Times New Roman" w:hAnsi="Cambria Math"/>
                        <w:i/>
                      </w:rPr>
                    </w:ins>
                  </m:ctrlPr>
                </m:sSubPr>
                <m:e>
                  <w:ins w:id="8347" w:author="The Si Tran" w:date="2012-12-06T03:17:00Z">
                    <m:r>
                      <w:rPr>
                        <w:rFonts w:ascii="Cambria Math" w:hAnsi="Cambria Math"/>
                      </w:rPr>
                      <m:t>o</m:t>
                    </m:r>
                  </w:ins>
                </m:e>
                <m:sub>
                  <w:ins w:id="8348" w:author="The Si Tran" w:date="2012-12-06T03:17:00Z">
                    <m:r>
                      <w:rPr>
                        <w:rFonts w:ascii="Cambria Math" w:hAnsi="Cambria Math"/>
                      </w:rPr>
                      <m:t>i</m:t>
                    </m:r>
                  </w:ins>
                </m:sub>
              </m:sSub>
            </m:e>
          </m:d>
          <w:ins w:id="8349" w:author="The Si Tran" w:date="2012-12-06T03:18:00Z">
            <m:r>
              <w:rPr>
                <w:rFonts w:ascii="Cambria Math" w:hAnsi="Cambria Math"/>
              </w:rPr>
              <m:t>*</m:t>
            </m:r>
          </w:ins>
          <m:sSup>
            <m:sSupPr>
              <m:ctrlPr>
                <w:ins w:id="8350" w:author="The Si Tran" w:date="2012-12-06T03:18:00Z">
                  <w:rPr>
                    <w:rFonts w:ascii="Cambria Math" w:eastAsia="Times New Roman" w:hAnsi="Cambria Math"/>
                    <w:i/>
                  </w:rPr>
                </w:ins>
              </m:ctrlPr>
            </m:sSupPr>
            <m:e>
              <w:ins w:id="8351" w:author="The Si Tran" w:date="2012-12-06T03:18:00Z">
                <m:r>
                  <w:rPr>
                    <w:rFonts w:ascii="Cambria Math" w:hAnsi="Cambria Math"/>
                  </w:rPr>
                  <m:t>f</m:t>
                </m:r>
              </w:ins>
            </m:e>
            <m:sup>
              <w:ins w:id="8352" w:author="The Si Tran" w:date="2012-12-06T03:18:00Z">
                <m:r>
                  <w:rPr>
                    <w:rFonts w:ascii="Cambria Math" w:hAnsi="Cambria Math"/>
                  </w:rPr>
                  <m:t>'</m:t>
                </m:r>
              </w:ins>
            </m:sup>
          </m:sSup>
          <m:d>
            <m:dPr>
              <m:ctrlPr>
                <w:ins w:id="8353" w:author="The Si Tran" w:date="2012-12-06T03:18:00Z">
                  <w:rPr>
                    <w:rFonts w:ascii="Cambria Math" w:hAnsi="Cambria Math"/>
                    <w:i/>
                  </w:rPr>
                </w:ins>
              </m:ctrlPr>
            </m:dPr>
            <m:e>
              <m:sSub>
                <m:sSubPr>
                  <m:ctrlPr>
                    <w:ins w:id="8354" w:author="The Si Tran" w:date="2012-12-06T03:18:00Z">
                      <w:rPr>
                        <w:rFonts w:ascii="Cambria Math" w:eastAsia="Times New Roman" w:hAnsi="Cambria Math"/>
                        <w:i/>
                      </w:rPr>
                    </w:ins>
                  </m:ctrlPr>
                </m:sSubPr>
                <m:e>
                  <w:ins w:id="8355" w:author="The Si Tran" w:date="2012-12-06T03:18:00Z">
                    <m:r>
                      <w:rPr>
                        <w:rFonts w:ascii="Cambria Math" w:hAnsi="Cambria Math"/>
                      </w:rPr>
                      <m:t>net</m:t>
                    </m:r>
                  </w:ins>
                </m:e>
                <m:sub>
                  <w:ins w:id="8356" w:author="The Si Tran" w:date="2012-12-06T03:18:00Z">
                    <m:r>
                      <w:rPr>
                        <w:rFonts w:ascii="Cambria Math" w:hAnsi="Cambria Math"/>
                      </w:rPr>
                      <m:t>i</m:t>
                    </m:r>
                  </w:ins>
                </m:sub>
              </m:sSub>
            </m:e>
          </m:d>
          <m:sSub>
            <m:sSubPr>
              <m:ctrlPr>
                <w:ins w:id="8357" w:author="The Si Tran" w:date="2012-12-06T03:18:00Z">
                  <w:rPr>
                    <w:rFonts w:ascii="Cambria Math" w:eastAsia="Times New Roman" w:hAnsi="Cambria Math"/>
                    <w:i/>
                  </w:rPr>
                </w:ins>
              </m:ctrlPr>
            </m:sSubPr>
            <m:e>
              <w:ins w:id="8358" w:author="The Si Tran" w:date="2012-12-06T03:18:00Z">
                <m:r>
                  <w:rPr>
                    <w:rFonts w:ascii="Cambria Math" w:hAnsi="Cambria Math"/>
                  </w:rPr>
                  <m:t>o</m:t>
                </m:r>
              </w:ins>
            </m:e>
            <m:sub>
              <w:ins w:id="8359" w:author="The Si Tran" w:date="2012-12-06T03:18:00Z">
                <m:r>
                  <w:rPr>
                    <w:rFonts w:ascii="Cambria Math" w:hAnsi="Cambria Math"/>
                  </w:rPr>
                  <m:t>j</m:t>
                </m:r>
              </w:ins>
              <w:ins w:id="8360"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8361" w:author="The Si Tran" w:date="2012-12-15T08:05:00Z">
          <w:pPr>
            <w:pStyle w:val="ListParagraph"/>
            <w:spacing w:after="0" w:line="360" w:lineRule="auto"/>
            <w:ind w:left="0"/>
          </w:pPr>
        </w:pPrChange>
      </w:pPr>
      <w:del w:id="8362"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29.5pt;height:51.75pt" o:ole="">
              <v:imagedata r:id="rId250" o:title=""/>
            </v:shape>
            <o:OLEObject Type="Embed" ProgID="Equation.DSMT4" ShapeID="_x0000_i1124" DrawAspect="Content" ObjectID="_1417586819" r:id="rId251"/>
          </w:object>
        </w:r>
      </w:del>
    </w:p>
    <w:p w14:paraId="12EBE08E" w14:textId="36B64F10" w:rsidR="0088753F" w:rsidRDefault="0088753F">
      <w:pPr>
        <w:pStyle w:val="BuletL1"/>
        <w:rPr>
          <w:ins w:id="8363" w:author="The Si Tran" w:date="2012-12-06T03:19:00Z"/>
        </w:rPr>
        <w:pPrChange w:id="8364"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2F1D4B">
      <w:pPr>
        <w:pStyle w:val="ListParagraph"/>
        <w:spacing w:after="0" w:line="360" w:lineRule="auto"/>
        <w:ind w:left="0" w:firstLine="0"/>
        <w:rPr>
          <w:rFonts w:ascii="Times New Roman" w:hAnsi="Times New Roman"/>
          <w:sz w:val="26"/>
          <w:szCs w:val="26"/>
        </w:rPr>
        <w:pPrChange w:id="8365" w:author="The Si Tran" w:date="2012-12-06T03:19:00Z">
          <w:pPr>
            <w:pStyle w:val="ListParagraph"/>
            <w:numPr>
              <w:numId w:val="4"/>
            </w:numPr>
            <w:spacing w:after="0" w:line="360" w:lineRule="auto"/>
            <w:ind w:left="0" w:hanging="360"/>
          </w:pPr>
        </w:pPrChange>
      </w:pPr>
      <m:oMathPara>
        <m:oMath>
          <m:f>
            <m:fPr>
              <m:ctrlPr>
                <w:ins w:id="8366" w:author="The Si Tran" w:date="2012-12-06T03:19:00Z">
                  <w:rPr>
                    <w:rFonts w:ascii="Cambria Math" w:eastAsia="Times New Roman" w:hAnsi="Cambria Math"/>
                    <w:i/>
                    <w:sz w:val="26"/>
                    <w:szCs w:val="26"/>
                  </w:rPr>
                </w:ins>
              </m:ctrlPr>
            </m:fPr>
            <m:num>
              <w:ins w:id="8367" w:author="The Si Tran" w:date="2012-12-06T03:19:00Z">
                <m:r>
                  <w:rPr>
                    <w:rFonts w:ascii="Cambria Math" w:hAnsi="Cambria Math"/>
                    <w:sz w:val="26"/>
                    <w:szCs w:val="26"/>
                    <w:rPrChange w:id="8368" w:author="The Si Tran" w:date="2012-12-06T03:20:00Z">
                      <w:rPr>
                        <w:rFonts w:ascii="Cambria Math" w:hAnsi="Cambria Math"/>
                        <w:szCs w:val="26"/>
                      </w:rPr>
                    </w:rPrChange>
                  </w:rPr>
                  <m:t>∂E</m:t>
                </m:r>
              </w:ins>
            </m:num>
            <m:den>
              <w:ins w:id="8369" w:author="The Si Tran" w:date="2012-12-06T03:19:00Z">
                <m:r>
                  <w:rPr>
                    <w:rFonts w:ascii="Cambria Math" w:hAnsi="Cambria Math"/>
                    <w:sz w:val="26"/>
                    <w:szCs w:val="26"/>
                    <w:rPrChange w:id="8370" w:author="The Si Tran" w:date="2012-12-06T03:20:00Z">
                      <w:rPr>
                        <w:rFonts w:ascii="Cambria Math" w:hAnsi="Cambria Math"/>
                        <w:szCs w:val="26"/>
                      </w:rPr>
                    </w:rPrChange>
                  </w:rPr>
                  <m:t>∂</m:t>
                </m:r>
              </w:ins>
              <m:sSub>
                <m:sSubPr>
                  <m:ctrlPr>
                    <w:ins w:id="8371" w:author="The Si Tran" w:date="2012-12-06T03:19:00Z">
                      <w:rPr>
                        <w:rFonts w:ascii="Cambria Math" w:eastAsia="Times New Roman" w:hAnsi="Cambria Math"/>
                        <w:i/>
                        <w:sz w:val="26"/>
                        <w:szCs w:val="26"/>
                      </w:rPr>
                    </w:ins>
                  </m:ctrlPr>
                </m:sSubPr>
                <m:e>
                  <w:ins w:id="8372" w:author="The Si Tran" w:date="2012-12-06T03:19:00Z">
                    <m:r>
                      <w:rPr>
                        <w:rFonts w:ascii="Cambria Math" w:hAnsi="Cambria Math"/>
                        <w:sz w:val="26"/>
                        <w:szCs w:val="26"/>
                        <w:rPrChange w:id="8373" w:author="The Si Tran" w:date="2012-12-06T03:20:00Z">
                          <w:rPr>
                            <w:rFonts w:ascii="Cambria Math" w:hAnsi="Cambria Math"/>
                            <w:szCs w:val="26"/>
                          </w:rPr>
                        </w:rPrChange>
                      </w:rPr>
                      <m:t>o</m:t>
                    </m:r>
                  </w:ins>
                </m:e>
                <m:sub>
                  <w:ins w:id="8374" w:author="The Si Tran" w:date="2012-12-06T03:19:00Z">
                    <m:r>
                      <w:rPr>
                        <w:rFonts w:ascii="Cambria Math" w:hAnsi="Cambria Math"/>
                        <w:sz w:val="26"/>
                        <w:szCs w:val="26"/>
                        <w:rPrChange w:id="8375" w:author="The Si Tran" w:date="2012-12-06T03:20:00Z">
                          <w:rPr>
                            <w:rFonts w:ascii="Cambria Math" w:hAnsi="Cambria Math"/>
                            <w:szCs w:val="26"/>
                          </w:rPr>
                        </w:rPrChange>
                      </w:rPr>
                      <m:t>i</m:t>
                    </m:r>
                  </w:ins>
                </m:sub>
              </m:sSub>
            </m:den>
          </m:f>
          <w:ins w:id="8376" w:author="The Si Tran" w:date="2012-12-06T03:19:00Z">
            <m:r>
              <w:rPr>
                <w:rFonts w:ascii="Cambria Math" w:eastAsia="Times New Roman" w:hAnsi="Cambria Math"/>
                <w:sz w:val="26"/>
                <w:szCs w:val="26"/>
              </w:rPr>
              <m:t>=</m:t>
            </m:r>
          </w:ins>
          <m:nary>
            <m:naryPr>
              <m:chr m:val="∑"/>
              <m:limLoc m:val="subSup"/>
              <m:supHide m:val="1"/>
              <m:ctrlPr>
                <w:ins w:id="8377" w:author="The Si Tran" w:date="2012-12-06T03:19:00Z">
                  <w:rPr>
                    <w:rFonts w:ascii="Cambria Math" w:eastAsia="Times New Roman" w:hAnsi="Cambria Math"/>
                    <w:i/>
                    <w:sz w:val="26"/>
                    <w:szCs w:val="26"/>
                  </w:rPr>
                </w:ins>
              </m:ctrlPr>
            </m:naryPr>
            <m:sub>
              <w:ins w:id="8378" w:author="The Si Tran" w:date="2012-12-06T03:19:00Z">
                <m:r>
                  <w:rPr>
                    <w:rFonts w:ascii="Cambria Math" w:eastAsia="Times New Roman" w:hAnsi="Cambria Math"/>
                    <w:sz w:val="26"/>
                    <w:szCs w:val="26"/>
                  </w:rPr>
                  <m:t>k∈succ(i)</m:t>
                </m:r>
              </w:ins>
            </m:sub>
            <m:sup/>
            <m:e>
              <m:f>
                <m:fPr>
                  <m:ctrlPr>
                    <w:ins w:id="8379" w:author="The Si Tran" w:date="2012-12-06T03:20:00Z">
                      <w:rPr>
                        <w:rFonts w:ascii="Cambria Math" w:eastAsia="Times New Roman" w:hAnsi="Cambria Math"/>
                        <w:i/>
                        <w:sz w:val="26"/>
                        <w:szCs w:val="26"/>
                      </w:rPr>
                    </w:ins>
                  </m:ctrlPr>
                </m:fPr>
                <m:num>
                  <w:ins w:id="8380" w:author="The Si Tran" w:date="2012-12-06T03:20:00Z">
                    <m:r>
                      <w:rPr>
                        <w:rFonts w:ascii="Cambria Math" w:hAnsi="Cambria Math"/>
                        <w:sz w:val="26"/>
                        <w:szCs w:val="26"/>
                        <w:rPrChange w:id="8381" w:author="The Si Tran" w:date="2012-12-06T03:20:00Z">
                          <w:rPr>
                            <w:rFonts w:ascii="Cambria Math" w:hAnsi="Cambria Math"/>
                            <w:szCs w:val="26"/>
                          </w:rPr>
                        </w:rPrChange>
                      </w:rPr>
                      <m:t>∂E</m:t>
                    </m:r>
                  </w:ins>
                </m:num>
                <m:den>
                  <w:ins w:id="8382" w:author="The Si Tran" w:date="2012-12-06T03:20:00Z">
                    <m:r>
                      <w:rPr>
                        <w:rFonts w:ascii="Cambria Math" w:hAnsi="Cambria Math"/>
                        <w:sz w:val="26"/>
                        <w:szCs w:val="26"/>
                        <w:rPrChange w:id="8383" w:author="The Si Tran" w:date="2012-12-06T03:20:00Z">
                          <w:rPr>
                            <w:rFonts w:ascii="Cambria Math" w:hAnsi="Cambria Math"/>
                            <w:szCs w:val="26"/>
                          </w:rPr>
                        </w:rPrChange>
                      </w:rPr>
                      <m:t>∂</m:t>
                    </m:r>
                  </w:ins>
                  <m:sSub>
                    <m:sSubPr>
                      <m:ctrlPr>
                        <w:ins w:id="8384" w:author="The Si Tran" w:date="2012-12-06T03:20:00Z">
                          <w:rPr>
                            <w:rFonts w:ascii="Cambria Math" w:eastAsia="Times New Roman" w:hAnsi="Cambria Math"/>
                            <w:i/>
                            <w:sz w:val="26"/>
                            <w:szCs w:val="26"/>
                          </w:rPr>
                        </w:ins>
                      </m:ctrlPr>
                    </m:sSubPr>
                    <m:e>
                      <w:ins w:id="8385" w:author="The Si Tran" w:date="2012-12-06T03:20:00Z">
                        <m:r>
                          <w:rPr>
                            <w:rFonts w:ascii="Cambria Math" w:hAnsi="Cambria Math"/>
                            <w:sz w:val="26"/>
                            <w:szCs w:val="26"/>
                            <w:rPrChange w:id="8386" w:author="The Si Tran" w:date="2012-12-06T03:20:00Z">
                              <w:rPr>
                                <w:rFonts w:ascii="Cambria Math" w:hAnsi="Cambria Math"/>
                                <w:szCs w:val="26"/>
                              </w:rPr>
                            </w:rPrChange>
                          </w:rPr>
                          <m:t>o</m:t>
                        </m:r>
                      </w:ins>
                    </m:e>
                    <m:sub>
                      <w:ins w:id="8387" w:author="The Si Tran" w:date="2012-12-06T03:20:00Z">
                        <m:r>
                          <w:rPr>
                            <w:rFonts w:ascii="Cambria Math" w:hAnsi="Cambria Math"/>
                            <w:sz w:val="26"/>
                            <w:szCs w:val="26"/>
                          </w:rPr>
                          <m:t>k</m:t>
                        </m:r>
                      </w:ins>
                    </m:sub>
                  </m:sSub>
                </m:den>
              </m:f>
              <m:f>
                <m:fPr>
                  <m:ctrlPr>
                    <w:ins w:id="8388" w:author="The Si Tran" w:date="2012-12-06T03:20:00Z">
                      <w:rPr>
                        <w:rFonts w:ascii="Cambria Math" w:eastAsia="Times New Roman" w:hAnsi="Cambria Math"/>
                        <w:i/>
                        <w:sz w:val="26"/>
                        <w:szCs w:val="26"/>
                      </w:rPr>
                    </w:ins>
                  </m:ctrlPr>
                </m:fPr>
                <m:num>
                  <w:ins w:id="8389" w:author="The Si Tran" w:date="2012-12-06T03:20:00Z">
                    <m:r>
                      <w:rPr>
                        <w:rFonts w:ascii="Cambria Math" w:hAnsi="Cambria Math"/>
                        <w:sz w:val="26"/>
                        <w:szCs w:val="26"/>
                        <w:rPrChange w:id="8390" w:author="The Si Tran" w:date="2012-12-06T03:20:00Z">
                          <w:rPr>
                            <w:rFonts w:ascii="Cambria Math" w:hAnsi="Cambria Math"/>
                            <w:szCs w:val="26"/>
                          </w:rPr>
                        </w:rPrChange>
                      </w:rPr>
                      <m:t>∂</m:t>
                    </m:r>
                  </w:ins>
                  <m:sSub>
                    <m:sSubPr>
                      <m:ctrlPr>
                        <w:ins w:id="8391" w:author="The Si Tran" w:date="2012-12-06T03:20:00Z">
                          <w:rPr>
                            <w:rFonts w:ascii="Cambria Math" w:eastAsia="Times New Roman" w:hAnsi="Cambria Math"/>
                            <w:i/>
                            <w:sz w:val="26"/>
                            <w:szCs w:val="26"/>
                          </w:rPr>
                        </w:ins>
                      </m:ctrlPr>
                    </m:sSubPr>
                    <m:e>
                      <w:ins w:id="8392" w:author="The Si Tran" w:date="2012-12-06T03:20:00Z">
                        <m:r>
                          <w:rPr>
                            <w:rFonts w:ascii="Cambria Math" w:hAnsi="Cambria Math"/>
                            <w:sz w:val="26"/>
                            <w:szCs w:val="26"/>
                            <w:rPrChange w:id="8393" w:author="The Si Tran" w:date="2012-12-06T03:20:00Z">
                              <w:rPr>
                                <w:rFonts w:ascii="Cambria Math" w:hAnsi="Cambria Math"/>
                                <w:szCs w:val="26"/>
                              </w:rPr>
                            </w:rPrChange>
                          </w:rPr>
                          <m:t>o</m:t>
                        </m:r>
                      </w:ins>
                    </m:e>
                    <m:sub>
                      <w:ins w:id="8394" w:author="The Si Tran" w:date="2012-12-06T03:20:00Z">
                        <m:r>
                          <w:rPr>
                            <w:rFonts w:ascii="Cambria Math" w:hAnsi="Cambria Math"/>
                            <w:sz w:val="26"/>
                            <w:szCs w:val="26"/>
                          </w:rPr>
                          <m:t>k</m:t>
                        </m:r>
                      </w:ins>
                    </m:sub>
                  </m:sSub>
                </m:num>
                <m:den>
                  <w:ins w:id="8395" w:author="The Si Tran" w:date="2012-12-06T03:20:00Z">
                    <m:r>
                      <w:rPr>
                        <w:rFonts w:ascii="Cambria Math" w:hAnsi="Cambria Math"/>
                        <w:sz w:val="26"/>
                        <w:szCs w:val="26"/>
                        <w:rPrChange w:id="8396" w:author="The Si Tran" w:date="2012-12-06T03:20:00Z">
                          <w:rPr>
                            <w:rFonts w:ascii="Cambria Math" w:hAnsi="Cambria Math"/>
                            <w:szCs w:val="26"/>
                          </w:rPr>
                        </w:rPrChange>
                      </w:rPr>
                      <m:t>∂</m:t>
                    </m:r>
                  </w:ins>
                  <m:sSub>
                    <m:sSubPr>
                      <m:ctrlPr>
                        <w:ins w:id="8397" w:author="The Si Tran" w:date="2012-12-06T03:20:00Z">
                          <w:rPr>
                            <w:rFonts w:ascii="Cambria Math" w:eastAsia="Times New Roman" w:hAnsi="Cambria Math"/>
                            <w:i/>
                            <w:sz w:val="26"/>
                            <w:szCs w:val="26"/>
                          </w:rPr>
                        </w:ins>
                      </m:ctrlPr>
                    </m:sSubPr>
                    <m:e>
                      <w:ins w:id="8398" w:author="The Si Tran" w:date="2012-12-06T03:20:00Z">
                        <m:r>
                          <w:rPr>
                            <w:rFonts w:ascii="Cambria Math" w:eastAsia="Times New Roman" w:hAnsi="Cambria Math"/>
                            <w:sz w:val="26"/>
                            <w:szCs w:val="26"/>
                          </w:rPr>
                          <m:t>o</m:t>
                        </m:r>
                      </w:ins>
                    </m:e>
                    <m:sub>
                      <w:ins w:id="8399" w:author="The Si Tran" w:date="2012-12-06T03:20:00Z">
                        <m:r>
                          <w:rPr>
                            <w:rFonts w:ascii="Cambria Math" w:hAnsi="Cambria Math"/>
                            <w:sz w:val="26"/>
                            <w:szCs w:val="26"/>
                          </w:rPr>
                          <m:t>i</m:t>
                        </m:r>
                      </w:ins>
                    </m:sub>
                  </m:sSub>
                </m:den>
              </m:f>
            </m:e>
          </m:nary>
          <w:ins w:id="8400" w:author="The Si Tran" w:date="2012-12-06T03:20:00Z">
            <m:r>
              <w:rPr>
                <w:rFonts w:ascii="Cambria Math" w:eastAsia="Times New Roman" w:hAnsi="Cambria Math"/>
                <w:sz w:val="26"/>
                <w:szCs w:val="26"/>
              </w:rPr>
              <m:t>=</m:t>
            </m:r>
          </w:ins>
          <m:nary>
            <m:naryPr>
              <m:chr m:val="∑"/>
              <m:limLoc m:val="subSup"/>
              <m:supHide m:val="1"/>
              <m:ctrlPr>
                <w:ins w:id="8401" w:author="The Si Tran" w:date="2012-12-06T03:21:00Z">
                  <w:rPr>
                    <w:rFonts w:ascii="Cambria Math" w:eastAsia="Times New Roman" w:hAnsi="Cambria Math"/>
                    <w:i/>
                    <w:sz w:val="26"/>
                    <w:szCs w:val="26"/>
                  </w:rPr>
                </w:ins>
              </m:ctrlPr>
            </m:naryPr>
            <m:sub>
              <w:ins w:id="8402" w:author="The Si Tran" w:date="2012-12-06T03:21:00Z">
                <m:r>
                  <w:rPr>
                    <w:rFonts w:ascii="Cambria Math" w:eastAsia="Times New Roman" w:hAnsi="Cambria Math"/>
                    <w:sz w:val="26"/>
                    <w:szCs w:val="26"/>
                  </w:rPr>
                  <m:t>k∈succ(i)</m:t>
                </m:r>
              </w:ins>
            </m:sub>
            <m:sup/>
            <m:e>
              <m:f>
                <m:fPr>
                  <m:ctrlPr>
                    <w:ins w:id="8403" w:author="The Si Tran" w:date="2012-12-06T03:21:00Z">
                      <w:rPr>
                        <w:rFonts w:ascii="Cambria Math" w:eastAsia="Times New Roman" w:hAnsi="Cambria Math"/>
                        <w:i/>
                        <w:sz w:val="26"/>
                        <w:szCs w:val="26"/>
                      </w:rPr>
                    </w:ins>
                  </m:ctrlPr>
                </m:fPr>
                <m:num>
                  <w:ins w:id="8404" w:author="The Si Tran" w:date="2012-12-06T03:21:00Z">
                    <m:r>
                      <w:rPr>
                        <w:rFonts w:ascii="Cambria Math" w:hAnsi="Cambria Math"/>
                        <w:sz w:val="26"/>
                        <w:szCs w:val="26"/>
                      </w:rPr>
                      <m:t>∂E</m:t>
                    </m:r>
                  </w:ins>
                </m:num>
                <m:den>
                  <w:ins w:id="8405" w:author="The Si Tran" w:date="2012-12-06T03:21:00Z">
                    <m:r>
                      <w:rPr>
                        <w:rFonts w:ascii="Cambria Math" w:hAnsi="Cambria Math"/>
                        <w:sz w:val="26"/>
                        <w:szCs w:val="26"/>
                      </w:rPr>
                      <m:t>∂</m:t>
                    </m:r>
                  </w:ins>
                  <m:sSub>
                    <m:sSubPr>
                      <m:ctrlPr>
                        <w:ins w:id="8406" w:author="The Si Tran" w:date="2012-12-06T03:21:00Z">
                          <w:rPr>
                            <w:rFonts w:ascii="Cambria Math" w:eastAsia="Times New Roman" w:hAnsi="Cambria Math"/>
                            <w:i/>
                            <w:sz w:val="26"/>
                            <w:szCs w:val="26"/>
                          </w:rPr>
                        </w:ins>
                      </m:ctrlPr>
                    </m:sSubPr>
                    <m:e>
                      <w:ins w:id="8407" w:author="The Si Tran" w:date="2012-12-06T03:21:00Z">
                        <m:r>
                          <w:rPr>
                            <w:rFonts w:ascii="Cambria Math" w:hAnsi="Cambria Math"/>
                            <w:sz w:val="26"/>
                            <w:szCs w:val="26"/>
                          </w:rPr>
                          <m:t>o</m:t>
                        </m:r>
                      </w:ins>
                    </m:e>
                    <m:sub>
                      <w:ins w:id="8408" w:author="The Si Tran" w:date="2012-12-06T03:21:00Z">
                        <m:r>
                          <w:rPr>
                            <w:rFonts w:ascii="Cambria Math" w:hAnsi="Cambria Math"/>
                            <w:sz w:val="26"/>
                            <w:szCs w:val="26"/>
                          </w:rPr>
                          <m:t>k</m:t>
                        </m:r>
                      </w:ins>
                    </m:sub>
                  </m:sSub>
                </m:den>
              </m:f>
              <m:f>
                <m:fPr>
                  <m:ctrlPr>
                    <w:ins w:id="8409" w:author="The Si Tran" w:date="2012-12-06T03:21:00Z">
                      <w:rPr>
                        <w:rFonts w:ascii="Cambria Math" w:eastAsia="Times New Roman" w:hAnsi="Cambria Math"/>
                        <w:i/>
                        <w:sz w:val="26"/>
                        <w:szCs w:val="26"/>
                      </w:rPr>
                    </w:ins>
                  </m:ctrlPr>
                </m:fPr>
                <m:num>
                  <w:ins w:id="8410" w:author="The Si Tran" w:date="2012-12-06T03:21:00Z">
                    <m:r>
                      <w:rPr>
                        <w:rFonts w:ascii="Cambria Math" w:hAnsi="Cambria Math"/>
                        <w:sz w:val="26"/>
                        <w:szCs w:val="26"/>
                      </w:rPr>
                      <m:t>∂</m:t>
                    </m:r>
                  </w:ins>
                  <m:sSub>
                    <m:sSubPr>
                      <m:ctrlPr>
                        <w:ins w:id="8411" w:author="The Si Tran" w:date="2012-12-06T03:21:00Z">
                          <w:rPr>
                            <w:rFonts w:ascii="Cambria Math" w:eastAsia="Times New Roman" w:hAnsi="Cambria Math"/>
                            <w:i/>
                            <w:sz w:val="26"/>
                            <w:szCs w:val="26"/>
                          </w:rPr>
                        </w:ins>
                      </m:ctrlPr>
                    </m:sSubPr>
                    <m:e>
                      <w:ins w:id="8412" w:author="The Si Tran" w:date="2012-12-06T03:21:00Z">
                        <m:r>
                          <w:rPr>
                            <w:rFonts w:ascii="Cambria Math" w:hAnsi="Cambria Math"/>
                            <w:sz w:val="26"/>
                            <w:szCs w:val="26"/>
                          </w:rPr>
                          <m:t>o</m:t>
                        </m:r>
                      </w:ins>
                    </m:e>
                    <m:sub>
                      <w:ins w:id="8413" w:author="The Si Tran" w:date="2012-12-06T03:21:00Z">
                        <m:r>
                          <w:rPr>
                            <w:rFonts w:ascii="Cambria Math" w:hAnsi="Cambria Math"/>
                            <w:sz w:val="26"/>
                            <w:szCs w:val="26"/>
                          </w:rPr>
                          <m:t>k</m:t>
                        </m:r>
                      </w:ins>
                    </m:sub>
                  </m:sSub>
                </m:num>
                <m:den>
                  <w:ins w:id="8414" w:author="The Si Tran" w:date="2012-12-06T03:21:00Z">
                    <m:r>
                      <w:rPr>
                        <w:rFonts w:ascii="Cambria Math" w:hAnsi="Cambria Math"/>
                        <w:sz w:val="26"/>
                        <w:szCs w:val="26"/>
                      </w:rPr>
                      <m:t>∂</m:t>
                    </m:r>
                  </w:ins>
                  <m:sSub>
                    <m:sSubPr>
                      <m:ctrlPr>
                        <w:ins w:id="8415" w:author="The Si Tran" w:date="2012-12-06T03:21:00Z">
                          <w:rPr>
                            <w:rFonts w:ascii="Cambria Math" w:eastAsia="Times New Roman" w:hAnsi="Cambria Math"/>
                            <w:i/>
                            <w:sz w:val="26"/>
                            <w:szCs w:val="26"/>
                          </w:rPr>
                        </w:ins>
                      </m:ctrlPr>
                    </m:sSubPr>
                    <m:e>
                      <w:ins w:id="8416" w:author="The Si Tran" w:date="2012-12-06T03:21:00Z">
                        <m:r>
                          <w:rPr>
                            <w:rFonts w:ascii="Cambria Math" w:eastAsia="Times New Roman" w:hAnsi="Cambria Math"/>
                            <w:sz w:val="26"/>
                            <w:szCs w:val="26"/>
                          </w:rPr>
                          <m:t>net</m:t>
                        </m:r>
                      </w:ins>
                    </m:e>
                    <m:sub>
                      <w:ins w:id="8417" w:author="The Si Tran" w:date="2012-12-06T03:21:00Z">
                        <m:r>
                          <w:rPr>
                            <w:rFonts w:ascii="Cambria Math" w:hAnsi="Cambria Math"/>
                            <w:sz w:val="26"/>
                            <w:szCs w:val="26"/>
                          </w:rPr>
                          <m:t>k</m:t>
                        </m:r>
                      </w:ins>
                    </m:sub>
                  </m:sSub>
                </m:den>
              </m:f>
              <m:f>
                <m:fPr>
                  <m:ctrlPr>
                    <w:ins w:id="8418" w:author="The Si Tran" w:date="2012-12-06T03:21:00Z">
                      <w:rPr>
                        <w:rFonts w:ascii="Cambria Math" w:eastAsia="Times New Roman" w:hAnsi="Cambria Math"/>
                        <w:i/>
                        <w:sz w:val="26"/>
                        <w:szCs w:val="26"/>
                      </w:rPr>
                    </w:ins>
                  </m:ctrlPr>
                </m:fPr>
                <m:num>
                  <w:ins w:id="8419" w:author="The Si Tran" w:date="2012-12-06T03:21:00Z">
                    <m:r>
                      <w:rPr>
                        <w:rFonts w:ascii="Cambria Math" w:hAnsi="Cambria Math"/>
                        <w:sz w:val="26"/>
                        <w:szCs w:val="26"/>
                      </w:rPr>
                      <m:t>∂</m:t>
                    </m:r>
                  </w:ins>
                  <m:sSub>
                    <m:sSubPr>
                      <m:ctrlPr>
                        <w:ins w:id="8420" w:author="The Si Tran" w:date="2012-12-06T03:21:00Z">
                          <w:rPr>
                            <w:rFonts w:ascii="Cambria Math" w:eastAsia="Times New Roman" w:hAnsi="Cambria Math"/>
                            <w:i/>
                            <w:sz w:val="26"/>
                            <w:szCs w:val="26"/>
                          </w:rPr>
                        </w:ins>
                      </m:ctrlPr>
                    </m:sSubPr>
                    <m:e>
                      <w:ins w:id="8421" w:author="The Si Tran" w:date="2012-12-06T03:21:00Z">
                        <m:r>
                          <w:rPr>
                            <w:rFonts w:ascii="Cambria Math" w:hAnsi="Cambria Math"/>
                            <w:sz w:val="26"/>
                            <w:szCs w:val="26"/>
                          </w:rPr>
                          <m:t>net</m:t>
                        </m:r>
                      </w:ins>
                    </m:e>
                    <m:sub>
                      <w:ins w:id="8422" w:author="The Si Tran" w:date="2012-12-06T03:21:00Z">
                        <m:r>
                          <w:rPr>
                            <w:rFonts w:ascii="Cambria Math" w:hAnsi="Cambria Math"/>
                            <w:sz w:val="26"/>
                            <w:szCs w:val="26"/>
                          </w:rPr>
                          <m:t>k</m:t>
                        </m:r>
                      </w:ins>
                    </m:sub>
                  </m:sSub>
                </m:num>
                <m:den>
                  <w:ins w:id="8423" w:author="The Si Tran" w:date="2012-12-06T03:21:00Z">
                    <m:r>
                      <w:rPr>
                        <w:rFonts w:ascii="Cambria Math" w:hAnsi="Cambria Math"/>
                        <w:sz w:val="26"/>
                        <w:szCs w:val="26"/>
                      </w:rPr>
                      <m:t>∂</m:t>
                    </m:r>
                  </w:ins>
                  <m:sSub>
                    <m:sSubPr>
                      <m:ctrlPr>
                        <w:ins w:id="8424" w:author="The Si Tran" w:date="2012-12-06T03:21:00Z">
                          <w:rPr>
                            <w:rFonts w:ascii="Cambria Math" w:eastAsia="Times New Roman" w:hAnsi="Cambria Math"/>
                            <w:i/>
                            <w:sz w:val="26"/>
                            <w:szCs w:val="26"/>
                          </w:rPr>
                        </w:ins>
                      </m:ctrlPr>
                    </m:sSubPr>
                    <m:e>
                      <w:ins w:id="8425" w:author="The Si Tran" w:date="2012-12-06T03:21:00Z">
                        <m:r>
                          <w:rPr>
                            <w:rFonts w:ascii="Cambria Math" w:eastAsia="Times New Roman" w:hAnsi="Cambria Math"/>
                            <w:sz w:val="26"/>
                            <w:szCs w:val="26"/>
                          </w:rPr>
                          <m:t>o</m:t>
                        </m:r>
                      </w:ins>
                    </m:e>
                    <m:sub>
                      <w:ins w:id="8426" w:author="The Si Tran" w:date="2012-12-06T03:21:00Z">
                        <m:r>
                          <w:rPr>
                            <w:rFonts w:ascii="Cambria Math" w:hAnsi="Cambria Math"/>
                            <w:sz w:val="26"/>
                            <w:szCs w:val="26"/>
                          </w:rPr>
                          <m:t>i</m:t>
                        </m:r>
                      </w:ins>
                    </m:sub>
                  </m:sSub>
                </m:den>
              </m:f>
              <w:ins w:id="8427" w:author="The Si Tran" w:date="2012-12-06T03:22:00Z">
                <m:r>
                  <w:rPr>
                    <w:rFonts w:ascii="Cambria Math" w:eastAsia="Times New Roman" w:hAnsi="Cambria Math"/>
                    <w:sz w:val="26"/>
                    <w:szCs w:val="26"/>
                  </w:rPr>
                  <m:t>=</m:t>
                </m:r>
              </w:ins>
            </m:e>
          </m:nary>
          <m:nary>
            <m:naryPr>
              <m:chr m:val="∑"/>
              <m:limLoc m:val="subSup"/>
              <m:supHide m:val="1"/>
              <m:ctrlPr>
                <w:ins w:id="8428" w:author="The Si Tran" w:date="2012-12-06T03:22:00Z">
                  <w:rPr>
                    <w:rFonts w:ascii="Cambria Math" w:eastAsia="Times New Roman" w:hAnsi="Cambria Math"/>
                    <w:i/>
                    <w:sz w:val="26"/>
                    <w:szCs w:val="26"/>
                  </w:rPr>
                </w:ins>
              </m:ctrlPr>
            </m:naryPr>
            <m:sub>
              <w:ins w:id="8429" w:author="The Si Tran" w:date="2012-12-06T03:22:00Z">
                <m:r>
                  <w:rPr>
                    <w:rFonts w:ascii="Cambria Math" w:eastAsia="Times New Roman" w:hAnsi="Cambria Math"/>
                    <w:sz w:val="26"/>
                    <w:szCs w:val="26"/>
                  </w:rPr>
                  <m:t>k∈succ(i)</m:t>
                </m:r>
              </w:ins>
            </m:sub>
            <m:sup/>
            <m:e>
              <m:f>
                <m:fPr>
                  <m:ctrlPr>
                    <w:ins w:id="8430" w:author="The Si Tran" w:date="2012-12-06T03:22:00Z">
                      <w:rPr>
                        <w:rFonts w:ascii="Cambria Math" w:eastAsia="Times New Roman" w:hAnsi="Cambria Math"/>
                        <w:i/>
                        <w:sz w:val="26"/>
                        <w:szCs w:val="26"/>
                      </w:rPr>
                    </w:ins>
                  </m:ctrlPr>
                </m:fPr>
                <m:num>
                  <w:ins w:id="8431" w:author="The Si Tran" w:date="2012-12-06T03:22:00Z">
                    <m:r>
                      <w:rPr>
                        <w:rFonts w:ascii="Cambria Math" w:hAnsi="Cambria Math"/>
                        <w:sz w:val="26"/>
                        <w:szCs w:val="26"/>
                      </w:rPr>
                      <m:t>∂E</m:t>
                    </m:r>
                  </w:ins>
                </m:num>
                <m:den>
                  <w:ins w:id="8432" w:author="The Si Tran" w:date="2012-12-06T03:22:00Z">
                    <m:r>
                      <w:rPr>
                        <w:rFonts w:ascii="Cambria Math" w:hAnsi="Cambria Math"/>
                        <w:sz w:val="26"/>
                        <w:szCs w:val="26"/>
                      </w:rPr>
                      <m:t>∂</m:t>
                    </m:r>
                  </w:ins>
                  <m:sSub>
                    <m:sSubPr>
                      <m:ctrlPr>
                        <w:ins w:id="8433" w:author="The Si Tran" w:date="2012-12-06T03:22:00Z">
                          <w:rPr>
                            <w:rFonts w:ascii="Cambria Math" w:eastAsia="Times New Roman" w:hAnsi="Cambria Math"/>
                            <w:i/>
                            <w:sz w:val="26"/>
                            <w:szCs w:val="26"/>
                          </w:rPr>
                        </w:ins>
                      </m:ctrlPr>
                    </m:sSubPr>
                    <m:e>
                      <w:ins w:id="8434" w:author="The Si Tran" w:date="2012-12-06T03:22:00Z">
                        <m:r>
                          <w:rPr>
                            <w:rFonts w:ascii="Cambria Math" w:hAnsi="Cambria Math"/>
                            <w:sz w:val="26"/>
                            <w:szCs w:val="26"/>
                          </w:rPr>
                          <m:t>o</m:t>
                        </m:r>
                      </w:ins>
                    </m:e>
                    <m:sub>
                      <w:ins w:id="8435" w:author="The Si Tran" w:date="2012-12-06T03:22:00Z">
                        <m:r>
                          <w:rPr>
                            <w:rFonts w:ascii="Cambria Math" w:hAnsi="Cambria Math"/>
                            <w:sz w:val="26"/>
                            <w:szCs w:val="26"/>
                          </w:rPr>
                          <m:t>k</m:t>
                        </m:r>
                      </w:ins>
                    </m:sub>
                  </m:sSub>
                </m:den>
              </m:f>
              <m:sSup>
                <m:sSupPr>
                  <m:ctrlPr>
                    <w:ins w:id="8436" w:author="The Si Tran" w:date="2012-12-06T03:22:00Z">
                      <w:rPr>
                        <w:rFonts w:ascii="Cambria Math" w:eastAsia="Times New Roman" w:hAnsi="Cambria Math"/>
                        <w:i/>
                        <w:sz w:val="26"/>
                        <w:szCs w:val="26"/>
                      </w:rPr>
                    </w:ins>
                  </m:ctrlPr>
                </m:sSupPr>
                <m:e>
                  <w:ins w:id="8437" w:author="The Si Tran" w:date="2012-12-06T03:22:00Z">
                    <m:r>
                      <w:rPr>
                        <w:rFonts w:ascii="Cambria Math" w:eastAsia="Times New Roman" w:hAnsi="Cambria Math"/>
                        <w:sz w:val="26"/>
                        <w:szCs w:val="26"/>
                      </w:rPr>
                      <m:t>f</m:t>
                    </m:r>
                  </w:ins>
                </m:e>
                <m:sup>
                  <w:ins w:id="8438" w:author="The Si Tran" w:date="2012-12-06T03:22:00Z">
                    <m:r>
                      <w:rPr>
                        <w:rFonts w:ascii="Cambria Math" w:eastAsia="Times New Roman" w:hAnsi="Cambria Math"/>
                        <w:sz w:val="26"/>
                        <w:szCs w:val="26"/>
                      </w:rPr>
                      <m:t>'</m:t>
                    </m:r>
                  </w:ins>
                </m:sup>
              </m:sSup>
              <m:d>
                <m:dPr>
                  <m:ctrlPr>
                    <w:ins w:id="8439" w:author="The Si Tran" w:date="2012-12-06T03:22:00Z">
                      <w:rPr>
                        <w:rFonts w:ascii="Cambria Math" w:eastAsia="Times New Roman" w:hAnsi="Cambria Math"/>
                        <w:i/>
                        <w:sz w:val="26"/>
                        <w:szCs w:val="26"/>
                      </w:rPr>
                    </w:ins>
                  </m:ctrlPr>
                </m:dPr>
                <m:e>
                  <m:sSub>
                    <m:sSubPr>
                      <m:ctrlPr>
                        <w:ins w:id="8440" w:author="The Si Tran" w:date="2012-12-06T03:22:00Z">
                          <w:rPr>
                            <w:rFonts w:ascii="Cambria Math" w:eastAsia="Times New Roman" w:hAnsi="Cambria Math"/>
                            <w:i/>
                            <w:sz w:val="26"/>
                            <w:szCs w:val="26"/>
                          </w:rPr>
                        </w:ins>
                      </m:ctrlPr>
                    </m:sSubPr>
                    <m:e>
                      <w:ins w:id="8441" w:author="The Si Tran" w:date="2012-12-06T03:23:00Z">
                        <m:r>
                          <w:rPr>
                            <w:rFonts w:ascii="Cambria Math" w:eastAsia="Times New Roman" w:hAnsi="Cambria Math"/>
                            <w:sz w:val="26"/>
                            <w:szCs w:val="26"/>
                          </w:rPr>
                          <m:t>net</m:t>
                        </m:r>
                      </w:ins>
                    </m:e>
                    <m:sub>
                      <w:ins w:id="8442" w:author="The Si Tran" w:date="2012-12-06T03:23:00Z">
                        <m:r>
                          <w:rPr>
                            <w:rFonts w:ascii="Cambria Math" w:eastAsia="Times New Roman" w:hAnsi="Cambria Math"/>
                            <w:sz w:val="26"/>
                            <w:szCs w:val="26"/>
                          </w:rPr>
                          <m:t>k</m:t>
                        </m:r>
                      </w:ins>
                    </m:sub>
                  </m:sSub>
                </m:e>
              </m:d>
              <m:sSub>
                <m:sSubPr>
                  <m:ctrlPr>
                    <w:ins w:id="8443" w:author="The Si Tran" w:date="2012-12-06T03:23:00Z">
                      <w:rPr>
                        <w:rFonts w:ascii="Cambria Math" w:eastAsia="Times New Roman" w:hAnsi="Cambria Math"/>
                        <w:i/>
                        <w:sz w:val="26"/>
                        <w:szCs w:val="26"/>
                      </w:rPr>
                    </w:ins>
                  </m:ctrlPr>
                </m:sSubPr>
                <m:e>
                  <w:ins w:id="8444" w:author="The Si Tran" w:date="2012-12-06T03:23:00Z">
                    <m:r>
                      <w:rPr>
                        <w:rFonts w:ascii="Cambria Math" w:eastAsia="Times New Roman" w:hAnsi="Cambria Math"/>
                        <w:sz w:val="26"/>
                        <w:szCs w:val="26"/>
                      </w:rPr>
                      <m:t>w</m:t>
                    </m:r>
                  </w:ins>
                </m:e>
                <m:sub>
                  <w:ins w:id="8445"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8446" w:author="The Si Tran" w:date="2012-12-14T05:43:00Z">
        <w:r w:rsidRPr="000C3A28">
          <w:rPr>
            <w:noProof/>
          </w:rPr>
          <mc:AlternateContent>
            <mc:Choice Requires="wps">
              <w:drawing>
                <wp:anchor distT="0" distB="0" distL="114300" distR="114300" simplePos="0" relativeHeight="251641344" behindDoc="1" locked="0" layoutInCell="1" allowOverlap="1" wp14:anchorId="0BC2898F" wp14:editId="4D91E24C">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7D482D" w:rsidRDefault="007D482D">
                              <w:pPr>
                                <w:pStyle w:val="EquationIndex"/>
                                <w:pPrChange w:id="8447" w:author="The Si Tran" w:date="2012-12-16T08:25:00Z">
                                  <w:pPr/>
                                </w:pPrChange>
                              </w:pPr>
                              <w:ins w:id="8448" w:author="The Si Tran" w:date="2012-12-06T02:41:00Z">
                                <w:r>
                                  <w:t>(4.</w:t>
                                </w:r>
                              </w:ins>
                              <w:ins w:id="8449" w:author="The Si Tran" w:date="2012-12-06T02:44:00Z">
                                <w:r>
                                  <w:t>10</w:t>
                                </w:r>
                              </w:ins>
                              <w:ins w:id="845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7D482D" w:rsidRDefault="007D482D">
                        <w:pPr>
                          <w:pStyle w:val="EquationIndex"/>
                          <w:pPrChange w:id="8451" w:author="The Si Tran" w:date="2012-12-16T08:25:00Z">
                            <w:pPr/>
                          </w:pPrChange>
                        </w:pPr>
                        <w:ins w:id="8452" w:author="The Si Tran" w:date="2012-12-06T02:41:00Z">
                          <w:r>
                            <w:t>(4.</w:t>
                          </w:r>
                        </w:ins>
                        <w:ins w:id="8453" w:author="The Si Tran" w:date="2012-12-06T02:44:00Z">
                          <w:r>
                            <w:t>10</w:t>
                          </w:r>
                        </w:ins>
                        <w:ins w:id="8454"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8455"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75pt;height:92.25pt" o:ole="">
              <v:imagedata r:id="rId252" o:title=""/>
            </v:shape>
            <o:OLEObject Type="Embed" ProgID="Equation.DSMT4" ShapeID="_x0000_i1125" DrawAspect="Content" ObjectID="_1417586820" r:id="rId253"/>
          </w:object>
        </w:r>
      </w:del>
    </w:p>
    <w:p w14:paraId="615C4E77" w14:textId="796CC167" w:rsidR="0088753F" w:rsidRDefault="00E20E05" w:rsidP="0088753F">
      <w:pPr>
        <w:pStyle w:val="ListParagraph"/>
        <w:spacing w:after="0" w:line="360" w:lineRule="auto"/>
        <w:ind w:left="0"/>
        <w:rPr>
          <w:ins w:id="8456" w:author="The Si Tran" w:date="2012-12-06T03:24:00Z"/>
          <w:rFonts w:ascii="Times New Roman" w:hAnsi="Times New Roman"/>
          <w:sz w:val="26"/>
          <w:szCs w:val="26"/>
        </w:rPr>
      </w:pPr>
      <w:ins w:id="8457" w:author="The Si Tran" w:date="2012-12-14T05:43:00Z">
        <w:r w:rsidRPr="002E47E8">
          <w:rPr>
            <w:noProof/>
            <w:szCs w:val="26"/>
            <w:rPrChange w:id="8458" w:author="Unknown">
              <w:rPr>
                <w:noProof/>
              </w:rPr>
            </w:rPrChange>
          </w:rPr>
          <mc:AlternateContent>
            <mc:Choice Requires="wps">
              <w:drawing>
                <wp:anchor distT="0" distB="0" distL="114300" distR="114300" simplePos="0" relativeHeight="251638272" behindDoc="0" locked="0" layoutInCell="1" allowOverlap="1" wp14:anchorId="04312190" wp14:editId="70A34AC8">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7D482D" w:rsidRDefault="007D482D">
                              <w:pPr>
                                <w:pStyle w:val="EquationIndex"/>
                                <w:pPrChange w:id="8459" w:author="The Si Tran" w:date="2012-12-16T08:25:00Z">
                                  <w:pPr/>
                                </w:pPrChange>
                              </w:pPr>
                              <w:ins w:id="8460" w:author="The Si Tran" w:date="2012-12-06T02:41:00Z">
                                <w:r>
                                  <w:t>(4.</w:t>
                                </w:r>
                              </w:ins>
                              <w:ins w:id="8461" w:author="The Si Tran" w:date="2012-12-06T02:44:00Z">
                                <w:r>
                                  <w:t>11</w:t>
                                </w:r>
                              </w:ins>
                              <w:ins w:id="846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7D482D" w:rsidRDefault="007D482D">
                        <w:pPr>
                          <w:pStyle w:val="EquationIndex"/>
                          <w:pPrChange w:id="8463" w:author="The Si Tran" w:date="2012-12-16T08:25:00Z">
                            <w:pPr/>
                          </w:pPrChange>
                        </w:pPr>
                        <w:ins w:id="8464" w:author="The Si Tran" w:date="2012-12-06T02:41:00Z">
                          <w:r>
                            <w:t>(4.</w:t>
                          </w:r>
                        </w:ins>
                        <w:ins w:id="8465" w:author="The Si Tran" w:date="2012-12-06T02:44:00Z">
                          <w:r>
                            <w:t>11</w:t>
                          </w:r>
                        </w:ins>
                        <w:ins w:id="8466" w:author="The Si Tran" w:date="2012-12-06T02:41:00Z">
                          <w:r>
                            <w:t>)</w:t>
                          </w:r>
                        </w:ins>
                      </w:p>
                    </w:txbxContent>
                  </v:textbox>
                </v:shape>
              </w:pict>
            </mc:Fallback>
          </mc:AlternateContent>
        </w:r>
      </w:ins>
      <w:r w:rsidR="0088753F" w:rsidRPr="0049233F">
        <w:rPr>
          <w:rFonts w:ascii="Times New Roman" w:hAnsi="Times New Roman"/>
          <w:sz w:val="26"/>
          <w:szCs w:val="26"/>
        </w:rPr>
        <w:t>Thay (</w:t>
      </w:r>
      <w:ins w:id="8467" w:author="The Si Tran" w:date="2012-12-14T05:45:00Z">
        <w:r>
          <w:rPr>
            <w:rFonts w:ascii="Times New Roman" w:hAnsi="Times New Roman"/>
            <w:sz w:val="26"/>
            <w:szCs w:val="26"/>
          </w:rPr>
          <w:t>4</w:t>
        </w:r>
      </w:ins>
      <w:del w:id="846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8469" w:author="The Si Tran" w:date="2012-12-14T05:45:00Z">
        <w:r>
          <w:rPr>
            <w:rFonts w:ascii="Times New Roman" w:hAnsi="Times New Roman"/>
            <w:sz w:val="26"/>
            <w:szCs w:val="26"/>
          </w:rPr>
          <w:t>4</w:t>
        </w:r>
      </w:ins>
      <w:del w:id="8470"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8471" w:author="The Si Tran" w:date="2012-12-14T05:45:00Z">
        <w:r>
          <w:rPr>
            <w:rFonts w:ascii="Times New Roman" w:hAnsi="Times New Roman"/>
            <w:sz w:val="26"/>
            <w:szCs w:val="26"/>
          </w:rPr>
          <w:t>4</w:t>
        </w:r>
      </w:ins>
      <w:del w:id="8472"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2F1D4B">
      <w:pPr>
        <w:pStyle w:val="ListParagraph"/>
        <w:spacing w:after="0" w:line="360" w:lineRule="auto"/>
        <w:ind w:firstLine="720"/>
        <w:rPr>
          <w:rFonts w:ascii="Times New Roman" w:hAnsi="Times New Roman"/>
          <w:sz w:val="26"/>
          <w:szCs w:val="26"/>
        </w:rPr>
        <w:pPrChange w:id="8473" w:author="The Si Tran" w:date="2012-12-06T03:25:00Z">
          <w:pPr>
            <w:pStyle w:val="ListParagraph"/>
            <w:spacing w:after="0" w:line="360" w:lineRule="auto"/>
            <w:ind w:left="0"/>
          </w:pPr>
        </w:pPrChange>
      </w:pPr>
      <m:oMathPara>
        <m:oMath>
          <m:f>
            <m:fPr>
              <m:ctrlPr>
                <w:ins w:id="8474" w:author="The Si Tran" w:date="2012-12-06T03:24:00Z">
                  <w:rPr>
                    <w:rFonts w:ascii="Cambria Math" w:eastAsia="Times New Roman" w:hAnsi="Cambria Math"/>
                    <w:i/>
                    <w:sz w:val="26"/>
                    <w:szCs w:val="26"/>
                  </w:rPr>
                </w:ins>
              </m:ctrlPr>
            </m:fPr>
            <m:num>
              <w:ins w:id="8475" w:author="The Si Tran" w:date="2012-12-06T03:24:00Z">
                <m:r>
                  <w:rPr>
                    <w:rFonts w:ascii="Cambria Math" w:hAnsi="Cambria Math"/>
                    <w:sz w:val="26"/>
                    <w:szCs w:val="26"/>
                  </w:rPr>
                  <m:t>∂E</m:t>
                </m:r>
              </w:ins>
            </m:num>
            <m:den>
              <w:ins w:id="8476" w:author="The Si Tran" w:date="2012-12-06T03:24:00Z">
                <m:r>
                  <w:rPr>
                    <w:rFonts w:ascii="Cambria Math" w:hAnsi="Cambria Math"/>
                    <w:sz w:val="26"/>
                    <w:szCs w:val="26"/>
                  </w:rPr>
                  <m:t>∂</m:t>
                </m:r>
              </w:ins>
              <m:sSub>
                <m:sSubPr>
                  <m:ctrlPr>
                    <w:ins w:id="8477" w:author="The Si Tran" w:date="2012-12-06T03:24:00Z">
                      <w:rPr>
                        <w:rFonts w:ascii="Cambria Math" w:eastAsia="Times New Roman" w:hAnsi="Cambria Math"/>
                        <w:i/>
                        <w:sz w:val="26"/>
                        <w:szCs w:val="26"/>
                      </w:rPr>
                    </w:ins>
                  </m:ctrlPr>
                </m:sSubPr>
                <m:e>
                  <w:ins w:id="8478" w:author="The Si Tran" w:date="2012-12-06T03:24:00Z">
                    <m:r>
                      <w:rPr>
                        <w:rFonts w:ascii="Cambria Math" w:hAnsi="Cambria Math"/>
                        <w:sz w:val="26"/>
                        <w:szCs w:val="26"/>
                      </w:rPr>
                      <m:t>w</m:t>
                    </m:r>
                  </w:ins>
                </m:e>
                <m:sub>
                  <w:ins w:id="8479" w:author="The Si Tran" w:date="2012-12-06T03:24:00Z">
                    <m:r>
                      <w:rPr>
                        <w:rFonts w:ascii="Cambria Math" w:hAnsi="Cambria Math"/>
                        <w:sz w:val="26"/>
                        <w:szCs w:val="26"/>
                      </w:rPr>
                      <m:t>ij</m:t>
                    </m:r>
                  </w:ins>
                </m:sub>
              </m:sSub>
            </m:den>
          </m:f>
          <w:ins w:id="8480" w:author="The Si Tran" w:date="2012-12-06T03:24:00Z">
            <m:r>
              <w:rPr>
                <w:rFonts w:ascii="Cambria Math" w:hAnsi="Cambria Math"/>
                <w:sz w:val="26"/>
                <w:szCs w:val="26"/>
              </w:rPr>
              <m:t>=</m:t>
            </m:r>
          </w:ins>
          <m:d>
            <m:dPr>
              <m:ctrlPr>
                <w:ins w:id="8481" w:author="The Si Tran" w:date="2012-12-06T03:24:00Z">
                  <w:rPr>
                    <w:rFonts w:ascii="Cambria Math" w:hAnsi="Cambria Math"/>
                    <w:i/>
                    <w:sz w:val="26"/>
                    <w:szCs w:val="26"/>
                  </w:rPr>
                </w:ins>
              </m:ctrlPr>
            </m:dPr>
            <m:e>
              <m:nary>
                <m:naryPr>
                  <m:chr m:val="∑"/>
                  <m:limLoc m:val="subSup"/>
                  <m:supHide m:val="1"/>
                  <m:ctrlPr>
                    <w:ins w:id="8482" w:author="The Si Tran" w:date="2012-12-06T03:24:00Z">
                      <w:rPr>
                        <w:rFonts w:ascii="Cambria Math" w:eastAsia="Times New Roman" w:hAnsi="Cambria Math"/>
                        <w:i/>
                        <w:sz w:val="26"/>
                        <w:szCs w:val="26"/>
                      </w:rPr>
                    </w:ins>
                  </m:ctrlPr>
                </m:naryPr>
                <m:sub>
                  <w:ins w:id="8483" w:author="The Si Tran" w:date="2012-12-06T03:24:00Z">
                    <m:r>
                      <w:rPr>
                        <w:rFonts w:ascii="Cambria Math" w:eastAsia="Times New Roman" w:hAnsi="Cambria Math"/>
                        <w:sz w:val="26"/>
                        <w:szCs w:val="26"/>
                      </w:rPr>
                      <m:t>k∈succ</m:t>
                    </m:r>
                  </w:ins>
                  <m:d>
                    <m:dPr>
                      <m:ctrlPr>
                        <w:ins w:id="8484" w:author="The Si Tran" w:date="2012-12-06T03:24:00Z">
                          <w:rPr>
                            <w:rFonts w:ascii="Cambria Math" w:eastAsia="Times New Roman" w:hAnsi="Cambria Math"/>
                            <w:i/>
                            <w:sz w:val="26"/>
                            <w:szCs w:val="26"/>
                          </w:rPr>
                        </w:ins>
                      </m:ctrlPr>
                    </m:dPr>
                    <m:e>
                      <w:ins w:id="8485" w:author="The Si Tran" w:date="2012-12-06T03:24:00Z">
                        <m:r>
                          <w:rPr>
                            <w:rFonts w:ascii="Cambria Math" w:eastAsia="Times New Roman" w:hAnsi="Cambria Math"/>
                            <w:sz w:val="26"/>
                            <w:szCs w:val="26"/>
                          </w:rPr>
                          <m:t>i</m:t>
                        </m:r>
                      </w:ins>
                    </m:e>
                  </m:d>
                </m:sub>
                <m:sup/>
                <m:e>
                  <m:f>
                    <m:fPr>
                      <m:ctrlPr>
                        <w:ins w:id="8486" w:author="The Si Tran" w:date="2012-12-06T03:24:00Z">
                          <w:rPr>
                            <w:rFonts w:ascii="Cambria Math" w:eastAsia="Times New Roman" w:hAnsi="Cambria Math"/>
                            <w:i/>
                            <w:sz w:val="26"/>
                            <w:szCs w:val="26"/>
                          </w:rPr>
                        </w:ins>
                      </m:ctrlPr>
                    </m:fPr>
                    <m:num>
                      <w:ins w:id="8487" w:author="The Si Tran" w:date="2012-12-06T03:24:00Z">
                        <m:r>
                          <w:rPr>
                            <w:rFonts w:ascii="Cambria Math" w:hAnsi="Cambria Math"/>
                            <w:sz w:val="26"/>
                            <w:szCs w:val="26"/>
                          </w:rPr>
                          <m:t>∂E</m:t>
                        </m:r>
                      </w:ins>
                    </m:num>
                    <m:den>
                      <w:ins w:id="8488" w:author="The Si Tran" w:date="2012-12-06T03:24:00Z">
                        <m:r>
                          <w:rPr>
                            <w:rFonts w:ascii="Cambria Math" w:hAnsi="Cambria Math"/>
                            <w:sz w:val="26"/>
                            <w:szCs w:val="26"/>
                          </w:rPr>
                          <m:t>∂</m:t>
                        </m:r>
                      </w:ins>
                      <m:sSub>
                        <m:sSubPr>
                          <m:ctrlPr>
                            <w:ins w:id="8489" w:author="The Si Tran" w:date="2012-12-06T03:24:00Z">
                              <w:rPr>
                                <w:rFonts w:ascii="Cambria Math" w:eastAsia="Times New Roman" w:hAnsi="Cambria Math"/>
                                <w:i/>
                                <w:sz w:val="26"/>
                                <w:szCs w:val="26"/>
                              </w:rPr>
                            </w:ins>
                          </m:ctrlPr>
                        </m:sSubPr>
                        <m:e>
                          <w:ins w:id="8490" w:author="The Si Tran" w:date="2012-12-06T03:24:00Z">
                            <m:r>
                              <w:rPr>
                                <w:rFonts w:ascii="Cambria Math" w:hAnsi="Cambria Math"/>
                                <w:sz w:val="26"/>
                                <w:szCs w:val="26"/>
                              </w:rPr>
                              <m:t>o</m:t>
                            </m:r>
                          </w:ins>
                        </m:e>
                        <m:sub>
                          <w:ins w:id="8491" w:author="The Si Tran" w:date="2012-12-06T03:24:00Z">
                            <m:r>
                              <w:rPr>
                                <w:rFonts w:ascii="Cambria Math" w:hAnsi="Cambria Math"/>
                                <w:sz w:val="26"/>
                                <w:szCs w:val="26"/>
                              </w:rPr>
                              <m:t>k</m:t>
                            </m:r>
                          </w:ins>
                        </m:sub>
                      </m:sSub>
                    </m:den>
                  </m:f>
                  <m:sSup>
                    <m:sSupPr>
                      <m:ctrlPr>
                        <w:ins w:id="8492" w:author="The Si Tran" w:date="2012-12-06T03:24:00Z">
                          <w:rPr>
                            <w:rFonts w:ascii="Cambria Math" w:eastAsia="Times New Roman" w:hAnsi="Cambria Math"/>
                            <w:i/>
                            <w:sz w:val="26"/>
                            <w:szCs w:val="26"/>
                          </w:rPr>
                        </w:ins>
                      </m:ctrlPr>
                    </m:sSupPr>
                    <m:e>
                      <w:ins w:id="8493" w:author="The Si Tran" w:date="2012-12-06T03:24:00Z">
                        <m:r>
                          <w:rPr>
                            <w:rFonts w:ascii="Cambria Math" w:eastAsia="Times New Roman" w:hAnsi="Cambria Math"/>
                            <w:sz w:val="26"/>
                            <w:szCs w:val="26"/>
                          </w:rPr>
                          <m:t>f</m:t>
                        </m:r>
                      </w:ins>
                    </m:e>
                    <m:sup>
                      <w:ins w:id="8494" w:author="The Si Tran" w:date="2012-12-06T03:24:00Z">
                        <m:r>
                          <w:rPr>
                            <w:rFonts w:ascii="Cambria Math" w:eastAsia="Times New Roman" w:hAnsi="Cambria Math"/>
                            <w:sz w:val="26"/>
                            <w:szCs w:val="26"/>
                          </w:rPr>
                          <m:t>'</m:t>
                        </m:r>
                      </w:ins>
                    </m:sup>
                  </m:sSup>
                  <m:d>
                    <m:dPr>
                      <m:ctrlPr>
                        <w:ins w:id="8495" w:author="The Si Tran" w:date="2012-12-06T03:24:00Z">
                          <w:rPr>
                            <w:rFonts w:ascii="Cambria Math" w:eastAsia="Times New Roman" w:hAnsi="Cambria Math"/>
                            <w:i/>
                            <w:sz w:val="26"/>
                            <w:szCs w:val="26"/>
                          </w:rPr>
                        </w:ins>
                      </m:ctrlPr>
                    </m:dPr>
                    <m:e>
                      <m:sSub>
                        <m:sSubPr>
                          <m:ctrlPr>
                            <w:ins w:id="8496" w:author="The Si Tran" w:date="2012-12-06T03:24:00Z">
                              <w:rPr>
                                <w:rFonts w:ascii="Cambria Math" w:eastAsia="Times New Roman" w:hAnsi="Cambria Math"/>
                                <w:i/>
                                <w:sz w:val="26"/>
                                <w:szCs w:val="26"/>
                              </w:rPr>
                            </w:ins>
                          </m:ctrlPr>
                        </m:sSubPr>
                        <m:e>
                          <w:ins w:id="8497" w:author="The Si Tran" w:date="2012-12-06T03:24:00Z">
                            <m:r>
                              <w:rPr>
                                <w:rFonts w:ascii="Cambria Math" w:eastAsia="Times New Roman" w:hAnsi="Cambria Math"/>
                                <w:sz w:val="26"/>
                                <w:szCs w:val="26"/>
                              </w:rPr>
                              <m:t>net</m:t>
                            </m:r>
                          </w:ins>
                        </m:e>
                        <m:sub>
                          <w:ins w:id="8498" w:author="The Si Tran" w:date="2012-12-06T03:24:00Z">
                            <m:r>
                              <w:rPr>
                                <w:rFonts w:ascii="Cambria Math" w:eastAsia="Times New Roman" w:hAnsi="Cambria Math"/>
                                <w:sz w:val="26"/>
                                <w:szCs w:val="26"/>
                              </w:rPr>
                              <m:t>k</m:t>
                            </m:r>
                          </w:ins>
                        </m:sub>
                      </m:sSub>
                    </m:e>
                  </m:d>
                  <m:sSub>
                    <m:sSubPr>
                      <m:ctrlPr>
                        <w:ins w:id="8499" w:author="The Si Tran" w:date="2012-12-06T03:24:00Z">
                          <w:rPr>
                            <w:rFonts w:ascii="Cambria Math" w:eastAsia="Times New Roman" w:hAnsi="Cambria Math"/>
                            <w:i/>
                            <w:sz w:val="26"/>
                            <w:szCs w:val="26"/>
                          </w:rPr>
                        </w:ins>
                      </m:ctrlPr>
                    </m:sSubPr>
                    <m:e>
                      <w:ins w:id="8500" w:author="The Si Tran" w:date="2012-12-06T03:24:00Z">
                        <m:r>
                          <w:rPr>
                            <w:rFonts w:ascii="Cambria Math" w:eastAsia="Times New Roman" w:hAnsi="Cambria Math"/>
                            <w:sz w:val="26"/>
                            <w:szCs w:val="26"/>
                          </w:rPr>
                          <m:t>w</m:t>
                        </m:r>
                      </w:ins>
                    </m:e>
                    <m:sub>
                      <w:ins w:id="8501" w:author="The Si Tran" w:date="2012-12-06T03:24:00Z">
                        <m:r>
                          <w:rPr>
                            <w:rFonts w:ascii="Cambria Math" w:eastAsia="Times New Roman" w:hAnsi="Cambria Math"/>
                            <w:sz w:val="26"/>
                            <w:szCs w:val="26"/>
                          </w:rPr>
                          <m:t>ki</m:t>
                        </m:r>
                      </w:ins>
                    </m:sub>
                  </m:sSub>
                </m:e>
              </m:nary>
            </m:e>
          </m:d>
          <w:ins w:id="8502" w:author="The Si Tran" w:date="2012-12-06T03:24:00Z">
            <m:r>
              <w:rPr>
                <w:rFonts w:ascii="Cambria Math" w:hAnsi="Cambria Math"/>
                <w:sz w:val="26"/>
                <w:szCs w:val="26"/>
              </w:rPr>
              <m:t>*</m:t>
            </m:r>
          </w:ins>
          <m:sSup>
            <m:sSupPr>
              <m:ctrlPr>
                <w:ins w:id="8503" w:author="The Si Tran" w:date="2012-12-06T03:25:00Z">
                  <w:rPr>
                    <w:rFonts w:ascii="Cambria Math" w:eastAsia="Times New Roman" w:hAnsi="Cambria Math"/>
                    <w:i/>
                    <w:sz w:val="26"/>
                    <w:szCs w:val="26"/>
                  </w:rPr>
                </w:ins>
              </m:ctrlPr>
            </m:sSupPr>
            <m:e>
              <w:ins w:id="8504" w:author="The Si Tran" w:date="2012-12-06T03:25:00Z">
                <m:r>
                  <w:rPr>
                    <w:rFonts w:ascii="Cambria Math" w:hAnsi="Cambria Math"/>
                    <w:sz w:val="26"/>
                    <w:szCs w:val="26"/>
                  </w:rPr>
                  <m:t>f</m:t>
                </m:r>
              </w:ins>
            </m:e>
            <m:sup>
              <w:ins w:id="8505" w:author="The Si Tran" w:date="2012-12-06T03:25:00Z">
                <m:r>
                  <w:rPr>
                    <w:rFonts w:ascii="Cambria Math" w:hAnsi="Cambria Math"/>
                    <w:sz w:val="26"/>
                    <w:szCs w:val="26"/>
                  </w:rPr>
                  <m:t>'</m:t>
                </m:r>
              </w:ins>
            </m:sup>
          </m:sSup>
          <m:d>
            <m:dPr>
              <m:ctrlPr>
                <w:ins w:id="8506" w:author="The Si Tran" w:date="2012-12-06T03:25:00Z">
                  <w:rPr>
                    <w:rFonts w:ascii="Cambria Math" w:hAnsi="Cambria Math"/>
                    <w:i/>
                    <w:sz w:val="26"/>
                    <w:szCs w:val="26"/>
                  </w:rPr>
                </w:ins>
              </m:ctrlPr>
            </m:dPr>
            <m:e>
              <m:sSub>
                <m:sSubPr>
                  <m:ctrlPr>
                    <w:ins w:id="8507" w:author="The Si Tran" w:date="2012-12-06T03:25:00Z">
                      <w:rPr>
                        <w:rFonts w:ascii="Cambria Math" w:eastAsia="Times New Roman" w:hAnsi="Cambria Math"/>
                        <w:i/>
                        <w:sz w:val="26"/>
                        <w:szCs w:val="26"/>
                      </w:rPr>
                    </w:ins>
                  </m:ctrlPr>
                </m:sSubPr>
                <m:e>
                  <w:ins w:id="8508" w:author="The Si Tran" w:date="2012-12-06T03:25:00Z">
                    <m:r>
                      <w:rPr>
                        <w:rFonts w:ascii="Cambria Math" w:hAnsi="Cambria Math"/>
                        <w:sz w:val="26"/>
                        <w:szCs w:val="26"/>
                      </w:rPr>
                      <m:t>net</m:t>
                    </m:r>
                  </w:ins>
                </m:e>
                <m:sub>
                  <w:ins w:id="8509" w:author="The Si Tran" w:date="2012-12-06T03:25:00Z">
                    <m:r>
                      <w:rPr>
                        <w:rFonts w:ascii="Cambria Math" w:hAnsi="Cambria Math"/>
                        <w:sz w:val="26"/>
                        <w:szCs w:val="26"/>
                      </w:rPr>
                      <m:t>i</m:t>
                    </m:r>
                  </w:ins>
                </m:sub>
              </m:sSub>
            </m:e>
          </m:d>
          <m:sSub>
            <m:sSubPr>
              <m:ctrlPr>
                <w:ins w:id="8510" w:author="The Si Tran" w:date="2012-12-06T03:25:00Z">
                  <w:rPr>
                    <w:rFonts w:ascii="Cambria Math" w:eastAsia="Times New Roman" w:hAnsi="Cambria Math"/>
                    <w:i/>
                    <w:sz w:val="26"/>
                    <w:szCs w:val="26"/>
                  </w:rPr>
                </w:ins>
              </m:ctrlPr>
            </m:sSubPr>
            <m:e>
              <w:ins w:id="8511" w:author="The Si Tran" w:date="2012-12-06T03:25:00Z">
                <m:r>
                  <w:rPr>
                    <w:rFonts w:ascii="Cambria Math" w:hAnsi="Cambria Math"/>
                    <w:sz w:val="26"/>
                    <w:szCs w:val="26"/>
                  </w:rPr>
                  <m:t>o</m:t>
                </m:r>
              </w:ins>
            </m:e>
            <m:sub>
              <w:ins w:id="8512"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8513"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0.75pt;height:51.75pt" o:ole="">
              <v:imagedata r:id="rId254" o:title=""/>
            </v:shape>
            <o:OLEObject Type="Embed" ProgID="Equation.DSMT4" ShapeID="_x0000_i1126" DrawAspect="Content" ObjectID="_1417586821" r:id="rId255"/>
          </w:object>
        </w:r>
      </w:del>
    </w:p>
    <w:p w14:paraId="1B4AB723" w14:textId="4F7D63EE" w:rsidR="0088753F" w:rsidRPr="0049233F" w:rsidRDefault="0088753F">
      <w:pPr>
        <w:pPrChange w:id="8514"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4C218F88" w:rsidR="0088753F" w:rsidRDefault="005F01A1">
      <w:pPr>
        <w:rPr>
          <w:ins w:id="8515" w:author="The Si Tran" w:date="2012-12-06T03:26:00Z"/>
        </w:rPr>
        <w:pPrChange w:id="8516" w:author="The Si Tran" w:date="2012-12-16T08:26:00Z">
          <w:pPr>
            <w:pStyle w:val="ListParagraph"/>
            <w:tabs>
              <w:tab w:val="left" w:pos="720"/>
            </w:tabs>
            <w:spacing w:after="0" w:line="360" w:lineRule="auto"/>
            <w:ind w:left="0" w:firstLine="720"/>
          </w:pPr>
        </w:pPrChange>
      </w:pPr>
      <w:ins w:id="8517" w:author="The Si Tran" w:date="2012-12-14T05:54:00Z">
        <w:r w:rsidRPr="002E47E8">
          <w:rPr>
            <w:noProof/>
            <w:rPrChange w:id="8518" w:author="Unknown">
              <w:rPr>
                <w:noProof/>
              </w:rPr>
            </w:rPrChange>
          </w:rPr>
          <mc:AlternateContent>
            <mc:Choice Requires="wps">
              <w:drawing>
                <wp:anchor distT="0" distB="0" distL="114300" distR="114300" simplePos="0" relativeHeight="251660800" behindDoc="0" locked="0" layoutInCell="1" allowOverlap="1" wp14:anchorId="404F4B27" wp14:editId="4378DE4E">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7D482D" w:rsidRDefault="007D482D">
                              <w:pPr>
                                <w:pStyle w:val="EquationIndex"/>
                                <w:pPrChange w:id="8519" w:author="The Si Tran" w:date="2012-12-16T08:25:00Z">
                                  <w:pPr/>
                                </w:pPrChange>
                              </w:pPr>
                              <w:ins w:id="8520" w:author="The Si Tran" w:date="2012-12-06T02:41:00Z">
                                <w:r>
                                  <w:t>(4.</w:t>
                                </w:r>
                              </w:ins>
                              <w:ins w:id="8521" w:author="The Si Tran" w:date="2012-12-06T02:44:00Z">
                                <w:r>
                                  <w:t>12</w:t>
                                </w:r>
                              </w:ins>
                              <w:ins w:id="852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7D482D" w:rsidRDefault="007D482D">
                        <w:pPr>
                          <w:pStyle w:val="EquationIndex"/>
                          <w:pPrChange w:id="8523" w:author="The Si Tran" w:date="2012-12-16T08:25:00Z">
                            <w:pPr/>
                          </w:pPrChange>
                        </w:pPr>
                        <w:ins w:id="8524" w:author="The Si Tran" w:date="2012-12-06T02:41:00Z">
                          <w:r>
                            <w:t>(4.</w:t>
                          </w:r>
                        </w:ins>
                        <w:ins w:id="8525" w:author="The Si Tran" w:date="2012-12-06T02:44:00Z">
                          <w:r>
                            <w:t>12</w:t>
                          </w:r>
                        </w:ins>
                        <w:ins w:id="8526"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8527" w:author="The Si Tran" w:date="2012-12-06T03:30:00Z"/>
          <w:rFonts w:ascii="Times New Roman" w:hAnsi="Times New Roman"/>
          <w:sz w:val="26"/>
          <w:szCs w:val="26"/>
        </w:rPr>
        <w:pPrChange w:id="8528" w:author="The Si Tran" w:date="2012-12-14T06:17:00Z">
          <w:pPr>
            <w:pStyle w:val="ListParagraph"/>
            <w:tabs>
              <w:tab w:val="left" w:pos="720"/>
            </w:tabs>
            <w:spacing w:after="0" w:line="360" w:lineRule="auto"/>
            <w:ind w:left="0" w:firstLine="720"/>
          </w:pPr>
        </w:pPrChange>
      </w:pPr>
      <w:ins w:id="8529" w:author="The Si Tran" w:date="2012-12-14T05:55:00Z">
        <w:r w:rsidRPr="002E47E8">
          <w:rPr>
            <w:noProof/>
            <w:szCs w:val="26"/>
            <w:rPrChange w:id="8530" w:author="Unknown">
              <w:rPr>
                <w:noProof/>
              </w:rPr>
            </w:rPrChange>
          </w:rPr>
          <mc:AlternateContent>
            <mc:Choice Requires="wps">
              <w:drawing>
                <wp:anchor distT="0" distB="0" distL="114300" distR="114300" simplePos="0" relativeHeight="251685376" behindDoc="0" locked="0" layoutInCell="1" allowOverlap="1" wp14:anchorId="78175529" wp14:editId="0EF535B9">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7D482D" w:rsidRDefault="007D482D">
                              <w:pPr>
                                <w:pStyle w:val="EquationIndex"/>
                                <w:pPrChange w:id="8531" w:author="The Si Tran" w:date="2012-12-16T08:25:00Z">
                                  <w:pPr/>
                                </w:pPrChange>
                              </w:pPr>
                              <w:ins w:id="8532" w:author="The Si Tran" w:date="2012-12-06T02:41:00Z">
                                <w:r>
                                  <w:t>(4.</w:t>
                                </w:r>
                              </w:ins>
                              <w:ins w:id="8533" w:author="The Si Tran" w:date="2012-12-06T02:44:00Z">
                                <w:r>
                                  <w:t>13</w:t>
                                </w:r>
                              </w:ins>
                              <w:ins w:id="853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7D482D" w:rsidRDefault="007D482D">
                        <w:pPr>
                          <w:pStyle w:val="EquationIndex"/>
                          <w:pPrChange w:id="8535" w:author="The Si Tran" w:date="2012-12-16T08:25:00Z">
                            <w:pPr/>
                          </w:pPrChange>
                        </w:pPr>
                        <w:ins w:id="8536" w:author="The Si Tran" w:date="2012-12-06T02:41:00Z">
                          <w:r>
                            <w:t>(4.</w:t>
                          </w:r>
                        </w:ins>
                        <w:ins w:id="8537" w:author="The Si Tran" w:date="2012-12-06T02:44:00Z">
                          <w:r>
                            <w:t>13</w:t>
                          </w:r>
                        </w:ins>
                        <w:ins w:id="8538" w:author="The Si Tran" w:date="2012-12-06T02:41:00Z">
                          <w:r>
                            <w:t>)</w:t>
                          </w:r>
                        </w:ins>
                      </w:p>
                    </w:txbxContent>
                  </v:textbox>
                </v:shape>
              </w:pict>
            </mc:Fallback>
          </mc:AlternateContent>
        </w:r>
      </w:ins>
      <w:ins w:id="8539"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8540" w:author="The Si Tran" w:date="2012-12-06T03:30:00Z"/>
          <w:rFonts w:ascii="Times New Roman" w:hAnsi="Times New Roman"/>
          <w:sz w:val="26"/>
          <w:szCs w:val="26"/>
        </w:rPr>
        <w:pPrChange w:id="8541" w:author="The Si Tran" w:date="2012-12-14T06:17:00Z">
          <w:pPr>
            <w:pStyle w:val="ListParagraph"/>
            <w:tabs>
              <w:tab w:val="left" w:pos="720"/>
            </w:tabs>
            <w:spacing w:after="0" w:line="360" w:lineRule="auto"/>
            <w:ind w:left="0" w:firstLine="720"/>
          </w:pPr>
        </w:pPrChange>
      </w:pPr>
      <w:ins w:id="8542"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8543" w:author="The Si Tran" w:date="2012-12-06T03:30:00Z">
            <w:rPr/>
          </w:rPrChange>
        </w:rPr>
        <w:pPrChange w:id="8544" w:author="The Si Tran" w:date="2012-12-14T06:17:00Z">
          <w:pPr>
            <w:pStyle w:val="ListParagraph"/>
            <w:spacing w:after="0" w:line="360" w:lineRule="auto"/>
            <w:ind w:left="0" w:firstLine="720"/>
          </w:pPr>
        </w:pPrChange>
      </w:pPr>
      <w:del w:id="8545" w:author="The Si Tran" w:date="2012-12-06T03:30:00Z">
        <w:r w:rsidRPr="00AF1345" w:rsidDel="00962DC9">
          <w:object w:dxaOrig="4040" w:dyaOrig="1040" w14:anchorId="7127A6C4">
            <v:shape id="_x0000_i1127" type="#_x0000_t75" style="width:265.5pt;height:1in" o:ole="">
              <v:imagedata r:id="rId256" o:title=""/>
            </v:shape>
            <o:OLEObject Type="Embed" ProgID="Equation.DSMT4" ShapeID="_x0000_i1127" DrawAspect="Content" ObjectID="_1417586822" r:id="rId257"/>
          </w:object>
        </w:r>
      </w:del>
    </w:p>
    <w:p w14:paraId="41B71683" w14:textId="60BCD495" w:rsidR="0088753F" w:rsidRPr="0049233F" w:rsidRDefault="0088753F">
      <w:pPr>
        <w:pPrChange w:id="8546"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5pt;height:12.75pt" o:ole="">
            <v:imagedata r:id="rId258" o:title=""/>
          </v:shape>
          <o:OLEObject Type="Embed" ProgID="Equation.DSMT4" ShapeID="_x0000_i1128" DrawAspect="Content" ObjectID="_1417586823" r:id="rId259"/>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8547"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8548"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8549"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185AB19F" w:rsidR="0088753F" w:rsidRPr="0049233F" w:rsidRDefault="0088753F">
      <w:pPr>
        <w:pPrChange w:id="8550"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8551" w:name="OLE_LINK1"/>
      <w:r w:rsidRPr="0049233F">
        <w:t>oscillation</w:t>
      </w:r>
      <w:bookmarkEnd w:id="8551"/>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8552" w:author="The Si Tran" w:date="2012-12-06T03:30:00Z">
        <m:oMath>
          <m:r>
            <w:rPr>
              <w:rFonts w:ascii="Cambria Math" w:hAnsi="Cambria Math"/>
              <w:szCs w:val="26"/>
            </w:rPr>
            <m:t>∆w</m:t>
          </m:r>
        </m:oMath>
      </w:ins>
      <w:r w:rsidRPr="0049233F">
        <w:t xml:space="preserve"> nhỏ, nếu đạo hàm riêng phần lớn thì </w:t>
      </w:r>
      <w:ins w:id="8553"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8554" w:author="The Si Tran" w:date="2012-12-06T03:34:00Z"/>
        </w:rPr>
        <w:pPrChange w:id="8555" w:author="The Si Tran" w:date="2012-12-16T08:27:00Z">
          <w:pPr>
            <w:pStyle w:val="ListParagraph"/>
            <w:spacing w:after="0" w:line="360" w:lineRule="auto"/>
            <w:ind w:left="0" w:firstLine="720"/>
          </w:pPr>
        </w:pPrChange>
      </w:pPr>
      <w:ins w:id="8556" w:author="The Si Tran" w:date="2012-12-14T05:55:00Z">
        <w:r w:rsidRPr="002E47E8">
          <w:rPr>
            <w:noProof/>
            <w:rPrChange w:id="8557" w:author="Unknown">
              <w:rPr>
                <w:noProof/>
              </w:rPr>
            </w:rPrChange>
          </w:rPr>
          <mc:AlternateContent>
            <mc:Choice Requires="wps">
              <w:drawing>
                <wp:anchor distT="0" distB="0" distL="114300" distR="114300" simplePos="0" relativeHeight="251688448" behindDoc="0" locked="0" layoutInCell="1" allowOverlap="1" wp14:anchorId="6A99BEC4" wp14:editId="701AB672">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7D482D" w:rsidRDefault="007D482D">
                              <w:pPr>
                                <w:pStyle w:val="EquationIndex"/>
                                <w:pPrChange w:id="8558" w:author="The Si Tran" w:date="2012-12-16T08:27:00Z">
                                  <w:pPr/>
                                </w:pPrChange>
                              </w:pPr>
                              <w:ins w:id="8559" w:author="The Si Tran" w:date="2012-12-06T02:41:00Z">
                                <w:r>
                                  <w:t>(4.</w:t>
                                </w:r>
                              </w:ins>
                              <w:ins w:id="8560" w:author="The Si Tran" w:date="2012-12-06T02:44:00Z">
                                <w:r>
                                  <w:t>14</w:t>
                                </w:r>
                              </w:ins>
                              <w:ins w:id="856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7D482D" w:rsidRDefault="007D482D">
                        <w:pPr>
                          <w:pStyle w:val="EquationIndex"/>
                          <w:pPrChange w:id="8562" w:author="The Si Tran" w:date="2012-12-16T08:27:00Z">
                            <w:pPr/>
                          </w:pPrChange>
                        </w:pPr>
                        <w:ins w:id="8563" w:author="The Si Tran" w:date="2012-12-06T02:41:00Z">
                          <w:r>
                            <w:t>(4.</w:t>
                          </w:r>
                        </w:ins>
                        <w:ins w:id="8564" w:author="The Si Tran" w:date="2012-12-06T02:44:00Z">
                          <w:r>
                            <w:t>14</w:t>
                          </w:r>
                        </w:ins>
                        <w:ins w:id="8565"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8566" w:author="The Si Tran" w:date="2012-12-06T03:31:00Z"/>
          <w:rPrChange w:id="8567" w:author="The Si Tran" w:date="2012-12-06T03:34:00Z">
            <w:rPr>
              <w:ins w:id="8568" w:author="The Si Tran" w:date="2012-12-06T03:31:00Z"/>
            </w:rPr>
          </w:rPrChange>
        </w:rPr>
        <w:pPrChange w:id="8569" w:author="The Si Tran" w:date="2012-12-16T08:27:00Z">
          <w:pPr>
            <w:pStyle w:val="ListParagraph"/>
            <w:spacing w:after="0" w:line="360" w:lineRule="auto"/>
            <w:ind w:left="0" w:firstLine="720"/>
          </w:pPr>
        </w:pPrChange>
      </w:pPr>
      <w:del w:id="8570" w:author="The Si Tran" w:date="2012-12-06T03:34:00Z">
        <w:r w:rsidRPr="0049233F" w:rsidDel="003B3962">
          <w:rPr>
            <w:rPrChange w:id="8571" w:author="The Si Tran" w:date="2012-12-05T23:02:00Z">
              <w:rPr/>
            </w:rPrChange>
          </w:rPr>
          <w:object w:dxaOrig="4760" w:dyaOrig="700" w14:anchorId="60BD1AD6">
            <v:shape id="_x0000_i1129" type="#_x0000_t75" style="width:303pt;height:44.25pt" o:ole="">
              <v:imagedata r:id="rId260" o:title=""/>
            </v:shape>
            <o:OLEObject Type="Embed" ProgID="Equation.DSMT4" ShapeID="_x0000_i1129" DrawAspect="Content" ObjectID="_1417586824" r:id="rId261"/>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8572" w:author="The Si Tran" w:date="2012-12-06T03:34:00Z">
          <w:pPr>
            <w:pStyle w:val="ListParagraph"/>
            <w:spacing w:after="0" w:line="360" w:lineRule="auto"/>
            <w:ind w:left="0" w:firstLine="720"/>
          </w:pPr>
        </w:pPrChange>
      </w:pPr>
      <w:ins w:id="8573"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8574"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8575" w:author="The Si Tran" w:date="2012-12-06T03:34:00Z">
                  <w:rPr>
                    <w:rFonts w:ascii="Cambria Math" w:hAnsi="Cambria Math"/>
                    <w:i/>
                    <w:sz w:val="26"/>
                    <w:szCs w:val="26"/>
                  </w:rPr>
                </w:ins>
              </m:ctrlPr>
            </m:sSubPr>
            <m:e>
              <w:ins w:id="8576" w:author="The Si Tran" w:date="2012-12-06T03:34:00Z">
                <m:r>
                  <w:rPr>
                    <w:rFonts w:ascii="Cambria Math" w:hAnsi="Cambria Math"/>
                    <w:sz w:val="26"/>
                    <w:szCs w:val="26"/>
                  </w:rPr>
                  <m:t>w</m:t>
                </m:r>
              </w:ins>
            </m:e>
            <m:sub>
              <w:ins w:id="8577" w:author="The Si Tran" w:date="2012-12-06T03:34:00Z">
                <m:r>
                  <w:rPr>
                    <w:rFonts w:ascii="Cambria Math" w:hAnsi="Cambria Math"/>
                    <w:sz w:val="26"/>
                    <w:szCs w:val="26"/>
                  </w:rPr>
                  <m:t>ij</m:t>
                </m:r>
              </w:ins>
            </m:sub>
          </m:sSub>
          <m:d>
            <m:dPr>
              <m:ctrlPr>
                <w:ins w:id="8578" w:author="The Si Tran" w:date="2012-12-06T03:34:00Z">
                  <w:rPr>
                    <w:rFonts w:ascii="Cambria Math" w:hAnsi="Cambria Math"/>
                    <w:i/>
                    <w:sz w:val="26"/>
                    <w:szCs w:val="26"/>
                  </w:rPr>
                </w:ins>
              </m:ctrlPr>
            </m:dPr>
            <m:e>
              <w:ins w:id="8579" w:author="The Si Tran" w:date="2012-12-06T03:34:00Z">
                <m:r>
                  <w:rPr>
                    <w:rFonts w:ascii="Cambria Math" w:hAnsi="Cambria Math"/>
                    <w:sz w:val="26"/>
                    <w:szCs w:val="26"/>
                  </w:rPr>
                  <m:t>t-1</m:t>
                </m:r>
              </w:ins>
            </m:e>
          </m:d>
          <w:ins w:id="8580"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8581"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5pt;height:12.75pt" o:ole="">
            <v:imagedata r:id="rId262" o:title=""/>
          </v:shape>
          <o:OLEObject Type="Embed" ProgID="Equation.DSMT4" ShapeID="_x0000_i1130" DrawAspect="Content" ObjectID="_1417586825" r:id="rId263"/>
        </w:object>
      </w:r>
      <w:r w:rsidRPr="0049233F">
        <w:t xml:space="preserve">có tác dụng điều chỉnh mức độ ảnh hưởng của giá trị </w:t>
      </w:r>
      <w:ins w:id="8582" w:author="The Si Tran" w:date="2012-12-06T03:33:00Z">
        <m:oMath>
          <m:r>
            <w:rPr>
              <w:rFonts w:ascii="Cambria Math" w:hAnsi="Cambria Math"/>
              <w:szCs w:val="26"/>
            </w:rPr>
            <m:t>∆</m:t>
          </m:r>
        </m:oMath>
      </w:ins>
      <m:oMath>
        <m:sSub>
          <m:sSubPr>
            <m:ctrlPr>
              <w:ins w:id="8583" w:author="The Si Tran" w:date="2012-12-06T03:34:00Z">
                <w:rPr>
                  <w:rFonts w:ascii="Cambria Math" w:hAnsi="Cambria Math"/>
                  <w:i/>
                  <w:szCs w:val="26"/>
                </w:rPr>
              </w:ins>
            </m:ctrlPr>
          </m:sSubPr>
          <m:e>
            <w:ins w:id="8584" w:author="The Si Tran" w:date="2012-12-06T03:34:00Z">
              <m:r>
                <w:rPr>
                  <w:rFonts w:ascii="Cambria Math" w:hAnsi="Cambria Math"/>
                  <w:szCs w:val="26"/>
                </w:rPr>
                <m:t>w</m:t>
              </m:r>
            </w:ins>
          </m:e>
          <m:sub>
            <w:ins w:id="8585" w:author="The Si Tran" w:date="2012-12-06T03:34:00Z">
              <m:r>
                <w:rPr>
                  <w:rFonts w:ascii="Cambria Math" w:hAnsi="Cambria Math"/>
                  <w:szCs w:val="26"/>
                </w:rPr>
                <m:t>ij</m:t>
              </m:r>
            </w:ins>
          </m:sub>
        </m:sSub>
        <m:d>
          <m:dPr>
            <m:ctrlPr>
              <w:ins w:id="8586" w:author="The Si Tran" w:date="2012-12-06T03:34:00Z">
                <w:rPr>
                  <w:rFonts w:ascii="Cambria Math" w:hAnsi="Cambria Math"/>
                  <w:i/>
                  <w:szCs w:val="26"/>
                </w:rPr>
              </w:ins>
            </m:ctrlPr>
          </m:dPr>
          <m:e>
            <w:ins w:id="8587" w:author="The Si Tran" w:date="2012-12-06T03:34:00Z">
              <m:r>
                <w:rPr>
                  <w:rFonts w:ascii="Cambria Math" w:hAnsi="Cambria Math"/>
                  <w:szCs w:val="26"/>
                </w:rPr>
                <m:t>t-1</m:t>
              </m:r>
            </w:ins>
          </m:e>
        </m:d>
        <m:r>
          <w:rPr>
            <w:rFonts w:ascii="Cambria Math" w:hAnsi="Cambria Math"/>
            <w:szCs w:val="26"/>
          </w:rPr>
          <m:t xml:space="preserve"> </m:t>
        </m:r>
      </m:oMath>
      <w:r w:rsidRPr="0049233F">
        <w:t>ở bước lặp trước lên giá trị</w:t>
      </w:r>
      <w:r w:rsidR="002261D4">
        <w:t xml:space="preserve"> </w:t>
      </w:r>
      <w:ins w:id="8588"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8589" w:author="The Si Tran" w:date="2012-12-16T08:27:00Z">
          <w:pPr>
            <w:pStyle w:val="ListParagraph"/>
            <w:spacing w:after="0" w:line="360" w:lineRule="auto"/>
            <w:ind w:left="0" w:firstLine="720"/>
          </w:pPr>
        </w:pPrChange>
      </w:pPr>
      <w:r>
        <w:t>Hình 4.9</w:t>
      </w:r>
      <w:r w:rsidR="0088753F" w:rsidRPr="0049233F">
        <w:t xml:space="preserve"> là mã giả cho giải thuật lan truyền ngược theo phương pháp học trực tuyến có áp dụng hệ số quán tính:</w:t>
      </w:r>
    </w:p>
    <w:p w14:paraId="224AB813" w14:textId="77777777" w:rsidR="00695D90" w:rsidRPr="0049233F" w:rsidDel="005457E8" w:rsidRDefault="00695D90" w:rsidP="00695D90">
      <w:pPr>
        <w:ind w:firstLine="0"/>
        <w:rPr>
          <w:del w:id="8590" w:author="The Si Tran" w:date="2012-12-14T05:56:00Z"/>
        </w:rPr>
      </w:pPr>
    </w:p>
    <w:p w14:paraId="26DCD6A4" w14:textId="10B9DDE1" w:rsidR="0088753F" w:rsidRPr="0049233F" w:rsidDel="005457E8" w:rsidRDefault="0088753F">
      <w:pPr>
        <w:ind w:firstLine="0"/>
        <w:rPr>
          <w:del w:id="8591" w:author="The Si Tran" w:date="2012-12-14T05:56:00Z"/>
        </w:rPr>
        <w:pPrChange w:id="8592"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8593" w:author="The Si Tran" w:date="2012-12-14T05:56:00Z"/>
        </w:rPr>
        <w:pPrChange w:id="8594"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8595" w:author="The Si Tran" w:date="2012-12-14T05:56:00Z"/>
        </w:rPr>
        <w:pPrChange w:id="8596"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8597"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8598"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8599"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8600"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8601"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8602"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2.5pt;height:36.75pt" o:ole="">
                  <v:imagedata r:id="rId264" o:title=""/>
                </v:shape>
                <o:OLEObject Type="Embed" ProgID="Equation.DSMT4" ShapeID="_x0000_i1131" DrawAspect="Content" ObjectID="_1417586826" r:id="rId265"/>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8603" w:author="The Si Tran" w:date="2012-12-05T23:02:00Z">
                  <w:rPr>
                    <w:rFonts w:ascii="Times New Roman" w:hAnsi="Times New Roman"/>
                    <w:i/>
                    <w:position w:val="-32"/>
                    <w:sz w:val="26"/>
                    <w:szCs w:val="26"/>
                  </w:rPr>
                </w:rPrChange>
              </w:rPr>
              <w:object w:dxaOrig="520" w:dyaOrig="700" w14:anchorId="724B0E0A">
                <v:shape id="_x0000_i1132" type="#_x0000_t75" style="width:22.5pt;height:36.75pt" o:ole="">
                  <v:imagedata r:id="rId266" o:title=""/>
                </v:shape>
                <o:OLEObject Type="Embed" ProgID="Equation.DSMT4" ShapeID="_x0000_i1132" DrawAspect="Content" ObjectID="_1417586827" r:id="rId267"/>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8604" w:author="The Si Tran" w:date="2012-12-05T23:02:00Z">
                  <w:rPr>
                    <w:rFonts w:ascii="Times New Roman" w:hAnsi="Times New Roman"/>
                    <w:i/>
                    <w:position w:val="-32"/>
                    <w:sz w:val="26"/>
                    <w:szCs w:val="26"/>
                  </w:rPr>
                </w:rPrChange>
              </w:rPr>
              <w:object w:dxaOrig="3400" w:dyaOrig="700" w14:anchorId="4466983C">
                <v:shape id="_x0000_i1133" type="#_x0000_t75" style="width:166.5pt;height:36.75pt" o:ole="">
                  <v:imagedata r:id="rId268" o:title=""/>
                </v:shape>
                <o:OLEObject Type="Embed" ProgID="Equation.DSMT4" ShapeID="_x0000_i1133" DrawAspect="Content" ObjectID="_1417586828" r:id="rId269"/>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8605" w:author="The Si Tran" w:date="2012-12-05T23:02:00Z">
                  <w:rPr>
                    <w:rFonts w:ascii="Times New Roman" w:hAnsi="Times New Roman"/>
                    <w:i/>
                    <w:position w:val="-14"/>
                    <w:sz w:val="26"/>
                    <w:szCs w:val="26"/>
                  </w:rPr>
                </w:rPrChange>
              </w:rPr>
              <w:object w:dxaOrig="2480" w:dyaOrig="380" w14:anchorId="2EEB005A">
                <v:shape id="_x0000_i1134" type="#_x0000_t75" style="width:123.75pt;height:15pt" o:ole="">
                  <v:imagedata r:id="rId270" o:title=""/>
                </v:shape>
                <o:OLEObject Type="Embed" ProgID="Equation.DSMT4" ShapeID="_x0000_i1134" DrawAspect="Content" ObjectID="_1417586829" r:id="rId271"/>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8606" w:name="_Toc327348217"/>
      <w:bookmarkStart w:id="8607" w:name="_Toc343029967"/>
    </w:p>
    <w:p w14:paraId="0030D0D0" w14:textId="700BFB30" w:rsidR="0088753F" w:rsidRDefault="0088753F">
      <w:pPr>
        <w:pStyle w:val="Hinh"/>
        <w:rPr>
          <w:ins w:id="8608" w:author="The Si Tran" w:date="2012-12-11T23:37:00Z"/>
        </w:rPr>
        <w:pPrChange w:id="8609" w:author="The Si Tran" w:date="2012-12-16T10:10:00Z">
          <w:pPr>
            <w:pStyle w:val="Caption"/>
            <w:ind w:left="2160" w:firstLine="720"/>
          </w:pPr>
        </w:pPrChange>
      </w:pPr>
      <w:bookmarkStart w:id="8610" w:name="_Toc343841747"/>
      <w:r w:rsidRPr="0049233F">
        <w:t>Hình</w:t>
      </w:r>
      <w:ins w:id="8611" w:author="The Si Tran" w:date="2012-12-11T23:36:00Z">
        <w:r w:rsidR="002400FD">
          <w:t xml:space="preserve"> 4.</w:t>
        </w:r>
      </w:ins>
      <w:r w:rsidR="001E2676">
        <w:t>9</w:t>
      </w:r>
      <w:del w:id="8612"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8613"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8614"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941798">
        <w:t>ậ</w:t>
      </w:r>
      <w:r w:rsidRPr="002E47E8">
        <w:t>t lan truy</w:t>
      </w:r>
      <w:r w:rsidRPr="002400FD">
        <w:rPr>
          <w:rPrChange w:id="8615" w:author="The Si Tran" w:date="2012-12-11T23:37:00Z">
            <w:rPr>
              <w:b w:val="0"/>
            </w:rPr>
          </w:rPrChange>
        </w:rPr>
        <w:t>ền ngược</w:t>
      </w:r>
      <w:bookmarkEnd w:id="8606"/>
      <w:bookmarkEnd w:id="8607"/>
      <w:bookmarkEnd w:id="8610"/>
    </w:p>
    <w:p w14:paraId="6BC77435" w14:textId="77777777" w:rsidR="002400FD" w:rsidRPr="00032D83" w:rsidRDefault="002400FD">
      <w:pPr>
        <w:pStyle w:val="Hinh"/>
        <w:pPrChange w:id="8616" w:author="The Si Tran" w:date="2012-12-16T10:10:00Z">
          <w:pPr>
            <w:pStyle w:val="Caption"/>
            <w:ind w:left="2160" w:firstLine="720"/>
          </w:pPr>
        </w:pPrChange>
      </w:pPr>
    </w:p>
    <w:p w14:paraId="5DC1FB62" w14:textId="77777777" w:rsidR="0088753F" w:rsidRPr="0049233F" w:rsidDel="00334CAD" w:rsidRDefault="0088753F">
      <w:pPr>
        <w:rPr>
          <w:del w:id="8617" w:author="The Si Tran" w:date="2012-12-16T08:28:00Z"/>
        </w:rPr>
        <w:pPrChange w:id="8618"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8619" w:author="The Si Tran" w:date="2012-12-16T08:28:00Z">
          <w:pPr>
            <w:spacing w:before="0"/>
            <w:ind w:firstLine="720"/>
          </w:pPr>
        </w:pPrChange>
      </w:pPr>
    </w:p>
    <w:p w14:paraId="22CC9BD4" w14:textId="699F67BE" w:rsidR="0088753F" w:rsidRPr="0049233F" w:rsidRDefault="0088753F" w:rsidP="0088753F">
      <w:pPr>
        <w:pStyle w:val="Heading3"/>
      </w:pPr>
      <w:bookmarkStart w:id="8620" w:name="_Toc327348175"/>
      <w:bookmarkStart w:id="8621" w:name="_Toc343841936"/>
      <w:r w:rsidRPr="0049233F">
        <w:t>Giải thuật RPROP</w:t>
      </w:r>
      <w:bookmarkEnd w:id="8620"/>
      <w:bookmarkEnd w:id="8621"/>
    </w:p>
    <w:p w14:paraId="1E82DD5F" w14:textId="5AD4C077" w:rsidR="0088753F" w:rsidRPr="0049233F" w:rsidRDefault="0088753F">
      <w:pPr>
        <w:pPrChange w:id="8622" w:author="The Si Tran" w:date="2012-12-16T08:28:00Z">
          <w:pPr>
            <w:spacing w:before="0"/>
            <w:ind w:firstLine="720"/>
          </w:pPr>
        </w:pPrChange>
      </w:pPr>
      <w:r w:rsidRPr="0049233F">
        <w:t>Giải thuật lan truyền ngược gặp một vấn đề ở chỗ giá trị cập nhập trọng số (</w:t>
      </w:r>
      <m:oMath>
        <m:sSubSup>
          <m:sSubSupPr>
            <m:ctrlPr>
              <w:ins w:id="8623" w:author="The Si Tran" w:date="2012-12-06T03:47:00Z">
                <w:rPr>
                  <w:rFonts w:ascii="Cambria Math" w:hAnsi="Cambria Math"/>
                </w:rPr>
              </w:ins>
            </m:ctrlPr>
          </m:sSubSupPr>
          <m:e>
            <w:ins w:id="8624" w:author="The Si Tran" w:date="2012-12-06T03:47:00Z">
              <m:r>
                <m:rPr>
                  <m:sty m:val="p"/>
                </m:rPr>
                <w:rPr>
                  <w:rFonts w:ascii="Cambria Math" w:hAnsi="Cambria Math"/>
                </w:rPr>
                <m:t>∆</m:t>
              </m:r>
              <m:r>
                <w:rPr>
                  <w:rFonts w:ascii="Cambria Math" w:hAnsi="Cambria Math"/>
                </w:rPr>
                <m:t>w</m:t>
              </m:r>
            </w:ins>
          </m:e>
          <m:sub>
            <w:ins w:id="8625" w:author="The Si Tran" w:date="2012-12-06T03:47:00Z">
              <m:r>
                <w:rPr>
                  <w:rFonts w:ascii="Cambria Math" w:hAnsi="Cambria Math"/>
                </w:rPr>
                <m:t>ij</m:t>
              </m:r>
            </w:ins>
          </m:sub>
          <m:sup>
            <w:ins w:id="8626"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8627"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8628" w:author="The Si Tran" w:date="2012-12-06T03:35:00Z"/>
        </w:rPr>
        <w:pPrChange w:id="8629" w:author="The Si Tran" w:date="2012-12-16T08:28:00Z">
          <w:pPr>
            <w:spacing w:before="0"/>
            <w:ind w:firstLine="720"/>
          </w:pPr>
        </w:pPrChange>
      </w:pPr>
      <w:ins w:id="8630" w:author="The Si Tran" w:date="2012-12-14T05:57:00Z">
        <w:r w:rsidRPr="00032D83">
          <w:rPr>
            <w:noProof/>
          </w:rPr>
          <mc:AlternateContent>
            <mc:Choice Requires="wps">
              <w:drawing>
                <wp:anchor distT="0" distB="0" distL="114300" distR="114300" simplePos="0" relativeHeight="251691520" behindDoc="0" locked="0" layoutInCell="1" allowOverlap="1" wp14:anchorId="6AFED96D" wp14:editId="4BD6351D">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7D482D" w:rsidRDefault="007D482D">
                              <w:pPr>
                                <w:pStyle w:val="EquationIndex"/>
                                <w:pPrChange w:id="8631" w:author="The Si Tran" w:date="2012-12-16T08:28:00Z">
                                  <w:pPr/>
                                </w:pPrChange>
                              </w:pPr>
                              <w:ins w:id="8632" w:author="The Si Tran" w:date="2012-12-06T02:41:00Z">
                                <w:r>
                                  <w:t>(4.</w:t>
                                </w:r>
                              </w:ins>
                              <w:ins w:id="8633" w:author="The Si Tran" w:date="2012-12-06T02:44:00Z">
                                <w:r>
                                  <w:t>15</w:t>
                                </w:r>
                              </w:ins>
                              <w:ins w:id="863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7D482D" w:rsidRDefault="007D482D">
                        <w:pPr>
                          <w:pStyle w:val="EquationIndex"/>
                          <w:pPrChange w:id="8635" w:author="The Si Tran" w:date="2012-12-16T08:28:00Z">
                            <w:pPr/>
                          </w:pPrChange>
                        </w:pPr>
                        <w:ins w:id="8636" w:author="The Si Tran" w:date="2012-12-06T02:41:00Z">
                          <w:r>
                            <w:t>(4.</w:t>
                          </w:r>
                        </w:ins>
                        <w:ins w:id="8637" w:author="The Si Tran" w:date="2012-12-06T02:44:00Z">
                          <w:r>
                            <w:t>15</w:t>
                          </w:r>
                        </w:ins>
                        <w:ins w:id="8638"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m:oMath>
        <m:sSub>
          <m:sSubPr>
            <m:ctrlPr>
              <w:ins w:id="8639" w:author="The Si Tran" w:date="2012-12-06T03:39:00Z">
                <w:rPr>
                  <w:rFonts w:ascii="Cambria Math" w:hAnsi="Cambria Math"/>
                  <w:i/>
                </w:rPr>
              </w:ins>
            </m:ctrlPr>
          </m:sSubPr>
          <m:e>
            <w:ins w:id="8640" w:author="The Si Tran" w:date="2012-12-06T03:39:00Z">
              <m:r>
                <w:rPr>
                  <w:rFonts w:ascii="Cambria Math" w:hAnsi="Cambria Math"/>
                </w:rPr>
                <m:t>w</m:t>
              </m:r>
            </w:ins>
          </m:e>
          <m:sub>
            <w:ins w:id="8641"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8642" w:author="The Si Tran" w:date="2012-12-06T03:36:00Z">
                <w:rPr>
                  <w:rFonts w:ascii="Cambria Math" w:hAnsi="Cambria Math"/>
                  <w:i/>
                </w:rPr>
              </w:ins>
            </m:ctrlPr>
          </m:sSubSupPr>
          <m:e>
            <w:ins w:id="8643" w:author="The Si Tran" w:date="2012-12-06T03:36:00Z">
              <m:r>
                <w:rPr>
                  <w:rFonts w:ascii="Cambria Math" w:hAnsi="Cambria Math"/>
                </w:rPr>
                <m:t>∆</m:t>
              </m:r>
            </w:ins>
          </m:e>
          <m:sub>
            <w:ins w:id="8644"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chỉ phụ thuộc vào dấu của</w:t>
      </w:r>
      <w:r w:rsidR="002046B0">
        <w:t xml:space="preserve"> </w:t>
      </w:r>
      <m:oMath>
        <m:f>
          <m:fPr>
            <m:ctrlPr>
              <w:ins w:id="8645" w:author="The Si Tran" w:date="2012-12-06T03:39:00Z">
                <w:rPr>
                  <w:rFonts w:ascii="Cambria Math" w:hAnsi="Cambria Math"/>
                  <w:sz w:val="28"/>
                  <w:szCs w:val="28"/>
                </w:rPr>
              </w:ins>
            </m:ctrlPr>
          </m:fPr>
          <m:num>
            <w:ins w:id="8646" w:author="The Si Tran" w:date="2012-12-06T03:39:00Z">
              <m:r>
                <w:rPr>
                  <w:rFonts w:ascii="Cambria Math" w:hAnsi="Cambria Math"/>
                  <w:sz w:val="28"/>
                  <w:szCs w:val="28"/>
                </w:rPr>
                <m:t>∂</m:t>
              </m:r>
            </w:ins>
            <m:sSup>
              <m:sSupPr>
                <m:ctrlPr>
                  <w:ins w:id="8647" w:author="The Si Tran" w:date="2012-12-06T03:39:00Z">
                    <w:rPr>
                      <w:rFonts w:ascii="Cambria Math" w:hAnsi="Cambria Math"/>
                      <w:sz w:val="28"/>
                      <w:szCs w:val="28"/>
                    </w:rPr>
                  </w:ins>
                </m:ctrlPr>
              </m:sSupPr>
              <m:e>
                <w:ins w:id="8648"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8649" w:author="The Si Tran" w:date="2012-12-06T03:39:00Z">
              <m:r>
                <w:rPr>
                  <w:rFonts w:ascii="Cambria Math" w:hAnsi="Cambria Math"/>
                  <w:sz w:val="28"/>
                  <w:szCs w:val="28"/>
                </w:rPr>
                <m:t>∂</m:t>
              </m:r>
            </w:ins>
            <m:sSub>
              <m:sSubPr>
                <m:ctrlPr>
                  <w:ins w:id="8650" w:author="The Si Tran" w:date="2012-12-06T03:39:00Z">
                    <w:rPr>
                      <w:rFonts w:ascii="Cambria Math" w:hAnsi="Cambria Math"/>
                      <w:sz w:val="28"/>
                      <w:szCs w:val="28"/>
                    </w:rPr>
                  </w:ins>
                </m:ctrlPr>
              </m:sSubPr>
              <m:e>
                <w:ins w:id="8651" w:author="The Si Tran" w:date="2012-12-06T03:39:00Z">
                  <m:r>
                    <w:rPr>
                      <w:rFonts w:ascii="Cambria Math" w:hAnsi="Cambria Math"/>
                      <w:sz w:val="28"/>
                      <w:szCs w:val="28"/>
                    </w:rPr>
                    <m:t>w</m:t>
                  </m:r>
                </w:ins>
              </m:e>
              <m:sub>
                <w:ins w:id="8652" w:author="The Si Tran" w:date="2012-12-06T03:39:00Z">
                  <m:r>
                    <w:rPr>
                      <w:rFonts w:ascii="Cambria Math" w:hAnsi="Cambria Math"/>
                      <w:sz w:val="28"/>
                      <w:szCs w:val="28"/>
                    </w:rPr>
                    <m:t>ij</m:t>
                  </m:r>
                </w:ins>
              </m:sub>
            </m:sSub>
          </m:den>
        </m:f>
      </m:oMath>
      <w:r w:rsidR="0088753F" w:rsidRPr="0049233F">
        <w:t>. Giá trị này được cập nhập trong quá trình học theo quy luật sau:</w:t>
      </w:r>
    </w:p>
    <w:p w14:paraId="327B0C45" w14:textId="0C2BE980" w:rsidR="003B3962" w:rsidRPr="00032D83" w:rsidDel="00E40F7B" w:rsidRDefault="002F1D4B">
      <w:pPr>
        <w:pStyle w:val="Canhgiua"/>
        <w:rPr>
          <w:del w:id="8653" w:author="The Si Tran" w:date="2012-12-06T03:40:00Z"/>
        </w:rPr>
        <w:pPrChange w:id="8654" w:author="The Si Tran" w:date="2012-12-16T17:32:00Z">
          <w:pPr>
            <w:spacing w:before="0"/>
            <w:ind w:firstLine="720"/>
          </w:pPr>
        </w:pPrChange>
      </w:pPr>
      <m:oMathPara>
        <m:oMathParaPr>
          <m:jc m:val="center"/>
        </m:oMathParaPr>
        <m:oMath>
          <m:sSubSup>
            <m:sSubSupPr>
              <m:ctrlPr>
                <w:ins w:id="8655" w:author="The Si Tran" w:date="2012-12-06T03:36:00Z">
                  <w:rPr>
                    <w:rFonts w:ascii="Cambria Math" w:hAnsi="Cambria Math"/>
                  </w:rPr>
                </w:ins>
              </m:ctrlPr>
            </m:sSubSupPr>
            <m:e>
              <w:ins w:id="8656" w:author="The Si Tran" w:date="2012-12-06T03:36:00Z">
                <m:r>
                  <m:rPr>
                    <m:sty m:val="p"/>
                  </m:rPr>
                  <w:rPr>
                    <w:rFonts w:ascii="Cambria Math" w:hAnsi="Cambria Math"/>
                  </w:rPr>
                  <m:t>∆</m:t>
                </m:r>
              </w:ins>
            </m:e>
            <m:sub>
              <w:ins w:id="8657" w:author="The Si Tran" w:date="2012-12-06T03:36:00Z">
                <m:r>
                  <w:rPr>
                    <w:rFonts w:ascii="Cambria Math" w:hAnsi="Cambria Math"/>
                  </w:rPr>
                  <m:t>ij</m:t>
                </m:r>
              </w:ins>
            </m:sub>
            <m:sup>
              <w:ins w:id="8658"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8659" w:author="The Si Tran" w:date="2012-12-06T03:36:00Z">
            <m:r>
              <m:rPr>
                <m:sty m:val="p"/>
              </m:rPr>
              <w:rPr>
                <w:rFonts w:ascii="Cambria Math" w:hAnsi="Cambria Math"/>
              </w:rPr>
              <m:t>=</m:t>
            </m:r>
          </w:ins>
          <m:d>
            <m:dPr>
              <m:begChr m:val="{"/>
              <m:endChr m:val=""/>
              <m:ctrlPr>
                <w:ins w:id="8660" w:author="The Si Tran" w:date="2012-12-06T03:38:00Z">
                  <w:rPr>
                    <w:rFonts w:ascii="Cambria Math" w:hAnsi="Cambria Math"/>
                  </w:rPr>
                </w:ins>
              </m:ctrlPr>
            </m:dPr>
            <m:e>
              <m:eqArr>
                <m:eqArrPr>
                  <m:ctrlPr>
                    <w:ins w:id="8661" w:author="The Si Tran" w:date="2012-12-06T03:38:00Z">
                      <w:rPr>
                        <w:rFonts w:ascii="Cambria Math" w:hAnsi="Cambria Math"/>
                      </w:rPr>
                    </w:ins>
                  </m:ctrlPr>
                </m:eqArrPr>
                <m:e>
                  <m:sSup>
                    <m:sSupPr>
                      <m:ctrlPr>
                        <w:ins w:id="8662" w:author="The Si Tran" w:date="2012-12-06T03:38:00Z">
                          <w:rPr>
                            <w:rFonts w:ascii="Cambria Math" w:hAnsi="Cambria Math"/>
                          </w:rPr>
                        </w:ins>
                      </m:ctrlPr>
                    </m:sSupPr>
                    <m:e>
                      <w:ins w:id="8663" w:author="The Si Tran" w:date="2012-12-06T03:38:00Z">
                        <m:r>
                          <w:rPr>
                            <w:rFonts w:ascii="Cambria Math" w:hAnsi="Cambria Math"/>
                          </w:rPr>
                          <m:t>η</m:t>
                        </m:r>
                      </w:ins>
                    </m:e>
                    <m:sup>
                      <w:ins w:id="8664" w:author="The Si Tran" w:date="2012-12-06T03:38:00Z">
                        <m:r>
                          <m:rPr>
                            <m:sty m:val="p"/>
                          </m:rPr>
                          <w:rPr>
                            <w:rFonts w:ascii="Cambria Math" w:hAnsi="Cambria Math"/>
                          </w:rPr>
                          <m:t>+</m:t>
                        </m:r>
                      </w:ins>
                    </m:sup>
                  </m:sSup>
                  <w:ins w:id="8665" w:author="The Si Tran" w:date="2012-12-06T03:38:00Z">
                    <m:r>
                      <m:rPr>
                        <m:sty m:val="p"/>
                      </m:rPr>
                      <w:rPr>
                        <w:rFonts w:ascii="Cambria Math" w:hAnsi="Cambria Math"/>
                      </w:rPr>
                      <m:t>*</m:t>
                    </m:r>
                  </w:ins>
                  <m:sSubSup>
                    <m:sSubSupPr>
                      <m:ctrlPr>
                        <w:ins w:id="8666" w:author="The Si Tran" w:date="2012-12-06T03:38:00Z">
                          <w:rPr>
                            <w:rFonts w:ascii="Cambria Math" w:hAnsi="Cambria Math"/>
                          </w:rPr>
                        </w:ins>
                      </m:ctrlPr>
                    </m:sSubSupPr>
                    <m:e>
                      <w:ins w:id="8667" w:author="The Si Tran" w:date="2012-12-06T03:38:00Z">
                        <m:r>
                          <m:rPr>
                            <m:sty m:val="p"/>
                          </m:rPr>
                          <w:rPr>
                            <w:rFonts w:ascii="Cambria Math" w:hAnsi="Cambria Math"/>
                          </w:rPr>
                          <m:t>∆</m:t>
                        </m:r>
                      </w:ins>
                    </m:e>
                    <m:sub>
                      <w:ins w:id="8668" w:author="The Si Tran" w:date="2012-12-06T03:38:00Z">
                        <m:r>
                          <w:rPr>
                            <w:rFonts w:ascii="Cambria Math" w:hAnsi="Cambria Math"/>
                          </w:rPr>
                          <m:t>ij</m:t>
                        </m:r>
                      </w:ins>
                    </m:sub>
                    <m:sup>
                      <m:d>
                        <m:dPr>
                          <m:ctrlPr>
                            <w:ins w:id="8669" w:author="The Si Tran" w:date="2012-12-06T03:38:00Z">
                              <w:rPr>
                                <w:rFonts w:ascii="Cambria Math" w:hAnsi="Cambria Math"/>
                              </w:rPr>
                            </w:ins>
                          </m:ctrlPr>
                        </m:dPr>
                        <m:e>
                          <w:ins w:id="8670" w:author="The Si Tran" w:date="2012-12-06T03:38:00Z">
                            <m:r>
                              <w:rPr>
                                <w:rFonts w:ascii="Cambria Math" w:hAnsi="Cambria Math"/>
                              </w:rPr>
                              <m:t>t</m:t>
                            </m:r>
                          </w:ins>
                        </m:e>
                      </m:d>
                    </m:sup>
                  </m:sSubSup>
                  <w:ins w:id="8671" w:author="The Si Tran" w:date="2012-12-06T03:38:00Z">
                    <m:r>
                      <m:rPr>
                        <m:sty m:val="p"/>
                      </m:rPr>
                      <w:rPr>
                        <w:rFonts w:ascii="Cambria Math" w:hAnsi="Cambria Math"/>
                      </w:rPr>
                      <m:t xml:space="preserve">, </m:t>
                    </m:r>
                    <m:r>
                      <w:rPr>
                        <w:rFonts w:ascii="Cambria Math" w:hAnsi="Cambria Math"/>
                      </w:rPr>
                      <m:t>if</m:t>
                    </m:r>
                  </w:ins>
                  <w:ins w:id="8672" w:author="The Si Tran" w:date="2012-12-06T03:39:00Z">
                    <m:r>
                      <m:rPr>
                        <m:sty m:val="p"/>
                      </m:rPr>
                      <w:rPr>
                        <w:rFonts w:ascii="Cambria Math" w:hAnsi="Cambria Math"/>
                      </w:rPr>
                      <m:t xml:space="preserve"> </m:t>
                    </m:r>
                  </w:ins>
                  <m:f>
                    <m:fPr>
                      <m:ctrlPr>
                        <w:ins w:id="8673" w:author="The Si Tran" w:date="2012-12-06T03:39:00Z">
                          <w:rPr>
                            <w:rFonts w:ascii="Cambria Math" w:hAnsi="Cambria Math"/>
                          </w:rPr>
                        </w:ins>
                      </m:ctrlPr>
                    </m:fPr>
                    <m:num>
                      <w:ins w:id="8674" w:author="The Si Tran" w:date="2012-12-06T03:39:00Z">
                        <m:r>
                          <w:rPr>
                            <w:rFonts w:ascii="Cambria Math" w:hAnsi="Cambria Math"/>
                          </w:rPr>
                          <m:t>∂</m:t>
                        </m:r>
                      </w:ins>
                      <m:sSup>
                        <m:sSupPr>
                          <m:ctrlPr>
                            <w:ins w:id="8675" w:author="The Si Tran" w:date="2012-12-06T03:39:00Z">
                              <w:rPr>
                                <w:rFonts w:ascii="Cambria Math" w:hAnsi="Cambria Math"/>
                              </w:rPr>
                            </w:ins>
                          </m:ctrlPr>
                        </m:sSupPr>
                        <m:e>
                          <w:ins w:id="8676" w:author="The Si Tran" w:date="2012-12-06T03:39:00Z">
                            <m:r>
                              <w:rPr>
                                <w:rFonts w:ascii="Cambria Math" w:hAnsi="Cambria Math"/>
                              </w:rPr>
                              <m:t>E</m:t>
                            </m:r>
                          </w:ins>
                        </m:e>
                        <m:sup>
                          <m:d>
                            <m:dPr>
                              <m:ctrlPr>
                                <w:ins w:id="8677" w:author="The Si Tran" w:date="2012-12-06T03:39:00Z">
                                  <w:rPr>
                                    <w:rFonts w:ascii="Cambria Math" w:hAnsi="Cambria Math"/>
                                  </w:rPr>
                                </w:ins>
                              </m:ctrlPr>
                            </m:dPr>
                            <m:e>
                              <w:ins w:id="8678" w:author="The Si Tran" w:date="2012-12-06T03:39:00Z">
                                <m:r>
                                  <w:rPr>
                                    <w:rFonts w:ascii="Cambria Math" w:hAnsi="Cambria Math"/>
                                  </w:rPr>
                                  <m:t>t</m:t>
                                </m:r>
                                <m:r>
                                  <m:rPr>
                                    <m:sty m:val="p"/>
                                  </m:rPr>
                                  <w:rPr>
                                    <w:rFonts w:ascii="Cambria Math" w:hAnsi="Cambria Math"/>
                                  </w:rPr>
                                  <m:t>-1</m:t>
                                </m:r>
                              </w:ins>
                            </m:e>
                          </m:d>
                        </m:sup>
                      </m:sSup>
                    </m:num>
                    <m:den>
                      <w:ins w:id="8679" w:author="The Si Tran" w:date="2012-12-06T03:39:00Z">
                        <m:r>
                          <w:rPr>
                            <w:rFonts w:ascii="Cambria Math" w:hAnsi="Cambria Math"/>
                          </w:rPr>
                          <m:t>∂</m:t>
                        </m:r>
                      </w:ins>
                      <m:sSub>
                        <m:sSubPr>
                          <m:ctrlPr>
                            <w:ins w:id="8680" w:author="The Si Tran" w:date="2012-12-06T03:39:00Z">
                              <w:rPr>
                                <w:rFonts w:ascii="Cambria Math" w:hAnsi="Cambria Math"/>
                              </w:rPr>
                            </w:ins>
                          </m:ctrlPr>
                        </m:sSubPr>
                        <m:e>
                          <w:ins w:id="8681" w:author="The Si Tran" w:date="2012-12-06T03:39:00Z">
                            <m:r>
                              <w:rPr>
                                <w:rFonts w:ascii="Cambria Math" w:hAnsi="Cambria Math"/>
                              </w:rPr>
                              <m:t>w</m:t>
                            </m:r>
                          </w:ins>
                        </m:e>
                        <m:sub>
                          <w:ins w:id="8682" w:author="The Si Tran" w:date="2012-12-06T03:39:00Z">
                            <m:r>
                              <w:rPr>
                                <w:rFonts w:ascii="Cambria Math" w:hAnsi="Cambria Math"/>
                              </w:rPr>
                              <m:t>ij</m:t>
                            </m:r>
                          </w:ins>
                        </m:sub>
                      </m:sSub>
                    </m:den>
                  </m:f>
                  <w:ins w:id="8683" w:author="The Si Tran" w:date="2012-12-06T03:39:00Z">
                    <m:r>
                      <m:rPr>
                        <m:sty m:val="p"/>
                      </m:rPr>
                      <w:rPr>
                        <w:rFonts w:ascii="Cambria Math" w:hAnsi="Cambria Math"/>
                      </w:rPr>
                      <m:t>*</m:t>
                    </m:r>
                  </w:ins>
                  <m:f>
                    <m:fPr>
                      <m:ctrlPr>
                        <w:ins w:id="8684" w:author="The Si Tran" w:date="2012-12-06T03:39:00Z">
                          <w:rPr>
                            <w:rFonts w:ascii="Cambria Math" w:hAnsi="Cambria Math"/>
                          </w:rPr>
                        </w:ins>
                      </m:ctrlPr>
                    </m:fPr>
                    <m:num>
                      <w:ins w:id="8685" w:author="The Si Tran" w:date="2012-12-06T03:39:00Z">
                        <m:r>
                          <w:rPr>
                            <w:rFonts w:ascii="Cambria Math" w:hAnsi="Cambria Math"/>
                          </w:rPr>
                          <m:t>∂</m:t>
                        </m:r>
                      </w:ins>
                      <m:sSup>
                        <m:sSupPr>
                          <m:ctrlPr>
                            <w:ins w:id="8686" w:author="The Si Tran" w:date="2012-12-06T03:39:00Z">
                              <w:rPr>
                                <w:rFonts w:ascii="Cambria Math" w:hAnsi="Cambria Math"/>
                              </w:rPr>
                            </w:ins>
                          </m:ctrlPr>
                        </m:sSupPr>
                        <m:e>
                          <w:ins w:id="8687" w:author="The Si Tran" w:date="2012-12-06T03:39:00Z">
                            <m:r>
                              <w:rPr>
                                <w:rFonts w:ascii="Cambria Math" w:hAnsi="Cambria Math"/>
                              </w:rPr>
                              <m:t>E</m:t>
                            </m:r>
                          </w:ins>
                        </m:e>
                        <m:sup>
                          <m:d>
                            <m:dPr>
                              <m:ctrlPr>
                                <w:ins w:id="8688" w:author="The Si Tran" w:date="2012-12-06T03:39:00Z">
                                  <w:rPr>
                                    <w:rFonts w:ascii="Cambria Math" w:hAnsi="Cambria Math"/>
                                  </w:rPr>
                                </w:ins>
                              </m:ctrlPr>
                            </m:dPr>
                            <m:e>
                              <w:ins w:id="8689" w:author="The Si Tran" w:date="2012-12-06T03:39:00Z">
                                <m:r>
                                  <w:rPr>
                                    <w:rFonts w:ascii="Cambria Math" w:hAnsi="Cambria Math"/>
                                  </w:rPr>
                                  <m:t>t</m:t>
                                </m:r>
                              </w:ins>
                            </m:e>
                          </m:d>
                        </m:sup>
                      </m:sSup>
                    </m:num>
                    <m:den>
                      <w:ins w:id="8690" w:author="The Si Tran" w:date="2012-12-06T03:39:00Z">
                        <m:r>
                          <w:rPr>
                            <w:rFonts w:ascii="Cambria Math" w:hAnsi="Cambria Math"/>
                          </w:rPr>
                          <m:t>∂</m:t>
                        </m:r>
                      </w:ins>
                      <m:sSub>
                        <m:sSubPr>
                          <m:ctrlPr>
                            <w:ins w:id="8691" w:author="The Si Tran" w:date="2012-12-06T03:39:00Z">
                              <w:rPr>
                                <w:rFonts w:ascii="Cambria Math" w:hAnsi="Cambria Math"/>
                              </w:rPr>
                            </w:ins>
                          </m:ctrlPr>
                        </m:sSubPr>
                        <m:e>
                          <w:ins w:id="8692" w:author="The Si Tran" w:date="2012-12-06T03:39:00Z">
                            <m:r>
                              <w:rPr>
                                <w:rFonts w:ascii="Cambria Math" w:hAnsi="Cambria Math"/>
                              </w:rPr>
                              <m:t>w</m:t>
                            </m:r>
                          </w:ins>
                        </m:e>
                        <m:sub>
                          <w:ins w:id="8693" w:author="The Si Tran" w:date="2012-12-06T03:39:00Z">
                            <m:r>
                              <w:rPr>
                                <w:rFonts w:ascii="Cambria Math" w:hAnsi="Cambria Math"/>
                              </w:rPr>
                              <m:t>ij</m:t>
                            </m:r>
                          </w:ins>
                        </m:sub>
                      </m:sSub>
                    </m:den>
                  </m:f>
                  <w:ins w:id="8694" w:author="The Si Tran" w:date="2012-12-06T03:39:00Z">
                    <m:r>
                      <m:rPr>
                        <m:sty m:val="p"/>
                      </m:rPr>
                      <w:rPr>
                        <w:rFonts w:ascii="Cambria Math" w:hAnsi="Cambria Math"/>
                      </w:rPr>
                      <m:t>&gt;0</m:t>
                    </m:r>
                  </w:ins>
                </m:e>
                <m:e>
                  <m:sSup>
                    <m:sSupPr>
                      <m:ctrlPr>
                        <w:ins w:id="8695" w:author="The Si Tran" w:date="2012-12-06T03:39:00Z">
                          <w:rPr>
                            <w:rFonts w:ascii="Cambria Math" w:hAnsi="Cambria Math"/>
                          </w:rPr>
                        </w:ins>
                      </m:ctrlPr>
                    </m:sSupPr>
                    <m:e>
                      <w:ins w:id="8696" w:author="The Si Tran" w:date="2012-12-06T03:39:00Z">
                        <m:r>
                          <w:rPr>
                            <w:rFonts w:ascii="Cambria Math" w:hAnsi="Cambria Math"/>
                          </w:rPr>
                          <m:t>η</m:t>
                        </m:r>
                      </w:ins>
                    </m:e>
                    <m:sup>
                      <w:ins w:id="8697" w:author="The Si Tran" w:date="2012-12-06T03:39:00Z">
                        <m:r>
                          <m:rPr>
                            <m:sty m:val="p"/>
                          </m:rPr>
                          <w:rPr>
                            <w:rFonts w:ascii="Cambria Math" w:hAnsi="Cambria Math"/>
                          </w:rPr>
                          <m:t>-</m:t>
                        </m:r>
                      </w:ins>
                    </m:sup>
                  </m:sSup>
                  <w:ins w:id="8698" w:author="The Si Tran" w:date="2012-12-06T03:39:00Z">
                    <m:r>
                      <m:rPr>
                        <m:sty m:val="p"/>
                      </m:rPr>
                      <w:rPr>
                        <w:rFonts w:ascii="Cambria Math" w:hAnsi="Cambria Math"/>
                      </w:rPr>
                      <m:t>*</m:t>
                    </m:r>
                  </w:ins>
                  <m:sSubSup>
                    <m:sSubSupPr>
                      <m:ctrlPr>
                        <w:ins w:id="8699" w:author="The Si Tran" w:date="2012-12-06T03:39:00Z">
                          <w:rPr>
                            <w:rFonts w:ascii="Cambria Math" w:hAnsi="Cambria Math"/>
                          </w:rPr>
                        </w:ins>
                      </m:ctrlPr>
                    </m:sSubSupPr>
                    <m:e>
                      <w:ins w:id="8700" w:author="The Si Tran" w:date="2012-12-06T03:39:00Z">
                        <m:r>
                          <m:rPr>
                            <m:sty m:val="p"/>
                          </m:rPr>
                          <w:rPr>
                            <w:rFonts w:ascii="Cambria Math" w:hAnsi="Cambria Math"/>
                          </w:rPr>
                          <m:t>∆</m:t>
                        </m:r>
                      </w:ins>
                    </m:e>
                    <m:sub>
                      <w:ins w:id="8701" w:author="The Si Tran" w:date="2012-12-06T03:39:00Z">
                        <m:r>
                          <w:rPr>
                            <w:rFonts w:ascii="Cambria Math" w:hAnsi="Cambria Math"/>
                          </w:rPr>
                          <m:t>ij</m:t>
                        </m:r>
                      </w:ins>
                    </m:sub>
                    <m:sup>
                      <m:d>
                        <m:dPr>
                          <m:ctrlPr>
                            <w:ins w:id="8702" w:author="The Si Tran" w:date="2012-12-06T03:39:00Z">
                              <w:rPr>
                                <w:rFonts w:ascii="Cambria Math" w:hAnsi="Cambria Math"/>
                              </w:rPr>
                            </w:ins>
                          </m:ctrlPr>
                        </m:dPr>
                        <m:e>
                          <w:ins w:id="8703" w:author="The Si Tran" w:date="2012-12-06T03:39:00Z">
                            <m:r>
                              <w:rPr>
                                <w:rFonts w:ascii="Cambria Math" w:hAnsi="Cambria Math"/>
                              </w:rPr>
                              <m:t>t</m:t>
                            </m:r>
                          </w:ins>
                        </m:e>
                      </m:d>
                    </m:sup>
                  </m:sSubSup>
                  <w:ins w:id="8704"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705" w:author="The Si Tran" w:date="2012-12-06T03:39:00Z">
                          <w:rPr>
                            <w:rFonts w:ascii="Cambria Math" w:hAnsi="Cambria Math"/>
                          </w:rPr>
                        </w:ins>
                      </m:ctrlPr>
                    </m:fPr>
                    <m:num>
                      <w:ins w:id="8706" w:author="The Si Tran" w:date="2012-12-06T03:39:00Z">
                        <m:r>
                          <w:rPr>
                            <w:rFonts w:ascii="Cambria Math" w:hAnsi="Cambria Math"/>
                          </w:rPr>
                          <m:t>∂</m:t>
                        </m:r>
                      </w:ins>
                      <m:sSup>
                        <m:sSupPr>
                          <m:ctrlPr>
                            <w:ins w:id="8707" w:author="The Si Tran" w:date="2012-12-06T03:39:00Z">
                              <w:rPr>
                                <w:rFonts w:ascii="Cambria Math" w:hAnsi="Cambria Math"/>
                              </w:rPr>
                            </w:ins>
                          </m:ctrlPr>
                        </m:sSupPr>
                        <m:e>
                          <w:ins w:id="8708" w:author="The Si Tran" w:date="2012-12-06T03:39:00Z">
                            <m:r>
                              <w:rPr>
                                <w:rFonts w:ascii="Cambria Math" w:hAnsi="Cambria Math"/>
                              </w:rPr>
                              <m:t>E</m:t>
                            </m:r>
                          </w:ins>
                        </m:e>
                        <m:sup>
                          <m:d>
                            <m:dPr>
                              <m:ctrlPr>
                                <w:ins w:id="8709" w:author="The Si Tran" w:date="2012-12-06T03:39:00Z">
                                  <w:rPr>
                                    <w:rFonts w:ascii="Cambria Math" w:hAnsi="Cambria Math"/>
                                  </w:rPr>
                                </w:ins>
                              </m:ctrlPr>
                            </m:dPr>
                            <m:e>
                              <w:ins w:id="8710" w:author="The Si Tran" w:date="2012-12-06T03:39:00Z">
                                <m:r>
                                  <w:rPr>
                                    <w:rFonts w:ascii="Cambria Math" w:hAnsi="Cambria Math"/>
                                  </w:rPr>
                                  <m:t>t</m:t>
                                </m:r>
                                <m:r>
                                  <m:rPr>
                                    <m:sty m:val="p"/>
                                  </m:rPr>
                                  <w:rPr>
                                    <w:rFonts w:ascii="Cambria Math" w:hAnsi="Cambria Math"/>
                                  </w:rPr>
                                  <m:t>-1</m:t>
                                </m:r>
                              </w:ins>
                            </m:e>
                          </m:d>
                        </m:sup>
                      </m:sSup>
                    </m:num>
                    <m:den>
                      <w:ins w:id="8711" w:author="The Si Tran" w:date="2012-12-06T03:39:00Z">
                        <m:r>
                          <w:rPr>
                            <w:rFonts w:ascii="Cambria Math" w:hAnsi="Cambria Math"/>
                          </w:rPr>
                          <m:t>∂</m:t>
                        </m:r>
                      </w:ins>
                      <m:sSub>
                        <m:sSubPr>
                          <m:ctrlPr>
                            <w:ins w:id="8712" w:author="The Si Tran" w:date="2012-12-06T03:39:00Z">
                              <w:rPr>
                                <w:rFonts w:ascii="Cambria Math" w:hAnsi="Cambria Math"/>
                              </w:rPr>
                            </w:ins>
                          </m:ctrlPr>
                        </m:sSubPr>
                        <m:e>
                          <w:ins w:id="8713" w:author="The Si Tran" w:date="2012-12-06T03:39:00Z">
                            <m:r>
                              <w:rPr>
                                <w:rFonts w:ascii="Cambria Math" w:hAnsi="Cambria Math"/>
                              </w:rPr>
                              <m:t>w</m:t>
                            </m:r>
                          </w:ins>
                        </m:e>
                        <m:sub>
                          <w:ins w:id="8714" w:author="The Si Tran" w:date="2012-12-06T03:39:00Z">
                            <m:r>
                              <w:rPr>
                                <w:rFonts w:ascii="Cambria Math" w:hAnsi="Cambria Math"/>
                              </w:rPr>
                              <m:t>ij</m:t>
                            </m:r>
                          </w:ins>
                        </m:sub>
                      </m:sSub>
                    </m:den>
                  </m:f>
                  <w:ins w:id="8715" w:author="The Si Tran" w:date="2012-12-06T03:39:00Z">
                    <m:r>
                      <m:rPr>
                        <m:sty m:val="p"/>
                      </m:rPr>
                      <w:rPr>
                        <w:rFonts w:ascii="Cambria Math" w:hAnsi="Cambria Math"/>
                      </w:rPr>
                      <m:t>*</m:t>
                    </m:r>
                  </w:ins>
                  <m:f>
                    <m:fPr>
                      <m:ctrlPr>
                        <w:ins w:id="8716" w:author="The Si Tran" w:date="2012-12-06T03:39:00Z">
                          <w:rPr>
                            <w:rFonts w:ascii="Cambria Math" w:hAnsi="Cambria Math"/>
                          </w:rPr>
                        </w:ins>
                      </m:ctrlPr>
                    </m:fPr>
                    <m:num>
                      <w:ins w:id="8717" w:author="The Si Tran" w:date="2012-12-06T03:39:00Z">
                        <m:r>
                          <w:rPr>
                            <w:rFonts w:ascii="Cambria Math" w:hAnsi="Cambria Math"/>
                          </w:rPr>
                          <m:t>∂</m:t>
                        </m:r>
                      </w:ins>
                      <m:sSup>
                        <m:sSupPr>
                          <m:ctrlPr>
                            <w:ins w:id="8718" w:author="The Si Tran" w:date="2012-12-06T03:39:00Z">
                              <w:rPr>
                                <w:rFonts w:ascii="Cambria Math" w:hAnsi="Cambria Math"/>
                              </w:rPr>
                            </w:ins>
                          </m:ctrlPr>
                        </m:sSupPr>
                        <m:e>
                          <w:ins w:id="8719" w:author="The Si Tran" w:date="2012-12-06T03:39:00Z">
                            <m:r>
                              <w:rPr>
                                <w:rFonts w:ascii="Cambria Math" w:hAnsi="Cambria Math"/>
                              </w:rPr>
                              <m:t>E</m:t>
                            </m:r>
                          </w:ins>
                        </m:e>
                        <m:sup>
                          <m:d>
                            <m:dPr>
                              <m:ctrlPr>
                                <w:ins w:id="8720" w:author="The Si Tran" w:date="2012-12-06T03:39:00Z">
                                  <w:rPr>
                                    <w:rFonts w:ascii="Cambria Math" w:hAnsi="Cambria Math"/>
                                  </w:rPr>
                                </w:ins>
                              </m:ctrlPr>
                            </m:dPr>
                            <m:e>
                              <w:ins w:id="8721" w:author="The Si Tran" w:date="2012-12-06T03:39:00Z">
                                <m:r>
                                  <w:rPr>
                                    <w:rFonts w:ascii="Cambria Math" w:hAnsi="Cambria Math"/>
                                  </w:rPr>
                                  <m:t>t</m:t>
                                </m:r>
                              </w:ins>
                            </m:e>
                          </m:d>
                        </m:sup>
                      </m:sSup>
                    </m:num>
                    <m:den>
                      <w:ins w:id="8722" w:author="The Si Tran" w:date="2012-12-06T03:39:00Z">
                        <m:r>
                          <w:rPr>
                            <w:rFonts w:ascii="Cambria Math" w:hAnsi="Cambria Math"/>
                          </w:rPr>
                          <m:t>∂</m:t>
                        </m:r>
                      </w:ins>
                      <m:sSub>
                        <m:sSubPr>
                          <m:ctrlPr>
                            <w:ins w:id="8723" w:author="The Si Tran" w:date="2012-12-06T03:39:00Z">
                              <w:rPr>
                                <w:rFonts w:ascii="Cambria Math" w:hAnsi="Cambria Math"/>
                              </w:rPr>
                            </w:ins>
                          </m:ctrlPr>
                        </m:sSubPr>
                        <m:e>
                          <w:ins w:id="8724" w:author="The Si Tran" w:date="2012-12-06T03:39:00Z">
                            <m:r>
                              <w:rPr>
                                <w:rFonts w:ascii="Cambria Math" w:hAnsi="Cambria Math"/>
                              </w:rPr>
                              <m:t>w</m:t>
                            </m:r>
                          </w:ins>
                        </m:e>
                        <m:sub>
                          <w:ins w:id="8725" w:author="The Si Tran" w:date="2012-12-06T03:39:00Z">
                            <m:r>
                              <w:rPr>
                                <w:rFonts w:ascii="Cambria Math" w:hAnsi="Cambria Math"/>
                              </w:rPr>
                              <m:t>ij</m:t>
                            </m:r>
                          </w:ins>
                        </m:sub>
                      </m:sSub>
                    </m:den>
                  </m:f>
                  <w:ins w:id="8726" w:author="The Si Tran" w:date="2012-12-06T03:39:00Z">
                    <m:r>
                      <m:rPr>
                        <m:sty m:val="p"/>
                      </m:rPr>
                      <w:rPr>
                        <w:rFonts w:ascii="Cambria Math" w:hAnsi="Cambria Math"/>
                      </w:rPr>
                      <m:t>&lt;0</m:t>
                    </m:r>
                  </w:ins>
                </m:e>
                <m:e>
                  <m:sSubSup>
                    <m:sSubSupPr>
                      <m:ctrlPr>
                        <w:ins w:id="8727" w:author="The Si Tran" w:date="2012-12-06T03:40:00Z">
                          <w:rPr>
                            <w:rFonts w:ascii="Cambria Math" w:hAnsi="Cambria Math"/>
                          </w:rPr>
                        </w:ins>
                      </m:ctrlPr>
                    </m:sSubSupPr>
                    <m:e>
                      <w:ins w:id="8728" w:author="The Si Tran" w:date="2012-12-06T03:40:00Z">
                        <m:r>
                          <m:rPr>
                            <m:sty m:val="p"/>
                          </m:rPr>
                          <w:rPr>
                            <w:rFonts w:ascii="Cambria Math" w:hAnsi="Cambria Math"/>
                          </w:rPr>
                          <m:t>∆</m:t>
                        </m:r>
                      </w:ins>
                    </m:e>
                    <m:sub>
                      <w:ins w:id="8729" w:author="The Si Tran" w:date="2012-12-06T03:40:00Z">
                        <m:r>
                          <w:rPr>
                            <w:rFonts w:ascii="Cambria Math" w:hAnsi="Cambria Math"/>
                          </w:rPr>
                          <m:t>ij</m:t>
                        </m:r>
                      </w:ins>
                    </m:sub>
                    <m:sup>
                      <w:ins w:id="8730"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8731"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8732" w:author="The Si Tran" w:date="2012-12-16T17:32:00Z">
          <w:pPr>
            <w:spacing w:before="0"/>
            <w:ind w:firstLine="720"/>
          </w:pPr>
        </w:pPrChange>
      </w:pPr>
      <w:del w:id="8733" w:author="The Si Tran" w:date="2012-12-06T03:40:00Z">
        <w:r w:rsidRPr="00AF1345" w:rsidDel="00BA6E4C">
          <w:rPr>
            <w:position w:val="-108"/>
          </w:rPr>
          <w:object w:dxaOrig="4660" w:dyaOrig="2280" w14:anchorId="473B087F">
            <v:shape id="_x0000_i1135" type="#_x0000_t75" style="width:280.5pt;height:136.5pt" o:ole="">
              <v:imagedata r:id="rId272" o:title=""/>
            </v:shape>
            <o:OLEObject Type="Embed" ProgID="Equation.DSMT4" ShapeID="_x0000_i1135" DrawAspect="Content" ObjectID="_1417586830" r:id="rId273"/>
          </w:object>
        </w:r>
      </w:del>
    </w:p>
    <w:p w14:paraId="51377D55" w14:textId="77777777" w:rsidR="0088753F" w:rsidRPr="0049233F" w:rsidRDefault="0088753F">
      <w:pPr>
        <w:pPrChange w:id="8734" w:author="The Si Tran" w:date="2012-12-16T08:28:00Z">
          <w:pPr>
            <w:spacing w:before="0"/>
            <w:ind w:firstLine="720"/>
          </w:pPr>
        </w:pPrChange>
      </w:pPr>
      <w:r w:rsidRPr="0049233F">
        <w:t xml:space="preserve">Ở đây </w:t>
      </w:r>
      <w:ins w:id="8735"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8736" w:author="The Si Tran" w:date="2012-12-06T03:41:00Z">
                <w:rPr>
                  <w:rFonts w:ascii="Cambria Math" w:hAnsi="Cambria Math"/>
                  <w:i/>
                </w:rPr>
              </w:ins>
            </m:ctrlPr>
          </m:sSupPr>
          <m:e>
            <w:ins w:id="8737" w:author="The Si Tran" w:date="2012-12-06T03:41:00Z">
              <m:r>
                <w:rPr>
                  <w:rFonts w:ascii="Cambria Math" w:hAnsi="Cambria Math"/>
                </w:rPr>
                <m:t>η</m:t>
              </m:r>
            </w:ins>
          </m:e>
          <m:sup>
            <w:ins w:id="8738" w:author="The Si Tran" w:date="2012-12-06T03:41:00Z">
              <m:r>
                <w:rPr>
                  <w:rFonts w:ascii="Cambria Math" w:hAnsi="Cambria Math"/>
                </w:rPr>
                <m:t>+</m:t>
              </m:r>
            </w:ins>
          </m:sup>
        </m:sSup>
      </m:oMath>
      <w:del w:id="8739" w:author="The Si Tran" w:date="2012-12-06T03:41:00Z">
        <w:r w:rsidRPr="00AF1345" w:rsidDel="00E40F7B">
          <w:rPr>
            <w:position w:val="-10"/>
          </w:rPr>
          <w:object w:dxaOrig="1440" w:dyaOrig="360" w14:anchorId="3EC1D1FE">
            <v:shape id="_x0000_i1136" type="#_x0000_t75" style="width:1in;height:15pt" o:ole="">
              <v:imagedata r:id="rId274" o:title=""/>
            </v:shape>
            <o:OLEObject Type="Embed" ProgID="Equation.DSMT4" ShapeID="_x0000_i1136" DrawAspect="Content" ObjectID="_1417586831" r:id="rId275"/>
          </w:object>
        </w:r>
      </w:del>
      <w:r w:rsidRPr="0049233F">
        <w:t xml:space="preserve"> là các hệ số cố định của quá trình học dùng để hiệu chỉnh các giá trị cập nhập cho từng trọng số tùy theo hình dạng của hàm lỗi. </w:t>
      </w:r>
    </w:p>
    <w:p w14:paraId="58D010A7" w14:textId="46127D6D" w:rsidR="0088753F" w:rsidRDefault="00334CAD">
      <w:pPr>
        <w:rPr>
          <w:ins w:id="8740" w:author="The Si Tran" w:date="2012-12-06T03:41:00Z"/>
        </w:rPr>
        <w:pPrChange w:id="8741" w:author="The Si Tran" w:date="2012-12-16T08:28:00Z">
          <w:pPr>
            <w:spacing w:before="0"/>
            <w:ind w:firstLine="720"/>
          </w:pPr>
        </w:pPrChange>
      </w:pPr>
      <w:ins w:id="8742" w:author="The Si Tran" w:date="2012-12-14T05:57:00Z">
        <w:r w:rsidRPr="00032D83">
          <w:rPr>
            <w:noProof/>
          </w:rPr>
          <mc:AlternateContent>
            <mc:Choice Requires="wps">
              <w:drawing>
                <wp:anchor distT="0" distB="0" distL="114300" distR="114300" simplePos="0" relativeHeight="251697664" behindDoc="0" locked="0" layoutInCell="1" allowOverlap="1" wp14:anchorId="11D227F1" wp14:editId="73C0838E">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7D482D" w:rsidRDefault="007D482D">
                              <w:pPr>
                                <w:pStyle w:val="EquationIndex"/>
                                <w:pPrChange w:id="8743" w:author="The Si Tran" w:date="2012-12-16T08:28:00Z">
                                  <w:pPr/>
                                </w:pPrChange>
                              </w:pPr>
                              <w:ins w:id="8744" w:author="The Si Tran" w:date="2012-12-06T02:41:00Z">
                                <w:r>
                                  <w:t>(4.</w:t>
                                </w:r>
                              </w:ins>
                              <w:ins w:id="8745" w:author="The Si Tran" w:date="2012-12-06T02:44:00Z">
                                <w:r>
                                  <w:t>16</w:t>
                                </w:r>
                              </w:ins>
                              <w:ins w:id="874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7D482D" w:rsidRDefault="007D482D">
                        <w:pPr>
                          <w:pStyle w:val="EquationIndex"/>
                          <w:pPrChange w:id="8747" w:author="The Si Tran" w:date="2012-12-16T08:28:00Z">
                            <w:pPr/>
                          </w:pPrChange>
                        </w:pPr>
                        <w:ins w:id="8748" w:author="The Si Tran" w:date="2012-12-06T02:41:00Z">
                          <w:r>
                            <w:t>(4.</w:t>
                          </w:r>
                        </w:ins>
                        <w:ins w:id="8749" w:author="The Si Tran" w:date="2012-12-06T02:44:00Z">
                          <w:r>
                            <w:t>16</w:t>
                          </w:r>
                        </w:ins>
                        <w:ins w:id="8750"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8751" w:author="The Si Tran" w:date="2012-12-06T03:39:00Z">
                <w:rPr>
                  <w:rFonts w:ascii="Cambria Math" w:hAnsi="Cambria Math"/>
                  <w:i/>
                </w:rPr>
              </w:ins>
            </m:ctrlPr>
          </m:sSubPr>
          <m:e>
            <w:ins w:id="8752" w:author="The Si Tran" w:date="2012-12-06T03:39:00Z">
              <m:r>
                <w:rPr>
                  <w:rFonts w:ascii="Cambria Math" w:hAnsi="Cambria Math"/>
                </w:rPr>
                <m:t>w</m:t>
              </m:r>
            </w:ins>
          </m:e>
          <m:sub>
            <w:ins w:id="8753"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8754" w:author="The Si Tran" w:date="2012-12-06T03:36:00Z">
                <w:rPr>
                  <w:rFonts w:ascii="Cambria Math" w:hAnsi="Cambria Math"/>
                  <w:i/>
                </w:rPr>
              </w:ins>
            </m:ctrlPr>
          </m:sSubSupPr>
          <m:e>
            <w:ins w:id="8755" w:author="The Si Tran" w:date="2012-12-06T03:36:00Z">
              <m:r>
                <w:rPr>
                  <w:rFonts w:ascii="Cambria Math" w:hAnsi="Cambria Math"/>
                </w:rPr>
                <m:t>∆</m:t>
              </m:r>
            </w:ins>
          </m:e>
          <m:sub>
            <w:ins w:id="8756"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giảm đi theo một thừa số</w:t>
      </w:r>
      <w:r w:rsidR="002046B0">
        <w:t xml:space="preserve">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8757" w:author="The Si Tran" w:date="2012-12-06T03:36:00Z">
                <w:rPr>
                  <w:rFonts w:ascii="Cambria Math" w:hAnsi="Cambria Math"/>
                  <w:i/>
                </w:rPr>
              </w:ins>
            </m:ctrlPr>
          </m:sSubSupPr>
          <m:e>
            <w:ins w:id="8758" w:author="The Si Tran" w:date="2012-12-06T03:36:00Z">
              <m:r>
                <w:rPr>
                  <w:rFonts w:ascii="Cambria Math" w:hAnsi="Cambria Math"/>
                </w:rPr>
                <m:t>∆</m:t>
              </m:r>
            </w:ins>
          </m:e>
          <m:sub>
            <w:ins w:id="8759"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m:oMath>
        <m:sSubSup>
          <m:sSubSupPr>
            <m:ctrlPr>
              <w:ins w:id="8760" w:author="The Si Tran" w:date="2012-12-06T03:36:00Z">
                <w:rPr>
                  <w:rFonts w:ascii="Cambria Math" w:hAnsi="Cambria Math"/>
                  <w:i/>
                </w:rPr>
              </w:ins>
            </m:ctrlPr>
          </m:sSubSupPr>
          <m:e>
            <w:ins w:id="8761" w:author="The Si Tran" w:date="2012-12-06T03:36:00Z">
              <m:r>
                <w:rPr>
                  <w:rFonts w:ascii="Cambria Math" w:hAnsi="Cambria Math"/>
                </w:rPr>
                <m:t>∆</m:t>
              </m:r>
            </w:ins>
          </m:e>
          <m:sub>
            <w:ins w:id="8762"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2F1D4B">
      <w:pPr>
        <w:pStyle w:val="Canhgiua"/>
        <w:rPr>
          <w:ins w:id="8763" w:author="The Si Tran" w:date="2012-12-06T03:44:00Z"/>
        </w:rPr>
        <w:pPrChange w:id="8764" w:author="The Si Tran" w:date="2012-12-16T17:32:00Z">
          <w:pPr>
            <w:spacing w:before="0"/>
            <w:ind w:firstLine="720"/>
          </w:pPr>
        </w:pPrChange>
      </w:pPr>
      <m:oMathPara>
        <m:oMath>
          <m:sSubSup>
            <m:sSubSupPr>
              <m:ctrlPr>
                <w:ins w:id="8765" w:author="The Si Tran" w:date="2012-12-06T03:41:00Z">
                  <w:rPr>
                    <w:rFonts w:ascii="Cambria Math" w:hAnsi="Cambria Math"/>
                  </w:rPr>
                </w:ins>
              </m:ctrlPr>
            </m:sSubSupPr>
            <m:e>
              <w:ins w:id="8766" w:author="The Si Tran" w:date="2012-12-06T03:41:00Z">
                <m:r>
                  <m:rPr>
                    <m:sty m:val="p"/>
                  </m:rPr>
                  <w:rPr>
                    <w:rFonts w:ascii="Cambria Math" w:hAnsi="Cambria Math"/>
                  </w:rPr>
                  <m:t>∆</m:t>
                </m:r>
                <m:r>
                  <w:rPr>
                    <w:rFonts w:ascii="Cambria Math" w:hAnsi="Cambria Math"/>
                  </w:rPr>
                  <m:t>w</m:t>
                </m:r>
              </w:ins>
            </m:e>
            <m:sub>
              <w:ins w:id="8767" w:author="The Si Tran" w:date="2012-12-06T03:41:00Z">
                <m:r>
                  <w:rPr>
                    <w:rFonts w:ascii="Cambria Math" w:hAnsi="Cambria Math"/>
                  </w:rPr>
                  <m:t>ij</m:t>
                </m:r>
              </w:ins>
            </m:sub>
            <m:sup>
              <w:ins w:id="8768"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8769" w:author="The Si Tran" w:date="2012-12-06T03:41:00Z">
            <m:r>
              <m:rPr>
                <m:sty m:val="p"/>
              </m:rPr>
              <w:rPr>
                <w:rFonts w:ascii="Cambria Math" w:hAnsi="Cambria Math"/>
              </w:rPr>
              <m:t>=</m:t>
            </m:r>
          </w:ins>
          <m:d>
            <m:dPr>
              <m:begChr m:val="{"/>
              <m:endChr m:val=""/>
              <m:ctrlPr>
                <w:ins w:id="8770" w:author="The Si Tran" w:date="2012-12-06T03:41:00Z">
                  <w:rPr>
                    <w:rFonts w:ascii="Cambria Math" w:hAnsi="Cambria Math"/>
                  </w:rPr>
                </w:ins>
              </m:ctrlPr>
            </m:dPr>
            <m:e>
              <m:eqArr>
                <m:eqArrPr>
                  <m:ctrlPr>
                    <w:ins w:id="8771" w:author="The Si Tran" w:date="2012-12-06T03:41:00Z">
                      <w:rPr>
                        <w:rFonts w:ascii="Cambria Math" w:hAnsi="Cambria Math"/>
                      </w:rPr>
                    </w:ins>
                  </m:ctrlPr>
                </m:eqArrPr>
                <m:e>
                  <w:ins w:id="8772" w:author="The Si Tran" w:date="2012-12-06T03:42:00Z">
                    <m:r>
                      <m:rPr>
                        <m:sty m:val="p"/>
                      </m:rPr>
                      <w:rPr>
                        <w:rFonts w:ascii="Cambria Math" w:hAnsi="Cambria Math"/>
                      </w:rPr>
                      <m:t>-</m:t>
                    </m:r>
                  </w:ins>
                  <m:sSubSup>
                    <m:sSubSupPr>
                      <m:ctrlPr>
                        <w:ins w:id="8773" w:author="The Si Tran" w:date="2012-12-06T03:41:00Z">
                          <w:rPr>
                            <w:rFonts w:ascii="Cambria Math" w:hAnsi="Cambria Math"/>
                          </w:rPr>
                        </w:ins>
                      </m:ctrlPr>
                    </m:sSubSupPr>
                    <m:e>
                      <w:ins w:id="8774" w:author="The Si Tran" w:date="2012-12-06T03:41:00Z">
                        <m:r>
                          <m:rPr>
                            <m:sty m:val="p"/>
                          </m:rPr>
                          <w:rPr>
                            <w:rFonts w:ascii="Cambria Math" w:hAnsi="Cambria Math"/>
                          </w:rPr>
                          <m:t>∆</m:t>
                        </m:r>
                      </w:ins>
                    </m:e>
                    <m:sub>
                      <w:ins w:id="8775" w:author="The Si Tran" w:date="2012-12-06T03:41:00Z">
                        <m:r>
                          <w:rPr>
                            <w:rFonts w:ascii="Cambria Math" w:hAnsi="Cambria Math"/>
                          </w:rPr>
                          <m:t>ij</m:t>
                        </m:r>
                      </w:ins>
                    </m:sub>
                    <m:sup>
                      <m:d>
                        <m:dPr>
                          <m:ctrlPr>
                            <w:ins w:id="8776" w:author="The Si Tran" w:date="2012-12-06T03:41:00Z">
                              <w:rPr>
                                <w:rFonts w:ascii="Cambria Math" w:hAnsi="Cambria Math"/>
                              </w:rPr>
                            </w:ins>
                          </m:ctrlPr>
                        </m:dPr>
                        <m:e>
                          <w:ins w:id="8777" w:author="The Si Tran" w:date="2012-12-06T03:41:00Z">
                            <m:r>
                              <w:rPr>
                                <w:rFonts w:ascii="Cambria Math" w:hAnsi="Cambria Math"/>
                              </w:rPr>
                              <m:t>t</m:t>
                            </m:r>
                          </w:ins>
                        </m:e>
                      </m:d>
                    </m:sup>
                  </m:sSubSup>
                  <w:ins w:id="8778"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779" w:author="The Si Tran" w:date="2012-12-06T03:41:00Z">
                          <w:rPr>
                            <w:rFonts w:ascii="Cambria Math" w:hAnsi="Cambria Math"/>
                          </w:rPr>
                        </w:ins>
                      </m:ctrlPr>
                    </m:fPr>
                    <m:num>
                      <w:ins w:id="8780" w:author="The Si Tran" w:date="2012-12-06T03:41:00Z">
                        <m:r>
                          <w:rPr>
                            <w:rFonts w:ascii="Cambria Math" w:hAnsi="Cambria Math"/>
                          </w:rPr>
                          <m:t>∂</m:t>
                        </m:r>
                      </w:ins>
                      <m:sSup>
                        <m:sSupPr>
                          <m:ctrlPr>
                            <w:ins w:id="8781" w:author="The Si Tran" w:date="2012-12-06T03:41:00Z">
                              <w:rPr>
                                <w:rFonts w:ascii="Cambria Math" w:hAnsi="Cambria Math"/>
                              </w:rPr>
                            </w:ins>
                          </m:ctrlPr>
                        </m:sSupPr>
                        <m:e>
                          <w:ins w:id="8782" w:author="The Si Tran" w:date="2012-12-06T03:41:00Z">
                            <m:r>
                              <w:rPr>
                                <w:rFonts w:ascii="Cambria Math" w:hAnsi="Cambria Math"/>
                              </w:rPr>
                              <m:t>E</m:t>
                            </m:r>
                          </w:ins>
                        </m:e>
                        <m:sup>
                          <m:d>
                            <m:dPr>
                              <m:ctrlPr>
                                <w:ins w:id="8783" w:author="The Si Tran" w:date="2012-12-06T03:41:00Z">
                                  <w:rPr>
                                    <w:rFonts w:ascii="Cambria Math" w:hAnsi="Cambria Math"/>
                                  </w:rPr>
                                </w:ins>
                              </m:ctrlPr>
                            </m:dPr>
                            <m:e>
                              <w:ins w:id="8784" w:author="The Si Tran" w:date="2012-12-06T03:41:00Z">
                                <m:r>
                                  <w:rPr>
                                    <w:rFonts w:ascii="Cambria Math" w:hAnsi="Cambria Math"/>
                                  </w:rPr>
                                  <m:t>t</m:t>
                                </m:r>
                              </w:ins>
                            </m:e>
                          </m:d>
                        </m:sup>
                      </m:sSup>
                    </m:num>
                    <m:den>
                      <w:ins w:id="8785" w:author="The Si Tran" w:date="2012-12-06T03:41:00Z">
                        <m:r>
                          <w:rPr>
                            <w:rFonts w:ascii="Cambria Math" w:hAnsi="Cambria Math"/>
                          </w:rPr>
                          <m:t>∂</m:t>
                        </m:r>
                      </w:ins>
                      <m:sSub>
                        <m:sSubPr>
                          <m:ctrlPr>
                            <w:ins w:id="8786" w:author="The Si Tran" w:date="2012-12-06T03:41:00Z">
                              <w:rPr>
                                <w:rFonts w:ascii="Cambria Math" w:hAnsi="Cambria Math"/>
                              </w:rPr>
                            </w:ins>
                          </m:ctrlPr>
                        </m:sSubPr>
                        <m:e>
                          <w:ins w:id="8787" w:author="The Si Tran" w:date="2012-12-06T03:41:00Z">
                            <m:r>
                              <w:rPr>
                                <w:rFonts w:ascii="Cambria Math" w:hAnsi="Cambria Math"/>
                              </w:rPr>
                              <m:t>w</m:t>
                            </m:r>
                          </w:ins>
                        </m:e>
                        <m:sub>
                          <w:ins w:id="8788" w:author="The Si Tran" w:date="2012-12-06T03:41:00Z">
                            <m:r>
                              <w:rPr>
                                <w:rFonts w:ascii="Cambria Math" w:hAnsi="Cambria Math"/>
                              </w:rPr>
                              <m:t>ij</m:t>
                            </m:r>
                          </w:ins>
                        </m:sub>
                      </m:sSub>
                    </m:den>
                  </m:f>
                  <w:ins w:id="8789" w:author="The Si Tran" w:date="2012-12-06T03:41:00Z">
                    <m:r>
                      <m:rPr>
                        <m:sty m:val="p"/>
                      </m:rPr>
                      <w:rPr>
                        <w:rFonts w:ascii="Cambria Math" w:hAnsi="Cambria Math"/>
                      </w:rPr>
                      <m:t>&gt;0</m:t>
                    </m:r>
                  </w:ins>
                </m:e>
                <m:e>
                  <w:ins w:id="8790" w:author="The Si Tran" w:date="2012-12-06T03:42:00Z">
                    <m:r>
                      <m:rPr>
                        <m:sty m:val="p"/>
                      </m:rPr>
                      <w:rPr>
                        <w:rFonts w:ascii="Cambria Math" w:hAnsi="Cambria Math"/>
                      </w:rPr>
                      <m:t>+</m:t>
                    </m:r>
                  </w:ins>
                  <m:sSubSup>
                    <m:sSubSupPr>
                      <m:ctrlPr>
                        <w:ins w:id="8791" w:author="The Si Tran" w:date="2012-12-06T03:43:00Z">
                          <w:rPr>
                            <w:rFonts w:ascii="Cambria Math" w:hAnsi="Cambria Math"/>
                          </w:rPr>
                        </w:ins>
                      </m:ctrlPr>
                    </m:sSubSupPr>
                    <m:e>
                      <w:ins w:id="8792" w:author="The Si Tran" w:date="2012-12-06T03:43:00Z">
                        <m:r>
                          <m:rPr>
                            <m:sty m:val="p"/>
                          </m:rPr>
                          <w:rPr>
                            <w:rFonts w:ascii="Cambria Math" w:hAnsi="Cambria Math"/>
                          </w:rPr>
                          <m:t>∆</m:t>
                        </m:r>
                      </w:ins>
                    </m:e>
                    <m:sub>
                      <w:ins w:id="8793" w:author="The Si Tran" w:date="2012-12-06T03:43:00Z">
                        <m:r>
                          <w:rPr>
                            <w:rFonts w:ascii="Cambria Math" w:hAnsi="Cambria Math"/>
                          </w:rPr>
                          <m:t>ij</m:t>
                        </m:r>
                      </w:ins>
                    </m:sub>
                    <m:sup>
                      <m:d>
                        <m:dPr>
                          <m:ctrlPr>
                            <w:ins w:id="8794" w:author="The Si Tran" w:date="2012-12-06T03:43:00Z">
                              <w:rPr>
                                <w:rFonts w:ascii="Cambria Math" w:hAnsi="Cambria Math"/>
                              </w:rPr>
                            </w:ins>
                          </m:ctrlPr>
                        </m:dPr>
                        <m:e>
                          <w:ins w:id="8795" w:author="The Si Tran" w:date="2012-12-06T03:43:00Z">
                            <m:r>
                              <w:rPr>
                                <w:rFonts w:ascii="Cambria Math" w:hAnsi="Cambria Math"/>
                              </w:rPr>
                              <m:t>t</m:t>
                            </m:r>
                          </w:ins>
                        </m:e>
                      </m:d>
                    </m:sup>
                  </m:sSubSup>
                  <w:ins w:id="8796"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797" w:author="The Si Tran" w:date="2012-12-06T03:42:00Z">
                          <w:rPr>
                            <w:rFonts w:ascii="Cambria Math" w:hAnsi="Cambria Math"/>
                          </w:rPr>
                        </w:ins>
                      </m:ctrlPr>
                    </m:fPr>
                    <m:num>
                      <w:ins w:id="8798" w:author="The Si Tran" w:date="2012-12-06T03:42:00Z">
                        <m:r>
                          <w:rPr>
                            <w:rFonts w:ascii="Cambria Math" w:hAnsi="Cambria Math"/>
                          </w:rPr>
                          <m:t>∂</m:t>
                        </m:r>
                      </w:ins>
                      <m:sSup>
                        <m:sSupPr>
                          <m:ctrlPr>
                            <w:ins w:id="8799" w:author="The Si Tran" w:date="2012-12-06T03:42:00Z">
                              <w:rPr>
                                <w:rFonts w:ascii="Cambria Math" w:hAnsi="Cambria Math"/>
                              </w:rPr>
                            </w:ins>
                          </m:ctrlPr>
                        </m:sSupPr>
                        <m:e>
                          <w:ins w:id="8800" w:author="The Si Tran" w:date="2012-12-06T03:42:00Z">
                            <m:r>
                              <w:rPr>
                                <w:rFonts w:ascii="Cambria Math" w:hAnsi="Cambria Math"/>
                              </w:rPr>
                              <m:t>E</m:t>
                            </m:r>
                          </w:ins>
                        </m:e>
                        <m:sup>
                          <m:d>
                            <m:dPr>
                              <m:ctrlPr>
                                <w:ins w:id="8801" w:author="The Si Tran" w:date="2012-12-06T03:42:00Z">
                                  <w:rPr>
                                    <w:rFonts w:ascii="Cambria Math" w:hAnsi="Cambria Math"/>
                                  </w:rPr>
                                </w:ins>
                              </m:ctrlPr>
                            </m:dPr>
                            <m:e>
                              <w:ins w:id="8802" w:author="The Si Tran" w:date="2012-12-06T03:42:00Z">
                                <m:r>
                                  <w:rPr>
                                    <w:rFonts w:ascii="Cambria Math" w:hAnsi="Cambria Math"/>
                                  </w:rPr>
                                  <m:t>t</m:t>
                                </m:r>
                              </w:ins>
                            </m:e>
                          </m:d>
                        </m:sup>
                      </m:sSup>
                    </m:num>
                    <m:den>
                      <w:ins w:id="8803" w:author="The Si Tran" w:date="2012-12-06T03:42:00Z">
                        <m:r>
                          <w:rPr>
                            <w:rFonts w:ascii="Cambria Math" w:hAnsi="Cambria Math"/>
                          </w:rPr>
                          <m:t>∂</m:t>
                        </m:r>
                      </w:ins>
                      <m:sSub>
                        <m:sSubPr>
                          <m:ctrlPr>
                            <w:ins w:id="8804" w:author="The Si Tran" w:date="2012-12-06T03:42:00Z">
                              <w:rPr>
                                <w:rFonts w:ascii="Cambria Math" w:hAnsi="Cambria Math"/>
                              </w:rPr>
                            </w:ins>
                          </m:ctrlPr>
                        </m:sSubPr>
                        <m:e>
                          <w:ins w:id="8805" w:author="The Si Tran" w:date="2012-12-06T03:42:00Z">
                            <m:r>
                              <w:rPr>
                                <w:rFonts w:ascii="Cambria Math" w:hAnsi="Cambria Math"/>
                              </w:rPr>
                              <m:t>w</m:t>
                            </m:r>
                          </w:ins>
                        </m:e>
                        <m:sub>
                          <w:ins w:id="8806" w:author="The Si Tran" w:date="2012-12-06T03:42:00Z">
                            <m:r>
                              <w:rPr>
                                <w:rFonts w:ascii="Cambria Math" w:hAnsi="Cambria Math"/>
                              </w:rPr>
                              <m:t>ij</m:t>
                            </m:r>
                          </w:ins>
                        </m:sub>
                      </m:sSub>
                    </m:den>
                  </m:f>
                  <w:ins w:id="8807" w:author="The Si Tran" w:date="2012-12-06T03:42:00Z">
                    <m:r>
                      <m:rPr>
                        <m:sty m:val="p"/>
                      </m:rPr>
                      <w:rPr>
                        <w:rFonts w:ascii="Cambria Math" w:hAnsi="Cambria Math"/>
                      </w:rPr>
                      <m:t>&lt;0</m:t>
                    </m:r>
                  </w:ins>
                </m:e>
                <m:e>
                  <w:ins w:id="8808" w:author="The Si Tran" w:date="2012-12-06T03:43:00Z">
                    <m:r>
                      <m:rPr>
                        <m:sty m:val="p"/>
                      </m:rPr>
                      <w:rPr>
                        <w:rFonts w:ascii="Cambria Math" w:hAnsi="Cambria Math"/>
                      </w:rPr>
                      <m:t>0</m:t>
                    </m:r>
                  </w:ins>
                  <w:ins w:id="8809" w:author="The Si Tran" w:date="2012-12-06T03:41:00Z">
                    <m:r>
                      <m:rPr>
                        <m:sty m:val="p"/>
                      </m:rPr>
                      <w:rPr>
                        <w:rFonts w:ascii="Cambria Math" w:hAnsi="Cambria Math"/>
                      </w:rPr>
                      <m:t xml:space="preserve">, </m:t>
                    </m:r>
                    <m:r>
                      <w:rPr>
                        <w:rFonts w:ascii="Cambria Math" w:hAnsi="Cambria Math"/>
                      </w:rPr>
                      <m:t>else</m:t>
                    </m:r>
                  </w:ins>
                </m:e>
              </m:eqArr>
            </m:e>
          </m:d>
          <w:ins w:id="8810"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8811" w:author="The Si Tran" w:date="2012-12-14T06:18:00Z"/>
        </w:rPr>
        <w:pPrChange w:id="8812" w:author="The Si Tran" w:date="2012-12-16T08:29:00Z">
          <w:pPr>
            <w:spacing w:before="0"/>
            <w:ind w:firstLine="720"/>
          </w:pPr>
        </w:pPrChange>
      </w:pPr>
      <w:ins w:id="8813" w:author="The Si Tran" w:date="2012-12-14T05:57:00Z">
        <w:r w:rsidRPr="002E47E8">
          <w:rPr>
            <w:noProof/>
            <w:rPrChange w:id="8814" w:author="Unknown">
              <w:rPr>
                <w:noProof/>
              </w:rPr>
            </w:rPrChange>
          </w:rPr>
          <mc:AlternateContent>
            <mc:Choice Requires="wps">
              <w:drawing>
                <wp:anchor distT="0" distB="0" distL="114300" distR="114300" simplePos="0" relativeHeight="251700736" behindDoc="0" locked="0" layoutInCell="1" allowOverlap="1" wp14:anchorId="599A3C3F" wp14:editId="3B83DF9D">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7D482D" w:rsidRDefault="007D482D">
                              <w:pPr>
                                <w:pStyle w:val="EquationIndex"/>
                                <w:pPrChange w:id="8815" w:author="The Si Tran" w:date="2012-12-16T08:28:00Z">
                                  <w:pPr/>
                                </w:pPrChange>
                              </w:pPr>
                              <w:ins w:id="8816" w:author="The Si Tran" w:date="2012-12-06T02:41:00Z">
                                <w:r>
                                  <w:t>(4.</w:t>
                                </w:r>
                              </w:ins>
                              <w:ins w:id="8817" w:author="The Si Tran" w:date="2012-12-06T02:44:00Z">
                                <w:r>
                                  <w:t>17</w:t>
                                </w:r>
                              </w:ins>
                              <w:ins w:id="881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7D482D" w:rsidRDefault="007D482D">
                        <w:pPr>
                          <w:pStyle w:val="EquationIndex"/>
                          <w:pPrChange w:id="8819" w:author="The Si Tran" w:date="2012-12-16T08:28:00Z">
                            <w:pPr/>
                          </w:pPrChange>
                        </w:pPr>
                        <w:ins w:id="8820" w:author="The Si Tran" w:date="2012-12-06T02:41:00Z">
                          <w:r>
                            <w:t>(4.</w:t>
                          </w:r>
                        </w:ins>
                        <w:ins w:id="8821" w:author="The Si Tran" w:date="2012-12-06T02:44:00Z">
                          <w:r>
                            <w:t>17</w:t>
                          </w:r>
                        </w:ins>
                        <w:ins w:id="8822" w:author="The Si Tran" w:date="2012-12-06T02:41:00Z">
                          <w:r>
                            <w:t>)</w:t>
                          </w:r>
                        </w:ins>
                      </w:p>
                    </w:txbxContent>
                  </v:textbox>
                </v:shape>
              </w:pict>
            </mc:Fallback>
          </mc:AlternateContent>
        </w:r>
      </w:ins>
    </w:p>
    <w:p w14:paraId="600BC804" w14:textId="091793C1" w:rsidR="0088753F" w:rsidRPr="0049233F" w:rsidRDefault="002F1D4B">
      <w:pPr>
        <w:pStyle w:val="EquationIndex"/>
        <w:jc w:val="center"/>
        <w:pPrChange w:id="8823" w:author="The Si Tran" w:date="2012-12-16T08:29:00Z">
          <w:pPr>
            <w:spacing w:before="0"/>
            <w:ind w:firstLine="720"/>
          </w:pPr>
        </w:pPrChange>
      </w:pPr>
      <m:oMath>
        <m:sSubSup>
          <m:sSubSupPr>
            <m:ctrlPr>
              <w:ins w:id="8824" w:author="The Si Tran" w:date="2012-12-06T03:45:00Z">
                <w:rPr>
                  <w:rFonts w:ascii="Cambria Math" w:hAnsi="Cambria Math"/>
                </w:rPr>
              </w:ins>
            </m:ctrlPr>
          </m:sSubSupPr>
          <m:e>
            <w:ins w:id="8825" w:author="The Si Tran" w:date="2012-12-06T03:45:00Z">
              <m:r>
                <w:rPr>
                  <w:rFonts w:ascii="Cambria Math" w:hAnsi="Cambria Math"/>
                </w:rPr>
                <m:t>w</m:t>
              </m:r>
            </w:ins>
          </m:e>
          <m:sub>
            <w:ins w:id="8826" w:author="The Si Tran" w:date="2012-12-06T03:45:00Z">
              <m:r>
                <w:rPr>
                  <w:rFonts w:ascii="Cambria Math" w:hAnsi="Cambria Math"/>
                </w:rPr>
                <m:t>ij</m:t>
              </m:r>
            </w:ins>
          </m:sub>
          <m:sup>
            <w:ins w:id="8827"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8828" w:author="The Si Tran" w:date="2012-12-06T03:45:00Z">
          <m:r>
            <m:rPr>
              <m:sty m:val="p"/>
            </m:rPr>
            <w:rPr>
              <w:rFonts w:ascii="Cambria Math" w:hAnsi="Cambria Math"/>
            </w:rPr>
            <m:t>=</m:t>
          </m:r>
        </w:ins>
        <m:sSubSup>
          <m:sSubSupPr>
            <m:ctrlPr>
              <w:ins w:id="8829" w:author="The Si Tran" w:date="2012-12-06T03:45:00Z">
                <w:rPr>
                  <w:rFonts w:ascii="Cambria Math" w:hAnsi="Cambria Math"/>
                </w:rPr>
              </w:ins>
            </m:ctrlPr>
          </m:sSubSupPr>
          <m:e>
            <w:ins w:id="8830" w:author="The Si Tran" w:date="2012-12-06T03:45:00Z">
              <m:r>
                <w:rPr>
                  <w:rFonts w:ascii="Cambria Math" w:hAnsi="Cambria Math"/>
                </w:rPr>
                <m:t>w</m:t>
              </m:r>
            </w:ins>
          </m:e>
          <m:sub>
            <w:ins w:id="8831" w:author="The Si Tran" w:date="2012-12-06T03:45:00Z">
              <m:r>
                <w:rPr>
                  <w:rFonts w:ascii="Cambria Math" w:hAnsi="Cambria Math"/>
                </w:rPr>
                <m:t>ij</m:t>
              </m:r>
            </w:ins>
          </m:sub>
          <m:sup>
            <w:ins w:id="8832"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833" w:author="The Si Tran" w:date="2012-12-06T03:45:00Z">
          <m:r>
            <m:rPr>
              <m:sty m:val="p"/>
            </m:rPr>
            <w:rPr>
              <w:rFonts w:ascii="Cambria Math" w:hAnsi="Cambria Math"/>
            </w:rPr>
            <m:t>+</m:t>
          </m:r>
        </w:ins>
        <m:sSubSup>
          <m:sSubSupPr>
            <m:ctrlPr>
              <w:ins w:id="8834" w:author="The Si Tran" w:date="2012-12-06T03:45:00Z">
                <w:rPr>
                  <w:rFonts w:ascii="Cambria Math" w:hAnsi="Cambria Math"/>
                </w:rPr>
              </w:ins>
            </m:ctrlPr>
          </m:sSubSupPr>
          <m:e>
            <w:ins w:id="8835" w:author="The Si Tran" w:date="2012-12-06T03:45:00Z">
              <m:r>
                <m:rPr>
                  <m:sty m:val="p"/>
                </m:rPr>
                <w:rPr>
                  <w:rFonts w:ascii="Cambria Math" w:hAnsi="Cambria Math"/>
                </w:rPr>
                <m:t>∆</m:t>
              </m:r>
              <m:r>
                <w:rPr>
                  <w:rFonts w:ascii="Cambria Math" w:hAnsi="Cambria Math"/>
                </w:rPr>
                <m:t>w</m:t>
              </m:r>
            </w:ins>
          </m:e>
          <m:sub>
            <w:ins w:id="8836" w:author="The Si Tran" w:date="2012-12-06T03:45:00Z">
              <m:r>
                <w:rPr>
                  <w:rFonts w:ascii="Cambria Math" w:hAnsi="Cambria Math"/>
                </w:rPr>
                <m:t>ij</m:t>
              </m:r>
            </w:ins>
          </m:sub>
          <m:sup>
            <w:ins w:id="8837"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838" w:author="The Si Tran" w:date="2012-12-06T03:45:00Z">
          <m:r>
            <m:rPr>
              <m:sty m:val="p"/>
            </m:rPr>
            <w:rPr>
              <w:rFonts w:ascii="Cambria Math" w:hAnsi="Cambria Math"/>
            </w:rPr>
            <m:t xml:space="preserve"> </m:t>
          </m:r>
        </w:ins>
      </m:oMath>
      <w:ins w:id="8839" w:author="The Si Tran" w:date="2012-12-06T03:45:00Z">
        <w:r w:rsidR="00A51995">
          <w:t xml:space="preserve"> </w:t>
        </w:r>
      </w:ins>
      <w:del w:id="8840" w:author="The Si Tran" w:date="2012-12-06T03:43:00Z">
        <w:r w:rsidR="0088753F" w:rsidRPr="00AF1345" w:rsidDel="001B4DDE">
          <w:rPr>
            <w:position w:val="-108"/>
          </w:rPr>
          <w:object w:dxaOrig="3879" w:dyaOrig="2280" w14:anchorId="4BC18070">
            <v:shape id="_x0000_i1137" type="#_x0000_t75" style="width:228.75pt;height:136.5pt" o:ole="">
              <v:imagedata r:id="rId276" o:title=""/>
            </v:shape>
            <o:OLEObject Type="Embed" ProgID="Equation.DSMT4" ShapeID="_x0000_i1137" DrawAspect="Content" ObjectID="_1417586832" r:id="rId277"/>
          </w:object>
        </w:r>
      </w:del>
    </w:p>
    <w:p w14:paraId="3F053D4F" w14:textId="77777777" w:rsidR="0088753F" w:rsidRPr="0049233F" w:rsidRDefault="0088753F" w:rsidP="0088753F">
      <w:pPr>
        <w:spacing w:before="0"/>
        <w:ind w:firstLine="720"/>
        <w:rPr>
          <w:szCs w:val="26"/>
        </w:rPr>
      </w:pPr>
      <w:del w:id="8841" w:author="The Si Tran" w:date="2012-12-06T03:46:00Z">
        <w:r w:rsidRPr="00AF1345" w:rsidDel="00477F6C">
          <w:rPr>
            <w:position w:val="-14"/>
            <w:szCs w:val="26"/>
          </w:rPr>
          <w:object w:dxaOrig="2840" w:dyaOrig="400" w14:anchorId="5969322F">
            <v:shape id="_x0000_i1138" type="#_x0000_t75" style="width:208.5pt;height:27.75pt" o:ole="">
              <v:imagedata r:id="rId278" o:title=""/>
            </v:shape>
            <o:OLEObject Type="Embed" ProgID="Equation.DSMT4" ShapeID="_x0000_i1138" DrawAspect="Content" ObjectID="_1417586833" r:id="rId279"/>
          </w:object>
        </w:r>
      </w:del>
    </w:p>
    <w:p w14:paraId="470DE334" w14:textId="73782361" w:rsidR="0088753F" w:rsidRDefault="0088753F">
      <w:pPr>
        <w:rPr>
          <w:ins w:id="8842" w:author="The Si Tran" w:date="2012-12-06T03:46:00Z"/>
        </w:rPr>
        <w:pPrChange w:id="8843"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8844" w:author="The Si Tran" w:date="2012-12-06T03:36:00Z">
                <w:rPr>
                  <w:rFonts w:ascii="Cambria Math" w:hAnsi="Cambria Math"/>
                  <w:i/>
                </w:rPr>
              </w:ins>
            </m:ctrlPr>
          </m:sSubSupPr>
          <m:e>
            <w:ins w:id="8845" w:author="The Si Tran" w:date="2012-12-06T03:36:00Z">
              <m:r>
                <w:rPr>
                  <w:rFonts w:ascii="Cambria Math" w:hAnsi="Cambria Math"/>
                </w:rPr>
                <m:t>∆</m:t>
              </m:r>
            </w:ins>
          </m:e>
          <m:sub>
            <w:ins w:id="8846"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2F1D4B">
      <w:pPr>
        <w:pStyle w:val="EquationIndex"/>
        <w:pPrChange w:id="8847" w:author="The Si Tran" w:date="2012-12-15T08:05:00Z">
          <w:pPr>
            <w:spacing w:before="0"/>
            <w:ind w:firstLine="720"/>
          </w:pPr>
        </w:pPrChange>
      </w:pPr>
      <m:oMathPara>
        <m:oMathParaPr>
          <m:jc m:val="center"/>
        </m:oMathParaPr>
        <m:oMath>
          <m:sSubSup>
            <m:sSubSupPr>
              <m:ctrlPr>
                <w:ins w:id="8848" w:author="The Si Tran" w:date="2012-12-06T03:47:00Z">
                  <w:rPr>
                    <w:rFonts w:ascii="Cambria Math" w:hAnsi="Cambria Math"/>
                  </w:rPr>
                </w:ins>
              </m:ctrlPr>
            </m:sSubSupPr>
            <m:e>
              <w:ins w:id="8849" w:author="The Si Tran" w:date="2012-12-06T03:47:00Z">
                <m:r>
                  <m:rPr>
                    <m:sty m:val="p"/>
                  </m:rPr>
                  <w:rPr>
                    <w:rFonts w:ascii="Cambria Math" w:hAnsi="Cambria Math"/>
                  </w:rPr>
                  <m:t>∆</m:t>
                </m:r>
                <m:r>
                  <w:rPr>
                    <w:rFonts w:ascii="Cambria Math" w:hAnsi="Cambria Math"/>
                  </w:rPr>
                  <m:t>w</m:t>
                </m:r>
              </w:ins>
            </m:e>
            <m:sub>
              <w:ins w:id="8850" w:author="The Si Tran" w:date="2012-12-06T03:47:00Z">
                <m:r>
                  <w:rPr>
                    <w:rFonts w:ascii="Cambria Math" w:hAnsi="Cambria Math"/>
                  </w:rPr>
                  <m:t>ij</m:t>
                </m:r>
              </w:ins>
            </m:sub>
            <m:sup>
              <w:ins w:id="8851"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8852" w:author="The Si Tran" w:date="2012-12-06T03:47:00Z">
            <m:r>
              <m:rPr>
                <m:sty m:val="p"/>
              </m:rPr>
              <w:rPr>
                <w:rFonts w:ascii="Cambria Math" w:hAnsi="Cambria Math"/>
              </w:rPr>
              <m:t>=</m:t>
            </m:r>
          </w:ins>
          <m:sSubSup>
            <m:sSubSupPr>
              <m:ctrlPr>
                <w:ins w:id="8853" w:author="The Si Tran" w:date="2012-12-06T03:47:00Z">
                  <w:rPr>
                    <w:rFonts w:ascii="Cambria Math" w:hAnsi="Cambria Math"/>
                  </w:rPr>
                </w:ins>
              </m:ctrlPr>
            </m:sSubSupPr>
            <m:e>
              <w:ins w:id="8854" w:author="The Si Tran" w:date="2012-12-06T03:47:00Z">
                <m:r>
                  <m:rPr>
                    <m:sty m:val="p"/>
                  </m:rPr>
                  <w:rPr>
                    <w:rFonts w:ascii="Cambria Math" w:hAnsi="Cambria Math"/>
                  </w:rPr>
                  <m:t>-∆</m:t>
                </m:r>
                <m:r>
                  <w:rPr>
                    <w:rFonts w:ascii="Cambria Math" w:hAnsi="Cambria Math"/>
                  </w:rPr>
                  <m:t>w</m:t>
                </m:r>
              </w:ins>
            </m:e>
            <m:sub>
              <w:ins w:id="8855" w:author="The Si Tran" w:date="2012-12-06T03:47:00Z">
                <m:r>
                  <w:rPr>
                    <w:rFonts w:ascii="Cambria Math" w:hAnsi="Cambria Math"/>
                  </w:rPr>
                  <m:t>ij</m:t>
                </m:r>
              </w:ins>
            </m:sub>
            <m:sup>
              <w:ins w:id="8856"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8857" w:author="The Si Tran" w:date="2012-12-06T03:46:00Z">
            <m:r>
              <m:rPr>
                <m:sty m:val="p"/>
              </m:rPr>
              <w:rPr>
                <w:rFonts w:ascii="Cambria Math" w:hAnsi="Cambria Math"/>
              </w:rPr>
              <m:t xml:space="preserve"> </m:t>
            </m:r>
            <m:r>
              <w:rPr>
                <w:rFonts w:ascii="Cambria Math" w:hAnsi="Cambria Math"/>
              </w:rPr>
              <m:t>v</m:t>
            </m:r>
          </w:ins>
          <w:ins w:id="8858" w:author="The Si Tran" w:date="2012-12-06T03:47:00Z">
            <m:r>
              <m:rPr>
                <m:sty m:val="p"/>
              </m:rPr>
              <w:rPr>
                <w:rFonts w:ascii="Cambria Math" w:hAnsi="Cambria Math"/>
              </w:rPr>
              <m:t xml:space="preserve">à </m:t>
            </m:r>
          </w:ins>
          <m:f>
            <m:fPr>
              <m:ctrlPr>
                <w:ins w:id="8859" w:author="The Si Tran" w:date="2012-12-06T03:47:00Z">
                  <w:rPr>
                    <w:rFonts w:ascii="Cambria Math" w:hAnsi="Cambria Math"/>
                  </w:rPr>
                </w:ins>
              </m:ctrlPr>
            </m:fPr>
            <m:num>
              <w:ins w:id="8860" w:author="The Si Tran" w:date="2012-12-06T03:47:00Z">
                <m:r>
                  <w:rPr>
                    <w:rFonts w:ascii="Cambria Math" w:hAnsi="Cambria Math"/>
                  </w:rPr>
                  <m:t>∂</m:t>
                </m:r>
              </w:ins>
              <m:sSup>
                <m:sSupPr>
                  <m:ctrlPr>
                    <w:ins w:id="8861" w:author="The Si Tran" w:date="2012-12-06T03:47:00Z">
                      <w:rPr>
                        <w:rFonts w:ascii="Cambria Math" w:hAnsi="Cambria Math"/>
                      </w:rPr>
                    </w:ins>
                  </m:ctrlPr>
                </m:sSupPr>
                <m:e>
                  <w:ins w:id="8862" w:author="The Si Tran" w:date="2012-12-06T03:47:00Z">
                    <m:r>
                      <w:rPr>
                        <w:rFonts w:ascii="Cambria Math" w:hAnsi="Cambria Math"/>
                      </w:rPr>
                      <m:t>E</m:t>
                    </m:r>
                  </w:ins>
                </m:e>
                <m:sup>
                  <m:d>
                    <m:dPr>
                      <m:ctrlPr>
                        <w:ins w:id="8863" w:author="The Si Tran" w:date="2012-12-06T03:47:00Z">
                          <w:rPr>
                            <w:rFonts w:ascii="Cambria Math" w:hAnsi="Cambria Math"/>
                          </w:rPr>
                        </w:ins>
                      </m:ctrlPr>
                    </m:dPr>
                    <m:e>
                      <w:ins w:id="8864" w:author="The Si Tran" w:date="2012-12-06T03:47:00Z">
                        <m:r>
                          <w:rPr>
                            <w:rFonts w:ascii="Cambria Math" w:hAnsi="Cambria Math"/>
                          </w:rPr>
                          <m:t>t</m:t>
                        </m:r>
                      </w:ins>
                    </m:e>
                  </m:d>
                </m:sup>
              </m:sSup>
            </m:num>
            <m:den>
              <w:ins w:id="8865" w:author="The Si Tran" w:date="2012-12-06T03:47:00Z">
                <m:r>
                  <w:rPr>
                    <w:rFonts w:ascii="Cambria Math" w:hAnsi="Cambria Math"/>
                  </w:rPr>
                  <m:t>∂</m:t>
                </m:r>
              </w:ins>
              <m:sSub>
                <m:sSubPr>
                  <m:ctrlPr>
                    <w:ins w:id="8866" w:author="The Si Tran" w:date="2012-12-06T03:47:00Z">
                      <w:rPr>
                        <w:rFonts w:ascii="Cambria Math" w:hAnsi="Cambria Math"/>
                      </w:rPr>
                    </w:ins>
                  </m:ctrlPr>
                </m:sSubPr>
                <m:e>
                  <w:ins w:id="8867" w:author="The Si Tran" w:date="2012-12-06T03:47:00Z">
                    <m:r>
                      <w:rPr>
                        <w:rFonts w:ascii="Cambria Math" w:hAnsi="Cambria Math"/>
                      </w:rPr>
                      <m:t>w</m:t>
                    </m:r>
                  </w:ins>
                </m:e>
                <m:sub>
                  <w:ins w:id="8868"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8869" w:author="The Si Tran" w:date="2012-12-06T03:47:00Z"/>
          <w:szCs w:val="26"/>
        </w:rPr>
      </w:pPr>
      <w:r w:rsidRPr="0049233F">
        <w:rPr>
          <w:szCs w:val="26"/>
        </w:rPr>
        <w:t xml:space="preserve"> </w:t>
      </w:r>
      <w:del w:id="8870" w:author="The Si Tran" w:date="2012-12-06T03:47:00Z">
        <w:r w:rsidRPr="00AF1345" w:rsidDel="00B63318">
          <w:rPr>
            <w:position w:val="-14"/>
            <w:szCs w:val="26"/>
          </w:rPr>
          <w:object w:dxaOrig="1540" w:dyaOrig="400" w14:anchorId="1513C705">
            <v:shape id="_x0000_i1139" type="#_x0000_t75" style="width:84.75pt;height:22.5pt" o:ole="">
              <v:imagedata r:id="rId280" o:title=""/>
            </v:shape>
            <o:OLEObject Type="Embed" ProgID="Equation.DSMT4" ShapeID="_x0000_i1139" DrawAspect="Content" ObjectID="_1417586834" r:id="rId281"/>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7pt;height:49.5pt" o:ole="">
              <v:imagedata r:id="rId282" o:title=""/>
            </v:shape>
            <o:OLEObject Type="Embed" ProgID="Equation.DSMT4" ShapeID="_x0000_i1140" DrawAspect="Content" ObjectID="_1417586835" r:id="rId283"/>
          </w:object>
        </w:r>
      </w:del>
    </w:p>
    <w:p w14:paraId="7998B599" w14:textId="3F11623D" w:rsidR="0088753F" w:rsidRPr="0049233F" w:rsidRDefault="0088753F">
      <w:pPr>
        <w:pPrChange w:id="8871"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8872"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0BF1B2CB" w:rsidR="0088753F" w:rsidRPr="0049233F" w:rsidDel="00334CAD" w:rsidRDefault="0088753F">
      <w:pPr>
        <w:rPr>
          <w:del w:id="8873" w:author="The Si Tran" w:date="2012-12-16T08:29:00Z"/>
        </w:rPr>
        <w:pPrChange w:id="8874"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8875" w:author="The Si Tran" w:date="2012-12-06T03:49:00Z"/>
          <w:szCs w:val="26"/>
        </w:rPr>
      </w:pPr>
    </w:p>
    <w:p w14:paraId="0FEC2133" w14:textId="0CB9835D" w:rsidR="0088753F" w:rsidRDefault="002046B0">
      <w:pPr>
        <w:rPr>
          <w:szCs w:val="26"/>
        </w:rPr>
        <w:pPrChange w:id="8876"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8877"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2946A3FB" w14:textId="77777777" w:rsidR="00DE2BD3" w:rsidRPr="0049233F" w:rsidRDefault="00DE2BD3">
      <w:pPr>
        <w:pPrChange w:id="8878" w:author="The Si Tran" w:date="2012-12-16T08:29:00Z">
          <w:pPr>
            <w:spacing w:before="0"/>
            <w:ind w:firstLine="720"/>
          </w:pPr>
        </w:pPrChange>
      </w:pPr>
      <w:r w:rsidRPr="0049233F">
        <w:t xml:space="preserve">Ban đầu các giá trị cập nhập </w:t>
      </w:r>
      <m:oMath>
        <m:sSubSup>
          <m:sSubSupPr>
            <m:ctrlPr>
              <w:ins w:id="8879" w:author="The Si Tran" w:date="2012-12-06T03:36:00Z">
                <w:rPr>
                  <w:rFonts w:ascii="Cambria Math" w:hAnsi="Cambria Math"/>
                  <w:i/>
                </w:rPr>
              </w:ins>
            </m:ctrlPr>
          </m:sSubSupPr>
          <m:e>
            <w:ins w:id="8880" w:author="The Si Tran" w:date="2012-12-06T03:36:00Z">
              <m:r>
                <w:rPr>
                  <w:rFonts w:ascii="Cambria Math" w:hAnsi="Cambria Math"/>
                </w:rPr>
                <m:t>∆</m:t>
              </m:r>
            </w:ins>
          </m:e>
          <m:sub>
            <w:ins w:id="8881"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đầu</w:t>
      </w:r>
      <w:r>
        <w:t xml:space="preserve"> </w:t>
      </w:r>
      <m:oMath>
        <m:sSubSup>
          <m:sSubSupPr>
            <m:ctrlPr>
              <w:ins w:id="8882" w:author="The Si Tran" w:date="2012-12-06T03:36:00Z">
                <w:rPr>
                  <w:rFonts w:ascii="Cambria Math" w:hAnsi="Cambria Math"/>
                  <w:i/>
                </w:rPr>
              </w:ins>
            </m:ctrlPr>
          </m:sSubSupPr>
          <m:e>
            <w:ins w:id="8883"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884" w:author="The Si Tran" w:date="2012-12-06T03:36:00Z">
                <w:rPr>
                  <w:rFonts w:ascii="Cambria Math" w:hAnsi="Cambria Math"/>
                  <w:i/>
                </w:rPr>
              </w:ins>
            </m:ctrlPr>
          </m:sSubSupPr>
          <m:e>
            <w:ins w:id="8885"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theo các nghiên cứu thì việc lựa chọn tham số này không ảnh hưởng nhiều đến tốc độ hội tụ của giải thuật [4]. Các thông số về </w:t>
      </w:r>
      <m:oMath>
        <m:sSubSup>
          <m:sSubSupPr>
            <m:ctrlPr>
              <w:ins w:id="8886" w:author="The Si Tran" w:date="2012-12-06T03:36:00Z">
                <w:rPr>
                  <w:rFonts w:ascii="Cambria Math" w:hAnsi="Cambria Math"/>
                  <w:i/>
                </w:rPr>
              </w:ins>
            </m:ctrlPr>
          </m:sSubSupPr>
          <m:e>
            <w:ins w:id="8887"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888" w:author="The Si Tran" w:date="2012-12-06T03:36:00Z">
                <w:rPr>
                  <w:rFonts w:ascii="Cambria Math" w:hAnsi="Cambria Math"/>
                  <w:i/>
                </w:rPr>
              </w:ins>
            </m:ctrlPr>
          </m:sSubSupPr>
          <m:e>
            <w:ins w:id="8889"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8890" w:author="The Si Tran" w:date="2012-12-06T03:36:00Z">
                <w:rPr>
                  <w:rFonts w:ascii="Cambria Math" w:hAnsi="Cambria Math"/>
                  <w:i/>
                </w:rPr>
              </w:ins>
            </m:ctrlPr>
          </m:sSubSupPr>
          <m:e>
            <w:ins w:id="8891"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892" w:author="The Si Tran" w:date="2012-12-06T03:36:00Z">
                <w:rPr>
                  <w:rFonts w:ascii="Cambria Math" w:hAnsi="Cambria Math"/>
                  <w:i/>
                </w:rPr>
              </w:ins>
            </m:ctrlPr>
          </m:sSubSupPr>
          <m:e>
            <w:ins w:id="8893"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894" w:author="The Si Tran" w:date="2012-12-06T03:36:00Z">
                <w:rPr>
                  <w:rFonts w:ascii="Cambria Math" w:hAnsi="Cambria Math"/>
                  <w:i/>
                </w:rPr>
              </w:ins>
            </m:ctrlPr>
          </m:sSubSupPr>
          <m:e>
            <w:ins w:id="8895"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8896" w:author="The Si Tran" w:date="2012-12-06T03:40:00Z">
                <w:rPr>
                  <w:rFonts w:ascii="Cambria Math" w:hAnsi="Cambria Math"/>
                  <w:i/>
                </w:rPr>
              </w:ins>
            </m:ctrlPr>
          </m:sSupPr>
          <m:e>
            <w:ins w:id="8897"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8898" w:author="The Si Tran" w:date="2012-12-06T03:40:00Z">
                <w:rPr>
                  <w:rFonts w:ascii="Cambria Math" w:hAnsi="Cambria Math"/>
                  <w:i/>
                </w:rPr>
              </w:ins>
            </m:ctrlPr>
          </m:sSupPr>
          <m:e>
            <w:ins w:id="8899" w:author="The Si Tran" w:date="2012-12-06T03:40:00Z">
              <m:r>
                <w:rPr>
                  <w:rFonts w:ascii="Cambria Math" w:hAnsi="Cambria Math"/>
                </w:rPr>
                <m:t>η</m:t>
              </m:r>
            </w:ins>
          </m:e>
          <m:sup>
            <w:ins w:id="8900"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8901" w:author="The Si Tran" w:date="2012-12-06T03:36:00Z">
                <w:rPr>
                  <w:rFonts w:ascii="Cambria Math" w:hAnsi="Cambria Math"/>
                  <w:i/>
                </w:rPr>
              </w:ins>
            </m:ctrlPr>
          </m:sSubSupPr>
          <m:e>
            <w:ins w:id="8902"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và</w:t>
      </w:r>
      <w:r>
        <w:t xml:space="preserve"> </w:t>
      </w:r>
      <m:oMath>
        <m:sSubSup>
          <m:sSubSupPr>
            <m:ctrlPr>
              <w:ins w:id="8903" w:author="The Si Tran" w:date="2012-12-06T03:36:00Z">
                <w:rPr>
                  <w:rFonts w:ascii="Cambria Math" w:hAnsi="Cambria Math"/>
                  <w:i/>
                </w:rPr>
              </w:ins>
            </m:ctrlPr>
          </m:sSubSupPr>
          <m:e>
            <w:ins w:id="8904"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p w14:paraId="434059EA" w14:textId="77777777" w:rsidR="005F01A1" w:rsidRPr="0049233F" w:rsidRDefault="005F01A1" w:rsidP="005F01A1">
      <w:pPr>
        <w:spacing w:before="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8905"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5pt;height:36.75pt" o:ole="">
                  <v:imagedata r:id="rId284" o:title=""/>
                </v:shape>
                <o:OLEObject Type="Embed" ProgID="Equation.DSMT4" ShapeID="_x0000_i1141" DrawAspect="Content" ObjectID="_1417586836" r:id="rId285"/>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8906"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1.75pt;height:21.75pt" o:ole="">
                  <v:imagedata r:id="rId286" o:title=""/>
                </v:shape>
                <o:OLEObject Type="Embed" ProgID="Equation.DSMT4" ShapeID="_x0000_i1142" DrawAspect="Content" ObjectID="_1417586837" r:id="rId287"/>
              </w:object>
            </w:r>
            <w:r w:rsidRPr="0049233F">
              <w:rPr>
                <w:i/>
                <w:szCs w:val="26"/>
              </w:rPr>
              <w:t xml:space="preserve"> = minimum (</w:t>
            </w:r>
            <w:r w:rsidRPr="00AF1345">
              <w:rPr>
                <w:i/>
                <w:position w:val="-14"/>
                <w:szCs w:val="26"/>
              </w:rPr>
              <w:object w:dxaOrig="1460" w:dyaOrig="400" w14:anchorId="5338F7B6">
                <v:shape id="_x0000_i1143" type="#_x0000_t75" style="width:1in;height:21.75pt" o:ole="">
                  <v:imagedata r:id="rId288" o:title=""/>
                </v:shape>
                <o:OLEObject Type="Embed" ProgID="Equation.DSMT4" ShapeID="_x0000_i1143" DrawAspect="Content" ObjectID="_1417586838" r:id="rId289"/>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890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7.75pt;height:21.75pt" o:ole="">
                  <v:imagedata r:id="rId290" o:title=""/>
                </v:shape>
                <o:OLEObject Type="Embed" ProgID="Equation.DSMT4" ShapeID="_x0000_i1144" DrawAspect="Content" ObjectID="_1417586839" r:id="rId291"/>
              </w:object>
            </w:r>
            <w:r w:rsidRPr="0049233F">
              <w:rPr>
                <w:i/>
                <w:szCs w:val="26"/>
              </w:rPr>
              <w:t xml:space="preserve"> = - sign (</w:t>
            </w:r>
            <w:r w:rsidRPr="00AF1345">
              <w:rPr>
                <w:i/>
                <w:position w:val="-32"/>
                <w:szCs w:val="26"/>
              </w:rPr>
              <w:object w:dxaOrig="580" w:dyaOrig="740" w14:anchorId="1C11FF13">
                <v:shape id="_x0000_i1145" type="#_x0000_t75" style="width:27.75pt;height:36.75pt" o:ole="">
                  <v:imagedata r:id="rId292" o:title=""/>
                </v:shape>
                <o:OLEObject Type="Embed" ProgID="Equation.DSMT4" ShapeID="_x0000_i1145" DrawAspect="Content" ObjectID="_1417586840" r:id="rId293"/>
              </w:object>
            </w:r>
            <w:r w:rsidRPr="0049233F">
              <w:rPr>
                <w:i/>
                <w:szCs w:val="26"/>
              </w:rPr>
              <w:t>)*</w:t>
            </w:r>
            <w:r w:rsidRPr="00AF1345">
              <w:rPr>
                <w:i/>
                <w:position w:val="-14"/>
                <w:szCs w:val="26"/>
              </w:rPr>
              <w:object w:dxaOrig="400" w:dyaOrig="400" w14:anchorId="797347F4">
                <v:shape id="_x0000_i1146" type="#_x0000_t75" style="width:21.75pt;height:21.75pt" o:ole="">
                  <v:imagedata r:id="rId286" o:title=""/>
                </v:shape>
                <o:OLEObject Type="Embed" ProgID="Equation.DSMT4" ShapeID="_x0000_i1146" DrawAspect="Content" ObjectID="_1417586841" r:id="rId294"/>
              </w:object>
            </w:r>
          </w:p>
          <w:p w14:paraId="7A102CBB" w14:textId="77777777" w:rsidR="0088753F" w:rsidRPr="0049233F" w:rsidRDefault="0088753F">
            <w:pPr>
              <w:spacing w:before="0" w:line="240" w:lineRule="auto"/>
              <w:ind w:firstLine="720"/>
              <w:rPr>
                <w:i/>
                <w:szCs w:val="26"/>
              </w:rPr>
              <w:pPrChange w:id="890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7.75pt;height:21.75pt" o:ole="">
                  <v:imagedata r:id="rId295" o:title=""/>
                </v:shape>
                <o:OLEObject Type="Embed" ProgID="Equation.DSMT4" ShapeID="_x0000_i1147" DrawAspect="Content" ObjectID="_1417586842" r:id="rId296"/>
              </w:object>
            </w:r>
            <w:r w:rsidRPr="0049233F">
              <w:rPr>
                <w:i/>
                <w:szCs w:val="26"/>
              </w:rPr>
              <w:t xml:space="preserve">  = </w:t>
            </w:r>
            <w:r w:rsidRPr="00AF1345">
              <w:rPr>
                <w:i/>
                <w:position w:val="-14"/>
                <w:szCs w:val="26"/>
              </w:rPr>
              <w:object w:dxaOrig="400" w:dyaOrig="400" w14:anchorId="43D60952">
                <v:shape id="_x0000_i1148" type="#_x0000_t75" style="width:21.75pt;height:21.75pt" o:ole="">
                  <v:imagedata r:id="rId297" o:title=""/>
                </v:shape>
                <o:OLEObject Type="Embed" ProgID="Equation.DSMT4" ShapeID="_x0000_i1148" DrawAspect="Content" ObjectID="_1417586843" r:id="rId298"/>
              </w:object>
            </w:r>
            <w:r w:rsidRPr="0049233F">
              <w:rPr>
                <w:i/>
                <w:szCs w:val="26"/>
              </w:rPr>
              <w:t xml:space="preserve">+  </w:t>
            </w:r>
            <w:r w:rsidRPr="00AF1345">
              <w:rPr>
                <w:i/>
                <w:position w:val="-14"/>
                <w:szCs w:val="26"/>
              </w:rPr>
              <w:object w:dxaOrig="540" w:dyaOrig="400" w14:anchorId="053072BF">
                <v:shape id="_x0000_i1149" type="#_x0000_t75" style="width:27.75pt;height:21.75pt" o:ole="">
                  <v:imagedata r:id="rId290" o:title=""/>
                </v:shape>
                <o:OLEObject Type="Embed" ProgID="Equation.DSMT4" ShapeID="_x0000_i1149" DrawAspect="Content" ObjectID="_1417586844" r:id="rId299"/>
              </w:object>
            </w:r>
          </w:p>
          <w:p w14:paraId="599100C9" w14:textId="77777777" w:rsidR="0088753F" w:rsidRPr="0049233F" w:rsidRDefault="0088753F">
            <w:pPr>
              <w:spacing w:before="0" w:line="240" w:lineRule="auto"/>
              <w:ind w:firstLine="720"/>
              <w:rPr>
                <w:i/>
                <w:szCs w:val="26"/>
              </w:rPr>
              <w:pPrChange w:id="8909"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5pt;height:36.75pt" o:ole="">
                  <v:imagedata r:id="rId300" o:title=""/>
                </v:shape>
                <o:OLEObject Type="Embed" ProgID="Equation.DSMT4" ShapeID="_x0000_i1150" DrawAspect="Content" ObjectID="_1417586845" r:id="rId301"/>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8910"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1.75pt;height:21.75pt" o:ole="">
                  <v:imagedata r:id="rId286" o:title=""/>
                </v:shape>
                <o:OLEObject Type="Embed" ProgID="Equation.DSMT4" ShapeID="_x0000_i1151" DrawAspect="Content" ObjectID="_1417586846" r:id="rId302"/>
              </w:object>
            </w:r>
            <w:r w:rsidRPr="0049233F">
              <w:rPr>
                <w:i/>
                <w:szCs w:val="26"/>
              </w:rPr>
              <w:t xml:space="preserve"> = maximum (</w:t>
            </w:r>
            <w:r w:rsidRPr="00AF1345">
              <w:rPr>
                <w:i/>
                <w:position w:val="-14"/>
                <w:szCs w:val="26"/>
              </w:rPr>
              <w:object w:dxaOrig="1440" w:dyaOrig="400" w14:anchorId="47CE5A1E">
                <v:shape id="_x0000_i1152" type="#_x0000_t75" style="width:1in;height:21.75pt" o:ole="">
                  <v:imagedata r:id="rId303" o:title=""/>
                </v:shape>
                <o:OLEObject Type="Embed" ProgID="Equation.DSMT4" ShapeID="_x0000_i1152" DrawAspect="Content" ObjectID="_1417586847" r:id="rId304"/>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891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7.75pt;height:21.75pt" o:ole="">
                  <v:imagedata r:id="rId295" o:title=""/>
                </v:shape>
                <o:OLEObject Type="Embed" ProgID="Equation.DSMT4" ShapeID="_x0000_i1153" DrawAspect="Content" ObjectID="_1417586848" r:id="rId305"/>
              </w:object>
            </w:r>
            <w:r w:rsidRPr="0049233F">
              <w:rPr>
                <w:i/>
                <w:szCs w:val="26"/>
              </w:rPr>
              <w:t xml:space="preserve">  = </w:t>
            </w:r>
            <w:r w:rsidRPr="00AF1345">
              <w:rPr>
                <w:i/>
                <w:position w:val="-14"/>
                <w:szCs w:val="26"/>
              </w:rPr>
              <w:object w:dxaOrig="400" w:dyaOrig="400" w14:anchorId="645E6D6D">
                <v:shape id="_x0000_i1154" type="#_x0000_t75" style="width:21.75pt;height:21.75pt" o:ole="">
                  <v:imagedata r:id="rId297" o:title=""/>
                </v:shape>
                <o:OLEObject Type="Embed" ProgID="Equation.DSMT4" ShapeID="_x0000_i1154" DrawAspect="Content" ObjectID="_1417586849" r:id="rId306"/>
              </w:object>
            </w:r>
            <w:r w:rsidRPr="0049233F">
              <w:rPr>
                <w:i/>
                <w:szCs w:val="26"/>
              </w:rPr>
              <w:t xml:space="preserve">- </w:t>
            </w:r>
            <w:r w:rsidRPr="00AF1345">
              <w:rPr>
                <w:i/>
                <w:position w:val="-14"/>
                <w:szCs w:val="26"/>
              </w:rPr>
              <w:object w:dxaOrig="680" w:dyaOrig="400" w14:anchorId="1598DD1F">
                <v:shape id="_x0000_i1155" type="#_x0000_t75" style="width:36.75pt;height:21.75pt" o:ole="">
                  <v:imagedata r:id="rId307" o:title=""/>
                </v:shape>
                <o:OLEObject Type="Embed" ProgID="Equation.DSMT4" ShapeID="_x0000_i1155" DrawAspect="Content" ObjectID="_1417586850" r:id="rId308"/>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8912"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6" type="#_x0000_t75" style="width:50.25pt;height:36.75pt" o:ole="">
                  <v:imagedata r:id="rId282" o:title=""/>
                </v:shape>
                <o:OLEObject Type="Embed" ProgID="Equation.DSMT4" ShapeID="_x0000_i1156" DrawAspect="Content" ObjectID="_1417586851" r:id="rId309"/>
              </w:object>
            </w:r>
          </w:p>
          <w:p w14:paraId="41704DD5" w14:textId="77777777" w:rsidR="0088753F" w:rsidRPr="0049233F" w:rsidRDefault="0088753F">
            <w:pPr>
              <w:spacing w:before="0" w:line="240" w:lineRule="auto"/>
              <w:ind w:firstLine="720"/>
              <w:rPr>
                <w:i/>
                <w:szCs w:val="26"/>
              </w:rPr>
              <w:pPrChange w:id="8913"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8914"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5pt;height:36.75pt" o:ole="">
                  <v:imagedata r:id="rId310" o:title=""/>
                </v:shape>
                <o:OLEObject Type="Embed" ProgID="Equation.DSMT4" ShapeID="_x0000_i1157" DrawAspect="Content" ObjectID="_1417586852" r:id="rId311"/>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891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7.75pt;height:21.75pt" o:ole="">
                  <v:imagedata r:id="rId290" o:title=""/>
                </v:shape>
                <o:OLEObject Type="Embed" ProgID="Equation.DSMT4" ShapeID="_x0000_i1158" DrawAspect="Content" ObjectID="_1417586853" r:id="rId312"/>
              </w:object>
            </w:r>
            <w:r w:rsidRPr="0049233F">
              <w:rPr>
                <w:i/>
                <w:szCs w:val="26"/>
              </w:rPr>
              <w:t xml:space="preserve"> = - sign (</w:t>
            </w:r>
            <w:r w:rsidRPr="00AF1345">
              <w:rPr>
                <w:i/>
                <w:position w:val="-32"/>
                <w:szCs w:val="26"/>
              </w:rPr>
              <w:object w:dxaOrig="580" w:dyaOrig="740" w14:anchorId="261D33FB">
                <v:shape id="_x0000_i1159" type="#_x0000_t75" style="width:27.75pt;height:36.75pt" o:ole="">
                  <v:imagedata r:id="rId292" o:title=""/>
                </v:shape>
                <o:OLEObject Type="Embed" ProgID="Equation.DSMT4" ShapeID="_x0000_i1159" DrawAspect="Content" ObjectID="_1417586854" r:id="rId313"/>
              </w:object>
            </w:r>
            <w:r w:rsidRPr="0049233F">
              <w:rPr>
                <w:i/>
                <w:szCs w:val="26"/>
              </w:rPr>
              <w:t>)*</w:t>
            </w:r>
            <w:r w:rsidRPr="00AF1345">
              <w:rPr>
                <w:i/>
                <w:position w:val="-14"/>
                <w:szCs w:val="26"/>
              </w:rPr>
              <w:object w:dxaOrig="400" w:dyaOrig="400" w14:anchorId="495FE6DF">
                <v:shape id="_x0000_i1160" type="#_x0000_t75" style="width:21.75pt;height:21.75pt" o:ole="">
                  <v:imagedata r:id="rId286" o:title=""/>
                </v:shape>
                <o:OLEObject Type="Embed" ProgID="Equation.DSMT4" ShapeID="_x0000_i1160" DrawAspect="Content" ObjectID="_1417586855" r:id="rId314"/>
              </w:object>
            </w:r>
          </w:p>
          <w:p w14:paraId="2F859299" w14:textId="77777777" w:rsidR="0088753F" w:rsidRPr="0049233F" w:rsidRDefault="0088753F">
            <w:pPr>
              <w:spacing w:before="0" w:line="240" w:lineRule="auto"/>
              <w:ind w:firstLine="720"/>
              <w:rPr>
                <w:i/>
                <w:szCs w:val="26"/>
              </w:rPr>
              <w:pPrChange w:id="891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7.75pt;height:21.75pt" o:ole="">
                  <v:imagedata r:id="rId295" o:title=""/>
                </v:shape>
                <o:OLEObject Type="Embed" ProgID="Equation.DSMT4" ShapeID="_x0000_i1161" DrawAspect="Content" ObjectID="_1417586856" r:id="rId315"/>
              </w:object>
            </w:r>
            <w:r w:rsidRPr="0049233F">
              <w:rPr>
                <w:i/>
                <w:szCs w:val="26"/>
              </w:rPr>
              <w:t xml:space="preserve">  = </w:t>
            </w:r>
            <w:r w:rsidRPr="00AF1345">
              <w:rPr>
                <w:i/>
                <w:position w:val="-14"/>
                <w:szCs w:val="26"/>
              </w:rPr>
              <w:object w:dxaOrig="400" w:dyaOrig="400" w14:anchorId="5A399D5E">
                <v:shape id="_x0000_i1162" type="#_x0000_t75" style="width:21.75pt;height:21.75pt" o:ole="">
                  <v:imagedata r:id="rId297" o:title=""/>
                </v:shape>
                <o:OLEObject Type="Embed" ProgID="Equation.DSMT4" ShapeID="_x0000_i1162" DrawAspect="Content" ObjectID="_1417586857" r:id="rId316"/>
              </w:object>
            </w:r>
            <w:r w:rsidRPr="0049233F">
              <w:rPr>
                <w:i/>
                <w:szCs w:val="26"/>
              </w:rPr>
              <w:t xml:space="preserve">+  </w:t>
            </w:r>
            <w:r w:rsidRPr="00AF1345">
              <w:rPr>
                <w:i/>
                <w:position w:val="-14"/>
                <w:szCs w:val="26"/>
              </w:rPr>
              <w:object w:dxaOrig="540" w:dyaOrig="400" w14:anchorId="6F57130F">
                <v:shape id="_x0000_i1163" type="#_x0000_t75" style="width:27.75pt;height:21.75pt" o:ole="">
                  <v:imagedata r:id="rId290" o:title=""/>
                </v:shape>
                <o:OLEObject Type="Embed" ProgID="Equation.DSMT4" ShapeID="_x0000_i1163" DrawAspect="Content" ObjectID="_1417586858" r:id="rId317"/>
              </w:object>
            </w:r>
          </w:p>
          <w:p w14:paraId="3255C968" w14:textId="77777777" w:rsidR="0088753F" w:rsidRPr="0049233F" w:rsidRDefault="0088753F">
            <w:pPr>
              <w:spacing w:before="0" w:line="240" w:lineRule="auto"/>
              <w:ind w:firstLine="720"/>
              <w:rPr>
                <w:i/>
                <w:szCs w:val="26"/>
              </w:rPr>
              <w:pPrChange w:id="8917"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8918"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8919" w:name="_Toc327348218"/>
      <w:bookmarkStart w:id="8920" w:name="_Toc343029968"/>
    </w:p>
    <w:p w14:paraId="7DECB775" w14:textId="3F70D2D7" w:rsidR="0015202E" w:rsidRDefault="0088753F">
      <w:pPr>
        <w:pStyle w:val="Hinh"/>
        <w:pPrChange w:id="8921" w:author="The Si Tran" w:date="2012-12-16T17:32:00Z">
          <w:pPr>
            <w:pStyle w:val="Caption"/>
            <w:ind w:left="2160" w:firstLine="720"/>
          </w:pPr>
        </w:pPrChange>
      </w:pPr>
      <w:bookmarkStart w:id="8922" w:name="_Toc343841748"/>
      <w:r w:rsidRPr="00032D83">
        <w:t>Hình</w:t>
      </w:r>
      <w:ins w:id="8923" w:author="The Si Tran" w:date="2012-12-11T23:37:00Z">
        <w:r w:rsidR="0015202E" w:rsidRPr="000C3A28">
          <w:t xml:space="preserve"> 4.9</w:t>
        </w:r>
      </w:ins>
      <w:del w:id="8924" w:author="The Si Tran" w:date="2012-12-11T23:37:00Z">
        <w:r w:rsidRPr="0015771C" w:rsidDel="0015202E">
          <w:delText xml:space="preserve"> </w:delText>
        </w:r>
        <w:r w:rsidRPr="001A48D1" w:rsidDel="0015202E">
          <w:fldChar w:fldCharType="begin"/>
        </w:r>
        <w:r w:rsidRPr="001A48D1" w:rsidDel="0015202E">
          <w:rPr>
            <w:rPrChange w:id="8925" w:author="The Si Tran" w:date="2012-12-16T17:32:00Z">
              <w:rPr>
                <w:b w:val="0"/>
              </w:rPr>
            </w:rPrChange>
          </w:rPr>
          <w:delInstrText xml:space="preserve"> STYLEREF 1 \s </w:delInstrText>
        </w:r>
        <w:r w:rsidRPr="001A48D1" w:rsidDel="0015202E">
          <w:rPr>
            <w:rPrChange w:id="8926" w:author="The Si Tran" w:date="2012-12-16T17:32:00Z">
              <w:rPr>
                <w:b w:val="0"/>
              </w:rPr>
            </w:rPrChange>
          </w:rPr>
          <w:fldChar w:fldCharType="separate"/>
        </w:r>
        <w:r w:rsidRPr="001A48D1" w:rsidDel="0015202E">
          <w:rPr>
            <w:rPrChange w:id="8927" w:author="The Si Tran" w:date="2012-12-16T17:32:00Z">
              <w:rPr>
                <w:b w:val="0"/>
                <w:noProof/>
              </w:rPr>
            </w:rPrChange>
          </w:rPr>
          <w:delText>2</w:delText>
        </w:r>
        <w:r w:rsidRPr="001A48D1" w:rsidDel="0015202E">
          <w:rPr>
            <w:rPrChange w:id="8928" w:author="The Si Tran" w:date="2012-12-16T17:32:00Z">
              <w:rPr>
                <w:b w:val="0"/>
              </w:rPr>
            </w:rPrChange>
          </w:rPr>
          <w:fldChar w:fldCharType="end"/>
        </w:r>
        <w:r w:rsidRPr="001A48D1" w:rsidDel="0015202E">
          <w:rPr>
            <w:rPrChange w:id="8929" w:author="The Si Tran" w:date="2012-12-16T17:32:00Z">
              <w:rPr>
                <w:b w:val="0"/>
              </w:rPr>
            </w:rPrChange>
          </w:rPr>
          <w:delText>.</w:delText>
        </w:r>
        <w:r w:rsidRPr="001A48D1" w:rsidDel="0015202E">
          <w:rPr>
            <w:rPrChange w:id="8930" w:author="The Si Tran" w:date="2012-12-16T17:32:00Z">
              <w:rPr>
                <w:b w:val="0"/>
              </w:rPr>
            </w:rPrChange>
          </w:rPr>
          <w:fldChar w:fldCharType="begin"/>
        </w:r>
        <w:r w:rsidRPr="001A48D1" w:rsidDel="0015202E">
          <w:rPr>
            <w:rPrChange w:id="8931" w:author="The Si Tran" w:date="2012-12-16T17:32:00Z">
              <w:rPr>
                <w:b w:val="0"/>
              </w:rPr>
            </w:rPrChange>
          </w:rPr>
          <w:delInstrText xml:space="preserve"> SEQ Hình \* ARABIC \s 1 </w:delInstrText>
        </w:r>
        <w:r w:rsidRPr="001A48D1" w:rsidDel="0015202E">
          <w:rPr>
            <w:rPrChange w:id="8932" w:author="The Si Tran" w:date="2012-12-16T17:32:00Z">
              <w:rPr>
                <w:b w:val="0"/>
              </w:rPr>
            </w:rPrChange>
          </w:rPr>
          <w:fldChar w:fldCharType="separate"/>
        </w:r>
        <w:r w:rsidRPr="001A48D1" w:rsidDel="0015202E">
          <w:rPr>
            <w:rPrChange w:id="8933" w:author="The Si Tran" w:date="2012-12-16T17:32:00Z">
              <w:rPr>
                <w:b w:val="0"/>
                <w:noProof/>
              </w:rPr>
            </w:rPrChange>
          </w:rPr>
          <w:delText>10</w:delText>
        </w:r>
        <w:r w:rsidRPr="001A48D1" w:rsidDel="0015202E">
          <w:rPr>
            <w:rPrChange w:id="8934" w:author="The Si Tran" w:date="2012-12-16T17:32:00Z">
              <w:rPr>
                <w:b w:val="0"/>
              </w:rPr>
            </w:rPrChange>
          </w:rPr>
          <w:fldChar w:fldCharType="end"/>
        </w:r>
      </w:del>
      <w:r w:rsidRPr="001A48D1">
        <w:rPr>
          <w:rPrChange w:id="8935" w:author="The Si Tran" w:date="2012-12-16T17:32:00Z">
            <w:rPr>
              <w:b w:val="0"/>
            </w:rPr>
          </w:rPrChange>
        </w:rPr>
        <w:t>: Giải thuật RPROP</w:t>
      </w:r>
      <w:bookmarkEnd w:id="8919"/>
      <w:bookmarkEnd w:id="8920"/>
      <w:bookmarkEnd w:id="8922"/>
    </w:p>
    <w:p w14:paraId="74FAFEBA" w14:textId="77777777" w:rsidR="003549D0" w:rsidRPr="001A48D1" w:rsidRDefault="003549D0" w:rsidP="003549D0">
      <w:pPr>
        <w:pStyle w:val="Hinh"/>
      </w:pPr>
    </w:p>
    <w:p w14:paraId="1C59B8C6" w14:textId="77777777" w:rsidR="0088753F" w:rsidRPr="0049233F" w:rsidRDefault="0088753F">
      <w:pPr>
        <w:pPrChange w:id="8936"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937"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938" w:name="_Toc327348176"/>
      <w:bookmarkStart w:id="8939" w:name="_Toc343841937"/>
      <w:r w:rsidRPr="0049233F">
        <w:t>Hiện tượng quá khớp</w:t>
      </w:r>
      <w:bookmarkEnd w:id="8938"/>
      <w:bookmarkEnd w:id="8939"/>
    </w:p>
    <w:p w14:paraId="1FAA90D6" w14:textId="03E46DAC" w:rsidR="0088753F" w:rsidRPr="0049233F" w:rsidRDefault="0088753F">
      <w:pPr>
        <w:pPrChange w:id="8940"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941"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86C29" w:rsidDel="005457E8" w:rsidRDefault="0088753F" w:rsidP="0088753F">
      <w:pPr>
        <w:rPr>
          <w:del w:id="8942" w:author="The Si Tran" w:date="2012-12-14T05:59:00Z"/>
        </w:rPr>
      </w:pPr>
      <w:del w:id="8943" w:author="The Si Tran" w:date="2012-12-14T05:59:00Z">
        <w:r w:rsidRPr="00286C29" w:rsidDel="005457E8">
          <w:br w:type="page"/>
        </w:r>
      </w:del>
    </w:p>
    <w:p w14:paraId="5AEE3EB3" w14:textId="1282A489" w:rsidR="00BE27EE" w:rsidRPr="00286C29" w:rsidDel="005457E8" w:rsidRDefault="00BE27EE" w:rsidP="00BE27EE">
      <w:pPr>
        <w:rPr>
          <w:del w:id="8944" w:author="The Si Tran" w:date="2012-12-14T05:59:00Z"/>
        </w:rPr>
      </w:pPr>
      <w:bookmarkStart w:id="8945" w:name="_Toc343232326"/>
      <w:bookmarkStart w:id="8946" w:name="_Toc343232739"/>
      <w:bookmarkStart w:id="8947" w:name="_Toc343233024"/>
      <w:bookmarkStart w:id="8948" w:name="_Toc343415529"/>
      <w:bookmarkStart w:id="8949" w:name="_Toc343415825"/>
      <w:bookmarkStart w:id="8950" w:name="_Toc343452484"/>
      <w:bookmarkStart w:id="8951" w:name="_Toc343461274"/>
      <w:bookmarkStart w:id="8952" w:name="_Toc343494161"/>
      <w:bookmarkStart w:id="8953" w:name="_Toc343494373"/>
      <w:bookmarkStart w:id="8954" w:name="_Toc343495146"/>
      <w:bookmarkStart w:id="8955" w:name="_Toc343660373"/>
      <w:bookmarkStart w:id="8956" w:name="_Toc343660587"/>
      <w:bookmarkStart w:id="8957" w:name="_Toc343711215"/>
      <w:bookmarkStart w:id="8958" w:name="_Toc343829179"/>
      <w:bookmarkStart w:id="8959" w:name="_Toc343831983"/>
      <w:bookmarkStart w:id="8960" w:name="_Toc343832353"/>
      <w:bookmarkStart w:id="8961" w:name="_Toc343832570"/>
      <w:bookmarkStart w:id="8962" w:name="_Toc343832787"/>
      <w:bookmarkStart w:id="8963" w:name="_Toc343837380"/>
      <w:bookmarkStart w:id="8964" w:name="_Toc343841938"/>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p>
    <w:p w14:paraId="00E85171" w14:textId="341F571A" w:rsidR="00A02652" w:rsidRPr="0049233F" w:rsidRDefault="00A02652" w:rsidP="00286C29">
      <w:pPr>
        <w:pStyle w:val="Heading2"/>
      </w:pPr>
      <w:bookmarkStart w:id="8965" w:name="_Toc326315155"/>
      <w:bookmarkStart w:id="8966" w:name="_Toc327348181"/>
      <w:bookmarkStart w:id="8967" w:name="_Toc343841939"/>
      <w:r w:rsidRPr="00286C29">
        <w:rPr>
          <w:rPrChange w:id="8968" w:author="The Si Tran" w:date="2012-12-05T23:02:00Z">
            <w:rPr>
              <w:rFonts w:cs="Times New Roman"/>
              <w:b w:val="0"/>
              <w:bCs w:val="0"/>
              <w:iCs w:val="0"/>
              <w:sz w:val="20"/>
              <w:szCs w:val="20"/>
            </w:rPr>
          </w:rPrChange>
        </w:rPr>
        <w:t>Áp</w:t>
      </w:r>
      <w:r w:rsidRPr="0049233F">
        <w:rPr>
          <w:rPrChange w:id="8969" w:author="The Si Tran" w:date="2012-12-05T23:02:00Z">
            <w:rPr>
              <w:rFonts w:cs="Times New Roman"/>
              <w:b w:val="0"/>
              <w:bCs w:val="0"/>
              <w:iCs w:val="0"/>
              <w:sz w:val="20"/>
              <w:szCs w:val="20"/>
            </w:rPr>
          </w:rPrChange>
        </w:rPr>
        <w:t xml:space="preserve"> dụng mạng </w:t>
      </w:r>
      <w:r w:rsidR="00976130">
        <w:t>Nơron</w:t>
      </w:r>
      <w:r w:rsidRPr="0049233F">
        <w:rPr>
          <w:rPrChange w:id="8970" w:author="The Si Tran" w:date="2012-12-05T23:02:00Z">
            <w:rPr>
              <w:rFonts w:cs="Times New Roman"/>
              <w:b w:val="0"/>
              <w:bCs w:val="0"/>
              <w:iCs w:val="0"/>
              <w:sz w:val="20"/>
              <w:szCs w:val="20"/>
            </w:rPr>
          </w:rPrChange>
        </w:rPr>
        <w:t xml:space="preserve"> vào dự báo dữ liệu chuỗi thời gian</w:t>
      </w:r>
      <w:bookmarkEnd w:id="8965"/>
      <w:bookmarkEnd w:id="8966"/>
      <w:bookmarkEnd w:id="8967"/>
    </w:p>
    <w:p w14:paraId="7731F271" w14:textId="383600D4" w:rsidR="0015202E" w:rsidRPr="0049233F" w:rsidRDefault="00A02652">
      <w:pPr>
        <w:pPrChange w:id="8971"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972"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w:t>
      </w:r>
      <w:r w:rsidR="0001268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973"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w:t>
      </w:r>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w:t>
      </w:r>
      <w:r w:rsidRPr="0049233F">
        <w:lastRenderedPageBreak/>
        <w:t xml:space="preserve">trị của dữ liệu chuỗi thời gian tại thời điểm </w:t>
      </w:r>
      <w:r w:rsidRPr="0001268E">
        <w:rPr>
          <w:i/>
        </w:rPr>
        <w:t>t</w:t>
      </w:r>
      <w:r w:rsidRPr="0049233F">
        <w: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974"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975" w:author="The Si Tran" w:date="2012-12-14T05:59:00Z">
        <w:r w:rsidR="005457E8">
          <w:tab/>
        </w:r>
      </w:ins>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pPr>
        <w:pStyle w:val="Canhgiua"/>
        <w:rPr>
          <w:noProof/>
        </w:rPr>
        <w:pPrChange w:id="8976" w:author="The Si Tran" w:date="2012-12-16T17:32:00Z">
          <w:pPr>
            <w:pStyle w:val="ListParagraph"/>
            <w:spacing w:after="0" w:line="360" w:lineRule="auto"/>
            <w:ind w:firstLine="720"/>
          </w:pPr>
        </w:pPrChange>
      </w:pPr>
      <w:r w:rsidRPr="002B1464">
        <w:rPr>
          <w:noProof/>
        </w:rPr>
        <w:drawing>
          <wp:inline distT="0" distB="0" distL="0" distR="0" wp14:anchorId="1C1A8923" wp14:editId="4D265BC8">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8977" w:name="_Toc326299578"/>
      <w:bookmarkStart w:id="8978" w:name="_Toc327348223"/>
      <w:bookmarkStart w:id="8979" w:name="_Toc343029969"/>
      <w:bookmarkStart w:id="8980" w:name="_Toc343841749"/>
      <w:r w:rsidRPr="0049233F">
        <w:t>Hình</w:t>
      </w:r>
      <w:ins w:id="8981" w:author="The Si Tran" w:date="2012-12-11T23:38:00Z">
        <w:r>
          <w:t xml:space="preserve"> 4.10</w:t>
        </w:r>
      </w:ins>
      <w:del w:id="8982"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983"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984"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8977"/>
      <w:bookmarkEnd w:id="8978"/>
      <w:bookmarkEnd w:id="8979"/>
      <w:bookmarkEnd w:id="8980"/>
    </w:p>
    <w:p w14:paraId="146B3BF3" w14:textId="093E72F6" w:rsidR="00A02652" w:rsidRPr="0049233F" w:rsidRDefault="00A02652" w:rsidP="00286C29">
      <w:pPr>
        <w:pStyle w:val="Heading2"/>
      </w:pPr>
      <w:bookmarkStart w:id="8985" w:name="_Toc327348182"/>
      <w:bookmarkStart w:id="8986" w:name="_Toc343841940"/>
      <w:r w:rsidRPr="0049233F">
        <w:rPr>
          <w:rPrChange w:id="8987" w:author="The Si Tran" w:date="2012-12-05T23:02:00Z">
            <w:rPr>
              <w:rFonts w:ascii="Calibri" w:eastAsia="Calibri" w:hAnsi="Calibri" w:cs="Times New Roman"/>
              <w:b w:val="0"/>
              <w:bCs w:val="0"/>
              <w:iCs w:val="0"/>
              <w:sz w:val="20"/>
              <w:szCs w:val="20"/>
            </w:rPr>
          </w:rPrChange>
        </w:rPr>
        <w:t xml:space="preserve">Các bước xây dựng mô hình </w:t>
      </w:r>
      <w:r w:rsidRPr="00286C29">
        <w:rPr>
          <w:rPrChange w:id="8988" w:author="The Si Tran" w:date="2012-12-05T23:02:00Z">
            <w:rPr>
              <w:rFonts w:ascii="Calibri" w:eastAsia="Calibri" w:hAnsi="Calibri" w:cs="Times New Roman"/>
              <w:b w:val="0"/>
              <w:bCs w:val="0"/>
              <w:iCs w:val="0"/>
              <w:sz w:val="20"/>
              <w:szCs w:val="20"/>
            </w:rPr>
          </w:rPrChange>
        </w:rPr>
        <w:t>mạng</w:t>
      </w:r>
      <w:r w:rsidRPr="0049233F">
        <w:rPr>
          <w:rPrChange w:id="8989" w:author="The Si Tran" w:date="2012-12-05T23:02:00Z">
            <w:rPr>
              <w:rFonts w:ascii="Calibri" w:eastAsia="Calibri" w:hAnsi="Calibri" w:cs="Times New Roman"/>
              <w:b w:val="0"/>
              <w:bCs w:val="0"/>
              <w:iCs w:val="0"/>
              <w:sz w:val="20"/>
              <w:szCs w:val="20"/>
            </w:rPr>
          </w:rPrChange>
        </w:rPr>
        <w:t xml:space="preserve"> </w:t>
      </w:r>
      <w:r w:rsidR="00976130">
        <w:t>nơron</w:t>
      </w:r>
      <w:bookmarkEnd w:id="8985"/>
      <w:bookmarkEnd w:id="8986"/>
    </w:p>
    <w:p w14:paraId="70E7852F" w14:textId="1BEE294F" w:rsidR="00A02652" w:rsidRPr="0049233F" w:rsidRDefault="00A02652">
      <w:pPr>
        <w:pPrChange w:id="8990"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lastRenderedPageBreak/>
        <w:t>Dự đoán và cải tiến</w:t>
      </w:r>
    </w:p>
    <w:p w14:paraId="5DC53BC1" w14:textId="77777777" w:rsidR="00A02652" w:rsidRPr="0049233F" w:rsidRDefault="00A02652">
      <w:pPr>
        <w:pPrChange w:id="8991"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992" w:name="_Toc327348183"/>
      <w:bookmarkStart w:id="8993" w:name="_Toc343841941"/>
      <w:r w:rsidRPr="0049233F">
        <w:t>Lựa chọn các biến</w:t>
      </w:r>
      <w:bookmarkEnd w:id="8992"/>
      <w:bookmarkEnd w:id="8993"/>
    </w:p>
    <w:p w14:paraId="71DA7A36" w14:textId="708085BC" w:rsidR="00A02652" w:rsidRPr="0049233F" w:rsidRDefault="00A02652">
      <w:pPr>
        <w:pStyle w:val="BuletL1"/>
        <w:pPrChange w:id="8994"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995"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996"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cũng là một chuỗi thời gian</w:t>
      </w:r>
      <w:r w:rsidR="0001268E">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997"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998" w:name="_Toc327348184"/>
      <w:bookmarkStart w:id="8999" w:name="_Toc343841942"/>
      <w:r w:rsidRPr="0049233F">
        <w:rPr>
          <w:lang w:val="fr-FR"/>
        </w:rPr>
        <w:t>Thu thập dữ liệu</w:t>
      </w:r>
      <w:bookmarkEnd w:id="8998"/>
      <w:bookmarkEnd w:id="8999"/>
    </w:p>
    <w:p w14:paraId="16759051" w14:textId="0D2DFFB7" w:rsidR="00A02652" w:rsidRPr="0049233F" w:rsidRDefault="00A02652">
      <w:pPr>
        <w:pStyle w:val="BuletL1"/>
        <w:rPr>
          <w:u w:val="single"/>
        </w:rPr>
        <w:pPrChange w:id="9000"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w:t>
      </w:r>
      <w:r w:rsidRPr="0049233F">
        <w:lastRenderedPageBreak/>
        <w:t xml:space="preserve">phí ít tốn kém hơn là các dữ liệu cơ bản. Để đảm bảo tính chính xác của mạng </w:t>
      </w:r>
      <w:r w:rsidR="00976130">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9001"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9002" w:name="_Toc327348185"/>
      <w:bookmarkStart w:id="9003" w:name="_Toc343841943"/>
      <w:r w:rsidRPr="0049233F">
        <w:t>Tiền xử lý dữ liệu</w:t>
      </w:r>
      <w:bookmarkEnd w:id="9002"/>
      <w:bookmarkEnd w:id="9003"/>
    </w:p>
    <w:p w14:paraId="4A5ADB02" w14:textId="12D48032" w:rsidR="00A02652" w:rsidRPr="0049233F" w:rsidRDefault="00A02652">
      <w:pPr>
        <w:pStyle w:val="BuletL1"/>
        <w:pPrChange w:id="9004"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9005"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9006" w:name="OLE_LINK5"/>
      <w:bookmarkStart w:id="9007" w:name="OLE_LINK6"/>
      <w:r w:rsidRPr="0049233F">
        <w:t xml:space="preserve">Việc lấy logarit tự nhiên </w:t>
      </w:r>
      <w:bookmarkEnd w:id="9006"/>
      <w:bookmarkEnd w:id="9007"/>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9008" w:author="The Si Tran" w:date="2012-12-16T08:34:00Z">
            <w:rPr/>
          </w:rPrChange>
        </w:rPr>
        <w:pPrChange w:id="9009"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941798">
        <w:t>ấ</w:t>
      </w:r>
      <w:r w:rsidRPr="002E47E8">
        <w:t>y hi</w:t>
      </w:r>
      <w:r w:rsidRPr="00BB4B46">
        <w:rPr>
          <w:rPrChange w:id="9010" w:author="The Si Tran" w:date="2012-12-16T08:34:00Z">
            <w:rPr/>
          </w:rPrChange>
        </w:rPr>
        <w:t>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9011" w:name="_Toc327348186"/>
      <w:bookmarkStart w:id="9012" w:name="_Toc343841944"/>
      <w:r w:rsidRPr="0049233F">
        <w:t>Phân chia tập dữ liệu</w:t>
      </w:r>
      <w:bookmarkEnd w:id="9011"/>
      <w:bookmarkEnd w:id="9012"/>
    </w:p>
    <w:p w14:paraId="150E077C" w14:textId="29F5C1BC" w:rsidR="00BB4B46" w:rsidRPr="00BB4B46" w:rsidRDefault="00A02652">
      <w:pPr>
        <w:pStyle w:val="BuletL1"/>
        <w:rPr>
          <w:u w:val="single"/>
          <w:rPrChange w:id="9013" w:author="The Si Tran" w:date="2012-12-16T08:35:00Z">
            <w:rPr>
              <w:u w:val="single"/>
            </w:rPr>
          </w:rPrChange>
        </w:rPr>
        <w:pPrChange w:id="9014"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941798">
        <w:t>ế</w:t>
      </w:r>
      <w:r w:rsidRPr="002E47E8">
        <w:t>,</w:t>
      </w:r>
      <w:r w:rsidRPr="007E3E87">
        <w:rPr>
          <w:rPrChange w:id="9015" w:author="The Si Tran" w:date="2012-12-14T06:20:00Z">
            <w:rPr/>
          </w:rPrChange>
        </w:rPr>
        <w:t xml:space="preserve"> khi huấn luyện, người ta thường chia tập dữ liệu thành các tập: huấn luyện, kiểm tra và kiểm định (ngoài các mẫu). Tập huấn luyện thường là tập lớn </w:t>
      </w:r>
      <w:r w:rsidRPr="007E3E87">
        <w:rPr>
          <w:rPrChange w:id="9016" w:author="The Si Tran" w:date="2012-12-14T06:20:00Z">
            <w:rPr/>
          </w:rPrChange>
        </w:rPr>
        <w:lastRenderedPageBreak/>
        <w:t>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9017" w:author="The Si Tran" w:date="2012-12-14T06:20:00Z">
            <w:rPr>
              <w:u w:val="single"/>
            </w:rPr>
          </w:rPrChange>
        </w:rPr>
        <w:pPrChange w:id="9018" w:author="The Si Tran" w:date="2012-12-16T08:35:00Z">
          <w:pPr>
            <w:pStyle w:val="ListParagraph"/>
            <w:numPr>
              <w:numId w:val="11"/>
            </w:numPr>
            <w:spacing w:after="0" w:line="360" w:lineRule="auto"/>
            <w:ind w:left="634" w:hanging="360"/>
            <w:jc w:val="both"/>
          </w:pPr>
        </w:pPrChange>
      </w:pPr>
      <w:r w:rsidRPr="007E3E87">
        <w:rPr>
          <w:rPrChange w:id="9019" w:author="The Si Tran" w:date="2012-12-14T06:20:00Z">
            <w:rPr/>
          </w:rPrChange>
        </w:rPr>
        <w:t>Có hai cách thực h</w:t>
      </w:r>
      <w:r w:rsidRPr="00BB4B46">
        <w:rPr>
          <w:rStyle w:val="BuletL1Char"/>
          <w:rPrChange w:id="9020" w:author="The Si Tran" w:date="2012-12-16T08:35:00Z">
            <w:rPr/>
          </w:rPrChange>
        </w:rPr>
        <w:t>i</w:t>
      </w:r>
      <w:r w:rsidRPr="00032D83">
        <w:t>ệ</w:t>
      </w:r>
      <w:r w:rsidRPr="000C3A28">
        <w:t>n xác đ</w:t>
      </w:r>
      <w:r w:rsidRPr="0015771C">
        <w:t>ị</w:t>
      </w:r>
      <w:r w:rsidRPr="00941798">
        <w:t>nh t</w:t>
      </w:r>
      <w:r w:rsidRPr="002E47E8">
        <w:t>ậ</w:t>
      </w:r>
      <w:r w:rsidRPr="007E3E87">
        <w:rPr>
          <w:rPrChange w:id="9021" w:author="The Si Tran" w:date="2012-12-14T06:20:00Z">
            <w:rPr/>
          </w:rPrChange>
        </w:rPr>
        <w:t>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9022" w:author="The Si Tran" w:date="2012-12-14T06:20:00Z">
            <w:rPr>
              <w:u w:val="single"/>
            </w:rPr>
          </w:rPrChange>
        </w:rPr>
        <w:pPrChange w:id="9023" w:author="The Si Tran" w:date="2012-12-16T08:35:00Z">
          <w:pPr>
            <w:pStyle w:val="ListParagraph"/>
            <w:numPr>
              <w:numId w:val="11"/>
            </w:numPr>
            <w:spacing w:after="0" w:line="360" w:lineRule="auto"/>
            <w:ind w:left="634" w:hanging="360"/>
            <w:jc w:val="both"/>
          </w:pPr>
        </w:pPrChange>
      </w:pPr>
      <w:r w:rsidRPr="007E3E87">
        <w:rPr>
          <w:rPrChange w:id="9024"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7E3E87">
        <w:rPr>
          <w:rPrChange w:id="9025" w:author="The Si Tran" w:date="2012-12-14T06:20:00Z">
            <w:rPr/>
          </w:rPrChange>
        </w:rPr>
        <w:t>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7E3E87">
        <w:rPr>
          <w:rPrChange w:id="9026"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9027"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9028" w:name="_Toc327348187"/>
      <w:bookmarkStart w:id="9029" w:name="_Toc343841945"/>
      <w:r w:rsidRPr="0049233F">
        <w:t>Xây dựng cấu trúc mạng</w:t>
      </w:r>
      <w:bookmarkEnd w:id="9028"/>
      <w:bookmarkEnd w:id="9029"/>
    </w:p>
    <w:p w14:paraId="44FC4DD0" w14:textId="619055D4" w:rsidR="00A02652" w:rsidRPr="0049233F" w:rsidRDefault="00A02652">
      <w:pPr>
        <w:pStyle w:val="BuletL1"/>
        <w:pPrChange w:id="9030"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9031"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w:t>
      </w:r>
      <w:r w:rsidRPr="0049233F">
        <w:lastRenderedPageBreak/>
        <w:t xml:space="preserve">hoặc số lượng đơn vị ở mỗi tầng quá nhiều sẽ dẫn đến vấn đề quá khớp. Tức là khi 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9032"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pPr>
        <w:pStyle w:val="BuletL1"/>
        <w:pPrChange w:id="9033" w:author="The Si Tran" w:date="2012-12-16T08:36:00Z">
          <w:pPr>
            <w:pStyle w:val="ListParagraph"/>
            <w:numPr>
              <w:numId w:val="11"/>
            </w:numPr>
            <w:spacing w:after="0" w:line="360" w:lineRule="auto"/>
            <w:ind w:left="634" w:hanging="360"/>
            <w:jc w:val="both"/>
          </w:pPr>
        </w:pPrChange>
      </w:pPr>
      <w:r w:rsidRPr="00032D83">
        <w:t>S</w:t>
      </w:r>
      <w:r w:rsidRPr="000C3A28">
        <w:t>ố</w:t>
      </w:r>
      <w:r w:rsidRPr="00941798">
        <w:t xml:space="preserve"> lư</w:t>
      </w:r>
      <w:r w:rsidRPr="002E47E8">
        <w:t>ợ</w:t>
      </w:r>
      <w:r w:rsidRPr="00BB4B46">
        <w:rPr>
          <w:rPrChange w:id="9034" w:author="The Si Tran" w:date="2012-12-16T08:36:00Z">
            <w:rPr/>
          </w:rPrChange>
        </w:rPr>
        <w:t xml:space="preserve">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BB4B46">
        <w:rPr>
          <w:rPrChange w:id="9035" w:author="The Si Tran" w:date="2012-12-16T08:36:00Z">
            <w:rPr/>
          </w:rPrChange>
        </w:rPr>
        <w:t xml:space="preserve">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BB4B46">
        <w:rPr>
          <w:rPrChange w:id="9036" w:author="The Si Tran" w:date="2012-12-16T08:36:00Z">
            <w:rPr/>
          </w:rPrChange>
        </w:rPr>
        <w:t xml:space="preserve">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9037" w:author="The Si Tran" w:date="2012-12-16T08:36:00Z">
            <w:rPr/>
          </w:rPrChange>
        </w:rPr>
        <w:lastRenderedPageBreak/>
        <w:t xml:space="preserve">ra nhiều mạng </w:t>
      </w:r>
      <w:r w:rsidR="00976130">
        <w:t>nơron</w:t>
      </w:r>
      <w:r w:rsidRPr="000C3A28">
        <w:t xml:space="preserve"> riêng bi</w:t>
      </w:r>
      <w:r w:rsidRPr="00941798">
        <w:t>ệ</w:t>
      </w:r>
      <w:r w:rsidRPr="002E47E8">
        <w:t>t nhưng l</w:t>
      </w:r>
      <w:r w:rsidRPr="00BB4B46">
        <w:rPr>
          <w:rPrChange w:id="9038" w:author="The Si Tran" w:date="2012-12-16T08:36:00Z">
            <w:rPr/>
          </w:rPrChange>
        </w:rPr>
        <w:t>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9039"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9040" w:author="The Si Tran" w:date="2012-12-16T17:32:00Z">
          <w:pPr>
            <w:pStyle w:val="ListParagraph"/>
            <w:spacing w:after="0" w:line="360" w:lineRule="auto"/>
            <w:ind w:left="630"/>
          </w:pPr>
        </w:pPrChange>
      </w:pPr>
      <w:r w:rsidRPr="002B1464">
        <w:rPr>
          <w:noProof/>
          <w:lang w:val="en-US"/>
        </w:rPr>
        <w:drawing>
          <wp:inline distT="0" distB="0" distL="0" distR="0" wp14:anchorId="363508A5" wp14:editId="539BE803">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pPrChange w:id="9041" w:author="The Si Tran" w:date="2012-12-16T17:33:00Z">
          <w:pPr>
            <w:pStyle w:val="Caption"/>
            <w:ind w:left="360" w:firstLine="720"/>
          </w:pPr>
        </w:pPrChange>
      </w:pPr>
      <w:bookmarkStart w:id="9042" w:name="_Toc327348224"/>
      <w:bookmarkStart w:id="9043" w:name="_Toc343029970"/>
      <w:r w:rsidRPr="0049233F">
        <w:t>Hình</w:t>
      </w:r>
      <w:ins w:id="9044" w:author="The Si Tran" w:date="2012-12-11T23:38:00Z">
        <w:r>
          <w:t xml:space="preserve"> 4.11</w:t>
        </w:r>
      </w:ins>
      <w:del w:id="9045"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9046"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9047"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941798">
        <w:t xml:space="preserve"> t</w:t>
      </w:r>
      <w:r w:rsidRPr="002E47E8">
        <w:t>ụ</w:t>
      </w:r>
      <w:r w:rsidRPr="00BD0062">
        <w:rPr>
          <w:rPrChange w:id="9048" w:author="The Si Tran" w:date="2012-12-11T23:39:00Z">
            <w:rPr>
              <w:b w:val="0"/>
              <w:bCs w:val="0"/>
            </w:rPr>
          </w:rPrChange>
        </w:rPr>
        <w:t>c sử dụng phương pháp walk-forward chia tập dữ liệu</w:t>
      </w:r>
      <w:bookmarkEnd w:id="9042"/>
      <w:bookmarkEnd w:id="9043"/>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9049" w:name="_Toc327348188"/>
      <w:bookmarkStart w:id="9050" w:name="_Toc343841946"/>
      <w:r w:rsidRPr="0049233F">
        <w:t>Xác định tiêu chuẩn đánh giá</w:t>
      </w:r>
      <w:bookmarkEnd w:id="9049"/>
      <w:bookmarkEnd w:id="9050"/>
    </w:p>
    <w:p w14:paraId="5921BBBB" w14:textId="55A5C691" w:rsidR="00A02652" w:rsidRPr="0049233F" w:rsidRDefault="00A02652">
      <w:pPr>
        <w:pPrChange w:id="9051"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9052" w:author="The Si Tran" w:date="2012-12-16T08:36:00Z">
          <w:pPr/>
        </w:pPrChange>
      </w:pPr>
      <w:ins w:id="9053" w:author="The Si Tran" w:date="2012-12-14T06:23:00Z">
        <w:r w:rsidRPr="002E47E8">
          <w:rPr>
            <w:noProof/>
            <w:rPrChange w:id="9054" w:author="Unknown">
              <w:rPr>
                <w:noProof/>
              </w:rPr>
            </w:rPrChange>
          </w:rPr>
          <mc:AlternateContent>
            <mc:Choice Requires="wps">
              <w:drawing>
                <wp:anchor distT="0" distB="0" distL="114300" distR="114300" simplePos="0" relativeHeight="251703808" behindDoc="0" locked="0" layoutInCell="1" allowOverlap="1" wp14:anchorId="4F57F08A" wp14:editId="1F20AB8F">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7D482D" w:rsidRDefault="007D482D">
                              <w:pPr>
                                <w:pStyle w:val="EquationIndex"/>
                                <w:pPrChange w:id="9055" w:author="The Si Tran" w:date="2012-12-16T08:36:00Z">
                                  <w:pPr/>
                                </w:pPrChange>
                              </w:pPr>
                              <w:ins w:id="9056" w:author="The Si Tran" w:date="2012-12-06T02:41:00Z">
                                <w:r>
                                  <w:t>(4.</w:t>
                                </w:r>
                              </w:ins>
                              <w:ins w:id="9057" w:author="The Si Tran" w:date="2012-12-06T02:44:00Z">
                                <w:r>
                                  <w:t>18</w:t>
                                </w:r>
                              </w:ins>
                              <w:ins w:id="905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7D482D" w:rsidRDefault="007D482D">
                        <w:pPr>
                          <w:pStyle w:val="EquationIndex"/>
                          <w:pPrChange w:id="9059" w:author="The Si Tran" w:date="2012-12-16T08:36:00Z">
                            <w:pPr/>
                          </w:pPrChange>
                        </w:pPr>
                        <w:ins w:id="9060" w:author="The Si Tran" w:date="2012-12-06T02:41:00Z">
                          <w:r>
                            <w:t>(4.</w:t>
                          </w:r>
                        </w:ins>
                        <w:ins w:id="9061" w:author="The Si Tran" w:date="2012-12-06T02:44:00Z">
                          <w:r>
                            <w:t>18</w:t>
                          </w:r>
                        </w:ins>
                        <w:ins w:id="9062" w:author="The Si Tran" w:date="2012-12-06T02:41:00Z">
                          <w:r>
                            <w:t>)</w:t>
                          </w:r>
                        </w:ins>
                      </w:p>
                    </w:txbxContent>
                  </v:textbox>
                </v:shape>
              </w:pict>
            </mc:Fallback>
          </mc:AlternateContent>
        </w:r>
      </w:ins>
      <w:r w:rsidRPr="00BB4B46">
        <w:rPr>
          <w:rPrChange w:id="9063" w:author="The Si Tran" w:date="2012-12-16T08:36:00Z">
            <w:rPr/>
          </w:rPrChange>
        </w:rPr>
        <w:object w:dxaOrig="1900" w:dyaOrig="680" w14:anchorId="41722C5E">
          <v:shape id="_x0000_i1164" type="#_x0000_t75" style="width:129.75pt;height:50.25pt" o:ole="">
            <v:imagedata r:id="rId320" o:title=""/>
          </v:shape>
          <o:OLEObject Type="Embed" ProgID="Equation.DSMT4" ShapeID="_x0000_i1164" DrawAspect="Content" ObjectID="_1417586859" r:id="rId321"/>
        </w:object>
      </w:r>
    </w:p>
    <w:p w14:paraId="74DB8EBE" w14:textId="5EAFA784" w:rsidR="00A02652" w:rsidRPr="0049233F" w:rsidRDefault="00A02652">
      <w:pPr>
        <w:pPrChange w:id="9064"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9065"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9066" w:name="_Toc327348189"/>
      <w:bookmarkStart w:id="9067" w:name="_Toc343841947"/>
      <w:r w:rsidRPr="0049233F">
        <w:rPr>
          <w:lang w:val="fr-FR"/>
        </w:rPr>
        <w:lastRenderedPageBreak/>
        <w:t>Huấn luyện mạng</w:t>
      </w:r>
      <w:bookmarkEnd w:id="9066"/>
      <w:bookmarkEnd w:id="9067"/>
    </w:p>
    <w:p w14:paraId="5D62D645" w14:textId="77777777" w:rsidR="00A02652" w:rsidRPr="0049233F" w:rsidRDefault="00A02652">
      <w:pPr>
        <w:pStyle w:val="BuletL1"/>
        <w:pPrChange w:id="9068"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9069"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9070" w:name="_Toc327348190"/>
      <w:bookmarkStart w:id="9071" w:name="_Toc343841948"/>
      <w:r w:rsidRPr="0049233F">
        <w:rPr>
          <w:lang w:val="fr-FR"/>
        </w:rPr>
        <w:t xml:space="preserve">Dự </w:t>
      </w:r>
      <w:r w:rsidR="00DE2BD3">
        <w:rPr>
          <w:lang w:val="fr-FR"/>
        </w:rPr>
        <w:t>báo</w:t>
      </w:r>
      <w:r w:rsidRPr="0049233F">
        <w:rPr>
          <w:lang w:val="fr-FR"/>
        </w:rPr>
        <w:t xml:space="preserve"> và cải tiến</w:t>
      </w:r>
      <w:bookmarkEnd w:id="9070"/>
      <w:bookmarkEnd w:id="9071"/>
    </w:p>
    <w:p w14:paraId="30D1DB02" w14:textId="33CF5E3E" w:rsidR="00A02652" w:rsidRPr="0049233F" w:rsidRDefault="00A02652">
      <w:pPr>
        <w:rPr>
          <w:lang w:val="fr-FR"/>
        </w:rPr>
        <w:pPrChange w:id="9072"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286C29" w:rsidDel="00AF1345" w:rsidRDefault="00584351" w:rsidP="00584351">
      <w:pPr>
        <w:pStyle w:val="Heading2"/>
        <w:rPr>
          <w:del w:id="9073" w:author="The Si Tran" w:date="2012-12-06T21:13:00Z"/>
        </w:rPr>
      </w:pPr>
      <w:del w:id="9074" w:author="The Si Tran" w:date="2012-12-06T21:13:00Z">
        <w:r w:rsidRPr="00286C29" w:rsidDel="00AF1345">
          <w:rPr>
            <w:b w:val="0"/>
            <w:bCs w:val="0"/>
            <w:iCs w:val="0"/>
            <w:rPrChange w:id="9075" w:author="The Si Tran" w:date="2012-12-05T23:02:00Z">
              <w:rPr>
                <w:rFonts w:ascii="Calibri" w:eastAsia="Calibri" w:hAnsi="Calibri"/>
                <w:b w:val="0"/>
                <w:bCs w:val="0"/>
                <w:iCs w:val="0"/>
                <w:sz w:val="20"/>
                <w:szCs w:val="20"/>
              </w:rPr>
            </w:rPrChange>
          </w:rPr>
          <w:delText>Kết quả thực nghiệm</w:delText>
        </w:r>
        <w:bookmarkStart w:id="9076" w:name="_Toc343083648"/>
        <w:bookmarkStart w:id="9077" w:name="_Toc343083862"/>
        <w:bookmarkStart w:id="9078" w:name="_Toc343084073"/>
        <w:bookmarkStart w:id="9079" w:name="_Toc343220832"/>
        <w:bookmarkStart w:id="9080" w:name="_Toc343232337"/>
        <w:bookmarkStart w:id="9081" w:name="_Toc343232750"/>
        <w:bookmarkStart w:id="9082" w:name="_Toc343233035"/>
        <w:bookmarkStart w:id="9083" w:name="_Toc343415540"/>
        <w:bookmarkStart w:id="9084" w:name="_Toc343415836"/>
        <w:bookmarkStart w:id="9085" w:name="_Toc343452495"/>
        <w:bookmarkStart w:id="9086" w:name="_Toc343461285"/>
        <w:bookmarkStart w:id="9087" w:name="_Toc343494172"/>
        <w:bookmarkStart w:id="9088" w:name="_Toc343494384"/>
        <w:bookmarkStart w:id="9089" w:name="_Toc343495157"/>
        <w:bookmarkStart w:id="9090" w:name="_Toc343660384"/>
        <w:bookmarkStart w:id="9091" w:name="_Toc343660598"/>
        <w:bookmarkStart w:id="9092" w:name="_Toc343711226"/>
        <w:bookmarkStart w:id="9093" w:name="_Toc343829190"/>
        <w:bookmarkStart w:id="9094" w:name="_Toc343831994"/>
        <w:bookmarkStart w:id="9095" w:name="_Toc343832364"/>
        <w:bookmarkStart w:id="9096" w:name="_Toc343832581"/>
        <w:bookmarkStart w:id="9097" w:name="_Toc343832798"/>
        <w:bookmarkStart w:id="9098" w:name="_Toc343837391"/>
        <w:bookmarkStart w:id="9099" w:name="_Toc343841949"/>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del>
    </w:p>
    <w:p w14:paraId="0B20EBEE" w14:textId="77777777" w:rsidR="00393709" w:rsidRPr="00286C29" w:rsidDel="00AF1345" w:rsidRDefault="00393709" w:rsidP="00393709">
      <w:pPr>
        <w:ind w:left="144"/>
        <w:rPr>
          <w:del w:id="9100" w:author="The Si Tran" w:date="2012-12-06T21:13:00Z"/>
          <w:rPrChange w:id="9101" w:author="The Si Tran" w:date="2012-12-05T23:02:00Z">
            <w:rPr>
              <w:del w:id="9102" w:author="The Si Tran" w:date="2012-12-06T21:13:00Z"/>
              <w:color w:val="FF0000"/>
              <w:sz w:val="32"/>
            </w:rPr>
          </w:rPrChange>
        </w:rPr>
      </w:pPr>
      <w:del w:id="9103" w:author="The Si Tran" w:date="2012-12-06T21:13:00Z">
        <w:r w:rsidRPr="00286C29" w:rsidDel="00AF1345">
          <w:rPr>
            <w:rPrChange w:id="9104" w:author="The Si Tran" w:date="2012-12-05T23:02:00Z">
              <w:rPr>
                <w:rFonts w:ascii="Calibri" w:eastAsia="Calibri" w:hAnsi="Calibri"/>
                <w:b/>
                <w:bCs/>
                <w:color w:val="FF0000"/>
                <w:sz w:val="32"/>
                <w:szCs w:val="20"/>
              </w:rPr>
            </w:rPrChange>
          </w:rPr>
          <w:delText>Bổ sung</w:delText>
        </w:r>
        <w:bookmarkStart w:id="9105" w:name="_Toc343083649"/>
        <w:bookmarkStart w:id="9106" w:name="_Toc343083863"/>
        <w:bookmarkStart w:id="9107" w:name="_Toc343084074"/>
        <w:bookmarkStart w:id="9108" w:name="_Toc343220833"/>
        <w:bookmarkStart w:id="9109" w:name="_Toc343232338"/>
        <w:bookmarkStart w:id="9110" w:name="_Toc343232751"/>
        <w:bookmarkStart w:id="9111" w:name="_Toc343233036"/>
        <w:bookmarkStart w:id="9112" w:name="_Toc343415541"/>
        <w:bookmarkStart w:id="9113" w:name="_Toc343415837"/>
        <w:bookmarkStart w:id="9114" w:name="_Toc343452496"/>
        <w:bookmarkStart w:id="9115" w:name="_Toc343461286"/>
        <w:bookmarkStart w:id="9116" w:name="_Toc343494173"/>
        <w:bookmarkStart w:id="9117" w:name="_Toc343494385"/>
        <w:bookmarkStart w:id="9118" w:name="_Toc343495158"/>
        <w:bookmarkStart w:id="9119" w:name="_Toc343660385"/>
        <w:bookmarkStart w:id="9120" w:name="_Toc343660599"/>
        <w:bookmarkStart w:id="9121" w:name="_Toc343711227"/>
        <w:bookmarkStart w:id="9122" w:name="_Toc343829191"/>
        <w:bookmarkStart w:id="9123" w:name="_Toc343831995"/>
        <w:bookmarkStart w:id="9124" w:name="_Toc343832365"/>
        <w:bookmarkStart w:id="9125" w:name="_Toc343832582"/>
        <w:bookmarkStart w:id="9126" w:name="_Toc343832799"/>
        <w:bookmarkStart w:id="9127" w:name="_Toc343837392"/>
        <w:bookmarkStart w:id="9128" w:name="_Toc343841950"/>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del>
    </w:p>
    <w:p w14:paraId="0907B599" w14:textId="77777777" w:rsidR="00393709" w:rsidRPr="0049233F" w:rsidRDefault="00001A0C" w:rsidP="00286C29">
      <w:pPr>
        <w:pStyle w:val="Heading2"/>
      </w:pPr>
      <w:bookmarkStart w:id="9129" w:name="_Toc343841951"/>
      <w:r w:rsidRPr="00286C29">
        <w:rPr>
          <w:rPrChange w:id="9130" w:author="The Si Tran" w:date="2012-12-05T23:02:00Z">
            <w:rPr>
              <w:rFonts w:ascii="Calibri" w:eastAsia="Calibri" w:hAnsi="Calibri" w:cs="Times New Roman"/>
              <w:b w:val="0"/>
              <w:bCs w:val="0"/>
              <w:iCs w:val="0"/>
              <w:sz w:val="20"/>
              <w:szCs w:val="20"/>
            </w:rPr>
          </w:rPrChange>
        </w:rPr>
        <w:t>Kết</w:t>
      </w:r>
      <w:r w:rsidRPr="0049233F">
        <w:rPr>
          <w:rPrChange w:id="9131" w:author="The Si Tran" w:date="2012-12-05T23:02:00Z">
            <w:rPr>
              <w:rFonts w:ascii="Calibri" w:eastAsia="Calibri" w:hAnsi="Calibri" w:cs="Times New Roman"/>
              <w:b w:val="0"/>
              <w:bCs w:val="0"/>
              <w:iCs w:val="0"/>
              <w:sz w:val="20"/>
              <w:szCs w:val="20"/>
            </w:rPr>
          </w:rPrChange>
        </w:rPr>
        <w:t xml:space="preserve"> luận</w:t>
      </w:r>
      <w:bookmarkEnd w:id="9129"/>
    </w:p>
    <w:p w14:paraId="07CE6189" w14:textId="14454B73" w:rsidR="006625BC" w:rsidRPr="0049233F" w:rsidRDefault="006625BC">
      <w:pPr>
        <w:pPrChange w:id="9132"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9133"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66ACA4CE" w:rsidR="006625BC" w:rsidRPr="0049233F" w:rsidRDefault="007D2146">
      <w:pPr>
        <w:pPrChange w:id="9134" w:author="The Si Tran" w:date="2012-12-16T08:37:00Z">
          <w:pPr>
            <w:spacing w:before="0"/>
            <w:ind w:firstLine="720"/>
          </w:pPr>
        </w:pPrChange>
      </w:pPr>
      <w:r>
        <w:t xml:space="preserve"> T</w:t>
      </w:r>
      <w:r w:rsidR="006625BC" w:rsidRPr="0049233F">
        <w:t xml:space="preserve">ốc độ hội tụ và độ chính xác </w:t>
      </w:r>
      <w:r>
        <w:t xml:space="preserve">của giải thuật RPROP </w:t>
      </w:r>
      <w:r w:rsidR="006625BC" w:rsidRPr="0049233F">
        <w:t xml:space="preserve">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006625BC"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9135"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9136" w:author="The Si Tran" w:date="2012-12-12T07:57:00Z"/>
          <w:szCs w:val="26"/>
        </w:rPr>
      </w:pPr>
      <w:ins w:id="9137" w:author="The Si Tran" w:date="2012-12-12T07:57:00Z">
        <w:r>
          <w:rPr>
            <w:szCs w:val="26"/>
          </w:rPr>
          <w:br w:type="page"/>
        </w:r>
      </w:ins>
    </w:p>
    <w:p w14:paraId="21D5EC8C" w14:textId="77777777" w:rsidR="006625BC" w:rsidRPr="002B1464" w:rsidDel="00D139B5" w:rsidRDefault="006625BC" w:rsidP="006625BC">
      <w:pPr>
        <w:rPr>
          <w:del w:id="9138" w:author="The Si Tran" w:date="2012-12-12T07:57:00Z"/>
          <w:szCs w:val="26"/>
        </w:rPr>
      </w:pPr>
      <w:bookmarkStart w:id="9139" w:name="_Toc343083651"/>
      <w:bookmarkStart w:id="9140" w:name="_Toc343083865"/>
      <w:bookmarkStart w:id="9141" w:name="_Toc343084076"/>
      <w:bookmarkStart w:id="9142" w:name="_Toc343220835"/>
      <w:bookmarkStart w:id="9143" w:name="_Toc343232340"/>
      <w:bookmarkStart w:id="9144" w:name="_Toc343232753"/>
      <w:bookmarkStart w:id="9145" w:name="_Toc343233038"/>
      <w:bookmarkStart w:id="9146" w:name="_Toc343415543"/>
      <w:bookmarkStart w:id="9147" w:name="_Toc343415839"/>
      <w:bookmarkStart w:id="9148" w:name="_Toc343452498"/>
      <w:bookmarkStart w:id="9149" w:name="_Toc343461288"/>
      <w:bookmarkStart w:id="9150" w:name="_Toc343494175"/>
      <w:bookmarkStart w:id="9151" w:name="_Toc343494387"/>
      <w:bookmarkStart w:id="9152" w:name="_Toc343495160"/>
      <w:bookmarkStart w:id="9153" w:name="_Toc343660387"/>
      <w:bookmarkStart w:id="9154" w:name="_Toc343660601"/>
      <w:bookmarkStart w:id="9155" w:name="_Toc343711229"/>
      <w:bookmarkStart w:id="9156" w:name="_Toc343829193"/>
      <w:bookmarkStart w:id="9157" w:name="_Toc343831997"/>
      <w:bookmarkStart w:id="9158" w:name="_Toc343832367"/>
      <w:bookmarkStart w:id="9159" w:name="_Toc343832584"/>
      <w:bookmarkStart w:id="9160" w:name="_Toc343832801"/>
      <w:bookmarkStart w:id="9161" w:name="_Toc343837394"/>
      <w:bookmarkStart w:id="9162" w:name="_Toc343841952"/>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p>
    <w:p w14:paraId="26E08AA2" w14:textId="352EFC97" w:rsidR="006A21F7" w:rsidRPr="0049233F" w:rsidRDefault="00266E2E" w:rsidP="00097101">
      <w:pPr>
        <w:pStyle w:val="Heading1"/>
        <w:rPr>
          <w:sz w:val="26"/>
          <w:szCs w:val="26"/>
          <w:rPrChange w:id="9163" w:author="The Si Tran" w:date="2012-12-05T23:02:00Z">
            <w:rPr/>
          </w:rPrChange>
        </w:rPr>
      </w:pPr>
      <w:ins w:id="9164" w:author="superchickend" w:date="2012-12-16T14:59:00Z">
        <w:r>
          <w:rPr>
            <w:sz w:val="26"/>
            <w:szCs w:val="26"/>
          </w:rPr>
          <w:t xml:space="preserve">    </w:t>
        </w:r>
      </w:ins>
      <w:del w:id="9165" w:author="The Si Tran" w:date="2012-12-12T13:57:00Z">
        <w:r w:rsidR="00FD0937" w:rsidRPr="0049233F" w:rsidDel="0050316D">
          <w:rPr>
            <w:sz w:val="26"/>
            <w:szCs w:val="26"/>
            <w:rPrChange w:id="9166" w:author="The Si Tran" w:date="2012-12-05T23:02:00Z">
              <w:rPr>
                <w:rFonts w:cs="Times New Roman"/>
                <w:b w:val="0"/>
                <w:bCs w:val="0"/>
                <w:kern w:val="0"/>
                <w:sz w:val="20"/>
                <w:szCs w:val="20"/>
              </w:rPr>
            </w:rPrChange>
          </w:rPr>
          <w:delText>Mô hình kết hợp giữa</w:delText>
        </w:r>
      </w:del>
      <w:bookmarkStart w:id="9167" w:name="_Toc343841953"/>
      <w:ins w:id="9168" w:author="The Si Tran" w:date="2012-12-12T13:57:00Z">
        <w:r w:rsidR="0050316D">
          <w:rPr>
            <w:sz w:val="26"/>
            <w:szCs w:val="26"/>
          </w:rPr>
          <w:t>MÔ HÌNH KẾT HỢP</w:t>
        </w:r>
      </w:ins>
      <w:r w:rsidR="00FD0937" w:rsidRPr="0049233F">
        <w:rPr>
          <w:sz w:val="26"/>
          <w:szCs w:val="26"/>
          <w:rPrChange w:id="9169" w:author="The Si Tran" w:date="2012-12-05T23:02:00Z">
            <w:rPr>
              <w:rFonts w:cs="Times New Roman"/>
              <w:b w:val="0"/>
              <w:bCs w:val="0"/>
              <w:kern w:val="0"/>
              <w:sz w:val="20"/>
              <w:szCs w:val="20"/>
            </w:rPr>
          </w:rPrChange>
        </w:rPr>
        <w:t xml:space="preserve"> ARIMA </w:t>
      </w:r>
      <w:ins w:id="9170" w:author="The Si Tran" w:date="2012-12-12T13:57:00Z">
        <w:r w:rsidR="00EE73AD">
          <w:rPr>
            <w:sz w:val="26"/>
            <w:szCs w:val="26"/>
          </w:rPr>
          <w:t>VÀ</w:t>
        </w:r>
      </w:ins>
      <w:del w:id="9171" w:author="The Si Tran" w:date="2012-12-12T13:57:00Z">
        <w:r w:rsidR="00FD0937" w:rsidRPr="0049233F" w:rsidDel="00EE73AD">
          <w:rPr>
            <w:sz w:val="26"/>
            <w:szCs w:val="26"/>
            <w:rPrChange w:id="9172" w:author="The Si Tran" w:date="2012-12-05T23:02:00Z">
              <w:rPr>
                <w:rFonts w:cs="Times New Roman"/>
                <w:b w:val="0"/>
                <w:bCs w:val="0"/>
                <w:kern w:val="0"/>
                <w:sz w:val="20"/>
                <w:szCs w:val="20"/>
              </w:rPr>
            </w:rPrChange>
          </w:rPr>
          <w:delText>và</w:delText>
        </w:r>
      </w:del>
      <w:r w:rsidR="00FD0937" w:rsidRPr="0049233F">
        <w:rPr>
          <w:sz w:val="26"/>
          <w:szCs w:val="26"/>
          <w:rPrChange w:id="9173" w:author="The Si Tran" w:date="2012-12-05T23:02:00Z">
            <w:rPr>
              <w:rFonts w:cs="Times New Roman"/>
              <w:b w:val="0"/>
              <w:bCs w:val="0"/>
              <w:kern w:val="0"/>
              <w:sz w:val="20"/>
              <w:szCs w:val="20"/>
            </w:rPr>
          </w:rPrChange>
        </w:rPr>
        <w:t xml:space="preserve"> ANN</w:t>
      </w:r>
      <w:bookmarkEnd w:id="9167"/>
    </w:p>
    <w:p w14:paraId="0F331F2E" w14:textId="77777777" w:rsidR="006A21F7" w:rsidRPr="00805B17" w:rsidRDefault="00CA12FA">
      <w:pPr>
        <w:pPrChange w:id="9174"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9175"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9176" w:author="The Si Tran" w:date="2012-12-05T23:02:00Z">
            <w:rPr>
              <w:b/>
              <w:bCs/>
              <w:sz w:val="20"/>
              <w:szCs w:val="20"/>
            </w:rPr>
          </w:rPrChange>
        </w:rPr>
        <w:t>n đề trên, người ta xấp xỉ chuỗi thời gian về dạng tuyến</w:t>
      </w:r>
      <w:r w:rsidR="00711ADB" w:rsidRPr="0049233F">
        <w:rPr>
          <w:rPrChange w:id="9177" w:author="The Si Tran" w:date="2012-12-05T23:02:00Z">
            <w:rPr>
              <w:b/>
              <w:bCs/>
              <w:sz w:val="20"/>
              <w:szCs w:val="20"/>
            </w:rPr>
          </w:rPrChange>
        </w:rPr>
        <w:t xml:space="preserve"> tính</w:t>
      </w:r>
      <w:r w:rsidRPr="0049233F">
        <w:rPr>
          <w:rPrChange w:id="9178"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9179" w:author="The Si Tran" w:date="2012-12-05T23:02:00Z">
            <w:rPr>
              <w:b/>
              <w:bCs/>
              <w:sz w:val="20"/>
              <w:szCs w:val="20"/>
            </w:rPr>
          </w:rPrChange>
        </w:rPr>
        <w:t xml:space="preserve">an tổng quát về chuỗi thuần </w:t>
      </w:r>
      <w:r w:rsidRPr="0049233F">
        <w:rPr>
          <w:rPrChange w:id="9180" w:author="The Si Tran" w:date="2012-12-05T23:02:00Z">
            <w:rPr>
              <w:b/>
              <w:bCs/>
              <w:sz w:val="20"/>
              <w:szCs w:val="20"/>
            </w:rPr>
          </w:rPrChange>
        </w:rPr>
        <w:t xml:space="preserve">tuyến </w:t>
      </w:r>
      <w:r w:rsidR="00711ADB" w:rsidRPr="0049233F">
        <w:rPr>
          <w:rPrChange w:id="9181" w:author="The Si Tran" w:date="2012-12-05T23:02:00Z">
            <w:rPr>
              <w:b/>
              <w:bCs/>
              <w:sz w:val="20"/>
              <w:szCs w:val="20"/>
            </w:rPr>
          </w:rPrChange>
        </w:rPr>
        <w:t xml:space="preserve">tính </w:t>
      </w:r>
      <w:r w:rsidRPr="0049233F">
        <w:rPr>
          <w:rPrChange w:id="9182" w:author="The Si Tran" w:date="2012-12-05T23:02:00Z">
            <w:rPr>
              <w:b/>
              <w:bCs/>
              <w:sz w:val="20"/>
              <w:szCs w:val="20"/>
            </w:rPr>
          </w:rPrChange>
        </w:rPr>
        <w:t xml:space="preserve">sẽ làm mất đi tính </w:t>
      </w:r>
      <w:r w:rsidR="00711ADB" w:rsidRPr="0049233F">
        <w:rPr>
          <w:rPrChange w:id="9183" w:author="The Si Tran" w:date="2012-12-05T23:02:00Z">
            <w:rPr>
              <w:b/>
              <w:bCs/>
              <w:sz w:val="20"/>
              <w:szCs w:val="20"/>
            </w:rPr>
          </w:rPrChange>
        </w:rPr>
        <w:t xml:space="preserve">phi </w:t>
      </w:r>
      <w:r w:rsidRPr="0049233F">
        <w:rPr>
          <w:rPrChange w:id="9184"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9185" w:author="The Si Tran" w:date="2012-12-16T08:37:00Z">
          <w:pPr>
            <w:ind w:firstLine="720"/>
          </w:pPr>
        </w:pPrChange>
      </w:pPr>
      <w:r w:rsidRPr="0049233F">
        <w:rPr>
          <w:rPrChange w:id="9186"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9187" w:author="The Si Tran" w:date="2012-12-05T23:02:00Z">
            <w:rPr>
              <w:b/>
              <w:bCs/>
              <w:sz w:val="20"/>
              <w:szCs w:val="20"/>
            </w:rPr>
          </w:rPrChange>
        </w:rPr>
        <w:t>áo được hoàn toàn thành phần</w:t>
      </w:r>
      <w:r w:rsidRPr="0049233F">
        <w:rPr>
          <w:rPrChange w:id="9188" w:author="The Si Tran" w:date="2012-12-05T23:02:00Z">
            <w:rPr>
              <w:b/>
              <w:bCs/>
              <w:sz w:val="20"/>
              <w:szCs w:val="20"/>
            </w:rPr>
          </w:rPrChange>
        </w:rPr>
        <w:t xml:space="preserve"> tuyến </w:t>
      </w:r>
      <w:r w:rsidR="00711ADB" w:rsidRPr="0049233F">
        <w:rPr>
          <w:rPrChange w:id="9189" w:author="The Si Tran" w:date="2012-12-05T23:02:00Z">
            <w:rPr>
              <w:b/>
              <w:bCs/>
              <w:sz w:val="20"/>
              <w:szCs w:val="20"/>
            </w:rPr>
          </w:rPrChange>
        </w:rPr>
        <w:t xml:space="preserve">tính </w:t>
      </w:r>
      <w:r w:rsidRPr="0049233F">
        <w:rPr>
          <w:rPrChange w:id="9190" w:author="The Si Tran" w:date="2012-12-05T23:02:00Z">
            <w:rPr>
              <w:b/>
              <w:bCs/>
              <w:sz w:val="20"/>
              <w:szCs w:val="20"/>
            </w:rPr>
          </w:rPrChange>
        </w:rPr>
        <w:t>của chuỗi thời gian.</w:t>
      </w:r>
    </w:p>
    <w:p w14:paraId="56DE50F2" w14:textId="677A8930" w:rsidR="00D1749C" w:rsidRPr="007C782C" w:rsidDel="006F57E5" w:rsidRDefault="00B02B7B">
      <w:pPr>
        <w:rPr>
          <w:del w:id="9191" w:author="The Si Tran" w:date="2012-12-06T21:17:00Z"/>
        </w:rPr>
        <w:pPrChange w:id="9192" w:author="The Si Tran" w:date="2012-12-16T08:51:00Z">
          <w:pPr>
            <w:ind w:firstLine="720"/>
          </w:pPr>
        </w:pPrChange>
      </w:pPr>
      <w:ins w:id="9193" w:author="The Si Tran" w:date="2012-12-14T06:24:00Z">
        <w:r>
          <w:t>Một</w:t>
        </w:r>
      </w:ins>
      <w:del w:id="9194" w:author="The Si Tran" w:date="2012-12-14T06:24:00Z">
        <w:r w:rsidR="00D1749C" w:rsidRPr="0049233F" w:rsidDel="00B02B7B">
          <w:rPr>
            <w:rPrChange w:id="9195" w:author="The Si Tran" w:date="2012-12-05T23:02:00Z">
              <w:rPr>
                <w:b/>
                <w:bCs/>
                <w:sz w:val="20"/>
                <w:szCs w:val="20"/>
              </w:rPr>
            </w:rPrChange>
          </w:rPr>
          <w:delText>1</w:delText>
        </w:r>
      </w:del>
      <w:r w:rsidR="00D1749C" w:rsidRPr="0049233F">
        <w:rPr>
          <w:rPrChange w:id="9196" w:author="The Si Tran" w:date="2012-12-05T23:02:00Z">
            <w:rPr>
              <w:b/>
              <w:bCs/>
              <w:sz w:val="20"/>
              <w:szCs w:val="20"/>
            </w:rPr>
          </w:rPrChange>
        </w:rPr>
        <w:t xml:space="preserve"> mô hình mới được đề xuất là kết hợp 2 mô hình để dự</w:t>
      </w:r>
      <w:r w:rsidR="007D2146">
        <w:t xml:space="preserve"> báo</w:t>
      </w:r>
      <w:r w:rsidR="00D1749C" w:rsidRPr="0049233F">
        <w:rPr>
          <w:rPrChange w:id="9197" w:author="The Si Tran" w:date="2012-12-05T23:02:00Z">
            <w:rPr>
              <w:b/>
              <w:bCs/>
              <w:sz w:val="20"/>
              <w:szCs w:val="20"/>
            </w:rPr>
          </w:rPrChange>
        </w:rPr>
        <w:t xml:space="preserve"> chuỗi thời gian tổng quát.</w:t>
      </w:r>
    </w:p>
    <w:p w14:paraId="29D4334D" w14:textId="77777777" w:rsidR="00783FDB" w:rsidRPr="00097101" w:rsidDel="006F57E5" w:rsidRDefault="00783FDB">
      <w:pPr>
        <w:rPr>
          <w:del w:id="9198" w:author="The Si Tran" w:date="2012-12-06T21:17:00Z"/>
        </w:rPr>
        <w:pPrChange w:id="9199" w:author="The Si Tran" w:date="2012-12-16T08:51:00Z">
          <w:pPr>
            <w:ind w:firstLine="720"/>
          </w:pPr>
        </w:pPrChange>
      </w:pPr>
    </w:p>
    <w:p w14:paraId="4CC0CD37" w14:textId="77777777" w:rsidR="00B144CE" w:rsidRPr="0049233F" w:rsidRDefault="00B144CE">
      <w:pPr>
        <w:rPr>
          <w:rPrChange w:id="9200" w:author="The Si Tran" w:date="2012-12-05T23:02:00Z">
            <w:rPr/>
          </w:rPrChange>
        </w:rPr>
        <w:pPrChange w:id="9201" w:author="The Si Tran" w:date="2012-12-16T08:51:00Z">
          <w:pPr>
            <w:pStyle w:val="Heading2"/>
          </w:pPr>
        </w:pPrChange>
      </w:pPr>
      <w:del w:id="9202" w:author="The Si Tran" w:date="2012-12-06T21:17:00Z">
        <w:r w:rsidRPr="00032D83" w:rsidDel="00AF1345">
          <w:delText>Tông k</w:delText>
        </w:r>
        <w:r w:rsidRPr="000C3A28" w:rsidDel="00AF1345">
          <w:delText>ế</w:delText>
        </w:r>
        <w:r w:rsidRPr="00941798" w:rsidDel="00AF1345">
          <w:delText>t v</w:delText>
        </w:r>
        <w:r w:rsidRPr="002E47E8" w:rsidDel="00AF1345">
          <w:delText>ề</w:delText>
        </w:r>
        <w:r w:rsidRPr="0049233F" w:rsidDel="00AF1345">
          <w:rPr>
            <w:rPrChange w:id="9203" w:author="The Si Tran" w:date="2012-12-05T23:02:00Z">
              <w:rPr/>
            </w:rPrChange>
          </w:rPr>
          <w:delText xml:space="preserve"> mô hình ARIMA </w:delText>
        </w:r>
      </w:del>
    </w:p>
    <w:p w14:paraId="1B8D9252" w14:textId="77777777" w:rsidR="00B144CE" w:rsidRPr="00286C29" w:rsidDel="00AF1345" w:rsidRDefault="00B144CE" w:rsidP="00B144CE">
      <w:pPr>
        <w:pStyle w:val="Heading3"/>
        <w:rPr>
          <w:del w:id="9204" w:author="The Si Tran" w:date="2012-12-06T21:14:00Z"/>
        </w:rPr>
      </w:pPr>
      <w:del w:id="9205" w:author="The Si Tran" w:date="2012-12-06T21:14:00Z">
        <w:r w:rsidRPr="00286C29" w:rsidDel="00AF1345">
          <w:delText>Ưu điểm</w:delText>
        </w:r>
        <w:bookmarkStart w:id="9206" w:name="_Toc343083653"/>
        <w:bookmarkStart w:id="9207" w:name="_Toc343083867"/>
        <w:bookmarkStart w:id="9208" w:name="_Toc343084078"/>
        <w:bookmarkStart w:id="9209" w:name="_Toc343220837"/>
        <w:bookmarkStart w:id="9210" w:name="_Toc343232342"/>
        <w:bookmarkStart w:id="9211" w:name="_Toc343232755"/>
        <w:bookmarkStart w:id="9212" w:name="_Toc343233040"/>
        <w:bookmarkStart w:id="9213" w:name="_Toc343415545"/>
        <w:bookmarkStart w:id="9214" w:name="_Toc343415841"/>
        <w:bookmarkStart w:id="9215" w:name="_Toc343452500"/>
        <w:bookmarkStart w:id="9216" w:name="_Toc343461290"/>
        <w:bookmarkStart w:id="9217" w:name="_Toc343494177"/>
        <w:bookmarkStart w:id="9218" w:name="_Toc343494389"/>
        <w:bookmarkStart w:id="9219" w:name="_Toc343495162"/>
        <w:bookmarkStart w:id="9220" w:name="_Toc343660389"/>
        <w:bookmarkStart w:id="9221" w:name="_Toc343660603"/>
        <w:bookmarkStart w:id="9222" w:name="_Toc343711231"/>
        <w:bookmarkStart w:id="9223" w:name="_Toc343829195"/>
        <w:bookmarkStart w:id="9224" w:name="_Toc343831999"/>
        <w:bookmarkStart w:id="9225" w:name="_Toc343832369"/>
        <w:bookmarkStart w:id="9226" w:name="_Toc343832586"/>
        <w:bookmarkStart w:id="9227" w:name="_Toc343832803"/>
        <w:bookmarkStart w:id="9228" w:name="_Toc343837396"/>
        <w:bookmarkStart w:id="9229" w:name="_Toc343841954"/>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del>
    </w:p>
    <w:p w14:paraId="21331760" w14:textId="77777777" w:rsidR="00B144CE" w:rsidRPr="00286C29" w:rsidDel="00AF1345" w:rsidRDefault="00B144CE" w:rsidP="00B144CE">
      <w:pPr>
        <w:pStyle w:val="Heading3"/>
        <w:rPr>
          <w:del w:id="9230" w:author="The Si Tran" w:date="2012-12-06T21:14:00Z"/>
        </w:rPr>
      </w:pPr>
      <w:del w:id="9231" w:author="The Si Tran" w:date="2012-12-06T21:14:00Z">
        <w:r w:rsidRPr="00286C29" w:rsidDel="00AF1345">
          <w:delText>Nhược điểm</w:delText>
        </w:r>
        <w:bookmarkStart w:id="9232" w:name="_Toc343083654"/>
        <w:bookmarkStart w:id="9233" w:name="_Toc343083868"/>
        <w:bookmarkStart w:id="9234" w:name="_Toc343084079"/>
        <w:bookmarkStart w:id="9235" w:name="_Toc343220838"/>
        <w:bookmarkStart w:id="9236" w:name="_Toc343232343"/>
        <w:bookmarkStart w:id="9237" w:name="_Toc343232756"/>
        <w:bookmarkStart w:id="9238" w:name="_Toc343233041"/>
        <w:bookmarkStart w:id="9239" w:name="_Toc343415546"/>
        <w:bookmarkStart w:id="9240" w:name="_Toc343415842"/>
        <w:bookmarkStart w:id="9241" w:name="_Toc343452501"/>
        <w:bookmarkStart w:id="9242" w:name="_Toc343461291"/>
        <w:bookmarkStart w:id="9243" w:name="_Toc343494178"/>
        <w:bookmarkStart w:id="9244" w:name="_Toc343494390"/>
        <w:bookmarkStart w:id="9245" w:name="_Toc343495163"/>
        <w:bookmarkStart w:id="9246" w:name="_Toc343660390"/>
        <w:bookmarkStart w:id="9247" w:name="_Toc343660604"/>
        <w:bookmarkStart w:id="9248" w:name="_Toc343711232"/>
        <w:bookmarkStart w:id="9249" w:name="_Toc343829196"/>
        <w:bookmarkStart w:id="9250" w:name="_Toc343832000"/>
        <w:bookmarkStart w:id="9251" w:name="_Toc343832370"/>
        <w:bookmarkStart w:id="9252" w:name="_Toc343832587"/>
        <w:bookmarkStart w:id="9253" w:name="_Toc343832804"/>
        <w:bookmarkStart w:id="9254" w:name="_Toc343837397"/>
        <w:bookmarkStart w:id="9255" w:name="_Toc343841955"/>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del>
    </w:p>
    <w:p w14:paraId="40149192" w14:textId="77777777" w:rsidR="00B144CE" w:rsidRPr="00286C29" w:rsidDel="00AF1345" w:rsidRDefault="00B144CE" w:rsidP="00B144CE">
      <w:pPr>
        <w:pStyle w:val="Heading2"/>
        <w:rPr>
          <w:del w:id="9256" w:author="The Si Tran" w:date="2012-12-06T21:14:00Z"/>
        </w:rPr>
      </w:pPr>
      <w:del w:id="9257" w:author="The Si Tran" w:date="2012-12-06T21:14:00Z">
        <w:r w:rsidRPr="00286C29" w:rsidDel="00AF1345">
          <w:rPr>
            <w:b w:val="0"/>
            <w:bCs w:val="0"/>
            <w:iCs w:val="0"/>
          </w:rPr>
          <w:delText xml:space="preserve">Tồng kết về mô hình mạng Neuron </w:delText>
        </w:r>
        <w:bookmarkStart w:id="9258" w:name="_Toc343083655"/>
        <w:bookmarkStart w:id="9259" w:name="_Toc343083869"/>
        <w:bookmarkStart w:id="9260" w:name="_Toc343084080"/>
        <w:bookmarkStart w:id="9261" w:name="_Toc343220839"/>
        <w:bookmarkStart w:id="9262" w:name="_Toc343232344"/>
        <w:bookmarkStart w:id="9263" w:name="_Toc343232757"/>
        <w:bookmarkStart w:id="9264" w:name="_Toc343233042"/>
        <w:bookmarkStart w:id="9265" w:name="_Toc343415547"/>
        <w:bookmarkStart w:id="9266" w:name="_Toc343415843"/>
        <w:bookmarkStart w:id="9267" w:name="_Toc343452502"/>
        <w:bookmarkStart w:id="9268" w:name="_Toc343461292"/>
        <w:bookmarkStart w:id="9269" w:name="_Toc343494179"/>
        <w:bookmarkStart w:id="9270" w:name="_Toc343494391"/>
        <w:bookmarkStart w:id="9271" w:name="_Toc343495164"/>
        <w:bookmarkStart w:id="9272" w:name="_Toc343660391"/>
        <w:bookmarkStart w:id="9273" w:name="_Toc343660605"/>
        <w:bookmarkStart w:id="9274" w:name="_Toc343711233"/>
        <w:bookmarkStart w:id="9275" w:name="_Toc343829197"/>
        <w:bookmarkStart w:id="9276" w:name="_Toc343832001"/>
        <w:bookmarkStart w:id="9277" w:name="_Toc343832371"/>
        <w:bookmarkStart w:id="9278" w:name="_Toc343832588"/>
        <w:bookmarkStart w:id="9279" w:name="_Toc343832805"/>
        <w:bookmarkStart w:id="9280" w:name="_Toc343837398"/>
        <w:bookmarkStart w:id="9281" w:name="_Toc343841956"/>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del>
    </w:p>
    <w:p w14:paraId="702163C1" w14:textId="77777777" w:rsidR="00B144CE" w:rsidRPr="00286C29" w:rsidDel="00AF1345" w:rsidRDefault="00B144CE" w:rsidP="00B144CE">
      <w:pPr>
        <w:pStyle w:val="Heading3"/>
        <w:rPr>
          <w:del w:id="9282" w:author="The Si Tran" w:date="2012-12-06T21:14:00Z"/>
        </w:rPr>
      </w:pPr>
      <w:del w:id="9283" w:author="The Si Tran" w:date="2012-12-06T21:14:00Z">
        <w:r w:rsidRPr="00286C29" w:rsidDel="00AF1345">
          <w:delText>Ưu điểm</w:delText>
        </w:r>
        <w:bookmarkStart w:id="9284" w:name="_Toc343083656"/>
        <w:bookmarkStart w:id="9285" w:name="_Toc343083870"/>
        <w:bookmarkStart w:id="9286" w:name="_Toc343084081"/>
        <w:bookmarkStart w:id="9287" w:name="_Toc343220840"/>
        <w:bookmarkStart w:id="9288" w:name="_Toc343232345"/>
        <w:bookmarkStart w:id="9289" w:name="_Toc343232758"/>
        <w:bookmarkStart w:id="9290" w:name="_Toc343233043"/>
        <w:bookmarkStart w:id="9291" w:name="_Toc343415548"/>
        <w:bookmarkStart w:id="9292" w:name="_Toc343415844"/>
        <w:bookmarkStart w:id="9293" w:name="_Toc343452503"/>
        <w:bookmarkStart w:id="9294" w:name="_Toc343461293"/>
        <w:bookmarkStart w:id="9295" w:name="_Toc343494180"/>
        <w:bookmarkStart w:id="9296" w:name="_Toc343494392"/>
        <w:bookmarkStart w:id="9297" w:name="_Toc343495165"/>
        <w:bookmarkStart w:id="9298" w:name="_Toc343660392"/>
        <w:bookmarkStart w:id="9299" w:name="_Toc343660606"/>
        <w:bookmarkStart w:id="9300" w:name="_Toc343711234"/>
        <w:bookmarkStart w:id="9301" w:name="_Toc343829198"/>
        <w:bookmarkStart w:id="9302" w:name="_Toc343832002"/>
        <w:bookmarkStart w:id="9303" w:name="_Toc343832372"/>
        <w:bookmarkStart w:id="9304" w:name="_Toc343832589"/>
        <w:bookmarkStart w:id="9305" w:name="_Toc343832806"/>
        <w:bookmarkStart w:id="9306" w:name="_Toc343837399"/>
        <w:bookmarkStart w:id="9307" w:name="_Toc343841957"/>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del>
    </w:p>
    <w:p w14:paraId="4BFCDB86" w14:textId="77777777" w:rsidR="00B144CE" w:rsidRPr="00286C29" w:rsidDel="00AF1345" w:rsidRDefault="00B144CE" w:rsidP="00B144CE">
      <w:pPr>
        <w:pStyle w:val="Heading3"/>
        <w:rPr>
          <w:del w:id="9308" w:author="The Si Tran" w:date="2012-12-06T21:14:00Z"/>
        </w:rPr>
      </w:pPr>
      <w:del w:id="9309" w:author="The Si Tran" w:date="2012-12-06T21:14:00Z">
        <w:r w:rsidRPr="00286C29" w:rsidDel="00AF1345">
          <w:delText>Nhược điểm</w:delText>
        </w:r>
        <w:bookmarkStart w:id="9310" w:name="_Toc343083657"/>
        <w:bookmarkStart w:id="9311" w:name="_Toc343083871"/>
        <w:bookmarkStart w:id="9312" w:name="_Toc343084082"/>
        <w:bookmarkStart w:id="9313" w:name="_Toc343220841"/>
        <w:bookmarkStart w:id="9314" w:name="_Toc343232346"/>
        <w:bookmarkStart w:id="9315" w:name="_Toc343232759"/>
        <w:bookmarkStart w:id="9316" w:name="_Toc343233044"/>
        <w:bookmarkStart w:id="9317" w:name="_Toc343415549"/>
        <w:bookmarkStart w:id="9318" w:name="_Toc343415845"/>
        <w:bookmarkStart w:id="9319" w:name="_Toc343452504"/>
        <w:bookmarkStart w:id="9320" w:name="_Toc343461294"/>
        <w:bookmarkStart w:id="9321" w:name="_Toc343494181"/>
        <w:bookmarkStart w:id="9322" w:name="_Toc343494393"/>
        <w:bookmarkStart w:id="9323" w:name="_Toc343495166"/>
        <w:bookmarkStart w:id="9324" w:name="_Toc343660393"/>
        <w:bookmarkStart w:id="9325" w:name="_Toc343660607"/>
        <w:bookmarkStart w:id="9326" w:name="_Toc343711235"/>
        <w:bookmarkStart w:id="9327" w:name="_Toc343829199"/>
        <w:bookmarkStart w:id="9328" w:name="_Toc343832003"/>
        <w:bookmarkStart w:id="9329" w:name="_Toc343832373"/>
        <w:bookmarkStart w:id="9330" w:name="_Toc343832590"/>
        <w:bookmarkStart w:id="9331" w:name="_Toc343832807"/>
        <w:bookmarkStart w:id="9332" w:name="_Toc343837400"/>
        <w:bookmarkStart w:id="9333" w:name="_Toc343841958"/>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del>
    </w:p>
    <w:p w14:paraId="3E7E799F" w14:textId="77777777" w:rsidR="00231125" w:rsidRDefault="00231125" w:rsidP="00286C29">
      <w:pPr>
        <w:pStyle w:val="Heading2"/>
        <w:rPr>
          <w:ins w:id="9334" w:author="The Si Tran" w:date="2012-12-06T21:18:00Z"/>
        </w:rPr>
      </w:pPr>
      <w:del w:id="9335" w:author="The Si Tran" w:date="2012-12-06T21:18:00Z">
        <w:r w:rsidRPr="00286C29" w:rsidDel="006C50E8">
          <w:delText xml:space="preserve">Mô hình kết hợp ARIMA và Neuron </w:delText>
        </w:r>
      </w:del>
      <w:bookmarkStart w:id="9336" w:name="_Toc343841959"/>
      <w:ins w:id="9337" w:author="The Si Tran" w:date="2012-12-06T21:18:00Z">
        <w:r w:rsidR="006C50E8" w:rsidRPr="00286C29">
          <w:t>Nguyên</w:t>
        </w:r>
        <w:r w:rsidR="006C50E8">
          <w:t xml:space="preserve"> nhân</w:t>
        </w:r>
        <w:bookmarkEnd w:id="9336"/>
        <w:r w:rsidR="006C50E8">
          <w:t xml:space="preserve"> </w:t>
        </w:r>
      </w:ins>
    </w:p>
    <w:p w14:paraId="150CAFB7" w14:textId="3EDFD46D" w:rsidR="00AC3890" w:rsidRPr="0049233F" w:rsidRDefault="00AC3890">
      <w:pPr>
        <w:rPr>
          <w:ins w:id="9338" w:author="The Si Tran" w:date="2012-12-06T21:18:00Z"/>
        </w:rPr>
      </w:pPr>
      <w:ins w:id="9339"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9340" w:author="The Si Tran" w:date="2012-12-06T21:18:00Z">
        <w:r w:rsidRPr="0049233F">
          <w:t>,</w:t>
        </w:r>
      </w:ins>
      <w:r w:rsidR="001A0F8C" w:rsidRPr="001A0F8C">
        <w:rPr>
          <w:i/>
        </w:rPr>
        <w:t>q</w:t>
      </w:r>
      <w:ins w:id="9341" w:author="The Si Tran" w:date="2012-12-06T21:18:00Z">
        <w:r w:rsidRPr="0049233F">
          <w:t>)</w:t>
        </w:r>
      </w:ins>
      <w:r w:rsidR="001A0F8C">
        <w:t>×</w:t>
      </w:r>
      <w:ins w:id="9342"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9343"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24E2DBFE" w:rsidR="00AC3890" w:rsidRPr="0049233F" w:rsidRDefault="00AC3890" w:rsidP="00AC3890">
      <w:pPr>
        <w:rPr>
          <w:ins w:id="9344" w:author="The Si Tran" w:date="2012-12-06T21:18:00Z"/>
          <w:szCs w:val="26"/>
        </w:rPr>
      </w:pPr>
      <w:ins w:id="9345" w:author="The Si Tran" w:date="2012-12-06T21:18:00Z">
        <w:r w:rsidRPr="0049233F">
          <w:rPr>
            <w:szCs w:val="26"/>
          </w:rPr>
          <w:t xml:space="preserve">Mô hình </w:t>
        </w:r>
      </w:ins>
      <w:r w:rsidR="007D2146">
        <w:rPr>
          <w:szCs w:val="26"/>
        </w:rPr>
        <w:t xml:space="preserve">mạng </w:t>
      </w:r>
      <w:ins w:id="9346" w:author="The Si Tran" w:date="2012-12-06T21:18:00Z">
        <w:r w:rsidRPr="0049233F">
          <w:rPr>
            <w:szCs w:val="26"/>
          </w:rPr>
          <w:t xml:space="preserve">nơron nhân tạo ANN được xây dựng dựa trên mô phỏng </w:t>
        </w:r>
      </w:ins>
      <w:r w:rsidR="007D2146">
        <w:rPr>
          <w:szCs w:val="26"/>
        </w:rPr>
        <w:t xml:space="preserve">hoạt động </w:t>
      </w:r>
      <w:ins w:id="9347" w:author="The Si Tran" w:date="2012-12-06T21:18:00Z">
        <w:r w:rsidRPr="0049233F">
          <w:rPr>
            <w:szCs w:val="26"/>
          </w:rPr>
          <w:t xml:space="preserve">bộ </w:t>
        </w:r>
      </w:ins>
      <w:r w:rsidR="007D2146">
        <w:rPr>
          <w:szCs w:val="26"/>
        </w:rPr>
        <w:t>não</w:t>
      </w:r>
      <w:ins w:id="9348" w:author="The Si Tran" w:date="2012-12-06T21:18:00Z">
        <w:r w:rsidRPr="0049233F">
          <w:rPr>
            <w:szCs w:val="26"/>
          </w:rPr>
          <w:t xml:space="preserve">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9349" w:author="The Si Tran" w:date="2012-12-06T21:18:00Z"/>
        </w:rPr>
      </w:pPr>
      <w:ins w:id="9350"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9351" w:author="The Si Tran" w:date="2012-12-06T21:18:00Z"/>
        </w:rPr>
        <w:pPrChange w:id="9352" w:author="The Si Tran" w:date="2012-12-16T08:37:00Z">
          <w:pPr>
            <w:pStyle w:val="ListParagraph"/>
            <w:numPr>
              <w:numId w:val="14"/>
            </w:numPr>
            <w:spacing w:after="0" w:line="259" w:lineRule="auto"/>
            <w:ind w:hanging="360"/>
          </w:pPr>
        </w:pPrChange>
      </w:pPr>
      <w:ins w:id="9353"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9354" w:author="The Si Tran" w:date="2012-12-06T21:18:00Z"/>
        </w:rPr>
        <w:pPrChange w:id="9355" w:author="The Si Tran" w:date="2012-12-16T08:38:00Z">
          <w:pPr>
            <w:pStyle w:val="ListParagraph"/>
            <w:numPr>
              <w:numId w:val="14"/>
            </w:numPr>
            <w:spacing w:after="0" w:line="259" w:lineRule="auto"/>
            <w:ind w:hanging="360"/>
          </w:pPr>
        </w:pPrChange>
      </w:pPr>
      <w:ins w:id="9356"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9357" w:author="The Si Tran" w:date="2012-12-16T08:38:00Z">
          <w:pPr>
            <w:pStyle w:val="Heading2"/>
          </w:pPr>
        </w:pPrChange>
      </w:pPr>
      <w:ins w:id="9358"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pPr>
        <w:pStyle w:val="Heading2"/>
        <w:rPr>
          <w:ins w:id="9359" w:author="The Si Tran" w:date="2012-12-05T22:38:00Z"/>
        </w:rPr>
        <w:pPrChange w:id="9360" w:author="The Si Tran" w:date="2012-12-06T21:18:00Z">
          <w:pPr/>
        </w:pPrChange>
      </w:pPr>
      <w:bookmarkStart w:id="9361" w:name="_Toc343841960"/>
      <w:ins w:id="9362" w:author="The Si Tran" w:date="2012-12-06T21:18:00Z">
        <w:r w:rsidRPr="00911BBF">
          <w:t xml:space="preserve">Mô hình kết hợp ARIMA và </w:t>
        </w:r>
      </w:ins>
      <w:r w:rsidR="00004494">
        <w:t>m</w:t>
      </w:r>
      <w:r w:rsidR="001A0F8C">
        <w:t>ạng n</w:t>
      </w:r>
      <w:ins w:id="9363" w:author="The Si Tran" w:date="2012-12-09T10:14:00Z">
        <w:r w:rsidR="00385B37">
          <w:t>ơron</w:t>
        </w:r>
      </w:ins>
      <w:bookmarkEnd w:id="9361"/>
      <w:ins w:id="9364" w:author="The Si Tran" w:date="2012-12-06T21:18:00Z">
        <w:r w:rsidRPr="0049233F" w:rsidDel="006C50E8">
          <w:rPr>
            <w:rPrChange w:id="9365" w:author="The Si Tran" w:date="2012-12-05T23:02:00Z">
              <w:rPr>
                <w:szCs w:val="26"/>
              </w:rPr>
            </w:rPrChange>
          </w:rPr>
          <w:t xml:space="preserve"> </w:t>
        </w:r>
      </w:ins>
      <w:del w:id="9366" w:author="The Si Tran" w:date="2012-12-06T21:18:00Z">
        <w:r w:rsidR="00BE62E1" w:rsidRPr="0049233F" w:rsidDel="006C50E8">
          <w:rPr>
            <w:rPrChange w:id="9367" w:author="The Si Tran" w:date="2012-12-05T23:02:00Z">
              <w:rPr/>
            </w:rPrChange>
          </w:rPr>
          <w:delText>Phương thức kết hợp</w:delText>
        </w:r>
      </w:del>
      <w:del w:id="9368" w:author="The Si Tran" w:date="2012-12-11T23:40:00Z">
        <w:r w:rsidR="00BE62E1" w:rsidRPr="0049233F" w:rsidDel="00BD0062">
          <w:rPr>
            <w:rPrChange w:id="9369" w:author="The Si Tran" w:date="2012-12-05T23:02:00Z">
              <w:rPr/>
            </w:rPrChange>
          </w:rPr>
          <w:delText>:</w:delText>
        </w:r>
      </w:del>
    </w:p>
    <w:p w14:paraId="178077CA" w14:textId="2E3E2741" w:rsidR="00EB028F" w:rsidRPr="0049233F" w:rsidRDefault="006552CD">
      <w:pPr>
        <w:rPr>
          <w:ins w:id="9370" w:author="The Si Tran" w:date="2012-12-05T22:38:00Z"/>
        </w:rPr>
      </w:pPr>
      <w:r>
        <w:t xml:space="preserve">Theo </w:t>
      </w:r>
      <w:ins w:id="9371"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9372" w:author="The Si Tran" w:date="2012-12-05T22:38:00Z">
        <w:r w:rsidR="00EB028F" w:rsidRPr="0049233F">
          <w:t>mỗi chuỗi thời gian gồm cả thành phần tuyến tính và thành phần phi tuyến:</w:t>
        </w:r>
      </w:ins>
    </w:p>
    <w:p w14:paraId="36804146" w14:textId="77777777" w:rsidR="00EB028F" w:rsidRPr="00BB4B46" w:rsidRDefault="002F1D4B" w:rsidP="00EB028F">
      <w:pPr>
        <w:ind w:left="720" w:firstLine="720"/>
        <w:rPr>
          <w:ins w:id="9373" w:author="The Si Tran" w:date="2012-12-05T22:38:00Z"/>
          <w:szCs w:val="26"/>
        </w:rPr>
      </w:pPr>
      <m:oMathPara>
        <m:oMathParaPr>
          <m:jc m:val="center"/>
        </m:oMathParaPr>
        <m:oMath>
          <m:sSub>
            <m:sSubPr>
              <m:ctrlPr>
                <w:ins w:id="9374" w:author="The Si Tran" w:date="2012-12-05T22:38:00Z">
                  <w:rPr>
                    <w:rFonts w:ascii="Cambria Math" w:hAnsi="Cambria Math"/>
                    <w:i/>
                    <w:szCs w:val="26"/>
                  </w:rPr>
                </w:ins>
              </m:ctrlPr>
            </m:sSubPr>
            <m:e>
              <w:ins w:id="9375" w:author="The Si Tran" w:date="2012-12-05T22:38:00Z">
                <m:r>
                  <w:rPr>
                    <w:rFonts w:ascii="Cambria Math" w:hAnsi="Cambria Math"/>
                    <w:szCs w:val="26"/>
                  </w:rPr>
                  <m:t>Y</m:t>
                </m:r>
              </w:ins>
            </m:e>
            <m:sub>
              <w:ins w:id="9376" w:author="The Si Tran" w:date="2012-12-05T22:38:00Z">
                <m:r>
                  <w:rPr>
                    <w:rFonts w:ascii="Cambria Math" w:hAnsi="Cambria Math"/>
                    <w:szCs w:val="26"/>
                  </w:rPr>
                  <m:t>t</m:t>
                </m:r>
              </w:ins>
            </m:sub>
          </m:sSub>
          <w:ins w:id="9377" w:author="The Si Tran" w:date="2012-12-05T22:38:00Z">
            <m:r>
              <w:rPr>
                <w:rFonts w:ascii="Cambria Math" w:hAnsi="Cambria Math"/>
                <w:szCs w:val="26"/>
              </w:rPr>
              <m:t>=</m:t>
            </m:r>
          </w:ins>
          <m:sSub>
            <m:sSubPr>
              <m:ctrlPr>
                <w:ins w:id="9378" w:author="The Si Tran" w:date="2012-12-05T22:38:00Z">
                  <w:rPr>
                    <w:rFonts w:ascii="Cambria Math" w:hAnsi="Cambria Math"/>
                    <w:i/>
                    <w:szCs w:val="26"/>
                  </w:rPr>
                </w:ins>
              </m:ctrlPr>
            </m:sSubPr>
            <m:e>
              <w:ins w:id="9379" w:author="The Si Tran" w:date="2012-12-05T22:38:00Z">
                <m:r>
                  <w:rPr>
                    <w:rFonts w:ascii="Cambria Math" w:hAnsi="Cambria Math"/>
                    <w:szCs w:val="26"/>
                  </w:rPr>
                  <m:t>L</m:t>
                </m:r>
              </w:ins>
            </m:e>
            <m:sub>
              <w:ins w:id="9380" w:author="The Si Tran" w:date="2012-12-05T22:38:00Z">
                <m:r>
                  <w:rPr>
                    <w:rFonts w:ascii="Cambria Math" w:hAnsi="Cambria Math"/>
                    <w:szCs w:val="26"/>
                  </w:rPr>
                  <m:t>t</m:t>
                </m:r>
              </w:ins>
            </m:sub>
          </m:sSub>
          <w:ins w:id="9381" w:author="The Si Tran" w:date="2012-12-05T22:38:00Z">
            <m:r>
              <w:rPr>
                <w:rFonts w:ascii="Cambria Math" w:hAnsi="Cambria Math"/>
                <w:szCs w:val="26"/>
              </w:rPr>
              <m:t>+</m:t>
            </m:r>
          </w:ins>
          <m:sSub>
            <m:sSubPr>
              <m:ctrlPr>
                <w:ins w:id="9382" w:author="The Si Tran" w:date="2012-12-05T22:38:00Z">
                  <w:rPr>
                    <w:rFonts w:ascii="Cambria Math" w:hAnsi="Cambria Math"/>
                    <w:i/>
                    <w:szCs w:val="26"/>
                  </w:rPr>
                </w:ins>
              </m:ctrlPr>
            </m:sSubPr>
            <m:e>
              <w:ins w:id="9383" w:author="The Si Tran" w:date="2012-12-05T22:38:00Z">
                <m:r>
                  <w:rPr>
                    <w:rFonts w:ascii="Cambria Math" w:hAnsi="Cambria Math"/>
                    <w:szCs w:val="26"/>
                  </w:rPr>
                  <m:t>N</m:t>
                </m:r>
              </w:ins>
            </m:e>
            <m:sub>
              <w:ins w:id="9384"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9385" w:author="The Si Tran" w:date="2012-12-05T22:38:00Z"/>
          <w:szCs w:val="26"/>
        </w:rPr>
      </w:pPr>
      <w:ins w:id="9386"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9387" w:author="The Si Tran" w:date="2012-12-05T22:38:00Z"/>
        </w:rPr>
        <w:pPrChange w:id="9388" w:author="The Si Tran" w:date="2012-12-16T17:33:00Z">
          <w:pPr/>
        </w:pPrChange>
      </w:pPr>
      <w:ins w:id="9389"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9390" w:author="The Si Tran" w:date="2012-12-05T22:38:00Z"/>
        </w:rPr>
        <w:pPrChange w:id="9391" w:author="The Si Tran" w:date="2012-12-16T17:33:00Z">
          <w:pPr/>
        </w:pPrChange>
      </w:pPr>
      <w:ins w:id="9392" w:author="The Si Tran" w:date="2012-12-05T22:38:00Z">
        <w:r w:rsidRPr="001A0F8C">
          <w:rPr>
            <w:i/>
          </w:rPr>
          <w:t>N</w:t>
        </w:r>
        <w:r w:rsidRPr="0049233F">
          <w:t>: biểu diễn thành phần phi tuyến của chuỗi thời gian</w:t>
        </w:r>
      </w:ins>
    </w:p>
    <w:p w14:paraId="5FD2C05B" w14:textId="0DEA8838" w:rsidR="00EB028F" w:rsidRPr="0049233F" w:rsidRDefault="00EB028F">
      <w:pPr>
        <w:rPr>
          <w:ins w:id="9393" w:author="The Si Tran" w:date="2012-12-05T22:38:00Z"/>
          <w:rFonts w:eastAsiaTheme="minorEastAsia"/>
        </w:rPr>
      </w:pPr>
      <w:ins w:id="9394"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w:t>
        </w:r>
      </w:ins>
      <w:r w:rsidR="008D5DF3">
        <w:t>có thể</w:t>
      </w:r>
      <w:ins w:id="9395" w:author="The Si Tran" w:date="2012-12-05T22:38:00Z">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của</w:t>
        </w:r>
      </w:ins>
      <w:r w:rsidR="00937DFB">
        <w:rPr>
          <w:rFonts w:eastAsiaTheme="minorEastAsia"/>
        </w:rPr>
        <w:t xml:space="preserve"> </w:t>
      </w:r>
      <w:ins w:id="9396" w:author="The Si Tran" w:date="2012-12-05T22:38:00Z">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9397" w:author="The Si Tran" w:date="2012-12-05T22:38:00Z"/>
        </w:rPr>
      </w:pPr>
      <w:ins w:id="9398" w:author="The Si Tran" w:date="2012-12-05T22:38:00Z">
        <w:r w:rsidRPr="0049233F">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273B1362" w:rsidR="00EB028F" w:rsidRPr="008D5DF3" w:rsidRDefault="002F1D4B">
      <w:pPr>
        <w:jc w:val="center"/>
        <w:rPr>
          <w:ins w:id="9399" w:author="The Si Tran" w:date="2012-12-05T22:38:00Z"/>
          <w:rFonts w:eastAsiaTheme="minorEastAsia"/>
          <w:szCs w:val="26"/>
        </w:rPr>
        <w:pPrChange w:id="9400" w:author="The Si Tran" w:date="2012-12-14T06:25:00Z">
          <w:pPr/>
        </w:pPrChange>
      </w:pPr>
      <m:oMathPara>
        <m:oMathParaPr>
          <m:jc m:val="center"/>
        </m:oMathParaPr>
        <m:oMath>
          <m:sSub>
            <m:sSubPr>
              <m:ctrlPr>
                <w:ins w:id="9401" w:author="The Si Tran" w:date="2012-12-05T22:38:00Z">
                  <w:rPr>
                    <w:rFonts w:ascii="Cambria Math" w:eastAsiaTheme="minorEastAsia" w:hAnsi="Cambria Math"/>
                    <w:i/>
                    <w:szCs w:val="26"/>
                  </w:rPr>
                </w:ins>
              </m:ctrlPr>
            </m:sSubPr>
            <m:e>
              <w:ins w:id="9402" w:author="The Si Tran" w:date="2012-12-05T22:38:00Z">
                <m:r>
                  <w:rPr>
                    <w:rFonts w:ascii="Cambria Math" w:eastAsiaTheme="minorEastAsia" w:hAnsi="Cambria Math"/>
                    <w:szCs w:val="26"/>
                  </w:rPr>
                  <m:t>e</m:t>
                </m:r>
              </w:ins>
            </m:e>
            <m:sub>
              <w:ins w:id="9403" w:author="The Si Tran" w:date="2012-12-05T22:38:00Z">
                <m:r>
                  <w:rPr>
                    <w:rFonts w:ascii="Cambria Math" w:eastAsiaTheme="minorEastAsia" w:hAnsi="Cambria Math"/>
                    <w:szCs w:val="26"/>
                  </w:rPr>
                  <m:t>t</m:t>
                </m:r>
              </w:ins>
            </m:sub>
          </m:sSub>
          <w:ins w:id="9404" w:author="The Si Tran" w:date="2012-12-05T22:38:00Z">
            <m:r>
              <w:rPr>
                <w:rFonts w:ascii="Cambria Math" w:eastAsiaTheme="minorEastAsia" w:hAnsi="Cambria Math"/>
                <w:szCs w:val="26"/>
              </w:rPr>
              <m:t>=f</m:t>
            </m:r>
          </w:ins>
          <m:d>
            <m:dPr>
              <m:ctrlPr>
                <w:ins w:id="9405" w:author="The Si Tran" w:date="2012-12-05T22:38:00Z">
                  <w:rPr>
                    <w:rFonts w:ascii="Cambria Math" w:eastAsiaTheme="minorEastAsia" w:hAnsi="Cambria Math"/>
                    <w:i/>
                    <w:szCs w:val="26"/>
                  </w:rPr>
                </w:ins>
              </m:ctrlPr>
            </m:dPr>
            <m:e>
              <m:sSub>
                <m:sSubPr>
                  <m:ctrlPr>
                    <w:ins w:id="9406" w:author="The Si Tran" w:date="2012-12-05T22:38:00Z">
                      <w:rPr>
                        <w:rFonts w:ascii="Cambria Math" w:eastAsiaTheme="minorEastAsia" w:hAnsi="Cambria Math"/>
                        <w:i/>
                        <w:szCs w:val="26"/>
                      </w:rPr>
                    </w:ins>
                  </m:ctrlPr>
                </m:sSubPr>
                <m:e>
                  <w:ins w:id="9407" w:author="The Si Tran" w:date="2012-12-05T22:38:00Z">
                    <m:r>
                      <w:rPr>
                        <w:rFonts w:ascii="Cambria Math" w:eastAsiaTheme="minorEastAsia" w:hAnsi="Cambria Math"/>
                        <w:szCs w:val="26"/>
                      </w:rPr>
                      <m:t>e</m:t>
                    </m:r>
                  </w:ins>
                </m:e>
                <m:sub>
                  <w:ins w:id="9408" w:author="The Si Tran" w:date="2012-12-05T22:38:00Z">
                    <m:r>
                      <w:rPr>
                        <w:rFonts w:ascii="Cambria Math" w:eastAsiaTheme="minorEastAsia" w:hAnsi="Cambria Math"/>
                        <w:szCs w:val="26"/>
                      </w:rPr>
                      <m:t>t-1</m:t>
                    </m:r>
                  </w:ins>
                </m:sub>
              </m:sSub>
              <w:ins w:id="9409" w:author="The Si Tran" w:date="2012-12-05T22:38:00Z">
                <m:r>
                  <w:rPr>
                    <w:rFonts w:ascii="Cambria Math" w:eastAsiaTheme="minorEastAsia" w:hAnsi="Cambria Math"/>
                    <w:szCs w:val="26"/>
                  </w:rPr>
                  <m:t xml:space="preserve">, </m:t>
                </m:r>
              </w:ins>
              <m:sSub>
                <m:sSubPr>
                  <m:ctrlPr>
                    <w:ins w:id="9410" w:author="The Si Tran" w:date="2012-12-05T22:38:00Z">
                      <w:rPr>
                        <w:rFonts w:ascii="Cambria Math" w:eastAsiaTheme="minorEastAsia" w:hAnsi="Cambria Math"/>
                        <w:i/>
                        <w:szCs w:val="26"/>
                      </w:rPr>
                    </w:ins>
                  </m:ctrlPr>
                </m:sSubPr>
                <m:e>
                  <w:ins w:id="9411" w:author="The Si Tran" w:date="2012-12-05T22:38:00Z">
                    <m:r>
                      <w:rPr>
                        <w:rFonts w:ascii="Cambria Math" w:eastAsiaTheme="minorEastAsia" w:hAnsi="Cambria Math"/>
                        <w:szCs w:val="26"/>
                      </w:rPr>
                      <m:t>e</m:t>
                    </m:r>
                  </w:ins>
                </m:e>
                <m:sub>
                  <w:ins w:id="9412" w:author="The Si Tran" w:date="2012-12-05T22:38:00Z">
                    <m:r>
                      <w:rPr>
                        <w:rFonts w:ascii="Cambria Math" w:eastAsiaTheme="minorEastAsia" w:hAnsi="Cambria Math"/>
                        <w:szCs w:val="26"/>
                      </w:rPr>
                      <m:t>t-2</m:t>
                    </m:r>
                  </w:ins>
                </m:sub>
              </m:sSub>
              <w:ins w:id="9413" w:author="The Si Tran" w:date="2012-12-05T22:38:00Z">
                <m:r>
                  <w:rPr>
                    <w:rFonts w:ascii="Cambria Math" w:eastAsiaTheme="minorEastAsia" w:hAnsi="Cambria Math"/>
                    <w:szCs w:val="26"/>
                  </w:rPr>
                  <m:t xml:space="preserve">,…, </m:t>
                </m:r>
              </w:ins>
              <m:sSub>
                <m:sSubPr>
                  <m:ctrlPr>
                    <w:ins w:id="9414" w:author="The Si Tran" w:date="2012-12-05T22:38:00Z">
                      <w:rPr>
                        <w:rFonts w:ascii="Cambria Math" w:eastAsiaTheme="minorEastAsia" w:hAnsi="Cambria Math"/>
                        <w:i/>
                        <w:szCs w:val="26"/>
                      </w:rPr>
                    </w:ins>
                  </m:ctrlPr>
                </m:sSubPr>
                <m:e>
                  <w:ins w:id="9415" w:author="The Si Tran" w:date="2012-12-05T22:38:00Z">
                    <m:r>
                      <w:rPr>
                        <w:rFonts w:ascii="Cambria Math" w:eastAsiaTheme="minorEastAsia" w:hAnsi="Cambria Math"/>
                        <w:szCs w:val="26"/>
                      </w:rPr>
                      <m:t>e</m:t>
                    </m:r>
                  </w:ins>
                </m:e>
                <m:sub>
                  <w:ins w:id="9416" w:author="The Si Tran" w:date="2012-12-05T22:38:00Z">
                    <m:r>
                      <w:rPr>
                        <w:rFonts w:ascii="Cambria Math" w:eastAsiaTheme="minorEastAsia" w:hAnsi="Cambria Math"/>
                        <w:szCs w:val="26"/>
                      </w:rPr>
                      <m:t>t-n</m:t>
                    </m:r>
                  </w:ins>
                </m:sub>
              </m:sSub>
            </m:e>
          </m:d>
          <w:ins w:id="9417" w:author="The Si Tran" w:date="2012-12-05T22:38:00Z">
            <m:r>
              <w:rPr>
                <w:rFonts w:ascii="Cambria Math" w:eastAsiaTheme="minorEastAsia" w:hAnsi="Cambria Math"/>
                <w:szCs w:val="26"/>
              </w:rPr>
              <m:t xml:space="preserve">+ </m:t>
            </m:r>
          </w:ins>
          <m:sSub>
            <m:sSubPr>
              <m:ctrlPr>
                <w:ins w:id="9418" w:author="The Si Tran" w:date="2012-12-05T22:38:00Z">
                  <w:rPr>
                    <w:rFonts w:ascii="Cambria Math" w:eastAsiaTheme="minorEastAsia" w:hAnsi="Cambria Math"/>
                    <w:i/>
                    <w:szCs w:val="26"/>
                  </w:rPr>
                </w:ins>
              </m:ctrlPr>
            </m:sSubPr>
            <m:e>
              <w:ins w:id="9419" w:author="The Si Tran" w:date="2012-12-05T22:38:00Z">
                <m:r>
                  <w:rPr>
                    <w:rFonts w:ascii="Cambria Math" w:eastAsiaTheme="minorEastAsia" w:hAnsi="Cambria Math"/>
                    <w:szCs w:val="26"/>
                  </w:rPr>
                  <m:t>ε</m:t>
                </m:r>
              </w:ins>
            </m:e>
            <m:sub>
              <w:ins w:id="9420" w:author="The Si Tran" w:date="2012-12-05T22:38:00Z">
                <m:r>
                  <w:rPr>
                    <w:rFonts w:ascii="Cambria Math" w:eastAsiaTheme="minorEastAsia" w:hAnsi="Cambria Math"/>
                    <w:szCs w:val="26"/>
                  </w:rPr>
                  <m:t>t</m:t>
                </m:r>
              </w:ins>
            </m:sub>
          </m:sSub>
        </m:oMath>
      </m:oMathPara>
    </w:p>
    <w:p w14:paraId="64F80F78" w14:textId="04F089C8" w:rsidR="00EB028F" w:rsidRPr="0049233F" w:rsidRDefault="00EB028F">
      <w:pPr>
        <w:rPr>
          <w:ins w:id="9421" w:author="The Si Tran" w:date="2012-12-05T22:38:00Z"/>
        </w:rPr>
      </w:pPr>
      <w:ins w:id="9422"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r w:rsidR="00EF42A9">
        <w:t xml:space="preserve"> không dự đoán được.</w:t>
      </w:r>
    </w:p>
    <w:p w14:paraId="1B765014" w14:textId="77777777" w:rsidR="00EB028F" w:rsidRPr="0049233F" w:rsidRDefault="00EB028F">
      <w:pPr>
        <w:rPr>
          <w:ins w:id="9423" w:author="The Si Tran" w:date="2012-12-05T22:38:00Z"/>
        </w:rPr>
      </w:pPr>
      <w:ins w:id="9424" w:author="The Si Tran" w:date="2012-12-05T22:38:00Z">
        <w:r w:rsidRPr="0049233F">
          <w:t>Sau khi mô hình đã được xây dựng, giá trị dự đoán từ hai mô hình thành phần là:</w:t>
        </w:r>
      </w:ins>
    </w:p>
    <w:p w14:paraId="24EACECF" w14:textId="34560B80" w:rsidR="00EB028F" w:rsidRPr="0049233F" w:rsidRDefault="002F1D4B">
      <w:pPr>
        <w:pStyle w:val="EquationIndex"/>
        <w:rPr>
          <w:ins w:id="9425" w:author="The Si Tran" w:date="2012-12-05T22:38:00Z"/>
        </w:rPr>
        <w:pPrChange w:id="9426" w:author="The Si Tran" w:date="2012-12-15T08:05:00Z">
          <w:pPr/>
        </w:pPrChange>
      </w:pPr>
      <m:oMathPara>
        <m:oMath>
          <m:sSub>
            <m:sSubPr>
              <m:ctrlPr>
                <w:ins w:id="9427" w:author="The Si Tran" w:date="2012-12-05T22:38:00Z">
                  <w:rPr>
                    <w:rFonts w:ascii="Cambria Math" w:hAnsi="Cambria Math"/>
                  </w:rPr>
                </w:ins>
              </m:ctrlPr>
            </m:sSubPr>
            <m:e>
              <m:acc>
                <m:accPr>
                  <m:ctrlPr>
                    <w:ins w:id="9428" w:author="The Si Tran" w:date="2012-12-05T22:38:00Z">
                      <w:rPr>
                        <w:rFonts w:ascii="Cambria Math" w:hAnsi="Cambria Math"/>
                      </w:rPr>
                    </w:ins>
                  </m:ctrlPr>
                </m:accPr>
                <m:e>
                  <w:ins w:id="9429" w:author="The Si Tran" w:date="2012-12-05T22:38:00Z">
                    <m:r>
                      <w:rPr>
                        <w:rFonts w:ascii="Cambria Math" w:hAnsi="Cambria Math"/>
                      </w:rPr>
                      <m:t>Y</m:t>
                    </m:r>
                  </w:ins>
                </m:e>
              </m:acc>
            </m:e>
            <m:sub>
              <w:ins w:id="9430" w:author="The Si Tran" w:date="2012-12-05T22:38:00Z">
                <m:r>
                  <w:rPr>
                    <w:rFonts w:ascii="Cambria Math" w:hAnsi="Cambria Math"/>
                  </w:rPr>
                  <m:t>t</m:t>
                </m:r>
              </w:ins>
            </m:sub>
          </m:sSub>
          <w:ins w:id="9431" w:author="The Si Tran" w:date="2012-12-05T22:38:00Z">
            <m:r>
              <m:rPr>
                <m:sty m:val="p"/>
              </m:rPr>
              <w:rPr>
                <w:rFonts w:ascii="Cambria Math" w:hAnsi="Cambria Math"/>
              </w:rPr>
              <m:t>=</m:t>
            </m:r>
          </w:ins>
          <m:sSub>
            <m:sSubPr>
              <m:ctrlPr>
                <w:ins w:id="9432" w:author="The Si Tran" w:date="2012-12-05T22:38:00Z">
                  <w:rPr>
                    <w:rFonts w:ascii="Cambria Math" w:hAnsi="Cambria Math"/>
                  </w:rPr>
                </w:ins>
              </m:ctrlPr>
            </m:sSubPr>
            <m:e>
              <m:acc>
                <m:accPr>
                  <m:ctrlPr>
                    <w:ins w:id="9433" w:author="The Si Tran" w:date="2012-12-05T22:38:00Z">
                      <w:rPr>
                        <w:rFonts w:ascii="Cambria Math" w:hAnsi="Cambria Math"/>
                      </w:rPr>
                    </w:ins>
                  </m:ctrlPr>
                </m:accPr>
                <m:e>
                  <w:ins w:id="9434" w:author="The Si Tran" w:date="2012-12-05T22:38:00Z">
                    <m:r>
                      <w:rPr>
                        <w:rFonts w:ascii="Cambria Math" w:hAnsi="Cambria Math"/>
                      </w:rPr>
                      <m:t>L</m:t>
                    </m:r>
                  </w:ins>
                </m:e>
              </m:acc>
            </m:e>
            <m:sub>
              <w:ins w:id="9435" w:author="The Si Tran" w:date="2012-12-05T22:38:00Z">
                <m:r>
                  <w:rPr>
                    <w:rFonts w:ascii="Cambria Math" w:hAnsi="Cambria Math"/>
                  </w:rPr>
                  <m:t>t</m:t>
                </m:r>
              </w:ins>
            </m:sub>
          </m:sSub>
          <w:ins w:id="9436" w:author="The Si Tran" w:date="2012-12-05T22:38:00Z">
            <m:r>
              <m:rPr>
                <m:sty m:val="p"/>
              </m:rPr>
              <w:rPr>
                <w:rFonts w:ascii="Cambria Math" w:hAnsi="Cambria Math"/>
              </w:rPr>
              <m:t>+</m:t>
            </m:r>
          </w:ins>
          <m:sSub>
            <m:sSubPr>
              <m:ctrlPr>
                <w:ins w:id="9437" w:author="The Si Tran" w:date="2012-12-05T22:38:00Z">
                  <w:rPr>
                    <w:rFonts w:ascii="Cambria Math" w:hAnsi="Cambria Math"/>
                  </w:rPr>
                </w:ins>
              </m:ctrlPr>
            </m:sSubPr>
            <m:e>
              <m:acc>
                <m:accPr>
                  <m:ctrlPr>
                    <w:ins w:id="9438" w:author="The Si Tran" w:date="2012-12-05T22:38:00Z">
                      <w:rPr>
                        <w:rFonts w:ascii="Cambria Math" w:hAnsi="Cambria Math"/>
                      </w:rPr>
                    </w:ins>
                  </m:ctrlPr>
                </m:accPr>
                <m:e>
                  <w:ins w:id="9439" w:author="The Si Tran" w:date="2012-12-05T22:38:00Z">
                    <m:r>
                      <w:rPr>
                        <w:rFonts w:ascii="Cambria Math" w:hAnsi="Cambria Math"/>
                      </w:rPr>
                      <m:t>N</m:t>
                    </m:r>
                  </w:ins>
                </m:e>
              </m:acc>
            </m:e>
            <m:sub>
              <w:ins w:id="9440" w:author="The Si Tran" w:date="2012-12-05T22:38:00Z">
                <m:r>
                  <w:rPr>
                    <w:rFonts w:ascii="Cambria Math" w:hAnsi="Cambria Math"/>
                  </w:rPr>
                  <m:t>t</m:t>
                </m:r>
              </w:ins>
            </m:sub>
          </m:sSub>
        </m:oMath>
      </m:oMathPara>
    </w:p>
    <w:p w14:paraId="5F0C8FDF" w14:textId="77777777" w:rsidR="00EB028F" w:rsidRDefault="00EB028F" w:rsidP="00EB028F">
      <w:pPr>
        <w:rPr>
          <w:rFonts w:eastAsiaTheme="minorEastAsia"/>
          <w:szCs w:val="26"/>
        </w:rPr>
      </w:pPr>
      <w:ins w:id="9441"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45481F42" w14:textId="68195DCC" w:rsidR="00EF42A9" w:rsidRPr="0049233F" w:rsidRDefault="00EF42A9" w:rsidP="00EB028F">
      <w:pPr>
        <w:rPr>
          <w:ins w:id="9442" w:author="The Si Tran" w:date="2012-12-05T22:38:00Z"/>
          <w:rFonts w:eastAsiaTheme="minorEastAsia"/>
          <w:szCs w:val="26"/>
        </w:rPr>
      </w:pPr>
      <w:r>
        <w:rPr>
          <w:rFonts w:eastAsiaTheme="minorEastAsia"/>
          <w:szCs w:val="26"/>
        </w:rPr>
        <w:t>Hình 5.1 sẽ mô tả cách kết hợp mô hình ARIMA và mô hình mạng nơron.</w:t>
      </w:r>
    </w:p>
    <w:p w14:paraId="7FF85272" w14:textId="522A8A79" w:rsidR="00EB028F" w:rsidRPr="0049233F" w:rsidRDefault="002608FA" w:rsidP="00EB028F">
      <w:pPr>
        <w:rPr>
          <w:ins w:id="9443" w:author="The Si Tran" w:date="2012-12-05T22:38:00Z"/>
          <w:rFonts w:eastAsiaTheme="minorEastAsia"/>
          <w:szCs w:val="26"/>
        </w:rPr>
      </w:pPr>
      <w:ins w:id="9444" w:author="The Si Tran" w:date="2012-12-05T22:38:00Z">
        <w:r w:rsidRPr="002B1464">
          <w:rPr>
            <w:rFonts w:eastAsiaTheme="minorEastAsia"/>
            <w:noProof/>
            <w:szCs w:val="26"/>
            <w:rPrChange w:id="9445" w:author="Unknown">
              <w:rPr>
                <w:noProof/>
              </w:rPr>
            </w:rPrChange>
          </w:rPr>
          <mc:AlternateContent>
            <mc:Choice Requires="wpc">
              <w:drawing>
                <wp:inline distT="0" distB="0" distL="0" distR="0" wp14:anchorId="450F2969" wp14:editId="43625914">
                  <wp:extent cx="5044344" cy="2522172"/>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1568721" y="0"/>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2B65E" w14:textId="77777777" w:rsidR="007D482D" w:rsidRPr="000C3A28" w:rsidRDefault="007D482D">
                                <w:pPr>
                                  <w:pStyle w:val="BangBody"/>
                                  <w:jc w:val="center"/>
                                  <w:pPrChange w:id="9446" w:author="The Si Tran" w:date="2012-12-16T10:20:00Z">
                                    <w:pPr>
                                      <w:spacing w:line="240" w:lineRule="auto"/>
                                      <w:jc w:val="center"/>
                                    </w:pPr>
                                  </w:pPrChange>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2568846" y="1304097"/>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2B2032" w14:textId="77777777" w:rsidR="007D482D" w:rsidRDefault="007D482D">
                                <w:pPr>
                                  <w:pStyle w:val="NormalWeb"/>
                                  <w:spacing w:before="0" w:beforeAutospacing="0" w:after="0" w:afterAutospacing="0"/>
                                  <w:ind w:firstLine="0"/>
                                  <w:jc w:val="center"/>
                                  <w:rPr>
                                    <w:rFonts w:eastAsia="Calibri"/>
                                    <w:sz w:val="22"/>
                                  </w:rPr>
                                  <w:pPrChange w:id="9447"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397EF528" w14:textId="77777777" w:rsidR="007D482D" w:rsidRDefault="007D482D" w:rsidP="002608FA">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730521" y="1123122"/>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FD4F3" w14:textId="77777777" w:rsidR="007D482D" w:rsidRDefault="007D482D">
                                <w:pPr>
                                  <w:pStyle w:val="NormalWeb"/>
                                  <w:spacing w:before="0" w:beforeAutospacing="0" w:after="0" w:afterAutospacing="0"/>
                                  <w:ind w:firstLine="0"/>
                                  <w:jc w:val="center"/>
                                  <w:rPr>
                                    <w:rFonts w:eastAsia="Calibri"/>
                                    <w:sz w:val="22"/>
                                  </w:rPr>
                                  <w:pPrChange w:id="9448"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66E94AD0" w14:textId="77777777" w:rsidR="007D482D" w:rsidRDefault="007D482D" w:rsidP="002608F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2568846" y="2208908"/>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F3EB" w14:textId="77777777" w:rsidR="007D482D" w:rsidRDefault="007D482D" w:rsidP="002608FA">
                                <w:pPr>
                                  <w:pStyle w:val="NormalWeb"/>
                                  <w:spacing w:before="0" w:beforeAutospacing="0" w:after="0" w:afterAutospacing="0" w:line="254" w:lineRule="auto"/>
                                  <w:ind w:firstLine="0"/>
                                  <w:jc w:val="center"/>
                                </w:pPr>
                                <w:r>
                                  <w:rPr>
                                    <w:rFonts w:eastAsia="Calibri"/>
                                    <w:sz w:val="22"/>
                                  </w:rPr>
                                  <w:t>Dự báo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026896" y="561975"/>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093446" y="838150"/>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083921" y="837954"/>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2941296" y="857197"/>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949846" y="1856547"/>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093446" y="1600347"/>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1568721" y="1751707"/>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5367E" w14:textId="77777777" w:rsidR="007D482D" w:rsidRDefault="007D482D"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7D482D" w:rsidRPr="00993A8B" w:rsidRDefault="007D482D"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50F2969" id="Canvas 57" o:spid="_x0000_s1062" editas="canvas" style="width:397.2pt;height:198.6pt;mso-position-horizontal-relative:char;mso-position-vertical-relative:line" coordsize="50438,2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">
                  <v:shape id="_x0000_s1063" type="#_x0000_t75" style="position:absolute;width:50438;height:25215;visibility:visible;mso-wrap-style:square">
                    <v:fill o:detectmouseclick="t"/>
                    <v:path o:connecttype="none"/>
                  </v:shape>
                  <v:shape id="Text Box 12" o:spid="_x0000_s1064" type="#_x0000_t202" style="position:absolute;left:15687;width:922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6852B65E" w14:textId="77777777" w:rsidR="007D482D" w:rsidRPr="000C3A28" w:rsidRDefault="007D482D">
                          <w:pPr>
                            <w:pStyle w:val="BangBody"/>
                            <w:jc w:val="center"/>
                            <w:pPrChange w:id="9449" w:author="The Si Tran" w:date="2012-12-16T10:20:00Z">
                              <w:pPr>
                                <w:spacing w:line="240" w:lineRule="auto"/>
                                <w:jc w:val="center"/>
                              </w:pPr>
                            </w:pPrChange>
                          </w:pPr>
                          <w:r>
                            <w:rPr>
                              <w:rFonts w:eastAsia="MS Mincho"/>
                              <w:sz w:val="26"/>
                              <w:szCs w:val="26"/>
                            </w:rPr>
                            <w:t>Chuỗi thời gian</w:t>
                          </w:r>
                        </w:p>
                      </w:txbxContent>
                    </v:textbox>
                  </v:shape>
                  <v:shape id="Text Box 3" o:spid="_x0000_s1065" type="#_x0000_t202" style="position:absolute;left:25688;top:13040;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482B2032" w14:textId="77777777" w:rsidR="007D482D" w:rsidRDefault="007D482D">
                          <w:pPr>
                            <w:pStyle w:val="NormalWeb"/>
                            <w:spacing w:before="0" w:beforeAutospacing="0" w:after="0" w:afterAutospacing="0"/>
                            <w:ind w:firstLine="0"/>
                            <w:jc w:val="center"/>
                            <w:rPr>
                              <w:rFonts w:eastAsia="Calibri"/>
                              <w:sz w:val="22"/>
                            </w:rPr>
                            <w:pPrChange w:id="9450"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397EF528" w14:textId="77777777" w:rsidR="007D482D" w:rsidRDefault="007D482D" w:rsidP="002608FA">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7305;top:11231;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68FD4F3" w14:textId="77777777" w:rsidR="007D482D" w:rsidRDefault="007D482D">
                          <w:pPr>
                            <w:pStyle w:val="NormalWeb"/>
                            <w:spacing w:before="0" w:beforeAutospacing="0" w:after="0" w:afterAutospacing="0"/>
                            <w:ind w:firstLine="0"/>
                            <w:jc w:val="center"/>
                            <w:rPr>
                              <w:rFonts w:eastAsia="Calibri"/>
                              <w:sz w:val="22"/>
                            </w:rPr>
                            <w:pPrChange w:id="9451"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66E94AD0" w14:textId="77777777" w:rsidR="007D482D" w:rsidRDefault="007D482D" w:rsidP="002608F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25688;top:22089;width:7620;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1EE7F3EB" w14:textId="77777777" w:rsidR="007D482D" w:rsidRDefault="007D482D" w:rsidP="002608FA">
                          <w:pPr>
                            <w:pStyle w:val="NormalWeb"/>
                            <w:spacing w:before="0" w:beforeAutospacing="0" w:after="0" w:afterAutospacing="0" w:line="254" w:lineRule="auto"/>
                            <w:ind w:firstLine="0"/>
                            <w:jc w:val="center"/>
                          </w:pPr>
                          <w:r>
                            <w:rPr>
                              <w:rFonts w:eastAsia="Calibri"/>
                              <w:sz w:val="22"/>
                            </w:rPr>
                            <w:t>Dự báo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0268;top:5619;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0934,8381" to="29412,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0839;top:8379;width:95;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29412;top:8571;width:86;height:4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29498;top:1856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0934;top:16003;width:14754;height:1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15687;top:17517;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385367E" w14:textId="77777777" w:rsidR="007D482D" w:rsidRDefault="007D482D"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7D482D" w:rsidRPr="00993A8B" w:rsidRDefault="007D482D"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ins>
    </w:p>
    <w:p w14:paraId="747FE9F4" w14:textId="0EEE2C53" w:rsidR="00EB028F" w:rsidRPr="002E47E8" w:rsidRDefault="001C2225">
      <w:pPr>
        <w:pStyle w:val="Hinh"/>
        <w:rPr>
          <w:ins w:id="9452" w:author="The Si Tran" w:date="2012-12-11T23:40:00Z"/>
        </w:rPr>
        <w:pPrChange w:id="9453" w:author="The Si Tran" w:date="2012-12-16T17:34:00Z">
          <w:pPr/>
        </w:pPrChange>
      </w:pPr>
      <w:bookmarkStart w:id="9454" w:name="_Toc343841750"/>
      <w:ins w:id="9455" w:author="The Si Tran" w:date="2012-12-11T23:40:00Z">
        <w:r w:rsidRPr="000A51F8">
          <w:rPr>
            <w:rStyle w:val="HinhChar"/>
            <w:rFonts w:cs="Times New Roman"/>
            <w:bCs/>
            <w:rPrChange w:id="9456" w:author="The Si Tran" w:date="2012-12-16T17:34:00Z">
              <w:rPr>
                <w:rStyle w:val="HinhChar"/>
                <w:b/>
                <w:bCs w:val="0"/>
              </w:rPr>
            </w:rPrChange>
          </w:rPr>
          <w:t>Hình 5.1</w:t>
        </w:r>
        <w:r w:rsidRPr="00032D83">
          <w:t xml:space="preserve"> </w:t>
        </w:r>
      </w:ins>
      <w:ins w:id="9457" w:author="The Si Tran" w:date="2012-12-16T10:21:00Z">
        <w:r w:rsidR="00DF53A6" w:rsidRPr="000C3A28">
          <w:t>Mô hình k</w:t>
        </w:r>
        <w:r w:rsidR="00DF53A6" w:rsidRPr="00941798">
          <w:t>ế</w:t>
        </w:r>
        <w:r w:rsidR="00DF53A6" w:rsidRPr="002E47E8">
          <w:t>t h</w:t>
        </w:r>
        <w:r w:rsidR="00DF53A6" w:rsidRPr="000A51F8">
          <w:rPr>
            <w:rPrChange w:id="9458" w:author="The Si Tran" w:date="2012-12-16T17:34:00Z">
              <w:rPr>
                <w:bCs/>
              </w:rPr>
            </w:rPrChange>
          </w:rPr>
          <w:t xml:space="preserve">ợp ARIMA và </w:t>
        </w:r>
      </w:ins>
      <w:r w:rsidR="001A0F8C">
        <w:t>mạng n</w:t>
      </w:r>
      <w:ins w:id="9459" w:author="The Si Tran" w:date="2012-12-16T10:21:00Z">
        <w:r w:rsidR="00DF53A6" w:rsidRPr="00941798">
          <w:t>ơron</w:t>
        </w:r>
      </w:ins>
      <w:bookmarkEnd w:id="9454"/>
    </w:p>
    <w:p w14:paraId="6A3F304C" w14:textId="77777777" w:rsidR="001C2225" w:rsidRPr="001C2225" w:rsidRDefault="001C2225">
      <w:pPr>
        <w:pStyle w:val="Hinh"/>
        <w:rPr>
          <w:ins w:id="9460" w:author="The Si Tran" w:date="2012-12-05T22:38:00Z"/>
          <w:rPrChange w:id="9461" w:author="The Si Tran" w:date="2012-12-11T23:40:00Z">
            <w:rPr>
              <w:ins w:id="9462" w:author="The Si Tran" w:date="2012-12-05T22:38:00Z"/>
              <w:rFonts w:eastAsiaTheme="minorEastAsia"/>
              <w:szCs w:val="26"/>
            </w:rPr>
          </w:rPrChange>
        </w:rPr>
        <w:pPrChange w:id="9463" w:author="The Si Tran" w:date="2012-12-16T10:10:00Z">
          <w:pPr/>
        </w:pPrChange>
      </w:pPr>
    </w:p>
    <w:p w14:paraId="70068F6D" w14:textId="079FFC98" w:rsidR="00937DFB" w:rsidRDefault="00EB028F">
      <w:ins w:id="9464" w:author="The Si Tran" w:date="2012-12-05T22:38:00Z">
        <w:r w:rsidRPr="0049233F">
          <w:t xml:space="preserve">Tóm lại, mô hình </w:t>
        </w:r>
      </w:ins>
      <w:r w:rsidR="00EF42A9">
        <w:t>kết hợp</w:t>
      </w:r>
      <w:ins w:id="9465" w:author="The Si Tran" w:date="2012-12-05T22:38:00Z">
        <w:r w:rsidRPr="0049233F">
          <w:t xml:space="preserve">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w:t>
        </w:r>
        <w:r w:rsidRPr="0049233F">
          <w:lastRenderedPageBreak/>
          <w:t xml:space="preserve">đoán cho lỗi từ mô hình ARIMA. Mỗi thành phần mô hình sẽ giải quyết được những đặc tính khác nhau của dữ liệu, bằng cách kết hợp cả hai phương pháp, ta sẽ nâng cao hiệu suất mô phỏng và dự </w:t>
        </w:r>
      </w:ins>
      <w:r w:rsidR="00EF42A9">
        <w:t>báo</w:t>
      </w:r>
      <w:ins w:id="9466" w:author="The Si Tran" w:date="2012-12-05T22:38:00Z">
        <w:r w:rsidRPr="0049233F">
          <w:t>.</w:t>
        </w:r>
      </w:ins>
    </w:p>
    <w:p w14:paraId="1FAA178E" w14:textId="77777777" w:rsidR="00937DFB" w:rsidRDefault="00937DFB">
      <w:pPr>
        <w:spacing w:before="0" w:after="200" w:line="276" w:lineRule="auto"/>
        <w:ind w:firstLine="0"/>
        <w:jc w:val="left"/>
      </w:pPr>
      <w:r>
        <w:br w:type="page"/>
      </w:r>
    </w:p>
    <w:p w14:paraId="46B943B4" w14:textId="77777777" w:rsidR="00EB028F" w:rsidRPr="000C3A28" w:rsidDel="00D139B5" w:rsidRDefault="00EB028F">
      <w:pPr>
        <w:rPr>
          <w:del w:id="9467" w:author="The Si Tran" w:date="2012-12-12T07:57:00Z"/>
        </w:rPr>
        <w:pPrChange w:id="9468" w:author="The Si Tran" w:date="2012-12-05T22:37:00Z">
          <w:pPr>
            <w:pStyle w:val="Heading2"/>
          </w:pPr>
        </w:pPrChange>
      </w:pPr>
      <w:bookmarkStart w:id="9469" w:name="_Toc343083660"/>
      <w:bookmarkStart w:id="9470" w:name="_Toc343083874"/>
      <w:bookmarkStart w:id="9471" w:name="_Toc343084085"/>
      <w:bookmarkStart w:id="9472" w:name="_Toc343220844"/>
      <w:bookmarkStart w:id="9473" w:name="_Toc343232349"/>
      <w:bookmarkStart w:id="9474" w:name="_Toc343232762"/>
      <w:bookmarkStart w:id="9475" w:name="_Toc343233047"/>
      <w:bookmarkStart w:id="9476" w:name="_Toc343415552"/>
      <w:bookmarkStart w:id="9477" w:name="_Toc343415848"/>
      <w:bookmarkStart w:id="9478" w:name="_Toc343452507"/>
      <w:bookmarkStart w:id="9479" w:name="_Toc343461297"/>
      <w:bookmarkStart w:id="9480" w:name="_Toc343494184"/>
      <w:bookmarkStart w:id="9481" w:name="_Toc343494396"/>
      <w:bookmarkStart w:id="9482" w:name="_Toc343495169"/>
      <w:bookmarkStart w:id="9483" w:name="_Toc343660396"/>
      <w:bookmarkStart w:id="9484" w:name="_Toc343660610"/>
      <w:bookmarkStart w:id="9485" w:name="_Toc343711238"/>
      <w:bookmarkStart w:id="9486" w:name="_Toc343829202"/>
      <w:bookmarkStart w:id="9487" w:name="_Toc343832006"/>
      <w:bookmarkStart w:id="9488" w:name="_Toc343832376"/>
      <w:bookmarkStart w:id="9489" w:name="_Toc343832593"/>
      <w:bookmarkStart w:id="9490" w:name="_Toc343832810"/>
      <w:bookmarkStart w:id="9491" w:name="_Toc343837403"/>
      <w:bookmarkStart w:id="9492" w:name="_Toc343841961"/>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p>
    <w:p w14:paraId="4C673B03" w14:textId="77777777" w:rsidR="00BE62E1" w:rsidRPr="00032D83" w:rsidDel="006F07F0" w:rsidRDefault="00BE62E1" w:rsidP="00BE62E1">
      <w:pPr>
        <w:ind w:left="720"/>
        <w:rPr>
          <w:del w:id="9493" w:author="The Si Tran" w:date="2012-12-05T22:36:00Z"/>
        </w:rPr>
      </w:pPr>
      <w:del w:id="9494" w:author="The Si Tran" w:date="2012-12-05T22:36:00Z">
        <w:r w:rsidRPr="003E4DFC" w:rsidDel="006F07F0">
          <w:rPr>
            <w:rPrChange w:id="9495" w:author="The Si Tran" w:date="2012-12-16T09:44:00Z">
              <w:rPr>
                <w:rFonts w:cs="Arial"/>
                <w:b/>
                <w:bCs/>
                <w:iCs/>
                <w:sz w:val="28"/>
                <w:szCs w:val="26"/>
              </w:rPr>
            </w:rPrChange>
          </w:rPr>
          <w:delText>Ta biểu diễn chuỗi thời gian tổng quát theo công thức như bên dưới:</w:delText>
        </w:r>
        <w:bookmarkStart w:id="9496" w:name="_Toc343083661"/>
        <w:bookmarkStart w:id="9497" w:name="_Toc343083875"/>
        <w:bookmarkStart w:id="9498" w:name="_Toc343084086"/>
        <w:bookmarkStart w:id="9499" w:name="_Toc343220845"/>
        <w:bookmarkStart w:id="9500" w:name="_Toc343232350"/>
        <w:bookmarkStart w:id="9501" w:name="_Toc343232763"/>
        <w:bookmarkStart w:id="9502" w:name="_Toc343233048"/>
        <w:bookmarkStart w:id="9503" w:name="_Toc343415553"/>
        <w:bookmarkStart w:id="9504" w:name="_Toc343415849"/>
        <w:bookmarkStart w:id="9505" w:name="_Toc343452508"/>
        <w:bookmarkStart w:id="9506" w:name="_Toc343461298"/>
        <w:bookmarkStart w:id="9507" w:name="_Toc343494185"/>
        <w:bookmarkStart w:id="9508" w:name="_Toc343494397"/>
        <w:bookmarkStart w:id="9509" w:name="_Toc343495170"/>
        <w:bookmarkStart w:id="9510" w:name="_Toc343660397"/>
        <w:bookmarkStart w:id="9511" w:name="_Toc343660611"/>
        <w:bookmarkStart w:id="9512" w:name="_Toc343711239"/>
        <w:bookmarkStart w:id="9513" w:name="_Toc343829203"/>
        <w:bookmarkStart w:id="9514" w:name="_Toc343832007"/>
        <w:bookmarkStart w:id="9515" w:name="_Toc343832377"/>
        <w:bookmarkStart w:id="9516" w:name="_Toc343832594"/>
        <w:bookmarkStart w:id="9517" w:name="_Toc343832811"/>
        <w:bookmarkStart w:id="9518" w:name="_Toc343837404"/>
        <w:bookmarkStart w:id="9519" w:name="_Toc343841962"/>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del>
    </w:p>
    <w:p w14:paraId="2F4FCE23" w14:textId="77777777" w:rsidR="00BE62E1" w:rsidRPr="00032D83" w:rsidDel="006F07F0" w:rsidRDefault="00BE62E1" w:rsidP="00BE62E1">
      <w:pPr>
        <w:ind w:left="720"/>
        <w:rPr>
          <w:del w:id="9520" w:author="The Si Tran" w:date="2012-12-05T22:36:00Z"/>
        </w:rPr>
      </w:pPr>
      <w:del w:id="9521" w:author="The Si Tran" w:date="2012-12-05T22:36:00Z">
        <w:r w:rsidRPr="003E4DFC" w:rsidDel="006F07F0">
          <w:rPr>
            <w:rPrChange w:id="9522" w:author="The Si Tran" w:date="2012-12-16T09:44:00Z">
              <w:rPr>
                <w:rFonts w:cs="Arial"/>
                <w:b/>
                <w:bCs/>
                <w:iCs/>
                <w:sz w:val="28"/>
                <w:szCs w:val="26"/>
              </w:rPr>
            </w:rPrChange>
          </w:rPr>
          <w:tab/>
          <w:delText>yt  = Lt  + Nt</w:delText>
        </w:r>
        <w:bookmarkStart w:id="9523" w:name="_Toc343083662"/>
        <w:bookmarkStart w:id="9524" w:name="_Toc343083876"/>
        <w:bookmarkStart w:id="9525" w:name="_Toc343084087"/>
        <w:bookmarkStart w:id="9526" w:name="_Toc343220846"/>
        <w:bookmarkStart w:id="9527" w:name="_Toc343232351"/>
        <w:bookmarkStart w:id="9528" w:name="_Toc343232764"/>
        <w:bookmarkStart w:id="9529" w:name="_Toc343233049"/>
        <w:bookmarkStart w:id="9530" w:name="_Toc343415554"/>
        <w:bookmarkStart w:id="9531" w:name="_Toc343415850"/>
        <w:bookmarkStart w:id="9532" w:name="_Toc343452509"/>
        <w:bookmarkStart w:id="9533" w:name="_Toc343461299"/>
        <w:bookmarkStart w:id="9534" w:name="_Toc343494186"/>
        <w:bookmarkStart w:id="9535" w:name="_Toc343494398"/>
        <w:bookmarkStart w:id="9536" w:name="_Toc343495171"/>
        <w:bookmarkStart w:id="9537" w:name="_Toc343660398"/>
        <w:bookmarkStart w:id="9538" w:name="_Toc343660612"/>
        <w:bookmarkStart w:id="9539" w:name="_Toc343711240"/>
        <w:bookmarkStart w:id="9540" w:name="_Toc343829204"/>
        <w:bookmarkStart w:id="9541" w:name="_Toc343832008"/>
        <w:bookmarkStart w:id="9542" w:name="_Toc343832378"/>
        <w:bookmarkStart w:id="9543" w:name="_Toc343832595"/>
        <w:bookmarkStart w:id="9544" w:name="_Toc343832812"/>
        <w:bookmarkStart w:id="9545" w:name="_Toc343837405"/>
        <w:bookmarkStart w:id="9546" w:name="_Toc343841963"/>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del>
    </w:p>
    <w:p w14:paraId="23A3EBB5" w14:textId="77777777" w:rsidR="00BE62E1" w:rsidRPr="00032D83" w:rsidDel="006F07F0" w:rsidRDefault="00BE62E1" w:rsidP="00BE62E1">
      <w:pPr>
        <w:ind w:left="720"/>
        <w:rPr>
          <w:del w:id="9547" w:author="The Si Tran" w:date="2012-12-05T22:36:00Z"/>
        </w:rPr>
      </w:pPr>
      <w:del w:id="9548" w:author="The Si Tran" w:date="2012-12-05T22:36:00Z">
        <w:r w:rsidRPr="003E4DFC" w:rsidDel="006F07F0">
          <w:rPr>
            <w:rPrChange w:id="9549" w:author="The Si Tran" w:date="2012-12-16T09:44:00Z">
              <w:rPr>
                <w:rFonts w:cs="Arial"/>
                <w:b/>
                <w:bCs/>
                <w:iCs/>
                <w:sz w:val="28"/>
                <w:szCs w:val="26"/>
              </w:rPr>
            </w:rPrChange>
          </w:rPr>
          <w:delText>trong đó:</w:delText>
        </w:r>
        <w:bookmarkStart w:id="9550" w:name="_Toc343083663"/>
        <w:bookmarkStart w:id="9551" w:name="_Toc343083877"/>
        <w:bookmarkStart w:id="9552" w:name="_Toc343084088"/>
        <w:bookmarkStart w:id="9553" w:name="_Toc343220847"/>
        <w:bookmarkStart w:id="9554" w:name="_Toc343232352"/>
        <w:bookmarkStart w:id="9555" w:name="_Toc343232765"/>
        <w:bookmarkStart w:id="9556" w:name="_Toc343233050"/>
        <w:bookmarkStart w:id="9557" w:name="_Toc343415555"/>
        <w:bookmarkStart w:id="9558" w:name="_Toc343415851"/>
        <w:bookmarkStart w:id="9559" w:name="_Toc343452510"/>
        <w:bookmarkStart w:id="9560" w:name="_Toc343461300"/>
        <w:bookmarkStart w:id="9561" w:name="_Toc343494187"/>
        <w:bookmarkStart w:id="9562" w:name="_Toc343494399"/>
        <w:bookmarkStart w:id="9563" w:name="_Toc343495172"/>
        <w:bookmarkStart w:id="9564" w:name="_Toc343660399"/>
        <w:bookmarkStart w:id="9565" w:name="_Toc343660613"/>
        <w:bookmarkStart w:id="9566" w:name="_Toc343711241"/>
        <w:bookmarkStart w:id="9567" w:name="_Toc343829205"/>
        <w:bookmarkStart w:id="9568" w:name="_Toc343832009"/>
        <w:bookmarkStart w:id="9569" w:name="_Toc343832379"/>
        <w:bookmarkStart w:id="9570" w:name="_Toc343832596"/>
        <w:bookmarkStart w:id="9571" w:name="_Toc343832813"/>
        <w:bookmarkStart w:id="9572" w:name="_Toc343837406"/>
        <w:bookmarkStart w:id="9573" w:name="_Toc343841964"/>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del>
    </w:p>
    <w:p w14:paraId="6296542C" w14:textId="77777777" w:rsidR="00BE62E1" w:rsidRPr="00032D83" w:rsidDel="006F07F0" w:rsidRDefault="00BE62E1" w:rsidP="00BE62E1">
      <w:pPr>
        <w:ind w:left="720"/>
        <w:rPr>
          <w:del w:id="9574" w:author="The Si Tran" w:date="2012-12-05T22:36:00Z"/>
        </w:rPr>
      </w:pPr>
      <w:del w:id="9575" w:author="The Si Tran" w:date="2012-12-05T22:36:00Z">
        <w:r w:rsidRPr="003E4DFC" w:rsidDel="006F07F0">
          <w:rPr>
            <w:rPrChange w:id="9576" w:author="The Si Tran" w:date="2012-12-16T09:44:00Z">
              <w:rPr>
                <w:rFonts w:cs="Arial"/>
                <w:b/>
                <w:bCs/>
                <w:iCs/>
                <w:sz w:val="28"/>
                <w:szCs w:val="26"/>
              </w:rPr>
            </w:rPrChange>
          </w:rPr>
          <w:tab/>
          <w:delText>L : biểu diễn thành phần tuyến tính của chuỗi thời gian</w:delText>
        </w:r>
        <w:bookmarkStart w:id="9577" w:name="_Toc343083664"/>
        <w:bookmarkStart w:id="9578" w:name="_Toc343083878"/>
        <w:bookmarkStart w:id="9579" w:name="_Toc343084089"/>
        <w:bookmarkStart w:id="9580" w:name="_Toc343220848"/>
        <w:bookmarkStart w:id="9581" w:name="_Toc343232353"/>
        <w:bookmarkStart w:id="9582" w:name="_Toc343232766"/>
        <w:bookmarkStart w:id="9583" w:name="_Toc343233051"/>
        <w:bookmarkStart w:id="9584" w:name="_Toc343415556"/>
        <w:bookmarkStart w:id="9585" w:name="_Toc343415852"/>
        <w:bookmarkStart w:id="9586" w:name="_Toc343452511"/>
        <w:bookmarkStart w:id="9587" w:name="_Toc343461301"/>
        <w:bookmarkStart w:id="9588" w:name="_Toc343494188"/>
        <w:bookmarkStart w:id="9589" w:name="_Toc343494400"/>
        <w:bookmarkStart w:id="9590" w:name="_Toc343495173"/>
        <w:bookmarkStart w:id="9591" w:name="_Toc343660400"/>
        <w:bookmarkStart w:id="9592" w:name="_Toc343660614"/>
        <w:bookmarkStart w:id="9593" w:name="_Toc343711242"/>
        <w:bookmarkStart w:id="9594" w:name="_Toc343829206"/>
        <w:bookmarkStart w:id="9595" w:name="_Toc343832010"/>
        <w:bookmarkStart w:id="9596" w:name="_Toc343832380"/>
        <w:bookmarkStart w:id="9597" w:name="_Toc343832597"/>
        <w:bookmarkStart w:id="9598" w:name="_Toc343832814"/>
        <w:bookmarkStart w:id="9599" w:name="_Toc343837407"/>
        <w:bookmarkStart w:id="9600" w:name="_Toc343841965"/>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del>
    </w:p>
    <w:p w14:paraId="3C27F885" w14:textId="77777777" w:rsidR="00BE62E1" w:rsidRPr="00032D83" w:rsidDel="006F07F0" w:rsidRDefault="00BE62E1" w:rsidP="00BE62E1">
      <w:pPr>
        <w:ind w:left="720"/>
        <w:rPr>
          <w:del w:id="9601" w:author="The Si Tran" w:date="2012-12-05T22:36:00Z"/>
        </w:rPr>
      </w:pPr>
      <w:del w:id="9602" w:author="The Si Tran" w:date="2012-12-05T22:36:00Z">
        <w:r w:rsidRPr="003E4DFC" w:rsidDel="006F07F0">
          <w:rPr>
            <w:rPrChange w:id="9603" w:author="The Si Tran" w:date="2012-12-16T09:44:00Z">
              <w:rPr>
                <w:rFonts w:cs="Arial"/>
                <w:b/>
                <w:bCs/>
                <w:iCs/>
                <w:sz w:val="28"/>
                <w:szCs w:val="28"/>
              </w:rPr>
            </w:rPrChange>
          </w:rPr>
          <w:tab/>
          <w:delText>N: biểu diễn thành phần phi tuyến của chuỗi thời gian</w:delText>
        </w:r>
        <w:bookmarkStart w:id="9604" w:name="_Toc343083665"/>
        <w:bookmarkStart w:id="9605" w:name="_Toc343083879"/>
        <w:bookmarkStart w:id="9606" w:name="_Toc343084090"/>
        <w:bookmarkStart w:id="9607" w:name="_Toc343220849"/>
        <w:bookmarkStart w:id="9608" w:name="_Toc343232354"/>
        <w:bookmarkStart w:id="9609" w:name="_Toc343232767"/>
        <w:bookmarkStart w:id="9610" w:name="_Toc343233052"/>
        <w:bookmarkStart w:id="9611" w:name="_Toc343415557"/>
        <w:bookmarkStart w:id="9612" w:name="_Toc343415853"/>
        <w:bookmarkStart w:id="9613" w:name="_Toc343452512"/>
        <w:bookmarkStart w:id="9614" w:name="_Toc343461302"/>
        <w:bookmarkStart w:id="9615" w:name="_Toc343494189"/>
        <w:bookmarkStart w:id="9616" w:name="_Toc343494401"/>
        <w:bookmarkStart w:id="9617" w:name="_Toc343495174"/>
        <w:bookmarkStart w:id="9618" w:name="_Toc343660401"/>
        <w:bookmarkStart w:id="9619" w:name="_Toc343660615"/>
        <w:bookmarkStart w:id="9620" w:name="_Toc343711243"/>
        <w:bookmarkStart w:id="9621" w:name="_Toc343829207"/>
        <w:bookmarkStart w:id="9622" w:name="_Toc343832011"/>
        <w:bookmarkStart w:id="9623" w:name="_Toc343832381"/>
        <w:bookmarkStart w:id="9624" w:name="_Toc343832598"/>
        <w:bookmarkStart w:id="9625" w:name="_Toc343832815"/>
        <w:bookmarkStart w:id="9626" w:name="_Toc343837408"/>
        <w:bookmarkStart w:id="9627" w:name="_Toc343841966"/>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del>
    </w:p>
    <w:p w14:paraId="6475ECAB" w14:textId="77777777" w:rsidR="00711ADB" w:rsidRPr="003E4DFC" w:rsidDel="006F07F0" w:rsidRDefault="00711ADB" w:rsidP="00BE62E1">
      <w:pPr>
        <w:ind w:left="720"/>
        <w:rPr>
          <w:del w:id="9628" w:author="The Si Tran" w:date="2012-12-05T22:36:00Z"/>
        </w:rPr>
      </w:pPr>
      <w:bookmarkStart w:id="9629" w:name="_Toc343083666"/>
      <w:bookmarkStart w:id="9630" w:name="_Toc343083880"/>
      <w:bookmarkStart w:id="9631" w:name="_Toc343084091"/>
      <w:bookmarkStart w:id="9632" w:name="_Toc343220850"/>
      <w:bookmarkStart w:id="9633" w:name="_Toc343232355"/>
      <w:bookmarkStart w:id="9634" w:name="_Toc343232768"/>
      <w:bookmarkStart w:id="9635" w:name="_Toc343233053"/>
      <w:bookmarkStart w:id="9636" w:name="_Toc343415558"/>
      <w:bookmarkStart w:id="9637" w:name="_Toc343415854"/>
      <w:bookmarkStart w:id="9638" w:name="_Toc343452513"/>
      <w:bookmarkStart w:id="9639" w:name="_Toc343461303"/>
      <w:bookmarkStart w:id="9640" w:name="_Toc343494190"/>
      <w:bookmarkStart w:id="9641" w:name="_Toc343494402"/>
      <w:bookmarkStart w:id="9642" w:name="_Toc343495175"/>
      <w:bookmarkStart w:id="9643" w:name="_Toc343660402"/>
      <w:bookmarkStart w:id="9644" w:name="_Toc343660616"/>
      <w:bookmarkStart w:id="9645" w:name="_Toc343711244"/>
      <w:bookmarkStart w:id="9646" w:name="_Toc343829208"/>
      <w:bookmarkStart w:id="9647" w:name="_Toc343832012"/>
      <w:bookmarkStart w:id="9648" w:name="_Toc343832382"/>
      <w:bookmarkStart w:id="9649" w:name="_Toc343832599"/>
      <w:bookmarkStart w:id="9650" w:name="_Toc343832816"/>
      <w:bookmarkStart w:id="9651" w:name="_Toc343837409"/>
      <w:bookmarkStart w:id="9652" w:name="_Toc343841967"/>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p>
    <w:p w14:paraId="1B053A9C" w14:textId="77777777" w:rsidR="00711ADB" w:rsidRPr="00032D83" w:rsidDel="006F07F0" w:rsidRDefault="00711ADB" w:rsidP="00BE62E1">
      <w:pPr>
        <w:ind w:left="720"/>
        <w:rPr>
          <w:del w:id="9653" w:author="The Si Tran" w:date="2012-12-05T22:36:00Z"/>
        </w:rPr>
      </w:pPr>
      <w:del w:id="9654" w:author="The Si Tran" w:date="2012-12-05T22:36:00Z">
        <w:r w:rsidRPr="003E4DFC" w:rsidDel="006F07F0">
          <w:rPr>
            <w:rPrChange w:id="9655"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9656" w:name="_Toc343083667"/>
        <w:bookmarkStart w:id="9657" w:name="_Toc343083881"/>
        <w:bookmarkStart w:id="9658" w:name="_Toc343084092"/>
        <w:bookmarkStart w:id="9659" w:name="_Toc343220851"/>
        <w:bookmarkStart w:id="9660" w:name="_Toc343232356"/>
        <w:bookmarkStart w:id="9661" w:name="_Toc343232769"/>
        <w:bookmarkStart w:id="9662" w:name="_Toc343233054"/>
        <w:bookmarkStart w:id="9663" w:name="_Toc343415559"/>
        <w:bookmarkStart w:id="9664" w:name="_Toc343415855"/>
        <w:bookmarkStart w:id="9665" w:name="_Toc343452514"/>
        <w:bookmarkStart w:id="9666" w:name="_Toc343461304"/>
        <w:bookmarkStart w:id="9667" w:name="_Toc343494191"/>
        <w:bookmarkStart w:id="9668" w:name="_Toc343494403"/>
        <w:bookmarkStart w:id="9669" w:name="_Toc343495176"/>
        <w:bookmarkStart w:id="9670" w:name="_Toc343660403"/>
        <w:bookmarkStart w:id="9671" w:name="_Toc343660617"/>
        <w:bookmarkStart w:id="9672" w:name="_Toc343711245"/>
        <w:bookmarkStart w:id="9673" w:name="_Toc343829209"/>
        <w:bookmarkStart w:id="9674" w:name="_Toc343832013"/>
        <w:bookmarkStart w:id="9675" w:name="_Toc343832383"/>
        <w:bookmarkStart w:id="9676" w:name="_Toc343832600"/>
        <w:bookmarkStart w:id="9677" w:name="_Toc343832817"/>
        <w:bookmarkStart w:id="9678" w:name="_Toc343837410"/>
        <w:bookmarkStart w:id="9679" w:name="_Toc343841968"/>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del>
    </w:p>
    <w:p w14:paraId="32A62806" w14:textId="77777777" w:rsidR="00711ADB" w:rsidRPr="00032D83" w:rsidDel="006F07F0" w:rsidRDefault="00711ADB" w:rsidP="00BE62E1">
      <w:pPr>
        <w:ind w:left="720"/>
        <w:rPr>
          <w:del w:id="9680" w:author="The Si Tran" w:date="2012-12-05T22:36:00Z"/>
        </w:rPr>
      </w:pPr>
      <w:del w:id="9681" w:author="The Si Tran" w:date="2012-12-05T22:36:00Z">
        <w:r w:rsidRPr="003E4DFC" w:rsidDel="006F07F0">
          <w:rPr>
            <w:rPrChange w:id="9682" w:author="The Si Tran" w:date="2012-12-16T09:44:00Z">
              <w:rPr>
                <w:rFonts w:cs="Arial"/>
                <w:b/>
                <w:bCs/>
                <w:iCs/>
                <w:sz w:val="28"/>
                <w:szCs w:val="28"/>
              </w:rPr>
            </w:rPrChange>
          </w:rPr>
          <w:tab/>
          <w:delText xml:space="preserve">et   = yt  - ^Lt </w:delText>
        </w:r>
        <w:bookmarkStart w:id="9683" w:name="_Toc343083668"/>
        <w:bookmarkStart w:id="9684" w:name="_Toc343083882"/>
        <w:bookmarkStart w:id="9685" w:name="_Toc343084093"/>
        <w:bookmarkStart w:id="9686" w:name="_Toc343220852"/>
        <w:bookmarkStart w:id="9687" w:name="_Toc343232357"/>
        <w:bookmarkStart w:id="9688" w:name="_Toc343232770"/>
        <w:bookmarkStart w:id="9689" w:name="_Toc343233055"/>
        <w:bookmarkStart w:id="9690" w:name="_Toc343415560"/>
        <w:bookmarkStart w:id="9691" w:name="_Toc343415856"/>
        <w:bookmarkStart w:id="9692" w:name="_Toc343452515"/>
        <w:bookmarkStart w:id="9693" w:name="_Toc343461305"/>
        <w:bookmarkStart w:id="9694" w:name="_Toc343494192"/>
        <w:bookmarkStart w:id="9695" w:name="_Toc343494404"/>
        <w:bookmarkStart w:id="9696" w:name="_Toc343495177"/>
        <w:bookmarkStart w:id="9697" w:name="_Toc343660404"/>
        <w:bookmarkStart w:id="9698" w:name="_Toc343660618"/>
        <w:bookmarkStart w:id="9699" w:name="_Toc343711246"/>
        <w:bookmarkStart w:id="9700" w:name="_Toc343829210"/>
        <w:bookmarkStart w:id="9701" w:name="_Toc343832014"/>
        <w:bookmarkStart w:id="9702" w:name="_Toc343832384"/>
        <w:bookmarkStart w:id="9703" w:name="_Toc343832601"/>
        <w:bookmarkStart w:id="9704" w:name="_Toc343832818"/>
        <w:bookmarkStart w:id="9705" w:name="_Toc343837411"/>
        <w:bookmarkStart w:id="9706" w:name="_Toc343841969"/>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del>
    </w:p>
    <w:p w14:paraId="2B5A2E3F" w14:textId="77777777" w:rsidR="00711ADB" w:rsidRPr="00032D83" w:rsidDel="006F07F0" w:rsidRDefault="00711ADB" w:rsidP="00BE62E1">
      <w:pPr>
        <w:ind w:left="720"/>
        <w:rPr>
          <w:del w:id="9707" w:author="The Si Tran" w:date="2012-12-05T22:36:00Z"/>
        </w:rPr>
      </w:pPr>
      <w:del w:id="9708" w:author="The Si Tran" w:date="2012-12-05T22:36:00Z">
        <w:r w:rsidRPr="003E4DFC" w:rsidDel="006F07F0">
          <w:rPr>
            <w:rPrChange w:id="9709" w:author="The Si Tran" w:date="2012-12-16T09:44:00Z">
              <w:rPr>
                <w:rFonts w:cs="Arial"/>
                <w:b/>
                <w:bCs/>
                <w:iCs/>
                <w:sz w:val="28"/>
                <w:szCs w:val="28"/>
              </w:rPr>
            </w:rPrChange>
          </w:rPr>
          <w:delText>trong đó:</w:delText>
        </w:r>
        <w:bookmarkStart w:id="9710" w:name="_Toc343083669"/>
        <w:bookmarkStart w:id="9711" w:name="_Toc343083883"/>
        <w:bookmarkStart w:id="9712" w:name="_Toc343084094"/>
        <w:bookmarkStart w:id="9713" w:name="_Toc343220853"/>
        <w:bookmarkStart w:id="9714" w:name="_Toc343232358"/>
        <w:bookmarkStart w:id="9715" w:name="_Toc343232771"/>
        <w:bookmarkStart w:id="9716" w:name="_Toc343233056"/>
        <w:bookmarkStart w:id="9717" w:name="_Toc343415561"/>
        <w:bookmarkStart w:id="9718" w:name="_Toc343415857"/>
        <w:bookmarkStart w:id="9719" w:name="_Toc343452516"/>
        <w:bookmarkStart w:id="9720" w:name="_Toc343461306"/>
        <w:bookmarkStart w:id="9721" w:name="_Toc343494193"/>
        <w:bookmarkStart w:id="9722" w:name="_Toc343494405"/>
        <w:bookmarkStart w:id="9723" w:name="_Toc343495178"/>
        <w:bookmarkStart w:id="9724" w:name="_Toc343660405"/>
        <w:bookmarkStart w:id="9725" w:name="_Toc343660619"/>
        <w:bookmarkStart w:id="9726" w:name="_Toc343711247"/>
        <w:bookmarkStart w:id="9727" w:name="_Toc343829211"/>
        <w:bookmarkStart w:id="9728" w:name="_Toc343832015"/>
        <w:bookmarkStart w:id="9729" w:name="_Toc343832385"/>
        <w:bookmarkStart w:id="9730" w:name="_Toc343832602"/>
        <w:bookmarkStart w:id="9731" w:name="_Toc343832819"/>
        <w:bookmarkStart w:id="9732" w:name="_Toc343837412"/>
        <w:bookmarkStart w:id="9733" w:name="_Toc343841970"/>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del>
    </w:p>
    <w:p w14:paraId="3DACE5FA" w14:textId="77777777" w:rsidR="00711ADB" w:rsidRPr="00032D83" w:rsidDel="006F07F0" w:rsidRDefault="00711ADB" w:rsidP="00BE62E1">
      <w:pPr>
        <w:ind w:left="720"/>
        <w:rPr>
          <w:del w:id="9734" w:author="The Si Tran" w:date="2012-12-05T22:36:00Z"/>
        </w:rPr>
      </w:pPr>
      <w:del w:id="9735" w:author="The Si Tran" w:date="2012-12-05T22:36:00Z">
        <w:r w:rsidRPr="003E4DFC" w:rsidDel="006F07F0">
          <w:rPr>
            <w:rPrChange w:id="9736" w:author="The Si Tran" w:date="2012-12-16T09:44:00Z">
              <w:rPr>
                <w:rFonts w:cs="Arial"/>
                <w:b/>
                <w:bCs/>
                <w:iCs/>
                <w:sz w:val="28"/>
                <w:szCs w:val="28"/>
              </w:rPr>
            </w:rPrChange>
          </w:rPr>
          <w:tab/>
          <w:delText xml:space="preserve">et : là thành phần lỗi của mô hình ARIMA </w:delText>
        </w:r>
        <w:bookmarkStart w:id="9737" w:name="_Toc343083670"/>
        <w:bookmarkStart w:id="9738" w:name="_Toc343083884"/>
        <w:bookmarkStart w:id="9739" w:name="_Toc343084095"/>
        <w:bookmarkStart w:id="9740" w:name="_Toc343220854"/>
        <w:bookmarkStart w:id="9741" w:name="_Toc343232359"/>
        <w:bookmarkStart w:id="9742" w:name="_Toc343232772"/>
        <w:bookmarkStart w:id="9743" w:name="_Toc343233057"/>
        <w:bookmarkStart w:id="9744" w:name="_Toc343415562"/>
        <w:bookmarkStart w:id="9745" w:name="_Toc343415858"/>
        <w:bookmarkStart w:id="9746" w:name="_Toc343452517"/>
        <w:bookmarkStart w:id="9747" w:name="_Toc343461307"/>
        <w:bookmarkStart w:id="9748" w:name="_Toc343494194"/>
        <w:bookmarkStart w:id="9749" w:name="_Toc343494406"/>
        <w:bookmarkStart w:id="9750" w:name="_Toc343495179"/>
        <w:bookmarkStart w:id="9751" w:name="_Toc343660406"/>
        <w:bookmarkStart w:id="9752" w:name="_Toc343660620"/>
        <w:bookmarkStart w:id="9753" w:name="_Toc343711248"/>
        <w:bookmarkStart w:id="9754" w:name="_Toc343829212"/>
        <w:bookmarkStart w:id="9755" w:name="_Toc343832016"/>
        <w:bookmarkStart w:id="9756" w:name="_Toc343832386"/>
        <w:bookmarkStart w:id="9757" w:name="_Toc343832603"/>
        <w:bookmarkStart w:id="9758" w:name="_Toc343832820"/>
        <w:bookmarkStart w:id="9759" w:name="_Toc343837413"/>
        <w:bookmarkStart w:id="9760" w:name="_Toc343841971"/>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del>
    </w:p>
    <w:p w14:paraId="2CFF7F6A" w14:textId="77777777" w:rsidR="006A21F7" w:rsidRPr="00032D83" w:rsidDel="006F07F0" w:rsidRDefault="00711ADB" w:rsidP="005A22B0">
      <w:pPr>
        <w:rPr>
          <w:del w:id="9761" w:author="The Si Tran" w:date="2012-12-05T22:36:00Z"/>
        </w:rPr>
      </w:pPr>
      <w:del w:id="9762" w:author="The Si Tran" w:date="2012-12-05T22:36:00Z">
        <w:r w:rsidRPr="003E4DFC" w:rsidDel="006F07F0">
          <w:rPr>
            <w:rPrChange w:id="9763" w:author="The Si Tran" w:date="2012-12-16T09:44:00Z">
              <w:rPr>
                <w:rFonts w:cs="Arial"/>
                <w:b/>
                <w:bCs/>
                <w:iCs/>
                <w:sz w:val="28"/>
                <w:szCs w:val="28"/>
              </w:rPr>
            </w:rPrChange>
          </w:rPr>
          <w:tab/>
          <w:delText>Bước tiếp theo, ta dùng mô hình ANN để phân tích thành phần lỗi bên trên</w:delText>
        </w:r>
        <w:bookmarkStart w:id="9764" w:name="_Toc343083671"/>
        <w:bookmarkStart w:id="9765" w:name="_Toc343083885"/>
        <w:bookmarkStart w:id="9766" w:name="_Toc343084096"/>
        <w:bookmarkStart w:id="9767" w:name="_Toc343220855"/>
        <w:bookmarkStart w:id="9768" w:name="_Toc343232360"/>
        <w:bookmarkStart w:id="9769" w:name="_Toc343232773"/>
        <w:bookmarkStart w:id="9770" w:name="_Toc343233058"/>
        <w:bookmarkStart w:id="9771" w:name="_Toc343415563"/>
        <w:bookmarkStart w:id="9772" w:name="_Toc343415859"/>
        <w:bookmarkStart w:id="9773" w:name="_Toc343452518"/>
        <w:bookmarkStart w:id="9774" w:name="_Toc343461308"/>
        <w:bookmarkStart w:id="9775" w:name="_Toc343494195"/>
        <w:bookmarkStart w:id="9776" w:name="_Toc343494407"/>
        <w:bookmarkStart w:id="9777" w:name="_Toc343495180"/>
        <w:bookmarkStart w:id="9778" w:name="_Toc343660407"/>
        <w:bookmarkStart w:id="9779" w:name="_Toc343660621"/>
        <w:bookmarkStart w:id="9780" w:name="_Toc343711249"/>
        <w:bookmarkStart w:id="9781" w:name="_Toc343829213"/>
        <w:bookmarkStart w:id="9782" w:name="_Toc343832017"/>
        <w:bookmarkStart w:id="9783" w:name="_Toc343832387"/>
        <w:bookmarkStart w:id="9784" w:name="_Toc343832604"/>
        <w:bookmarkStart w:id="9785" w:name="_Toc343832821"/>
        <w:bookmarkStart w:id="9786" w:name="_Toc343837414"/>
        <w:bookmarkStart w:id="9787" w:name="_Toc343841972"/>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del>
    </w:p>
    <w:p w14:paraId="60C7C5F2" w14:textId="77777777" w:rsidR="00711ADB" w:rsidRPr="00032D83" w:rsidDel="006F07F0" w:rsidRDefault="00711ADB" w:rsidP="005A22B0">
      <w:pPr>
        <w:rPr>
          <w:del w:id="9788" w:author="The Si Tran" w:date="2012-12-05T22:36:00Z"/>
        </w:rPr>
      </w:pPr>
      <w:del w:id="9789" w:author="The Si Tran" w:date="2012-12-05T22:36:00Z">
        <w:r w:rsidRPr="003E4DFC" w:rsidDel="006F07F0">
          <w:rPr>
            <w:rPrChange w:id="9790" w:author="The Si Tran" w:date="2012-12-16T09:44:00Z">
              <w:rPr>
                <w:rFonts w:cs="Arial"/>
                <w:b/>
                <w:bCs/>
                <w:iCs/>
                <w:sz w:val="28"/>
                <w:szCs w:val="28"/>
              </w:rPr>
            </w:rPrChange>
          </w:rPr>
          <w:tab/>
        </w:r>
        <w:r w:rsidRPr="003E4DFC" w:rsidDel="006F07F0">
          <w:rPr>
            <w:rPrChange w:id="9791" w:author="The Si Tran" w:date="2012-12-16T09:44:00Z">
              <w:rPr>
                <w:rFonts w:cs="Arial"/>
                <w:b/>
                <w:bCs/>
                <w:iCs/>
                <w:sz w:val="28"/>
                <w:szCs w:val="28"/>
              </w:rPr>
            </w:rPrChange>
          </w:rPr>
          <w:tab/>
          <w:delText>et = f(et−1;et−2;:::;et−n)+ t</w:delText>
        </w:r>
        <w:bookmarkStart w:id="9792" w:name="_Toc343083672"/>
        <w:bookmarkStart w:id="9793" w:name="_Toc343083886"/>
        <w:bookmarkStart w:id="9794" w:name="_Toc343084097"/>
        <w:bookmarkStart w:id="9795" w:name="_Toc343220856"/>
        <w:bookmarkStart w:id="9796" w:name="_Toc343232361"/>
        <w:bookmarkStart w:id="9797" w:name="_Toc343232774"/>
        <w:bookmarkStart w:id="9798" w:name="_Toc343233059"/>
        <w:bookmarkStart w:id="9799" w:name="_Toc343415564"/>
        <w:bookmarkStart w:id="9800" w:name="_Toc343415860"/>
        <w:bookmarkStart w:id="9801" w:name="_Toc343452519"/>
        <w:bookmarkStart w:id="9802" w:name="_Toc343461309"/>
        <w:bookmarkStart w:id="9803" w:name="_Toc343494196"/>
        <w:bookmarkStart w:id="9804" w:name="_Toc343494408"/>
        <w:bookmarkStart w:id="9805" w:name="_Toc343495181"/>
        <w:bookmarkStart w:id="9806" w:name="_Toc343660408"/>
        <w:bookmarkStart w:id="9807" w:name="_Toc343660622"/>
        <w:bookmarkStart w:id="9808" w:name="_Toc343711250"/>
        <w:bookmarkStart w:id="9809" w:name="_Toc343829214"/>
        <w:bookmarkStart w:id="9810" w:name="_Toc343832018"/>
        <w:bookmarkStart w:id="9811" w:name="_Toc343832388"/>
        <w:bookmarkStart w:id="9812" w:name="_Toc343832605"/>
        <w:bookmarkStart w:id="9813" w:name="_Toc343832822"/>
        <w:bookmarkStart w:id="9814" w:name="_Toc343837415"/>
        <w:bookmarkStart w:id="9815" w:name="_Toc343841973"/>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del>
    </w:p>
    <w:p w14:paraId="6B01B6D8" w14:textId="77777777" w:rsidR="00711ADB" w:rsidRPr="00032D83" w:rsidDel="006F07F0" w:rsidRDefault="00711ADB" w:rsidP="005A22B0">
      <w:pPr>
        <w:rPr>
          <w:del w:id="9816" w:author="The Si Tran" w:date="2012-12-05T22:36:00Z"/>
        </w:rPr>
      </w:pPr>
      <w:del w:id="9817" w:author="The Si Tran" w:date="2012-12-05T22:36:00Z">
        <w:r w:rsidRPr="003E4DFC" w:rsidDel="006F07F0">
          <w:rPr>
            <w:rPrChange w:id="9818" w:author="The Si Tran" w:date="2012-12-16T09:44:00Z">
              <w:rPr>
                <w:rFonts w:cs="Arial"/>
                <w:b/>
                <w:bCs/>
                <w:iCs/>
                <w:sz w:val="28"/>
                <w:szCs w:val="28"/>
              </w:rPr>
            </w:rPrChange>
          </w:rPr>
          <w:tab/>
          <w:delText>ta thu được kết quả dự đoán của chuỗi thời gian như sau:</w:delText>
        </w:r>
        <w:bookmarkStart w:id="9819" w:name="_Toc343083673"/>
        <w:bookmarkStart w:id="9820" w:name="_Toc343083887"/>
        <w:bookmarkStart w:id="9821" w:name="_Toc343084098"/>
        <w:bookmarkStart w:id="9822" w:name="_Toc343220857"/>
        <w:bookmarkStart w:id="9823" w:name="_Toc343232362"/>
        <w:bookmarkStart w:id="9824" w:name="_Toc343232775"/>
        <w:bookmarkStart w:id="9825" w:name="_Toc343233060"/>
        <w:bookmarkStart w:id="9826" w:name="_Toc343415565"/>
        <w:bookmarkStart w:id="9827" w:name="_Toc343415861"/>
        <w:bookmarkStart w:id="9828" w:name="_Toc343452520"/>
        <w:bookmarkStart w:id="9829" w:name="_Toc343461310"/>
        <w:bookmarkStart w:id="9830" w:name="_Toc343494197"/>
        <w:bookmarkStart w:id="9831" w:name="_Toc343494409"/>
        <w:bookmarkStart w:id="9832" w:name="_Toc343495182"/>
        <w:bookmarkStart w:id="9833" w:name="_Toc343660409"/>
        <w:bookmarkStart w:id="9834" w:name="_Toc343660623"/>
        <w:bookmarkStart w:id="9835" w:name="_Toc343711251"/>
        <w:bookmarkStart w:id="9836" w:name="_Toc343829215"/>
        <w:bookmarkStart w:id="9837" w:name="_Toc343832019"/>
        <w:bookmarkStart w:id="9838" w:name="_Toc343832389"/>
        <w:bookmarkStart w:id="9839" w:name="_Toc343832606"/>
        <w:bookmarkStart w:id="9840" w:name="_Toc343832823"/>
        <w:bookmarkStart w:id="9841" w:name="_Toc343837416"/>
        <w:bookmarkStart w:id="9842" w:name="_Toc343841974"/>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del>
    </w:p>
    <w:p w14:paraId="3BD065D2" w14:textId="77777777" w:rsidR="00711ADB" w:rsidRPr="00032D83" w:rsidDel="006F07F0" w:rsidRDefault="00165810" w:rsidP="005A22B0">
      <w:pPr>
        <w:rPr>
          <w:del w:id="9843" w:author="The Si Tran" w:date="2012-12-05T22:36:00Z"/>
        </w:rPr>
      </w:pPr>
      <w:del w:id="9844" w:author="The Si Tran" w:date="2012-12-05T22:36:00Z">
        <w:r w:rsidRPr="003E4DFC" w:rsidDel="006F07F0">
          <w:rPr>
            <w:rPrChange w:id="9845" w:author="The Si Tran" w:date="2012-12-16T09:44:00Z">
              <w:rPr>
                <w:rFonts w:cs="Arial"/>
                <w:b/>
                <w:bCs/>
                <w:iCs/>
                <w:sz w:val="28"/>
                <w:szCs w:val="28"/>
              </w:rPr>
            </w:rPrChange>
          </w:rPr>
          <w:tab/>
        </w:r>
        <w:r w:rsidRPr="003E4DFC" w:rsidDel="006F07F0">
          <w:rPr>
            <w:rPrChange w:id="9846" w:author="The Si Tran" w:date="2012-12-16T09:44:00Z">
              <w:rPr>
                <w:rFonts w:cs="Arial"/>
                <w:b/>
                <w:bCs/>
                <w:iCs/>
                <w:sz w:val="28"/>
                <w:szCs w:val="28"/>
              </w:rPr>
            </w:rPrChange>
          </w:rPr>
          <w:tab/>
          <w:delText>^yt = ^Lt + ^Nt</w:delText>
        </w:r>
        <w:r w:rsidR="00E47F01" w:rsidRPr="003E4DFC" w:rsidDel="006F07F0">
          <w:rPr>
            <w:rPrChange w:id="9847" w:author="The Si Tran" w:date="2012-12-16T09:44:00Z">
              <w:rPr>
                <w:rFonts w:cs="Arial"/>
                <w:b/>
                <w:bCs/>
                <w:iCs/>
                <w:sz w:val="28"/>
                <w:szCs w:val="28"/>
                <w:vertAlign w:val="subscript"/>
              </w:rPr>
            </w:rPrChange>
          </w:rPr>
          <w:delText xml:space="preserve"> </w:delText>
        </w:r>
        <w:bookmarkStart w:id="9848" w:name="_Toc343083674"/>
        <w:bookmarkStart w:id="9849" w:name="_Toc343083888"/>
        <w:bookmarkStart w:id="9850" w:name="_Toc343084099"/>
        <w:bookmarkStart w:id="9851" w:name="_Toc343220858"/>
        <w:bookmarkStart w:id="9852" w:name="_Toc343232363"/>
        <w:bookmarkStart w:id="9853" w:name="_Toc343232776"/>
        <w:bookmarkStart w:id="9854" w:name="_Toc343233061"/>
        <w:bookmarkStart w:id="9855" w:name="_Toc343415566"/>
        <w:bookmarkStart w:id="9856" w:name="_Toc343415862"/>
        <w:bookmarkStart w:id="9857" w:name="_Toc343452521"/>
        <w:bookmarkStart w:id="9858" w:name="_Toc343461311"/>
        <w:bookmarkStart w:id="9859" w:name="_Toc343494198"/>
        <w:bookmarkStart w:id="9860" w:name="_Toc343494410"/>
        <w:bookmarkStart w:id="9861" w:name="_Toc343495183"/>
        <w:bookmarkStart w:id="9862" w:name="_Toc343660410"/>
        <w:bookmarkStart w:id="9863" w:name="_Toc343660624"/>
        <w:bookmarkStart w:id="9864" w:name="_Toc343711252"/>
        <w:bookmarkStart w:id="9865" w:name="_Toc343829216"/>
        <w:bookmarkStart w:id="9866" w:name="_Toc343832020"/>
        <w:bookmarkStart w:id="9867" w:name="_Toc343832390"/>
        <w:bookmarkStart w:id="9868" w:name="_Toc343832607"/>
        <w:bookmarkStart w:id="9869" w:name="_Toc343832824"/>
        <w:bookmarkStart w:id="9870" w:name="_Toc343837417"/>
        <w:bookmarkStart w:id="9871" w:name="_Toc343841975"/>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del>
    </w:p>
    <w:p w14:paraId="44DEEBC0" w14:textId="77777777" w:rsidR="00E47F01" w:rsidRPr="00032D83" w:rsidDel="006F07F0" w:rsidRDefault="00E47F01" w:rsidP="005A22B0">
      <w:pPr>
        <w:rPr>
          <w:del w:id="9872" w:author="The Si Tran" w:date="2012-12-05T22:36:00Z"/>
        </w:rPr>
      </w:pPr>
      <w:del w:id="9873" w:author="The Si Tran" w:date="2012-12-05T22:36:00Z">
        <w:r w:rsidRPr="003E4DFC" w:rsidDel="006F07F0">
          <w:rPr>
            <w:rPrChange w:id="9874" w:author="The Si Tran" w:date="2012-12-16T09:44:00Z">
              <w:rPr>
                <w:rFonts w:cs="Arial"/>
                <w:b/>
                <w:bCs/>
                <w:iCs/>
                <w:sz w:val="28"/>
                <w:szCs w:val="28"/>
              </w:rPr>
            </w:rPrChange>
          </w:rPr>
          <w:tab/>
        </w:r>
        <w:bookmarkStart w:id="9875" w:name="_Toc343083675"/>
        <w:bookmarkStart w:id="9876" w:name="_Toc343083889"/>
        <w:bookmarkStart w:id="9877" w:name="_Toc343084100"/>
        <w:bookmarkStart w:id="9878" w:name="_Toc343220859"/>
        <w:bookmarkStart w:id="9879" w:name="_Toc343232364"/>
        <w:bookmarkStart w:id="9880" w:name="_Toc343232777"/>
        <w:bookmarkStart w:id="9881" w:name="_Toc343233062"/>
        <w:bookmarkStart w:id="9882" w:name="_Toc343415567"/>
        <w:bookmarkStart w:id="9883" w:name="_Toc343415863"/>
        <w:bookmarkStart w:id="9884" w:name="_Toc343452522"/>
        <w:bookmarkStart w:id="9885" w:name="_Toc343461312"/>
        <w:bookmarkStart w:id="9886" w:name="_Toc343494199"/>
        <w:bookmarkStart w:id="9887" w:name="_Toc343494411"/>
        <w:bookmarkStart w:id="9888" w:name="_Toc343495184"/>
        <w:bookmarkStart w:id="9889" w:name="_Toc343660411"/>
        <w:bookmarkStart w:id="9890" w:name="_Toc343660625"/>
        <w:bookmarkStart w:id="9891" w:name="_Toc343711253"/>
        <w:bookmarkStart w:id="9892" w:name="_Toc343829217"/>
        <w:bookmarkStart w:id="9893" w:name="_Toc343832021"/>
        <w:bookmarkStart w:id="9894" w:name="_Toc343832391"/>
        <w:bookmarkStart w:id="9895" w:name="_Toc343832608"/>
        <w:bookmarkStart w:id="9896" w:name="_Toc343832825"/>
        <w:bookmarkStart w:id="9897" w:name="_Toc343837418"/>
        <w:bookmarkStart w:id="9898" w:name="_Toc343841976"/>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del>
    </w:p>
    <w:p w14:paraId="37070303" w14:textId="77777777" w:rsidR="006A21F7" w:rsidRPr="003E4DFC" w:rsidDel="006F07F0" w:rsidRDefault="006A21F7" w:rsidP="005A22B0">
      <w:pPr>
        <w:rPr>
          <w:del w:id="9899" w:author="The Si Tran" w:date="2012-12-05T22:36:00Z"/>
        </w:rPr>
      </w:pPr>
      <w:bookmarkStart w:id="9900" w:name="_Toc343083676"/>
      <w:bookmarkStart w:id="9901" w:name="_Toc343083890"/>
      <w:bookmarkStart w:id="9902" w:name="_Toc343084101"/>
      <w:bookmarkStart w:id="9903" w:name="_Toc343220860"/>
      <w:bookmarkStart w:id="9904" w:name="_Toc343232365"/>
      <w:bookmarkStart w:id="9905" w:name="_Toc343232778"/>
      <w:bookmarkStart w:id="9906" w:name="_Toc343233063"/>
      <w:bookmarkStart w:id="9907" w:name="_Toc343415568"/>
      <w:bookmarkStart w:id="9908" w:name="_Toc343415864"/>
      <w:bookmarkStart w:id="9909" w:name="_Toc343452523"/>
      <w:bookmarkStart w:id="9910" w:name="_Toc343461313"/>
      <w:bookmarkStart w:id="9911" w:name="_Toc343494200"/>
      <w:bookmarkStart w:id="9912" w:name="_Toc343494412"/>
      <w:bookmarkStart w:id="9913" w:name="_Toc343495185"/>
      <w:bookmarkStart w:id="9914" w:name="_Toc343660412"/>
      <w:bookmarkStart w:id="9915" w:name="_Toc343660626"/>
      <w:bookmarkStart w:id="9916" w:name="_Toc343711254"/>
      <w:bookmarkStart w:id="9917" w:name="_Toc343829218"/>
      <w:bookmarkStart w:id="9918" w:name="_Toc343832022"/>
      <w:bookmarkStart w:id="9919" w:name="_Toc343832392"/>
      <w:bookmarkStart w:id="9920" w:name="_Toc343832609"/>
      <w:bookmarkStart w:id="9921" w:name="_Toc343832826"/>
      <w:bookmarkStart w:id="9922" w:name="_Toc343837419"/>
      <w:bookmarkStart w:id="9923" w:name="_Toc343841977"/>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p>
    <w:p w14:paraId="230B50E6" w14:textId="77777777" w:rsidR="00783FDB" w:rsidRPr="003E4DFC" w:rsidDel="006F07F0" w:rsidRDefault="00783FDB">
      <w:pPr>
        <w:spacing w:before="0" w:after="200" w:line="276" w:lineRule="auto"/>
        <w:jc w:val="left"/>
        <w:rPr>
          <w:del w:id="9924" w:author="The Si Tran" w:date="2012-12-05T22:36:00Z"/>
          <w:rPrChange w:id="9925" w:author="The Si Tran" w:date="2012-12-16T09:44:00Z">
            <w:rPr>
              <w:del w:id="9926" w:author="The Si Tran" w:date="2012-12-05T22:36:00Z"/>
              <w:b/>
              <w:bCs/>
              <w:kern w:val="32"/>
              <w:sz w:val="32"/>
              <w:szCs w:val="32"/>
            </w:rPr>
          </w:rPrChange>
        </w:rPr>
      </w:pPr>
      <w:del w:id="9927" w:author="The Si Tran" w:date="2012-12-05T22:36:00Z">
        <w:r w:rsidRPr="003E4DFC" w:rsidDel="006F07F0">
          <w:rPr>
            <w:rPrChange w:id="9928" w:author="The Si Tran" w:date="2012-12-16T09:44:00Z">
              <w:rPr>
                <w:rFonts w:cs="Arial"/>
                <w:b/>
                <w:bCs/>
                <w:iCs/>
                <w:sz w:val="28"/>
                <w:szCs w:val="28"/>
              </w:rPr>
            </w:rPrChange>
          </w:rPr>
          <w:br w:type="page"/>
        </w:r>
      </w:del>
    </w:p>
    <w:p w14:paraId="042B53FC" w14:textId="20C549AD" w:rsidR="00EA14F5" w:rsidRPr="000064E1" w:rsidRDefault="007C00DC">
      <w:pPr>
        <w:pStyle w:val="Heading1"/>
        <w:rPr>
          <w:ins w:id="9929" w:author="The Si Tran" w:date="2012-12-09T14:49:00Z"/>
          <w:rPrChange w:id="9930" w:author="The Si Tran" w:date="2012-12-12T13:58:00Z">
            <w:rPr>
              <w:ins w:id="9931" w:author="The Si Tran" w:date="2012-12-09T14:49:00Z"/>
              <w:rFonts w:cs="Times New Roman"/>
              <w:sz w:val="26"/>
              <w:szCs w:val="26"/>
            </w:rPr>
          </w:rPrChange>
        </w:rPr>
        <w:pPrChange w:id="9932" w:author="The Si Tran" w:date="2012-12-16T09:44:00Z">
          <w:pPr>
            <w:pStyle w:val="Heading1"/>
            <w:jc w:val="left"/>
          </w:pPr>
        </w:pPrChange>
      </w:pPr>
      <w:ins w:id="9933" w:author="superchickend" w:date="2012-12-16T14:59:00Z">
        <w:r>
          <w:t xml:space="preserve">    </w:t>
        </w:r>
      </w:ins>
      <w:bookmarkStart w:id="9934" w:name="_Toc343841978"/>
      <w:ins w:id="9935" w:author="The Si Tran" w:date="2012-12-06T21:19:00Z">
        <w:r w:rsidR="00EF77AD" w:rsidRPr="003E4DFC">
          <w:rPr>
            <w:rPrChange w:id="9936" w:author="The Si Tran" w:date="2012-12-16T09:44:00Z">
              <w:rPr>
                <w:rFonts w:cs="Times New Roman"/>
                <w:sz w:val="26"/>
                <w:szCs w:val="26"/>
              </w:rPr>
            </w:rPrChange>
          </w:rPr>
          <w:t>KẾT</w:t>
        </w:r>
        <w:r w:rsidR="00EF77AD" w:rsidRPr="000064E1">
          <w:rPr>
            <w:rPrChange w:id="9937" w:author="The Si Tran" w:date="2012-12-12T13:58:00Z">
              <w:rPr>
                <w:rFonts w:cs="Times New Roman"/>
                <w:sz w:val="26"/>
                <w:szCs w:val="26"/>
              </w:rPr>
            </w:rPrChange>
          </w:rPr>
          <w:t xml:space="preserve"> QUẢ</w:t>
        </w:r>
      </w:ins>
      <w:del w:id="9938" w:author="The Si Tran" w:date="2012-12-06T21:19:00Z">
        <w:r w:rsidR="00EA14F5" w:rsidRPr="000064E1" w:rsidDel="00EF77AD">
          <w:rPr>
            <w:rPrChange w:id="9939" w:author="The Si Tran" w:date="2012-12-12T13:58:00Z">
              <w:rPr>
                <w:rFonts w:cs="Times New Roman"/>
                <w:iCs/>
                <w:kern w:val="0"/>
                <w:sz w:val="28"/>
                <w:szCs w:val="28"/>
              </w:rPr>
            </w:rPrChange>
          </w:rPr>
          <w:delText>HIỆN THỰC VÀ</w:delText>
        </w:r>
      </w:del>
      <w:r w:rsidR="00EA14F5" w:rsidRPr="000064E1">
        <w:rPr>
          <w:rPrChange w:id="9940" w:author="The Si Tran" w:date="2012-12-12T13:58:00Z">
            <w:rPr>
              <w:rFonts w:cs="Times New Roman"/>
              <w:iCs/>
              <w:kern w:val="0"/>
              <w:sz w:val="28"/>
              <w:szCs w:val="28"/>
            </w:rPr>
          </w:rPrChange>
        </w:rPr>
        <w:t xml:space="preserve"> THỰC NGHIỆM</w:t>
      </w:r>
      <w:bookmarkEnd w:id="9934"/>
    </w:p>
    <w:p w14:paraId="0D41A884" w14:textId="77777777" w:rsidR="00C83C77" w:rsidRDefault="00256858">
      <w:pPr>
        <w:pPrChange w:id="9941" w:author="The Si Tran" w:date="2012-12-16T08:38:00Z">
          <w:pPr>
            <w:spacing w:before="0"/>
          </w:pPr>
        </w:pPrChange>
      </w:pPr>
      <w:ins w:id="9942"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9943" w:author="The Si Tran" w:date="2012-12-09T14:51:00Z">
        <w:r w:rsidR="00C83C77">
          <w:t>các</w:t>
        </w:r>
      </w:ins>
      <w:ins w:id="9944"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9945" w:author="The Si Tran" w:date="2012-12-06T21:19:00Z"/>
        </w:rPr>
        <w:pPrChange w:id="9946"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9947" w:author="The Si Tran" w:date="2012-12-09T14:49:00Z">
        <w:r w:rsidR="00256858">
          <w:t xml:space="preserve">Các kết quả </w:t>
        </w:r>
      </w:ins>
      <w:r>
        <w:t>thực nghiệm</w:t>
      </w:r>
      <w:ins w:id="9948"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9949" w:author="The Si Tran" w:date="2012-12-09T14:49:00Z">
        <w:r w:rsidR="00256858">
          <w:t xml:space="preserve">với cấu hình máy: Ram 2GB, CPU Core 2 Duo 2.0 GHz. </w:t>
        </w:r>
      </w:ins>
    </w:p>
    <w:p w14:paraId="102623B8" w14:textId="278496E1" w:rsidR="00691EA7" w:rsidRDefault="00691EA7" w:rsidP="00286C29">
      <w:pPr>
        <w:pStyle w:val="Heading2"/>
      </w:pPr>
      <w:bookmarkStart w:id="9950" w:name="_Toc343841979"/>
      <w:r w:rsidRPr="00691EA7">
        <w:t>Cấu trúc chương trình</w:t>
      </w:r>
      <w:bookmarkEnd w:id="9950"/>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bookmarkStart w:id="9951" w:name="_Toc343841980"/>
      <w:r>
        <w:t>Giao diện chương trình</w:t>
      </w:r>
      <w:bookmarkEnd w:id="9951"/>
    </w:p>
    <w:p w14:paraId="58387247" w14:textId="77777777" w:rsidR="00AA7614" w:rsidRDefault="00AA7614" w:rsidP="00AA7614">
      <w:pPr>
        <w:pStyle w:val="Canhgiua"/>
      </w:pPr>
      <w:ins w:id="9952" w:author="The Si Tran" w:date="2012-12-11T06:20:00Z">
        <w:r w:rsidRPr="00941798">
          <w:rPr>
            <w:noProof/>
          </w:rPr>
          <w:drawing>
            <wp:inline distT="0" distB="0" distL="0" distR="0" wp14:anchorId="6DEAC131" wp14:editId="2F001CB9">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760720" cy="3247791"/>
                      </a:xfrm>
                      <a:prstGeom prst="rect">
                        <a:avLst/>
                      </a:prstGeom>
                    </pic:spPr>
                  </pic:pic>
                </a:graphicData>
              </a:graphic>
            </wp:inline>
          </w:drawing>
        </w:r>
      </w:ins>
    </w:p>
    <w:p w14:paraId="699019BE" w14:textId="139FF57E" w:rsidR="00AA7614" w:rsidRPr="00AA7614" w:rsidRDefault="00AA7614" w:rsidP="00AA7614">
      <w:pPr>
        <w:pStyle w:val="Hinh"/>
        <w:spacing w:after="240"/>
      </w:pPr>
      <w:bookmarkStart w:id="9953" w:name="_Toc343841751"/>
      <w:r>
        <w:t>Hình 6.1: Giao diện quá trình xây dựng mô hình SARIMA</w:t>
      </w:r>
      <w:bookmarkEnd w:id="9953"/>
      <w:r>
        <w:t xml:space="preserve"> </w:t>
      </w:r>
    </w:p>
    <w:p w14:paraId="70449CA5" w14:textId="715233EE" w:rsidR="00E429A2" w:rsidRDefault="00E429A2" w:rsidP="00E429A2">
      <w:r>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w:t>
      </w:r>
      <w:r>
        <w:lastRenderedPageBreak/>
        <w:t>các đồ thị: đồ thị dữ liệu theo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5867F5D5" w:rsidR="00D358EC" w:rsidRDefault="00D358EC" w:rsidP="00E429A2">
      <w:r>
        <w:t>Hình 6.2 thể hiện giao diện chính của quá trình tạo mô hình mạng nơron. Qua giao diện này, ta chọn cấu hình mạng</w:t>
      </w:r>
      <w:r w:rsidR="003D4D11">
        <w:t xml:space="preserve"> (nố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ins w:id="9954" w:author="The Si Tran" w:date="2012-12-11T07:44:00Z">
        <w:r w:rsidRPr="00941798">
          <w:rPr>
            <w:noProof/>
          </w:rPr>
          <w:drawing>
            <wp:inline distT="0" distB="0" distL="0" distR="0" wp14:anchorId="7271F1F8" wp14:editId="325AB17C">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760720" cy="3239790"/>
                      </a:xfrm>
                      <a:prstGeom prst="rect">
                        <a:avLst/>
                      </a:prstGeom>
                      <a:ln w="6350">
                        <a:solidFill>
                          <a:schemeClr val="bg1">
                            <a:lumMod val="75000"/>
                          </a:schemeClr>
                        </a:solidFill>
                      </a:ln>
                    </pic:spPr>
                  </pic:pic>
                </a:graphicData>
              </a:graphic>
            </wp:inline>
          </w:drawing>
        </w:r>
      </w:ins>
    </w:p>
    <w:p w14:paraId="24544FAA" w14:textId="10F0D6A0" w:rsidR="00350FC5" w:rsidRDefault="00BF5619" w:rsidP="00350FC5">
      <w:pPr>
        <w:pStyle w:val="Hinh"/>
      </w:pPr>
      <w:bookmarkStart w:id="9955" w:name="_Toc343841752"/>
      <w:r>
        <w:t xml:space="preserve">Hình 6.2: </w:t>
      </w:r>
      <w:r w:rsidR="00350FC5">
        <w:t>Giao diện quá trình xây dựng mô hình mạng nơron</w:t>
      </w:r>
      <w:bookmarkEnd w:id="9955"/>
    </w:p>
    <w:p w14:paraId="0766F13C" w14:textId="77777777" w:rsidR="000F1BDB" w:rsidRDefault="000F1BDB" w:rsidP="00350FC5">
      <w:pPr>
        <w:pStyle w:val="Hinh"/>
      </w:pPr>
    </w:p>
    <w:p w14:paraId="637F43AE" w14:textId="3F3A482C" w:rsidR="00350FC5" w:rsidRDefault="00AA7614" w:rsidP="009C34E7">
      <w:r>
        <w:t>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theo thời gian, giá trị của chuỗi dữ liệu tại các thời đoạn tiếp theo.</w:t>
      </w:r>
    </w:p>
    <w:p w14:paraId="546BC151" w14:textId="3ED4D61A" w:rsidR="009C34E7" w:rsidRDefault="009C34E7" w:rsidP="00E429A2">
      <w:pPr>
        <w:pStyle w:val="Canhgiua"/>
      </w:pPr>
      <w:ins w:id="9956" w:author="The Si Tran" w:date="2012-12-11T06:20:00Z">
        <w:r w:rsidRPr="00941798">
          <w:rPr>
            <w:noProof/>
          </w:rPr>
          <w:lastRenderedPageBreak/>
          <w:drawing>
            <wp:inline distT="0" distB="0" distL="0" distR="0" wp14:anchorId="06267DBD" wp14:editId="5C57B870">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60720" cy="3251483"/>
                      </a:xfrm>
                      <a:prstGeom prst="rect">
                        <a:avLst/>
                      </a:prstGeom>
                      <a:ln w="6350">
                        <a:solidFill>
                          <a:schemeClr val="bg1">
                            <a:lumMod val="75000"/>
                          </a:schemeClr>
                        </a:solidFill>
                      </a:ln>
                    </pic:spPr>
                  </pic:pic>
                </a:graphicData>
              </a:graphic>
            </wp:inline>
          </w:drawing>
        </w:r>
      </w:ins>
    </w:p>
    <w:p w14:paraId="4122FC94" w14:textId="02667319" w:rsidR="0066047E" w:rsidRDefault="00BF5619" w:rsidP="0066047E">
      <w:pPr>
        <w:pStyle w:val="Hinh"/>
      </w:pPr>
      <w:bookmarkStart w:id="9957" w:name="_Toc343841753"/>
      <w:r>
        <w:t xml:space="preserve">Hình 6.3: </w:t>
      </w:r>
      <w:r w:rsidR="0066047E">
        <w:t>Giao diện quá trình dự đoán sử dụng mô hình kết hợp</w:t>
      </w:r>
      <w:bookmarkEnd w:id="9957"/>
      <w:r w:rsidR="0066047E">
        <w:t xml:space="preserve"> </w:t>
      </w:r>
    </w:p>
    <w:p w14:paraId="30CA154D" w14:textId="11F4A922" w:rsidR="009C34E7" w:rsidRDefault="009C34E7" w:rsidP="009C34E7">
      <w:pPr>
        <w:pStyle w:val="Heading3"/>
      </w:pPr>
      <w:bookmarkStart w:id="9958" w:name="_Toc343841981"/>
      <w:r>
        <w:t>Các module chính</w:t>
      </w:r>
      <w:bookmarkEnd w:id="9958"/>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lastRenderedPageBreak/>
        <w:drawing>
          <wp:inline distT="0" distB="0" distL="0" distR="0" wp14:anchorId="211D74D2" wp14:editId="2C4B8B16">
            <wp:extent cx="4678680" cy="28597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696096" cy="2870355"/>
                    </a:xfrm>
                    <a:prstGeom prst="rect">
                      <a:avLst/>
                    </a:prstGeom>
                  </pic:spPr>
                </pic:pic>
              </a:graphicData>
            </a:graphic>
          </wp:inline>
        </w:drawing>
      </w:r>
    </w:p>
    <w:p w14:paraId="0A5B2A18" w14:textId="57EC7317" w:rsidR="00A158E1" w:rsidRDefault="00A158E1" w:rsidP="00A158E1">
      <w:pPr>
        <w:pStyle w:val="Hinh"/>
      </w:pPr>
      <w:bookmarkStart w:id="9959" w:name="_Toc343841754"/>
      <w:r>
        <w:t>Hình 6.4: Đồ thị của chuỗi thời gian</w:t>
      </w:r>
      <w:bookmarkEnd w:id="9959"/>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drawing>
          <wp:inline distT="0" distB="0" distL="0" distR="0" wp14:anchorId="3F60F3C8" wp14:editId="6923A222">
            <wp:extent cx="4682490" cy="2862038"/>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4702428" cy="2874224"/>
                    </a:xfrm>
                    <a:prstGeom prst="rect">
                      <a:avLst/>
                    </a:prstGeom>
                  </pic:spPr>
                </pic:pic>
              </a:graphicData>
            </a:graphic>
          </wp:inline>
        </w:drawing>
      </w:r>
    </w:p>
    <w:p w14:paraId="16325370" w14:textId="0569BA4A" w:rsidR="00A158E1" w:rsidRDefault="00A158E1" w:rsidP="00A158E1">
      <w:pPr>
        <w:pStyle w:val="Hinh"/>
      </w:pPr>
      <w:bookmarkStart w:id="9960" w:name="_Toc343841755"/>
      <w:r>
        <w:t>Hình 6.5: Hàm tự tương quan của chuỗi thời gian</w:t>
      </w:r>
      <w:bookmarkEnd w:id="9960"/>
    </w:p>
    <w:p w14:paraId="51630FC3" w14:textId="77777777" w:rsidR="00A158E1" w:rsidRDefault="00A158E1" w:rsidP="00A158E1">
      <w:pPr>
        <w:pStyle w:val="Hinh"/>
      </w:pPr>
    </w:p>
    <w:p w14:paraId="35A51D11" w14:textId="70EFECF5" w:rsidR="00A158E1" w:rsidRDefault="00941798" w:rsidP="00941798">
      <w:pPr>
        <w:pStyle w:val="Canhgiua"/>
      </w:pPr>
      <w:r>
        <w:rPr>
          <w:noProof/>
        </w:rPr>
        <w:lastRenderedPageBreak/>
        <w:drawing>
          <wp:inline distT="0" distB="0" distL="0" distR="0" wp14:anchorId="0BAF7C69" wp14:editId="170FD5B6">
            <wp:extent cx="4730842" cy="2886898"/>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4740747" cy="2892942"/>
                    </a:xfrm>
                    <a:prstGeom prst="rect">
                      <a:avLst/>
                    </a:prstGeom>
                  </pic:spPr>
                </pic:pic>
              </a:graphicData>
            </a:graphic>
          </wp:inline>
        </w:drawing>
      </w:r>
    </w:p>
    <w:p w14:paraId="1E2B5564" w14:textId="69317A2A" w:rsidR="00A158E1" w:rsidRPr="00A158E1" w:rsidRDefault="00A158E1" w:rsidP="00A158E1">
      <w:pPr>
        <w:pStyle w:val="Hinh"/>
      </w:pPr>
      <w:bookmarkStart w:id="9961" w:name="_Toc343841756"/>
      <w:r>
        <w:t>Hình 6.6: Hàm tự tương quan riêng phần của chuỗi thời gian</w:t>
      </w:r>
      <w:bookmarkEnd w:id="9961"/>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1E592687"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chiều dài mùa la bao nhiêu</w:t>
      </w:r>
      <w:r w:rsidR="00512097">
        <w:t>. Kết hợp với các đồ thị hệ số tự tương quan và tự tương quan riêng phần, người dùng sẽ chọn được các thông số phù hợp cho mô hình SARIMA(</w:t>
      </w:r>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t>Module tính toán ma trận</w:t>
      </w:r>
    </w:p>
    <w:p w14:paraId="7CB1373D" w14:textId="36442B8F" w:rsidR="006C4B8B" w:rsidRDefault="006C4B8B" w:rsidP="006C4B8B">
      <w:pPr>
        <w:pStyle w:val="BuletL1"/>
        <w:numPr>
          <w:ilvl w:val="0"/>
          <w:numId w:val="0"/>
        </w:numPr>
        <w:ind w:left="360"/>
      </w:pPr>
      <w:r>
        <w:lastRenderedPageBreak/>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rPr>
          <w:ins w:id="9962" w:author="The Si Tran" w:date="2012-12-09T14:53:00Z"/>
        </w:rPr>
      </w:pPr>
      <w:bookmarkStart w:id="9963" w:name="_Toc343841982"/>
      <w:r w:rsidRPr="00691EA7">
        <w:t>Dữ liệu thực nghiệm</w:t>
      </w:r>
      <w:bookmarkEnd w:id="9963"/>
    </w:p>
    <w:p w14:paraId="07088743" w14:textId="268986CC" w:rsidR="00286C29" w:rsidRDefault="00314F23">
      <w:pPr>
        <w:rPr>
          <w:ins w:id="9964" w:author="The Si Tran" w:date="2012-12-09T14:53:00Z"/>
        </w:rPr>
      </w:pPr>
      <w:ins w:id="9965"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B5AEC7D" w14:textId="5BF3E7D0" w:rsidR="002D6925" w:rsidRDefault="002D6925">
      <w:pPr>
        <w:pStyle w:val="Bang"/>
        <w:pPrChange w:id="9966" w:author="The Si Tran" w:date="2012-12-16T10:03:00Z">
          <w:pPr/>
        </w:pPrChange>
      </w:pPr>
      <w:bookmarkStart w:id="9967" w:name="_Toc343033793"/>
      <w:bookmarkStart w:id="9968" w:name="_Toc343841775"/>
      <w:ins w:id="9969" w:author="The Si Tran" w:date="2012-12-14T06:25:00Z">
        <w:r w:rsidRPr="00B1472C">
          <w:t>Bảng 6.1:</w:t>
        </w:r>
        <w:r w:rsidRPr="006068E1">
          <w:t xml:space="preserve"> </w:t>
        </w:r>
        <w:r>
          <w:t>Phân loại dữ liệu thực nghiệm</w:t>
        </w:r>
      </w:ins>
      <w:bookmarkEnd w:id="9967"/>
      <w:bookmarkEnd w:id="9968"/>
    </w:p>
    <w:p w14:paraId="56C19162" w14:textId="6422A0BF" w:rsidR="0015771C" w:rsidRPr="00097101" w:rsidRDefault="00643A1D" w:rsidP="00567862">
      <w:pPr>
        <w:pStyle w:val="Canhgiua"/>
        <w:rPr>
          <w:ins w:id="9970" w:author="The Si Tran" w:date="2012-12-09T14:53:00Z"/>
        </w:rPr>
      </w:pPr>
      <w:r>
        <w:rPr>
          <w:noProof/>
        </w:rPr>
        <w:drawing>
          <wp:inline distT="0" distB="0" distL="0" distR="0" wp14:anchorId="1F7DA8F7" wp14:editId="5586550C">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760720" cy="3085465"/>
                    </a:xfrm>
                    <a:prstGeom prst="rect">
                      <a:avLst/>
                    </a:prstGeom>
                  </pic:spPr>
                </pic:pic>
              </a:graphicData>
            </a:graphic>
          </wp:inline>
        </w:drawing>
      </w:r>
    </w:p>
    <w:p w14:paraId="69935C0C" w14:textId="04DC12DD" w:rsidR="00BB4B46" w:rsidRPr="003E5C02" w:rsidRDefault="00B203D9" w:rsidP="003E5C02">
      <w:pPr>
        <w:rPr>
          <w:ins w:id="9971" w:author="The Si Tran" w:date="2012-12-16T08:40:00Z"/>
        </w:rPr>
      </w:pPr>
      <w:ins w:id="9972" w:author="The Si Tran" w:date="2012-12-09T14:53:00Z">
        <w:r>
          <w:lastRenderedPageBreak/>
          <w:t xml:space="preserve">Các dữ liệu này trải rộng từ dữ liệu thị trường tài chính cho đến các quá trình tự nhiên và được phân thành bốn loại </w:t>
        </w:r>
      </w:ins>
      <w:r w:rsidR="001A0F8C">
        <w:rPr>
          <w:i/>
        </w:rPr>
        <w:t>Tính mùa</w:t>
      </w:r>
      <w:ins w:id="9973" w:author="The Si Tran" w:date="2012-12-09T14:53:00Z">
        <w:r>
          <w:t xml:space="preserve">, </w:t>
        </w:r>
      </w:ins>
      <w:r w:rsidR="001A0F8C">
        <w:rPr>
          <w:i/>
        </w:rPr>
        <w:t>xu hướng</w:t>
      </w:r>
      <w:ins w:id="9974" w:author="The Si Tran" w:date="2012-12-09T14:53:00Z">
        <w:r>
          <w:t xml:space="preserve">, </w:t>
        </w:r>
      </w:ins>
      <w:r w:rsidR="001A0F8C">
        <w:rPr>
          <w:i/>
        </w:rPr>
        <w:t>tính mùa</w:t>
      </w:r>
      <w:ins w:id="9975" w:author="The Si Tran" w:date="2012-12-09T14:53:00Z">
        <w:r>
          <w:rPr>
            <w:i/>
          </w:rPr>
          <w:t xml:space="preserve"> and </w:t>
        </w:r>
      </w:ins>
      <w:r w:rsidR="001A0F8C">
        <w:rPr>
          <w:i/>
        </w:rPr>
        <w:t>xu hướng</w:t>
      </w:r>
      <w:r w:rsidR="001A0F8C">
        <w:t>,</w:t>
      </w:r>
      <w:r w:rsidR="001A0F8C">
        <w:rPr>
          <w:i/>
        </w:rPr>
        <w:t xml:space="preserve"> phi tuyến</w:t>
      </w:r>
      <w:ins w:id="9976" w:author="The Si Tran" w:date="2012-12-09T14:53:00Z">
        <w:r>
          <w:t>.</w:t>
        </w:r>
      </w:ins>
    </w:p>
    <w:p w14:paraId="716F82E0" w14:textId="134EA93F" w:rsidR="002D6925" w:rsidRPr="000620C7" w:rsidRDefault="00945B99" w:rsidP="00B03FC4">
      <w:pPr>
        <w:rPr>
          <w:ins w:id="9977" w:author="The Si Tran" w:date="2012-12-10T07:15:00Z"/>
          <w:szCs w:val="26"/>
        </w:rPr>
      </w:pPr>
      <w:ins w:id="9978" w:author="The Si Tran" w:date="2012-12-10T07:15:00Z">
        <w:r>
          <w:rPr>
            <w:szCs w:val="26"/>
          </w:rPr>
          <w:t>Các hình biểu diễn đồ thị của các chuỗi dữ liệu thời gian:</w:t>
        </w:r>
      </w:ins>
    </w:p>
    <w:p w14:paraId="51F5004B" w14:textId="77777777" w:rsidR="00314F23" w:rsidRDefault="00945B99">
      <w:pPr>
        <w:pStyle w:val="Canhgiua"/>
        <w:rPr>
          <w:ins w:id="9979" w:author="The Si Tran" w:date="2012-12-10T07:17:00Z"/>
        </w:rPr>
        <w:pPrChange w:id="9980" w:author="The Si Tran" w:date="2012-12-09T14:53:00Z">
          <w:pPr>
            <w:pStyle w:val="Heading1"/>
            <w:jc w:val="left"/>
          </w:pPr>
        </w:pPrChange>
      </w:pPr>
      <w:ins w:id="9981" w:author="The Si Tran" w:date="2012-12-10T07:16:00Z">
        <w:r w:rsidRPr="002E47E8">
          <w:rPr>
            <w:noProof/>
            <w:rPrChange w:id="9982" w:author="Unknown">
              <w:rPr>
                <w:b w:val="0"/>
                <w:bCs w:val="0"/>
                <w:noProof/>
              </w:rPr>
            </w:rPrChange>
          </w:rPr>
          <w:drawing>
            <wp:inline distT="0" distB="0" distL="0" distR="0" wp14:anchorId="16A3027F" wp14:editId="1D799477">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9"/>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ins>
    </w:p>
    <w:p w14:paraId="3F1929E4" w14:textId="36C1035C" w:rsidR="00945B99" w:rsidRPr="00446309" w:rsidRDefault="006234D7">
      <w:pPr>
        <w:pStyle w:val="Hinh"/>
        <w:rPr>
          <w:ins w:id="9983" w:author="The Si Tran" w:date="2012-12-11T23:41:00Z"/>
          <w:rPrChange w:id="9984" w:author="The Si Tran" w:date="2012-12-16T17:34:00Z">
            <w:rPr>
              <w:ins w:id="9985" w:author="The Si Tran" w:date="2012-12-11T23:41:00Z"/>
            </w:rPr>
          </w:rPrChange>
        </w:rPr>
        <w:pPrChange w:id="9986" w:author="The Si Tran" w:date="2012-12-16T17:34:00Z">
          <w:pPr>
            <w:pStyle w:val="Heading1"/>
            <w:jc w:val="left"/>
          </w:pPr>
        </w:pPrChange>
      </w:pPr>
      <w:bookmarkStart w:id="9987" w:name="_Toc343841757"/>
      <w:ins w:id="9988" w:author="The Si Tran" w:date="2012-12-11T20:03:00Z">
        <w:r w:rsidRPr="004C3C3D">
          <w:rPr>
            <w:rStyle w:val="Heading6Char"/>
            <w:rFonts w:eastAsiaTheme="minorHAnsi"/>
            <w:b w:val="0"/>
            <w:bCs/>
            <w:rPrChange w:id="9989" w:author="The Si Tran" w:date="2012-12-16T17:34:00Z">
              <w:rPr/>
            </w:rPrChange>
          </w:rPr>
          <w:t xml:space="preserve">Hình </w:t>
        </w:r>
      </w:ins>
      <w:ins w:id="9990" w:author="The Si Tran" w:date="2012-12-11T22:47:00Z">
        <w:r w:rsidR="00D742D5" w:rsidRPr="004C3C3D">
          <w:rPr>
            <w:rStyle w:val="Heading6Char"/>
            <w:rFonts w:eastAsiaTheme="minorHAnsi"/>
            <w:b w:val="0"/>
            <w:bCs/>
            <w:rPrChange w:id="9991" w:author="The Si Tran" w:date="2012-12-16T20:18:00Z">
              <w:rPr>
                <w:b w:val="0"/>
              </w:rPr>
            </w:rPrChange>
          </w:rPr>
          <w:t>6.</w:t>
        </w:r>
      </w:ins>
      <w:r w:rsidR="00941798">
        <w:rPr>
          <w:rStyle w:val="Heading6Char"/>
          <w:rFonts w:eastAsiaTheme="minorHAnsi"/>
          <w:b w:val="0"/>
          <w:bCs/>
        </w:rPr>
        <w:t>7</w:t>
      </w:r>
      <w:ins w:id="9992" w:author="The Si Tran" w:date="2012-12-11T20:03:00Z">
        <w:r w:rsidRPr="00446309">
          <w:t>:</w:t>
        </w:r>
      </w:ins>
      <w:ins w:id="9993" w:author="The Si Tran" w:date="2012-12-11T23:41:00Z">
        <w:r w:rsidR="004D6F02" w:rsidRPr="00446309">
          <w:t xml:space="preserve"> </w:t>
        </w:r>
      </w:ins>
      <w:ins w:id="9994" w:author="The Si Tran" w:date="2012-12-10T07:17:00Z">
        <w:r w:rsidR="00945B99" w:rsidRPr="00941798">
          <w:t>Đ</w:t>
        </w:r>
        <w:r w:rsidR="00945B99" w:rsidRPr="002E47E8">
          <w:t>ồ</w:t>
        </w:r>
        <w:r w:rsidR="00945B99" w:rsidRPr="00446309">
          <w:rPr>
            <w:rPrChange w:id="9995" w:author="The Si Tran" w:date="2012-12-16T17:34:00Z">
              <w:rPr>
                <w:b w:val="0"/>
              </w:rPr>
            </w:rPrChange>
          </w:rPr>
          <w:t xml:space="preserve"> thị chuỗi dữ liệu Passengers</w:t>
        </w:r>
      </w:ins>
      <w:bookmarkEnd w:id="9987"/>
    </w:p>
    <w:p w14:paraId="4368F834" w14:textId="77777777" w:rsidR="004D6F02" w:rsidRPr="007C782C" w:rsidRDefault="004D6F02">
      <w:pPr>
        <w:pStyle w:val="Hinh"/>
        <w:rPr>
          <w:ins w:id="9996" w:author="The Si Tran" w:date="2012-12-10T07:17:00Z"/>
        </w:rPr>
        <w:pPrChange w:id="9997" w:author="The Si Tran" w:date="2012-12-16T10:10:00Z">
          <w:pPr>
            <w:pStyle w:val="Heading1"/>
            <w:jc w:val="left"/>
          </w:pPr>
        </w:pPrChange>
      </w:pPr>
    </w:p>
    <w:p w14:paraId="2D06BDB5" w14:textId="77777777" w:rsidR="00945B99" w:rsidRDefault="00945B99">
      <w:pPr>
        <w:pStyle w:val="Canhgiua"/>
        <w:rPr>
          <w:ins w:id="9998" w:author="The Si Tran" w:date="2012-12-11T20:04:00Z"/>
        </w:rPr>
        <w:pPrChange w:id="9999" w:author="The Si Tran" w:date="2012-12-09T14:53:00Z">
          <w:pPr>
            <w:pStyle w:val="Heading1"/>
            <w:jc w:val="left"/>
          </w:pPr>
        </w:pPrChange>
      </w:pPr>
      <w:ins w:id="10000" w:author="The Si Tran" w:date="2012-12-10T07:17:00Z">
        <w:r w:rsidRPr="002E47E8">
          <w:rPr>
            <w:noProof/>
            <w:rPrChange w:id="10001" w:author="Unknown">
              <w:rPr>
                <w:b w:val="0"/>
                <w:bCs w:val="0"/>
                <w:noProof/>
              </w:rPr>
            </w:rPrChange>
          </w:rPr>
          <w:drawing>
            <wp:inline distT="0" distB="0" distL="0" distR="0" wp14:anchorId="4884D277" wp14:editId="5C414A4F">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0"/>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ins>
    </w:p>
    <w:p w14:paraId="398D2B47" w14:textId="1DCD3B26" w:rsidR="006234D7" w:rsidRPr="000A51F8" w:rsidRDefault="006234D7">
      <w:pPr>
        <w:pStyle w:val="Hinh"/>
        <w:rPr>
          <w:ins w:id="10002" w:author="The Si Tran" w:date="2012-12-16T08:42:00Z"/>
          <w:rPrChange w:id="10003" w:author="The Si Tran" w:date="2012-12-16T17:34:00Z">
            <w:rPr>
              <w:ins w:id="10004" w:author="The Si Tran" w:date="2012-12-16T08:42:00Z"/>
            </w:rPr>
          </w:rPrChange>
        </w:rPr>
        <w:pPrChange w:id="10005" w:author="The Si Tran" w:date="2012-12-16T17:34:00Z">
          <w:pPr>
            <w:pStyle w:val="Heading1"/>
            <w:jc w:val="left"/>
          </w:pPr>
        </w:pPrChange>
      </w:pPr>
      <w:bookmarkStart w:id="10006" w:name="_Toc343841758"/>
      <w:ins w:id="10007" w:author="The Si Tran" w:date="2012-12-11T20:04:00Z">
        <w:r w:rsidRPr="00032D83">
          <w:t xml:space="preserve">Hình </w:t>
        </w:r>
      </w:ins>
      <w:ins w:id="10008" w:author="The Si Tran" w:date="2012-12-11T23:41:00Z">
        <w:r w:rsidR="004D6F02" w:rsidRPr="000C3A28">
          <w:t>6.</w:t>
        </w:r>
      </w:ins>
      <w:r w:rsidR="00941798">
        <w:t>8</w:t>
      </w:r>
      <w:ins w:id="10009" w:author="The Si Tran" w:date="2012-12-11T20:04:00Z">
        <w:r w:rsidRPr="00941798">
          <w:t>:</w:t>
        </w:r>
      </w:ins>
      <w:ins w:id="10010" w:author="The Si Tran" w:date="2012-12-11T23:41:00Z">
        <w:r w:rsidR="004D6F02" w:rsidRPr="002E47E8">
          <w:t xml:space="preserve"> </w:t>
        </w:r>
      </w:ins>
      <w:ins w:id="10011" w:author="The Si Tran" w:date="2012-12-11T20:04:00Z">
        <w:r w:rsidRPr="000A51F8">
          <w:rPr>
            <w:rPrChange w:id="10012" w:author="The Si Tran" w:date="2012-12-16T17:34:00Z">
              <w:rPr>
                <w:b w:val="0"/>
              </w:rPr>
            </w:rPrChange>
          </w:rPr>
          <w:t>Đồ thị chuỗi dữ liệu Paper</w:t>
        </w:r>
      </w:ins>
      <w:bookmarkEnd w:id="10006"/>
    </w:p>
    <w:p w14:paraId="46234884" w14:textId="77777777" w:rsidR="00BB4B46" w:rsidRPr="002D6925" w:rsidRDefault="00BB4B46">
      <w:pPr>
        <w:pStyle w:val="Hinh"/>
        <w:rPr>
          <w:ins w:id="10013" w:author="The Si Tran" w:date="2012-12-10T07:17:00Z"/>
          <w:rPrChange w:id="10014" w:author="The Si Tran" w:date="2012-12-14T06:27:00Z">
            <w:rPr>
              <w:ins w:id="10015" w:author="The Si Tran" w:date="2012-12-10T07:17:00Z"/>
            </w:rPr>
          </w:rPrChange>
        </w:rPr>
        <w:pPrChange w:id="10016" w:author="The Si Tran" w:date="2012-12-16T10:10:00Z">
          <w:pPr>
            <w:pStyle w:val="Heading1"/>
            <w:jc w:val="left"/>
          </w:pPr>
        </w:pPrChange>
      </w:pPr>
    </w:p>
    <w:p w14:paraId="77C21609" w14:textId="77777777" w:rsidR="00945B99" w:rsidRDefault="00945B99">
      <w:pPr>
        <w:pStyle w:val="Canhgiua"/>
        <w:rPr>
          <w:ins w:id="10017" w:author="The Si Tran" w:date="2012-12-11T20:04:00Z"/>
        </w:rPr>
        <w:pPrChange w:id="10018" w:author="The Si Tran" w:date="2012-12-09T14:53:00Z">
          <w:pPr>
            <w:pStyle w:val="Heading1"/>
            <w:jc w:val="left"/>
          </w:pPr>
        </w:pPrChange>
      </w:pPr>
      <w:ins w:id="10019" w:author="The Si Tran" w:date="2012-12-10T07:18:00Z">
        <w:r w:rsidRPr="002E47E8">
          <w:rPr>
            <w:noProof/>
            <w:rPrChange w:id="10020" w:author="Unknown">
              <w:rPr>
                <w:b w:val="0"/>
                <w:bCs w:val="0"/>
                <w:noProof/>
              </w:rPr>
            </w:rPrChange>
          </w:rPr>
          <w:lastRenderedPageBreak/>
          <w:drawing>
            <wp:inline distT="0" distB="0" distL="0" distR="0" wp14:anchorId="3059BB06" wp14:editId="4FCC9190">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1"/>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ins>
    </w:p>
    <w:p w14:paraId="6BD44FE7" w14:textId="1E36E025" w:rsidR="006234D7" w:rsidRPr="000A51F8" w:rsidRDefault="006234D7">
      <w:pPr>
        <w:pStyle w:val="Hinh"/>
        <w:rPr>
          <w:ins w:id="10021" w:author="The Si Tran" w:date="2012-12-11T20:04:00Z"/>
          <w:rPrChange w:id="10022" w:author="The Si Tran" w:date="2012-12-16T17:34:00Z">
            <w:rPr>
              <w:ins w:id="10023" w:author="The Si Tran" w:date="2012-12-11T20:04:00Z"/>
            </w:rPr>
          </w:rPrChange>
        </w:rPr>
        <w:pPrChange w:id="10024" w:author="The Si Tran" w:date="2012-12-16T17:34:00Z">
          <w:pPr>
            <w:pStyle w:val="Heading3"/>
            <w:numPr>
              <w:ilvl w:val="0"/>
              <w:numId w:val="0"/>
            </w:numPr>
            <w:tabs>
              <w:tab w:val="clear" w:pos="1080"/>
            </w:tabs>
            <w:ind w:left="0" w:firstLine="0"/>
            <w:jc w:val="center"/>
          </w:pPr>
        </w:pPrChange>
      </w:pPr>
      <w:bookmarkStart w:id="10025" w:name="_Toc343841759"/>
      <w:ins w:id="10026" w:author="The Si Tran" w:date="2012-12-11T20:04:00Z">
        <w:r w:rsidRPr="00032D83">
          <w:t xml:space="preserve">Hình </w:t>
        </w:r>
      </w:ins>
      <w:ins w:id="10027" w:author="The Si Tran" w:date="2012-12-11T23:42:00Z">
        <w:r w:rsidR="004D6F02" w:rsidRPr="000C3A28">
          <w:t>6.</w:t>
        </w:r>
      </w:ins>
      <w:r w:rsidR="00941798">
        <w:t>9</w:t>
      </w:r>
      <w:ins w:id="10028" w:author="The Si Tran" w:date="2012-12-11T20:04:00Z">
        <w:r w:rsidRPr="00941798">
          <w:t>:</w:t>
        </w:r>
      </w:ins>
      <w:ins w:id="10029" w:author="The Si Tran" w:date="2012-12-11T23:42:00Z">
        <w:r w:rsidR="004D6F02" w:rsidRPr="002E47E8">
          <w:t xml:space="preserve"> </w:t>
        </w:r>
      </w:ins>
      <w:ins w:id="10030" w:author="The Si Tran" w:date="2012-12-11T20:04:00Z">
        <w:r w:rsidRPr="000A51F8">
          <w:rPr>
            <w:rPrChange w:id="10031" w:author="The Si Tran" w:date="2012-12-16T17:34:00Z">
              <w:rPr>
                <w:b w:val="0"/>
              </w:rPr>
            </w:rPrChange>
          </w:rPr>
          <w:t xml:space="preserve">Đồ thị chuỗi dữ liệu </w:t>
        </w:r>
      </w:ins>
      <w:ins w:id="10032" w:author="The Si Tran" w:date="2012-12-11T20:05:00Z">
        <w:r w:rsidRPr="000A51F8">
          <w:rPr>
            <w:rPrChange w:id="10033" w:author="The Si Tran" w:date="2012-12-16T17:34:00Z">
              <w:rPr>
                <w:b w:val="0"/>
              </w:rPr>
            </w:rPrChange>
          </w:rPr>
          <w:t>Deaths</w:t>
        </w:r>
      </w:ins>
      <w:bookmarkEnd w:id="10025"/>
    </w:p>
    <w:p w14:paraId="4B0A3BD7" w14:textId="77777777" w:rsidR="006234D7" w:rsidRDefault="006234D7">
      <w:pPr>
        <w:rPr>
          <w:ins w:id="10034" w:author="The Si Tran" w:date="2012-12-10T07:18:00Z"/>
        </w:rPr>
        <w:pPrChange w:id="10035" w:author="The Si Tran" w:date="2012-12-09T14:53:00Z">
          <w:pPr>
            <w:pStyle w:val="Heading1"/>
            <w:jc w:val="left"/>
          </w:pPr>
        </w:pPrChange>
      </w:pPr>
    </w:p>
    <w:p w14:paraId="62A688BC" w14:textId="77777777" w:rsidR="00945B99" w:rsidRDefault="00945B99">
      <w:pPr>
        <w:pStyle w:val="Canhgiua"/>
        <w:rPr>
          <w:ins w:id="10036" w:author="The Si Tran" w:date="2012-12-11T20:05:00Z"/>
        </w:rPr>
        <w:pPrChange w:id="10037" w:author="The Si Tran" w:date="2012-12-09T14:53:00Z">
          <w:pPr>
            <w:pStyle w:val="Heading1"/>
            <w:jc w:val="left"/>
          </w:pPr>
        </w:pPrChange>
      </w:pPr>
      <w:ins w:id="10038" w:author="The Si Tran" w:date="2012-12-10T07:19:00Z">
        <w:r w:rsidRPr="002E47E8">
          <w:rPr>
            <w:noProof/>
            <w:rPrChange w:id="10039" w:author="Unknown">
              <w:rPr>
                <w:b w:val="0"/>
                <w:bCs w:val="0"/>
                <w:noProof/>
              </w:rPr>
            </w:rPrChange>
          </w:rPr>
          <w:drawing>
            <wp:inline distT="0" distB="0" distL="0" distR="0" wp14:anchorId="3123C61D" wp14:editId="75F92B7C">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2"/>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ins>
    </w:p>
    <w:p w14:paraId="29D88823" w14:textId="6E5AB2E1" w:rsidR="006234D7" w:rsidRPr="000A51F8" w:rsidRDefault="006234D7">
      <w:pPr>
        <w:pStyle w:val="Hinh"/>
        <w:rPr>
          <w:ins w:id="10040" w:author="The Si Tran" w:date="2012-12-11T23:42:00Z"/>
          <w:rPrChange w:id="10041" w:author="The Si Tran" w:date="2012-12-16T17:34:00Z">
            <w:rPr>
              <w:ins w:id="10042" w:author="The Si Tran" w:date="2012-12-11T23:42:00Z"/>
            </w:rPr>
          </w:rPrChange>
        </w:rPr>
        <w:pPrChange w:id="10043" w:author="The Si Tran" w:date="2012-12-16T17:34:00Z">
          <w:pPr>
            <w:pStyle w:val="Heading1"/>
            <w:jc w:val="left"/>
          </w:pPr>
        </w:pPrChange>
      </w:pPr>
      <w:bookmarkStart w:id="10044" w:name="_Toc343841760"/>
      <w:ins w:id="10045" w:author="The Si Tran" w:date="2012-12-11T20:05:00Z">
        <w:r w:rsidRPr="00032D83">
          <w:t xml:space="preserve">Hình </w:t>
        </w:r>
      </w:ins>
      <w:ins w:id="10046" w:author="The Si Tran" w:date="2012-12-11T23:42:00Z">
        <w:r w:rsidR="004D6F02" w:rsidRPr="000C3A28">
          <w:t>6.</w:t>
        </w:r>
      </w:ins>
      <w:r w:rsidR="00941798">
        <w:t>10</w:t>
      </w:r>
      <w:ins w:id="10047" w:author="The Si Tran" w:date="2012-12-11T20:05:00Z">
        <w:r w:rsidRPr="00941798">
          <w:t>:</w:t>
        </w:r>
      </w:ins>
      <w:ins w:id="10048" w:author="The Si Tran" w:date="2012-12-11T23:42:00Z">
        <w:r w:rsidR="004D6F02" w:rsidRPr="002E47E8">
          <w:t xml:space="preserve"> </w:t>
        </w:r>
      </w:ins>
      <w:ins w:id="10049" w:author="The Si Tran" w:date="2012-12-11T20:05:00Z">
        <w:r w:rsidRPr="000A51F8">
          <w:rPr>
            <w:rPrChange w:id="10050" w:author="The Si Tran" w:date="2012-12-16T17:34:00Z">
              <w:rPr>
                <w:b w:val="0"/>
              </w:rPr>
            </w:rPrChange>
          </w:rPr>
          <w:t>Đồ thị chuỗi dữ liệu Maxtemp</w:t>
        </w:r>
      </w:ins>
      <w:bookmarkEnd w:id="10044"/>
    </w:p>
    <w:p w14:paraId="72EB7982" w14:textId="77777777" w:rsidR="004D6F02" w:rsidRPr="007C782C" w:rsidRDefault="004D6F02">
      <w:pPr>
        <w:pStyle w:val="Hinh"/>
        <w:rPr>
          <w:ins w:id="10051" w:author="The Si Tran" w:date="2012-12-10T07:19:00Z"/>
        </w:rPr>
        <w:pPrChange w:id="10052" w:author="The Si Tran" w:date="2012-12-16T10:10:00Z">
          <w:pPr>
            <w:pStyle w:val="Heading1"/>
            <w:jc w:val="left"/>
          </w:pPr>
        </w:pPrChange>
      </w:pPr>
    </w:p>
    <w:p w14:paraId="4EA1656A" w14:textId="77777777" w:rsidR="001E7EC0" w:rsidRDefault="001E7EC0">
      <w:pPr>
        <w:pStyle w:val="Canhgiua"/>
        <w:rPr>
          <w:ins w:id="10053" w:author="The Si Tran" w:date="2012-12-11T20:06:00Z"/>
        </w:rPr>
        <w:pPrChange w:id="10054" w:author="The Si Tran" w:date="2012-12-09T14:53:00Z">
          <w:pPr>
            <w:pStyle w:val="Heading1"/>
            <w:jc w:val="left"/>
          </w:pPr>
        </w:pPrChange>
      </w:pPr>
      <w:ins w:id="10055" w:author="The Si Tran" w:date="2012-12-10T07:20:00Z">
        <w:r w:rsidRPr="002E47E8">
          <w:rPr>
            <w:noProof/>
            <w:rPrChange w:id="10056" w:author="Unknown">
              <w:rPr>
                <w:b w:val="0"/>
                <w:bCs w:val="0"/>
                <w:noProof/>
              </w:rPr>
            </w:rPrChange>
          </w:rPr>
          <w:lastRenderedPageBreak/>
          <w:drawing>
            <wp:inline distT="0" distB="0" distL="0" distR="0" wp14:anchorId="3597D9B9" wp14:editId="73061CA5">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3"/>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ins>
    </w:p>
    <w:p w14:paraId="20BC70A5" w14:textId="2C912D58" w:rsidR="006234D7" w:rsidRPr="000A51F8" w:rsidRDefault="006234D7">
      <w:pPr>
        <w:pStyle w:val="Hinh"/>
        <w:rPr>
          <w:ins w:id="10057" w:author="The Si Tran" w:date="2012-12-12T07:58:00Z"/>
          <w:rPrChange w:id="10058" w:author="The Si Tran" w:date="2012-12-16T17:34:00Z">
            <w:rPr>
              <w:ins w:id="10059" w:author="The Si Tran" w:date="2012-12-12T07:58:00Z"/>
            </w:rPr>
          </w:rPrChange>
        </w:rPr>
        <w:pPrChange w:id="10060" w:author="The Si Tran" w:date="2012-12-16T17:34:00Z">
          <w:pPr>
            <w:pStyle w:val="Heading3"/>
            <w:numPr>
              <w:ilvl w:val="0"/>
              <w:numId w:val="0"/>
            </w:numPr>
            <w:tabs>
              <w:tab w:val="clear" w:pos="1080"/>
            </w:tabs>
            <w:ind w:left="0" w:firstLine="0"/>
            <w:jc w:val="center"/>
          </w:pPr>
        </w:pPrChange>
      </w:pPr>
      <w:bookmarkStart w:id="10061" w:name="_Toc343841761"/>
      <w:ins w:id="10062" w:author="The Si Tran" w:date="2012-12-11T20:06:00Z">
        <w:r w:rsidRPr="00032D83">
          <w:t xml:space="preserve">Hình </w:t>
        </w:r>
      </w:ins>
      <w:ins w:id="10063" w:author="The Si Tran" w:date="2012-12-11T23:42:00Z">
        <w:r w:rsidR="004D6F02" w:rsidRPr="000C3A28">
          <w:t>6.</w:t>
        </w:r>
      </w:ins>
      <w:r w:rsidR="00941798">
        <w:t>11</w:t>
      </w:r>
      <w:ins w:id="10064" w:author="The Si Tran" w:date="2012-12-11T20:06:00Z">
        <w:r w:rsidRPr="00941798">
          <w:t>:</w:t>
        </w:r>
      </w:ins>
      <w:ins w:id="10065" w:author="The Si Tran" w:date="2012-12-11T23:43:00Z">
        <w:r w:rsidR="004D6F02" w:rsidRPr="002E47E8">
          <w:t xml:space="preserve"> </w:t>
        </w:r>
      </w:ins>
      <w:ins w:id="10066" w:author="The Si Tran" w:date="2012-12-11T20:06:00Z">
        <w:r w:rsidRPr="000A51F8">
          <w:rPr>
            <w:rPrChange w:id="10067" w:author="The Si Tran" w:date="2012-12-16T17:34:00Z">
              <w:rPr>
                <w:b w:val="0"/>
              </w:rPr>
            </w:rPrChange>
          </w:rPr>
          <w:t>Đồ thị chuỗi dữ liệu Chemical</w:t>
        </w:r>
      </w:ins>
      <w:bookmarkEnd w:id="10061"/>
    </w:p>
    <w:p w14:paraId="783A3B4F" w14:textId="77777777" w:rsidR="001444EB" w:rsidRDefault="001444EB">
      <w:pPr>
        <w:pStyle w:val="Hinh"/>
        <w:rPr>
          <w:ins w:id="10068" w:author="The Si Tran" w:date="2012-12-12T07:58:00Z"/>
        </w:rPr>
        <w:pPrChange w:id="10069"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10070" w:author="The Si Tran" w:date="2012-12-11T20:06:00Z"/>
        </w:rPr>
        <w:pPrChange w:id="10071"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pStyle w:val="Canhgiua"/>
        <w:rPr>
          <w:ins w:id="10072" w:author="The Si Tran" w:date="2012-12-11T20:07:00Z"/>
        </w:rPr>
        <w:pPrChange w:id="10073" w:author="The Si Tran" w:date="2012-12-09T14:53:00Z">
          <w:pPr>
            <w:pStyle w:val="Heading1"/>
            <w:jc w:val="left"/>
          </w:pPr>
        </w:pPrChange>
      </w:pPr>
      <w:ins w:id="10074" w:author="The Si Tran" w:date="2012-12-10T07:21:00Z">
        <w:r w:rsidRPr="002E47E8">
          <w:rPr>
            <w:noProof/>
            <w:rPrChange w:id="10075" w:author="Unknown">
              <w:rPr>
                <w:b w:val="0"/>
                <w:bCs w:val="0"/>
                <w:noProof/>
              </w:rPr>
            </w:rPrChange>
          </w:rPr>
          <w:drawing>
            <wp:inline distT="0" distB="0" distL="0" distR="0" wp14:anchorId="10F0555E" wp14:editId="4C85D5A9">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4"/>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ins>
    </w:p>
    <w:p w14:paraId="7D704789" w14:textId="4F31BA3E" w:rsidR="006234D7" w:rsidRPr="000A51F8" w:rsidRDefault="006234D7">
      <w:pPr>
        <w:pStyle w:val="Hinh"/>
        <w:rPr>
          <w:ins w:id="10076" w:author="The Si Tran" w:date="2012-12-11T20:08:00Z"/>
          <w:rPrChange w:id="10077" w:author="The Si Tran" w:date="2012-12-16T17:34:00Z">
            <w:rPr>
              <w:ins w:id="10078" w:author="The Si Tran" w:date="2012-12-11T20:08:00Z"/>
            </w:rPr>
          </w:rPrChange>
        </w:rPr>
        <w:pPrChange w:id="10079" w:author="The Si Tran" w:date="2012-12-16T17:34:00Z">
          <w:pPr>
            <w:pStyle w:val="Heading3"/>
            <w:numPr>
              <w:ilvl w:val="0"/>
              <w:numId w:val="0"/>
            </w:numPr>
            <w:tabs>
              <w:tab w:val="clear" w:pos="1080"/>
            </w:tabs>
            <w:ind w:left="0" w:firstLine="0"/>
            <w:jc w:val="center"/>
          </w:pPr>
        </w:pPrChange>
      </w:pPr>
      <w:bookmarkStart w:id="10080" w:name="_Toc343841762"/>
      <w:ins w:id="10081" w:author="The Si Tran" w:date="2012-12-11T20:08:00Z">
        <w:r w:rsidRPr="00032D83">
          <w:t xml:space="preserve">Hình </w:t>
        </w:r>
      </w:ins>
      <w:ins w:id="10082" w:author="The Si Tran" w:date="2012-12-11T23:43:00Z">
        <w:r w:rsidR="004D6F02" w:rsidRPr="000C3A28">
          <w:t>6.</w:t>
        </w:r>
      </w:ins>
      <w:r w:rsidR="00941798">
        <w:t>12</w:t>
      </w:r>
      <w:ins w:id="10083" w:author="The Si Tran" w:date="2012-12-11T20:08:00Z">
        <w:r w:rsidRPr="00941798">
          <w:t>:</w:t>
        </w:r>
      </w:ins>
      <w:ins w:id="10084" w:author="The Si Tran" w:date="2012-12-11T23:43:00Z">
        <w:r w:rsidR="004D6F02" w:rsidRPr="002E47E8">
          <w:t xml:space="preserve"> </w:t>
        </w:r>
      </w:ins>
      <w:ins w:id="10085" w:author="The Si Tran" w:date="2012-12-11T20:08:00Z">
        <w:r w:rsidRPr="000A51F8">
          <w:rPr>
            <w:rPrChange w:id="10086" w:author="The Si Tran" w:date="2012-12-16T17:34:00Z">
              <w:rPr>
                <w:b w:val="0"/>
              </w:rPr>
            </w:rPrChange>
          </w:rPr>
          <w:t>Đồ thị chuỗi dữ liệu Prices</w:t>
        </w:r>
        <w:bookmarkEnd w:id="10080"/>
      </w:ins>
    </w:p>
    <w:p w14:paraId="5775560B" w14:textId="77777777" w:rsidR="006234D7" w:rsidRDefault="006234D7">
      <w:pPr>
        <w:rPr>
          <w:ins w:id="10087" w:author="The Si Tran" w:date="2012-12-10T07:20:00Z"/>
        </w:rPr>
        <w:pPrChange w:id="10088" w:author="The Si Tran" w:date="2012-12-09T14:53:00Z">
          <w:pPr>
            <w:pStyle w:val="Heading1"/>
            <w:jc w:val="left"/>
          </w:pPr>
        </w:pPrChange>
      </w:pPr>
    </w:p>
    <w:p w14:paraId="5E573A58" w14:textId="77777777" w:rsidR="00F61ABD" w:rsidRDefault="001E7EC0">
      <w:pPr>
        <w:pStyle w:val="Canhgiua"/>
        <w:rPr>
          <w:ins w:id="10089" w:author="The Si Tran" w:date="2012-12-16T20:20:00Z"/>
          <w:rStyle w:val="HinhChar"/>
          <w:kern w:val="32"/>
          <w:sz w:val="32"/>
        </w:rPr>
        <w:pPrChange w:id="10090" w:author="The Si Tran" w:date="2012-12-11T23:44:00Z">
          <w:pPr>
            <w:pStyle w:val="Heading3"/>
            <w:numPr>
              <w:ilvl w:val="0"/>
              <w:numId w:val="0"/>
            </w:numPr>
            <w:tabs>
              <w:tab w:val="clear" w:pos="1080"/>
            </w:tabs>
            <w:ind w:left="0" w:firstLine="0"/>
            <w:jc w:val="center"/>
          </w:pPr>
        </w:pPrChange>
      </w:pPr>
      <w:ins w:id="10091" w:author="The Si Tran" w:date="2012-12-10T07:21:00Z">
        <w:r w:rsidRPr="002E47E8">
          <w:rPr>
            <w:noProof/>
            <w:rPrChange w:id="10092" w:author="Unknown">
              <w:rPr>
                <w:b w:val="0"/>
                <w:bCs w:val="0"/>
                <w:noProof/>
              </w:rPr>
            </w:rPrChange>
          </w:rPr>
          <w:lastRenderedPageBreak/>
          <w:drawing>
            <wp:inline distT="0" distB="0" distL="0" distR="0" wp14:anchorId="15E9F9A0" wp14:editId="456287A4">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5"/>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ins>
    </w:p>
    <w:p w14:paraId="4B72C6D3" w14:textId="0926ED11" w:rsidR="006234D7" w:rsidRDefault="006234D7">
      <w:pPr>
        <w:pStyle w:val="Hinh"/>
        <w:rPr>
          <w:ins w:id="10093" w:author="The Si Tran" w:date="2012-12-14T06:28:00Z"/>
        </w:rPr>
        <w:pPrChange w:id="10094" w:author="The Si Tran" w:date="2012-12-16T20:20:00Z">
          <w:pPr>
            <w:pStyle w:val="Heading3"/>
            <w:numPr>
              <w:ilvl w:val="0"/>
              <w:numId w:val="0"/>
            </w:numPr>
            <w:tabs>
              <w:tab w:val="clear" w:pos="1080"/>
            </w:tabs>
            <w:ind w:left="0" w:firstLine="0"/>
            <w:jc w:val="center"/>
          </w:pPr>
        </w:pPrChange>
      </w:pPr>
      <w:bookmarkStart w:id="10095" w:name="_Toc343841763"/>
      <w:ins w:id="10096" w:author="The Si Tran" w:date="2012-12-11T20:08:00Z">
        <w:r w:rsidRPr="00F61ABD">
          <w:rPr>
            <w:rStyle w:val="HinhChar"/>
            <w:rPrChange w:id="10097" w:author="The Si Tran" w:date="2012-12-16T20:18:00Z">
              <w:rPr>
                <w:bCs w:val="0"/>
              </w:rPr>
            </w:rPrChange>
          </w:rPr>
          <w:t xml:space="preserve">Hình </w:t>
        </w:r>
      </w:ins>
      <w:ins w:id="10098" w:author="The Si Tran" w:date="2012-12-11T23:43:00Z">
        <w:r w:rsidR="00BA41C5" w:rsidRPr="00F61ABD">
          <w:rPr>
            <w:rStyle w:val="HinhChar"/>
            <w:rPrChange w:id="10099" w:author="The Si Tran" w:date="2012-12-16T20:18:00Z">
              <w:rPr>
                <w:bCs w:val="0"/>
              </w:rPr>
            </w:rPrChange>
          </w:rPr>
          <w:t>6.</w:t>
        </w:r>
      </w:ins>
      <w:r w:rsidR="00941798">
        <w:rPr>
          <w:rStyle w:val="HinhChar"/>
        </w:rPr>
        <w:t>13</w:t>
      </w:r>
      <w:ins w:id="10100" w:author="The Si Tran" w:date="2012-12-11T20:08:00Z">
        <w:r w:rsidRPr="00F61ABD">
          <w:rPr>
            <w:rStyle w:val="HinhChar"/>
            <w:rPrChange w:id="10101" w:author="The Si Tran" w:date="2012-12-16T20:18:00Z">
              <w:rPr>
                <w:bCs w:val="0"/>
              </w:rPr>
            </w:rPrChange>
          </w:rPr>
          <w:t>:</w:t>
        </w:r>
      </w:ins>
      <w:ins w:id="10102" w:author="The Si Tran" w:date="2012-12-11T23:43:00Z">
        <w:r w:rsidR="00BA41C5" w:rsidRPr="00F61ABD">
          <w:rPr>
            <w:rStyle w:val="HinhChar"/>
            <w:rPrChange w:id="10103" w:author="The Si Tran" w:date="2012-12-16T20:18:00Z">
              <w:rPr>
                <w:bCs w:val="0"/>
              </w:rPr>
            </w:rPrChange>
          </w:rPr>
          <w:t xml:space="preserve"> </w:t>
        </w:r>
      </w:ins>
      <w:ins w:id="10104" w:author="The Si Tran" w:date="2012-12-11T20:08:00Z">
        <w:r w:rsidRPr="00F61ABD">
          <w:rPr>
            <w:rStyle w:val="HinhChar"/>
            <w:rPrChange w:id="10105" w:author="The Si Tran" w:date="2012-12-16T20:18:00Z">
              <w:rPr>
                <w:b w:val="0"/>
                <w:bCs w:val="0"/>
              </w:rPr>
            </w:rPrChange>
          </w:rPr>
          <w:t xml:space="preserve">Đồ thị chuỗi dữ liệu </w:t>
        </w:r>
      </w:ins>
      <w:ins w:id="10106" w:author="The Si Tran" w:date="2012-12-11T20:09:00Z">
        <w:r w:rsidRPr="00F61ABD">
          <w:rPr>
            <w:rStyle w:val="HinhChar"/>
            <w:rPrChange w:id="10107" w:author="The Si Tran" w:date="2012-12-16T20:18:00Z">
              <w:rPr>
                <w:b w:val="0"/>
                <w:bCs w:val="0"/>
              </w:rPr>
            </w:rPrChange>
          </w:rPr>
          <w:t>Sunspots</w:t>
        </w:r>
      </w:ins>
      <w:bookmarkEnd w:id="10095"/>
    </w:p>
    <w:p w14:paraId="32D5EB39" w14:textId="77777777" w:rsidR="00722731" w:rsidRPr="00BA41C5" w:rsidRDefault="00722731">
      <w:pPr>
        <w:jc w:val="center"/>
        <w:rPr>
          <w:ins w:id="10108" w:author="The Si Tran" w:date="2012-12-11T23:44:00Z"/>
          <w:b/>
          <w:rPrChange w:id="10109" w:author="The Si Tran" w:date="2012-12-11T23:44:00Z">
            <w:rPr>
              <w:ins w:id="10110" w:author="The Si Tran" w:date="2012-12-11T23:44:00Z"/>
              <w:b w:val="0"/>
            </w:rPr>
          </w:rPrChange>
        </w:rPr>
        <w:pPrChange w:id="10111"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10112" w:author="The Si Tran" w:date="2012-12-11T20:08:00Z"/>
        </w:rPr>
        <w:pPrChange w:id="10113"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pStyle w:val="Canhgiua"/>
        <w:rPr>
          <w:ins w:id="10114" w:author="The Si Tran" w:date="2012-12-11T20:09:00Z"/>
          <w:szCs w:val="26"/>
        </w:rPr>
        <w:pPrChange w:id="10115" w:author="The Si Tran" w:date="2012-12-09T14:53:00Z">
          <w:pPr>
            <w:pStyle w:val="Heading1"/>
            <w:jc w:val="left"/>
          </w:pPr>
        </w:pPrChange>
      </w:pPr>
      <w:ins w:id="10116" w:author="The Si Tran" w:date="2012-12-10T07:21:00Z">
        <w:r w:rsidRPr="002E47E8">
          <w:rPr>
            <w:noProof/>
            <w:rPrChange w:id="10117" w:author="Unknown">
              <w:rPr>
                <w:b w:val="0"/>
                <w:bCs w:val="0"/>
                <w:noProof/>
              </w:rPr>
            </w:rPrChange>
          </w:rPr>
          <w:drawing>
            <wp:inline distT="0" distB="0" distL="0" distR="0" wp14:anchorId="2307301A" wp14:editId="6FFA70D9">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6"/>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ins>
    </w:p>
    <w:p w14:paraId="7EE1B91C" w14:textId="7F9AC6CD" w:rsidR="006234D7" w:rsidRPr="000A51F8" w:rsidRDefault="006234D7">
      <w:pPr>
        <w:pStyle w:val="Hinh"/>
        <w:rPr>
          <w:ins w:id="10118" w:author="The Si Tran" w:date="2012-12-11T20:09:00Z"/>
          <w:rPrChange w:id="10119" w:author="The Si Tran" w:date="2012-12-16T17:35:00Z">
            <w:rPr>
              <w:ins w:id="10120" w:author="The Si Tran" w:date="2012-12-11T20:09:00Z"/>
            </w:rPr>
          </w:rPrChange>
        </w:rPr>
        <w:pPrChange w:id="10121" w:author="The Si Tran" w:date="2012-12-16T17:35:00Z">
          <w:pPr>
            <w:pStyle w:val="Heading3"/>
            <w:numPr>
              <w:ilvl w:val="0"/>
              <w:numId w:val="0"/>
            </w:numPr>
            <w:tabs>
              <w:tab w:val="clear" w:pos="1080"/>
            </w:tabs>
            <w:ind w:left="0" w:firstLine="0"/>
            <w:jc w:val="center"/>
          </w:pPr>
        </w:pPrChange>
      </w:pPr>
      <w:bookmarkStart w:id="10122" w:name="_Toc343841764"/>
      <w:ins w:id="10123" w:author="The Si Tran" w:date="2012-12-11T20:09:00Z">
        <w:r w:rsidRPr="00032D83">
          <w:t xml:space="preserve">Hình </w:t>
        </w:r>
      </w:ins>
      <w:ins w:id="10124" w:author="The Si Tran" w:date="2012-12-11T23:45:00Z">
        <w:r w:rsidR="00BA41C5" w:rsidRPr="000C3A28">
          <w:t>6.</w:t>
        </w:r>
      </w:ins>
      <w:r w:rsidR="00941798">
        <w:t>14</w:t>
      </w:r>
      <w:ins w:id="10125" w:author="The Si Tran" w:date="2012-12-11T20:09:00Z">
        <w:r w:rsidRPr="00941798">
          <w:t>:</w:t>
        </w:r>
      </w:ins>
      <w:ins w:id="10126" w:author="The Si Tran" w:date="2012-12-11T23:45:00Z">
        <w:r w:rsidR="00BA41C5" w:rsidRPr="002E47E8">
          <w:t xml:space="preserve"> </w:t>
        </w:r>
      </w:ins>
      <w:ins w:id="10127" w:author="The Si Tran" w:date="2012-12-11T20:09:00Z">
        <w:r w:rsidRPr="000A51F8">
          <w:rPr>
            <w:rPrChange w:id="10128" w:author="The Si Tran" w:date="2012-12-16T17:35:00Z">
              <w:rPr>
                <w:b w:val="0"/>
              </w:rPr>
            </w:rPrChange>
          </w:rPr>
          <w:t>Đồ thị chuỗi dữ liệu Kobe</w:t>
        </w:r>
        <w:bookmarkEnd w:id="10122"/>
      </w:ins>
    </w:p>
    <w:p w14:paraId="348758B0" w14:textId="762C11F9" w:rsidR="00EF77AD" w:rsidRDefault="00EF77AD">
      <w:pPr>
        <w:pStyle w:val="Heading2"/>
        <w:rPr>
          <w:ins w:id="10129" w:author="superchickend" w:date="2012-12-16T15:24:00Z"/>
        </w:rPr>
        <w:pPrChange w:id="10130" w:author="The Si Tran" w:date="2012-12-06T21:19:00Z">
          <w:pPr>
            <w:pStyle w:val="Heading1"/>
            <w:jc w:val="left"/>
          </w:pPr>
        </w:pPrChange>
      </w:pPr>
      <w:bookmarkStart w:id="10131" w:name="_Toc343841983"/>
      <w:ins w:id="10132" w:author="The Si Tran" w:date="2012-12-06T21:21:00Z">
        <w:r>
          <w:lastRenderedPageBreak/>
          <w:t>Kết quả thực nghiệ</w:t>
        </w:r>
        <w:r w:rsidR="00835F6C">
          <w:t>m</w:t>
        </w:r>
      </w:ins>
      <w:bookmarkEnd w:id="10131"/>
    </w:p>
    <w:p w14:paraId="1FE4844E" w14:textId="1CB4617B" w:rsidR="00271541" w:rsidRPr="00032D83" w:rsidRDefault="00271541">
      <w:pPr>
        <w:ind w:firstLine="648"/>
        <w:rPr>
          <w:ins w:id="10133" w:author="The Si Tran" w:date="2012-12-06T21:21:00Z"/>
        </w:rPr>
        <w:pPrChange w:id="10134" w:author="superchickend" w:date="2012-12-16T15:27:00Z">
          <w:pPr>
            <w:pStyle w:val="Heading1"/>
            <w:jc w:val="left"/>
          </w:pPr>
        </w:pPrChange>
      </w:pPr>
      <w:ins w:id="10135"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10136" w:author="The Si Tran" w:date="2012-12-06T21:22:00Z">
          <w:pPr>
            <w:pStyle w:val="Heading1"/>
            <w:jc w:val="left"/>
          </w:pPr>
        </w:pPrChange>
      </w:pPr>
      <w:bookmarkStart w:id="10137" w:name="_Toc343841984"/>
      <w:ins w:id="10138" w:author="The Si Tran" w:date="2012-12-06T21:22:00Z">
        <w:r>
          <w:t>Bộ dữ liệ</w:t>
        </w:r>
        <w:r w:rsidR="00810267">
          <w:t xml:space="preserve">u </w:t>
        </w:r>
      </w:ins>
      <w:ins w:id="10139" w:author="The Si Tran" w:date="2012-12-10T07:23:00Z">
        <w:r w:rsidR="00810267">
          <w:t>có tính mùa và xu hướng</w:t>
        </w:r>
      </w:ins>
      <w:bookmarkEnd w:id="10137"/>
    </w:p>
    <w:p w14:paraId="39777A9B" w14:textId="2D740B76" w:rsidR="000F226B" w:rsidRPr="000F226B" w:rsidRDefault="000F226B" w:rsidP="00937DF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ins w:id="10140" w:author="The Si Tran" w:date="2012-12-14T06:29:00Z">
        <w:r w:rsidRPr="00EF4E32">
          <w:t>Passengers</w:t>
        </w:r>
      </w:ins>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tích hợp cho kết quả tốt hơn các mô hình thành phầ</w:t>
      </w:r>
      <w:r w:rsidR="00937DFB">
        <w:t>n.</w:t>
      </w:r>
    </w:p>
    <w:p w14:paraId="472957A1" w14:textId="07076E86" w:rsidR="00722731" w:rsidRPr="00EF4E32" w:rsidRDefault="00722731">
      <w:pPr>
        <w:pStyle w:val="Bang"/>
        <w:rPr>
          <w:ins w:id="10141" w:author="The Si Tran" w:date="2012-12-10T07:25:00Z"/>
        </w:rPr>
        <w:pPrChange w:id="10142" w:author="The Si Tran" w:date="2012-12-16T10:03:00Z">
          <w:pPr>
            <w:pStyle w:val="Heading1"/>
            <w:jc w:val="left"/>
          </w:pPr>
        </w:pPrChange>
      </w:pPr>
      <w:bookmarkStart w:id="10143" w:name="_Toc343033794"/>
      <w:bookmarkStart w:id="10144" w:name="_Toc343841776"/>
      <w:ins w:id="10145" w:author="The Si Tran" w:date="2012-12-14T06:29:00Z">
        <w:r w:rsidRPr="00EF4E32">
          <w:t>Bảng 6.2: Kết quả thực nghiệm chuỗi dữ liệu Passengers</w:t>
        </w:r>
      </w:ins>
      <w:bookmarkEnd w:id="10143"/>
      <w:bookmarkEnd w:id="10144"/>
    </w:p>
    <w:tbl>
      <w:tblPr>
        <w:tblW w:w="9169" w:type="dxa"/>
        <w:tblLook w:val="04A0" w:firstRow="1" w:lastRow="0" w:firstColumn="1" w:lastColumn="0" w:noHBand="0" w:noVBand="1"/>
        <w:tblPrChange w:id="10146" w:author="The Si Tran" w:date="2012-12-16T08:43:00Z">
          <w:tblPr>
            <w:tblW w:w="10475" w:type="dxa"/>
            <w:tblLook w:val="04A0" w:firstRow="1" w:lastRow="0" w:firstColumn="1" w:lastColumn="0" w:noHBand="0" w:noVBand="1"/>
          </w:tblPr>
        </w:tblPrChange>
      </w:tblPr>
      <w:tblGrid>
        <w:gridCol w:w="1577"/>
        <w:gridCol w:w="4334"/>
        <w:gridCol w:w="1255"/>
        <w:gridCol w:w="1043"/>
        <w:gridCol w:w="964"/>
        <w:tblGridChange w:id="10147">
          <w:tblGrid>
            <w:gridCol w:w="1072"/>
            <w:gridCol w:w="6843"/>
            <w:gridCol w:w="801"/>
            <w:gridCol w:w="931"/>
            <w:gridCol w:w="828"/>
          </w:tblGrid>
        </w:tblGridChange>
      </w:tblGrid>
      <w:tr w:rsidR="00A837C3" w:rsidRPr="009D2F47" w14:paraId="0506A383" w14:textId="77777777" w:rsidTr="00667906">
        <w:trPr>
          <w:trHeight w:val="225"/>
          <w:ins w:id="10148" w:author="The Si Tran" w:date="2012-12-10T07:27:00Z"/>
          <w:trPrChange w:id="10149" w:author="The Si Tran" w:date="2012-12-16T08:43:00Z">
            <w:trPr>
              <w:trHeight w:val="248"/>
            </w:trPr>
          </w:trPrChange>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150"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A21340" w:rsidRDefault="00A837C3">
            <w:pPr>
              <w:pStyle w:val="BangBody"/>
              <w:rPr>
                <w:ins w:id="10151" w:author="The Si Tran" w:date="2012-12-10T07:27:00Z"/>
                <w:sz w:val="26"/>
                <w:szCs w:val="26"/>
                <w:rPrChange w:id="10152" w:author="The Si Tran" w:date="2012-12-14T06:33:00Z">
                  <w:rPr>
                    <w:ins w:id="10153" w:author="The Si Tran" w:date="2012-12-10T07:27:00Z"/>
                    <w:rFonts w:ascii="Calibri" w:eastAsia="Times New Roman" w:hAnsi="Calibri"/>
                    <w:color w:val="000000"/>
                    <w:sz w:val="22"/>
                  </w:rPr>
                </w:rPrChange>
              </w:rPr>
              <w:pPrChange w:id="10154" w:author="The Si Tran" w:date="2012-12-16T08:45:00Z">
                <w:pPr>
                  <w:spacing w:line="240" w:lineRule="auto"/>
                </w:pPr>
              </w:pPrChange>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Change w:id="10155"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A21340" w:rsidRDefault="00A837C3">
            <w:pPr>
              <w:pStyle w:val="BangBody"/>
              <w:jc w:val="center"/>
              <w:rPr>
                <w:ins w:id="10156" w:author="The Si Tran" w:date="2012-12-10T07:27:00Z"/>
                <w:b/>
                <w:sz w:val="26"/>
                <w:szCs w:val="26"/>
                <w:rPrChange w:id="10157" w:author="superchickend" w:date="2012-12-16T15:28:00Z">
                  <w:rPr>
                    <w:ins w:id="10158" w:author="The Si Tran" w:date="2012-12-10T07:27:00Z"/>
                    <w:rFonts w:ascii="Calibri" w:eastAsia="Times New Roman" w:hAnsi="Calibri"/>
                    <w:color w:val="000000"/>
                    <w:sz w:val="22"/>
                  </w:rPr>
                </w:rPrChange>
              </w:rPr>
              <w:pPrChange w:id="10159" w:author="superchickend" w:date="2012-12-16T15:28:00Z">
                <w:pPr>
                  <w:spacing w:line="240" w:lineRule="auto"/>
                  <w:ind w:hanging="18"/>
                </w:pPr>
              </w:pPrChange>
            </w:pPr>
            <w:ins w:id="10160" w:author="The Si Tran" w:date="2012-12-10T07:27:00Z">
              <w:r w:rsidRPr="00A21340">
                <w:rPr>
                  <w:b/>
                  <w:sz w:val="26"/>
                  <w:szCs w:val="26"/>
                  <w:rPrChange w:id="10161" w:author="superchickend" w:date="2012-12-16T15:28:00Z">
                    <w:rPr>
                      <w:rFonts w:ascii="Calibri" w:hAnsi="Calibri" w:cs="Arial"/>
                      <w:b/>
                      <w:bCs/>
                      <w:kern w:val="32"/>
                      <w:sz w:val="22"/>
                      <w:szCs w:val="32"/>
                    </w:rPr>
                  </w:rPrChange>
                </w:rPr>
                <w:t>Model</w:t>
              </w:r>
            </w:ins>
          </w:p>
        </w:tc>
        <w:tc>
          <w:tcPr>
            <w:tcW w:w="1255" w:type="dxa"/>
            <w:tcBorders>
              <w:top w:val="single" w:sz="4" w:space="0" w:color="auto"/>
              <w:left w:val="nil"/>
              <w:bottom w:val="single" w:sz="4" w:space="0" w:color="auto"/>
              <w:right w:val="single" w:sz="4" w:space="0" w:color="auto"/>
            </w:tcBorders>
            <w:shd w:val="clear" w:color="auto" w:fill="auto"/>
            <w:noWrap/>
            <w:vAlign w:val="bottom"/>
            <w:hideMark/>
            <w:tcPrChange w:id="10162"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A21340" w:rsidRDefault="00A837C3">
            <w:pPr>
              <w:pStyle w:val="BangBody"/>
              <w:jc w:val="center"/>
              <w:rPr>
                <w:ins w:id="10163" w:author="The Si Tran" w:date="2012-12-10T07:27:00Z"/>
                <w:b/>
                <w:sz w:val="26"/>
                <w:szCs w:val="26"/>
                <w:rPrChange w:id="10164" w:author="superchickend" w:date="2012-12-16T15:28:00Z">
                  <w:rPr>
                    <w:ins w:id="10165" w:author="The Si Tran" w:date="2012-12-10T07:27:00Z"/>
                    <w:rFonts w:ascii="Calibri" w:eastAsia="Times New Roman" w:hAnsi="Calibri"/>
                    <w:color w:val="000000"/>
                    <w:sz w:val="22"/>
                  </w:rPr>
                </w:rPrChange>
              </w:rPr>
              <w:pPrChange w:id="10166" w:author="superchickend" w:date="2012-12-16T15:28:00Z">
                <w:pPr>
                  <w:spacing w:line="240" w:lineRule="auto"/>
                </w:pPr>
              </w:pPrChange>
            </w:pPr>
            <w:ins w:id="10167" w:author="The Si Tran" w:date="2012-12-10T07:27:00Z">
              <w:r w:rsidRPr="00A21340">
                <w:rPr>
                  <w:b/>
                  <w:sz w:val="26"/>
                  <w:szCs w:val="26"/>
                  <w:rPrChange w:id="10168" w:author="superchickend" w:date="2012-12-16T15:28:00Z">
                    <w:rPr>
                      <w:rFonts w:ascii="Calibri" w:hAnsi="Calibri" w:cs="Arial"/>
                      <w:b/>
                      <w:bCs/>
                      <w:kern w:val="32"/>
                      <w:sz w:val="22"/>
                      <w:szCs w:val="32"/>
                    </w:rPr>
                  </w:rPrChange>
                </w:rPr>
                <w:t>MAE</w:t>
              </w:r>
            </w:ins>
          </w:p>
        </w:tc>
        <w:tc>
          <w:tcPr>
            <w:tcW w:w="1041" w:type="dxa"/>
            <w:tcBorders>
              <w:top w:val="single" w:sz="4" w:space="0" w:color="auto"/>
              <w:left w:val="nil"/>
              <w:bottom w:val="single" w:sz="4" w:space="0" w:color="auto"/>
              <w:right w:val="single" w:sz="4" w:space="0" w:color="auto"/>
            </w:tcBorders>
            <w:shd w:val="clear" w:color="auto" w:fill="auto"/>
            <w:noWrap/>
            <w:vAlign w:val="bottom"/>
            <w:hideMark/>
            <w:tcPrChange w:id="10169"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A21340" w:rsidRDefault="00A837C3">
            <w:pPr>
              <w:pStyle w:val="BangBody"/>
              <w:jc w:val="center"/>
              <w:rPr>
                <w:ins w:id="10170" w:author="The Si Tran" w:date="2012-12-10T07:27:00Z"/>
                <w:b/>
                <w:sz w:val="26"/>
                <w:szCs w:val="26"/>
                <w:rPrChange w:id="10171" w:author="superchickend" w:date="2012-12-16T15:28:00Z">
                  <w:rPr>
                    <w:ins w:id="10172" w:author="The Si Tran" w:date="2012-12-10T07:27:00Z"/>
                    <w:rFonts w:ascii="Calibri" w:eastAsia="Times New Roman" w:hAnsi="Calibri"/>
                    <w:color w:val="000000"/>
                    <w:sz w:val="22"/>
                  </w:rPr>
                </w:rPrChange>
              </w:rPr>
              <w:pPrChange w:id="10173" w:author="superchickend" w:date="2012-12-16T15:28:00Z">
                <w:pPr>
                  <w:spacing w:line="240" w:lineRule="auto"/>
                </w:pPr>
              </w:pPrChange>
            </w:pPr>
            <w:ins w:id="10174" w:author="The Si Tran" w:date="2012-12-10T07:27:00Z">
              <w:r w:rsidRPr="00A21340">
                <w:rPr>
                  <w:b/>
                  <w:sz w:val="26"/>
                  <w:szCs w:val="26"/>
                  <w:rPrChange w:id="10175" w:author="superchickend" w:date="2012-12-16T15:28:00Z">
                    <w:rPr>
                      <w:rFonts w:ascii="Calibri" w:hAnsi="Calibri" w:cs="Arial"/>
                      <w:b/>
                      <w:bCs/>
                      <w:kern w:val="32"/>
                      <w:sz w:val="22"/>
                      <w:szCs w:val="32"/>
                    </w:rPr>
                  </w:rPrChange>
                </w:rPr>
                <w:t>MSE</w:t>
              </w:r>
            </w:ins>
          </w:p>
        </w:tc>
        <w:tc>
          <w:tcPr>
            <w:tcW w:w="962" w:type="dxa"/>
            <w:tcBorders>
              <w:top w:val="single" w:sz="4" w:space="0" w:color="auto"/>
              <w:left w:val="nil"/>
              <w:bottom w:val="single" w:sz="4" w:space="0" w:color="auto"/>
              <w:right w:val="single" w:sz="4" w:space="0" w:color="auto"/>
            </w:tcBorders>
            <w:shd w:val="clear" w:color="auto" w:fill="auto"/>
            <w:noWrap/>
            <w:vAlign w:val="bottom"/>
            <w:hideMark/>
            <w:tcPrChange w:id="10176"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A21340" w:rsidRDefault="00A837C3">
            <w:pPr>
              <w:pStyle w:val="BangBody"/>
              <w:jc w:val="center"/>
              <w:rPr>
                <w:ins w:id="10177" w:author="The Si Tran" w:date="2012-12-10T07:27:00Z"/>
                <w:b/>
                <w:sz w:val="26"/>
                <w:szCs w:val="26"/>
                <w:rPrChange w:id="10178" w:author="superchickend" w:date="2012-12-16T15:28:00Z">
                  <w:rPr>
                    <w:ins w:id="10179" w:author="The Si Tran" w:date="2012-12-10T07:27:00Z"/>
                    <w:rFonts w:ascii="Calibri" w:eastAsia="Times New Roman" w:hAnsi="Calibri"/>
                    <w:color w:val="000000"/>
                    <w:sz w:val="22"/>
                  </w:rPr>
                </w:rPrChange>
              </w:rPr>
              <w:pPrChange w:id="10180" w:author="superchickend" w:date="2012-12-16T15:28:00Z">
                <w:pPr>
                  <w:spacing w:line="240" w:lineRule="auto"/>
                </w:pPr>
              </w:pPrChange>
            </w:pPr>
            <w:ins w:id="10181" w:author="The Si Tran" w:date="2012-12-10T07:27:00Z">
              <w:r w:rsidRPr="00A21340">
                <w:rPr>
                  <w:b/>
                  <w:sz w:val="26"/>
                  <w:szCs w:val="26"/>
                  <w:rPrChange w:id="10182" w:author="superchickend" w:date="2012-12-16T15:28:00Z">
                    <w:rPr>
                      <w:rFonts w:ascii="Calibri" w:hAnsi="Calibri" w:cs="Arial"/>
                      <w:b/>
                      <w:bCs/>
                      <w:kern w:val="32"/>
                      <w:sz w:val="22"/>
                      <w:szCs w:val="32"/>
                    </w:rPr>
                  </w:rPrChange>
                </w:rPr>
                <w:t>MAPE</w:t>
              </w:r>
            </w:ins>
          </w:p>
        </w:tc>
      </w:tr>
      <w:tr w:rsidR="00A837C3" w:rsidRPr="009D2F47" w14:paraId="4B423161" w14:textId="77777777" w:rsidTr="00667906">
        <w:trPr>
          <w:trHeight w:val="465"/>
          <w:ins w:id="10183" w:author="The Si Tran" w:date="2012-12-10T07:27:00Z"/>
          <w:trPrChange w:id="10184" w:author="superchickend" w:date="2012-12-16T15:28:00Z">
            <w:trPr>
              <w:trHeight w:val="509"/>
            </w:trPr>
          </w:trPrChange>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85"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A21340" w:rsidRDefault="00A837C3">
            <w:pPr>
              <w:pStyle w:val="BangBody"/>
              <w:jc w:val="center"/>
              <w:rPr>
                <w:ins w:id="10186" w:author="The Si Tran" w:date="2012-12-10T07:27:00Z"/>
                <w:b/>
                <w:sz w:val="26"/>
                <w:szCs w:val="26"/>
                <w:rPrChange w:id="10187" w:author="superchickend" w:date="2012-12-16T15:28:00Z">
                  <w:rPr>
                    <w:ins w:id="10188" w:author="The Si Tran" w:date="2012-12-10T07:27:00Z"/>
                    <w:rFonts w:ascii="Calibri" w:eastAsia="Times New Roman" w:hAnsi="Calibri"/>
                    <w:color w:val="000000"/>
                    <w:sz w:val="22"/>
                  </w:rPr>
                </w:rPrChange>
              </w:rPr>
              <w:pPrChange w:id="10189" w:author="superchickend" w:date="2012-12-16T15:28:00Z">
                <w:pPr>
                  <w:spacing w:line="240" w:lineRule="auto"/>
                  <w:jc w:val="center"/>
                </w:pPr>
              </w:pPrChange>
            </w:pPr>
            <w:ins w:id="10190" w:author="The Si Tran" w:date="2012-12-10T07:27:00Z">
              <w:r w:rsidRPr="00A21340">
                <w:rPr>
                  <w:b/>
                  <w:sz w:val="26"/>
                  <w:szCs w:val="26"/>
                  <w:rPrChange w:id="10191" w:author="superchickend" w:date="2012-12-16T15:28:00Z">
                    <w:rPr>
                      <w:rFonts w:ascii="Calibri" w:hAnsi="Calibri"/>
                      <w:sz w:val="22"/>
                    </w:rPr>
                  </w:rPrChange>
                </w:rPr>
                <w:t>ANN</w:t>
              </w:r>
            </w:ins>
          </w:p>
        </w:tc>
        <w:tc>
          <w:tcPr>
            <w:tcW w:w="4334" w:type="dxa"/>
            <w:tcBorders>
              <w:top w:val="nil"/>
              <w:left w:val="nil"/>
              <w:bottom w:val="single" w:sz="4" w:space="0" w:color="auto"/>
              <w:right w:val="single" w:sz="4" w:space="0" w:color="auto"/>
            </w:tcBorders>
            <w:shd w:val="clear" w:color="auto" w:fill="auto"/>
            <w:vAlign w:val="bottom"/>
            <w:hideMark/>
            <w:tcPrChange w:id="10192"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A21340" w:rsidRDefault="00976130">
            <w:pPr>
              <w:pStyle w:val="BangBody"/>
              <w:rPr>
                <w:ins w:id="10193" w:author="The Si Tran" w:date="2012-12-10T07:27:00Z"/>
                <w:sz w:val="26"/>
                <w:szCs w:val="26"/>
                <w:rPrChange w:id="10194" w:author="The Si Tran" w:date="2012-12-14T06:33:00Z">
                  <w:rPr>
                    <w:ins w:id="10195" w:author="The Si Tran" w:date="2012-12-10T07:27:00Z"/>
                    <w:rFonts w:ascii="Calibri" w:eastAsia="Times New Roman" w:hAnsi="Calibri"/>
                    <w:color w:val="000000"/>
                    <w:sz w:val="22"/>
                  </w:rPr>
                </w:rPrChange>
              </w:rPr>
              <w:pPrChange w:id="10196" w:author="The Si Tran" w:date="2012-12-16T08:45:00Z">
                <w:pPr>
                  <w:spacing w:line="240" w:lineRule="auto"/>
                  <w:jc w:val="left"/>
                </w:pPr>
              </w:pPrChange>
            </w:pPr>
            <w:r w:rsidRPr="00A21340">
              <w:rPr>
                <w:sz w:val="26"/>
                <w:szCs w:val="26"/>
              </w:rPr>
              <w:t>Nơron</w:t>
            </w:r>
            <w:ins w:id="10197" w:author="The Si Tran" w:date="2012-12-10T07:27:00Z">
              <w:r w:rsidR="00A837C3" w:rsidRPr="00A21340">
                <w:rPr>
                  <w:sz w:val="26"/>
                  <w:szCs w:val="26"/>
                  <w:rPrChange w:id="10198" w:author="The Si Tran" w:date="2012-12-14T06:33:00Z">
                    <w:rPr>
                      <w:rFonts w:ascii="Calibri" w:hAnsi="Calibri"/>
                      <w:sz w:val="22"/>
                    </w:rPr>
                  </w:rPrChange>
                </w:rPr>
                <w:t>(6,6,1), Algorithm=RPROP, epoches=153,  Residual=1E-6, default_update=0.1, max_update=10</w:t>
              </w:r>
            </w:ins>
          </w:p>
        </w:tc>
        <w:tc>
          <w:tcPr>
            <w:tcW w:w="1255" w:type="dxa"/>
            <w:tcBorders>
              <w:top w:val="nil"/>
              <w:left w:val="nil"/>
              <w:bottom w:val="single" w:sz="4" w:space="0" w:color="auto"/>
              <w:right w:val="single" w:sz="4" w:space="0" w:color="auto"/>
            </w:tcBorders>
            <w:shd w:val="clear" w:color="auto" w:fill="auto"/>
            <w:noWrap/>
            <w:vAlign w:val="center"/>
            <w:hideMark/>
            <w:tcPrChange w:id="10199"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A21340" w:rsidRDefault="00A837C3">
            <w:pPr>
              <w:pStyle w:val="BangBody"/>
              <w:jc w:val="center"/>
              <w:rPr>
                <w:ins w:id="10200" w:author="The Si Tran" w:date="2012-12-10T07:27:00Z"/>
                <w:sz w:val="26"/>
                <w:szCs w:val="26"/>
                <w:rPrChange w:id="10201" w:author="The Si Tran" w:date="2012-12-14T06:33:00Z">
                  <w:rPr>
                    <w:ins w:id="10202" w:author="The Si Tran" w:date="2012-12-10T07:27:00Z"/>
                    <w:rFonts w:ascii="Calibri" w:eastAsia="Times New Roman" w:hAnsi="Calibri"/>
                    <w:color w:val="000000"/>
                    <w:sz w:val="22"/>
                  </w:rPr>
                </w:rPrChange>
              </w:rPr>
              <w:pPrChange w:id="10203" w:author="superchickend" w:date="2012-12-16T15:28:00Z">
                <w:pPr>
                  <w:spacing w:line="240" w:lineRule="auto"/>
                  <w:jc w:val="right"/>
                </w:pPr>
              </w:pPrChange>
            </w:pPr>
            <w:ins w:id="10204" w:author="The Si Tran" w:date="2012-12-10T07:27:00Z">
              <w:r w:rsidRPr="00A21340">
                <w:rPr>
                  <w:sz w:val="26"/>
                  <w:szCs w:val="26"/>
                  <w:rPrChange w:id="10205" w:author="The Si Tran" w:date="2012-12-14T06:33:00Z">
                    <w:rPr>
                      <w:rFonts w:ascii="Calibri" w:hAnsi="Calibri"/>
                      <w:sz w:val="22"/>
                    </w:rPr>
                  </w:rPrChange>
                </w:rPr>
                <w:t>24.46</w:t>
              </w:r>
            </w:ins>
          </w:p>
        </w:tc>
        <w:tc>
          <w:tcPr>
            <w:tcW w:w="1041" w:type="dxa"/>
            <w:tcBorders>
              <w:top w:val="nil"/>
              <w:left w:val="nil"/>
              <w:bottom w:val="single" w:sz="4" w:space="0" w:color="auto"/>
              <w:right w:val="single" w:sz="4" w:space="0" w:color="auto"/>
            </w:tcBorders>
            <w:shd w:val="clear" w:color="auto" w:fill="auto"/>
            <w:noWrap/>
            <w:vAlign w:val="center"/>
            <w:hideMark/>
            <w:tcPrChange w:id="10206"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A21340" w:rsidRDefault="00A837C3">
            <w:pPr>
              <w:pStyle w:val="BangBody"/>
              <w:jc w:val="center"/>
              <w:rPr>
                <w:ins w:id="10207" w:author="The Si Tran" w:date="2012-12-10T07:27:00Z"/>
                <w:sz w:val="26"/>
                <w:szCs w:val="26"/>
                <w:rPrChange w:id="10208" w:author="The Si Tran" w:date="2012-12-14T06:33:00Z">
                  <w:rPr>
                    <w:ins w:id="10209" w:author="The Si Tran" w:date="2012-12-10T07:27:00Z"/>
                    <w:rFonts w:ascii="Calibri" w:eastAsia="Times New Roman" w:hAnsi="Calibri"/>
                    <w:color w:val="000000"/>
                    <w:sz w:val="22"/>
                  </w:rPr>
                </w:rPrChange>
              </w:rPr>
              <w:pPrChange w:id="10210" w:author="superchickend" w:date="2012-12-16T15:28:00Z">
                <w:pPr>
                  <w:spacing w:line="240" w:lineRule="auto"/>
                  <w:jc w:val="right"/>
                </w:pPr>
              </w:pPrChange>
            </w:pPr>
            <w:ins w:id="10211" w:author="The Si Tran" w:date="2012-12-10T07:27:00Z">
              <w:r w:rsidRPr="00A21340">
                <w:rPr>
                  <w:sz w:val="26"/>
                  <w:szCs w:val="26"/>
                  <w:rPrChange w:id="10212" w:author="The Si Tran" w:date="2012-12-14T06:33:00Z">
                    <w:rPr>
                      <w:rFonts w:ascii="Calibri" w:hAnsi="Calibri"/>
                      <w:sz w:val="22"/>
                    </w:rPr>
                  </w:rPrChange>
                </w:rPr>
                <w:t>974.08</w:t>
              </w:r>
            </w:ins>
          </w:p>
        </w:tc>
        <w:tc>
          <w:tcPr>
            <w:tcW w:w="962" w:type="dxa"/>
            <w:tcBorders>
              <w:top w:val="nil"/>
              <w:left w:val="nil"/>
              <w:bottom w:val="single" w:sz="4" w:space="0" w:color="auto"/>
              <w:right w:val="single" w:sz="4" w:space="0" w:color="auto"/>
            </w:tcBorders>
            <w:shd w:val="clear" w:color="auto" w:fill="auto"/>
            <w:noWrap/>
            <w:vAlign w:val="center"/>
            <w:hideMark/>
            <w:tcPrChange w:id="10213"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A21340" w:rsidRDefault="00A837C3">
            <w:pPr>
              <w:pStyle w:val="BangBody"/>
              <w:jc w:val="center"/>
              <w:rPr>
                <w:ins w:id="10214" w:author="The Si Tran" w:date="2012-12-10T07:27:00Z"/>
                <w:sz w:val="26"/>
                <w:szCs w:val="26"/>
                <w:rPrChange w:id="10215" w:author="The Si Tran" w:date="2012-12-14T06:33:00Z">
                  <w:rPr>
                    <w:ins w:id="10216" w:author="The Si Tran" w:date="2012-12-10T07:27:00Z"/>
                    <w:rFonts w:ascii="Calibri" w:eastAsia="Times New Roman" w:hAnsi="Calibri"/>
                    <w:color w:val="000000"/>
                    <w:sz w:val="22"/>
                  </w:rPr>
                </w:rPrChange>
              </w:rPr>
              <w:pPrChange w:id="10217" w:author="superchickend" w:date="2012-12-16T15:28:00Z">
                <w:pPr>
                  <w:spacing w:line="240" w:lineRule="auto"/>
                  <w:jc w:val="right"/>
                </w:pPr>
              </w:pPrChange>
            </w:pPr>
            <w:ins w:id="10218" w:author="The Si Tran" w:date="2012-12-10T07:27:00Z">
              <w:r w:rsidRPr="00A21340">
                <w:rPr>
                  <w:sz w:val="26"/>
                  <w:szCs w:val="26"/>
                  <w:rPrChange w:id="10219" w:author="The Si Tran" w:date="2012-12-14T06:33:00Z">
                    <w:rPr>
                      <w:rFonts w:ascii="Calibri" w:hAnsi="Calibri"/>
                      <w:sz w:val="22"/>
                    </w:rPr>
                  </w:rPrChange>
                </w:rPr>
                <w:t>8.92</w:t>
              </w:r>
            </w:ins>
          </w:p>
        </w:tc>
      </w:tr>
      <w:tr w:rsidR="00A837C3" w:rsidRPr="009D2F47" w14:paraId="6BE6CD20" w14:textId="77777777" w:rsidTr="00667906">
        <w:trPr>
          <w:trHeight w:val="453"/>
          <w:ins w:id="10220" w:author="The Si Tran" w:date="2012-12-10T07:27:00Z"/>
          <w:trPrChange w:id="10221" w:author="superchickend" w:date="2012-12-16T15:29:00Z">
            <w:trPr>
              <w:trHeight w:val="496"/>
            </w:trPr>
          </w:trPrChange>
        </w:trPr>
        <w:tc>
          <w:tcPr>
            <w:tcW w:w="1577" w:type="dxa"/>
            <w:vMerge/>
            <w:tcBorders>
              <w:top w:val="nil"/>
              <w:left w:val="single" w:sz="4" w:space="0" w:color="auto"/>
              <w:bottom w:val="single" w:sz="4" w:space="0" w:color="000000"/>
              <w:right w:val="single" w:sz="4" w:space="0" w:color="auto"/>
            </w:tcBorders>
            <w:vAlign w:val="center"/>
            <w:hideMark/>
            <w:tcPrChange w:id="10222"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A21340" w:rsidRDefault="00A837C3">
            <w:pPr>
              <w:pStyle w:val="BangBody"/>
              <w:jc w:val="center"/>
              <w:rPr>
                <w:ins w:id="10223" w:author="The Si Tran" w:date="2012-12-10T07:27:00Z"/>
                <w:b/>
                <w:sz w:val="26"/>
                <w:szCs w:val="26"/>
                <w:rPrChange w:id="10224" w:author="superchickend" w:date="2012-12-16T15:28:00Z">
                  <w:rPr>
                    <w:ins w:id="10225" w:author="The Si Tran" w:date="2012-12-10T07:27:00Z"/>
                    <w:rFonts w:ascii="Calibri" w:eastAsia="Times New Roman" w:hAnsi="Calibri"/>
                    <w:color w:val="000000"/>
                    <w:sz w:val="22"/>
                  </w:rPr>
                </w:rPrChange>
              </w:rPr>
              <w:pPrChange w:id="10226" w:author="superchickend" w:date="2012-12-16T15:28:00Z">
                <w:pPr>
                  <w:spacing w:line="240" w:lineRule="auto"/>
                </w:pPr>
              </w:pPrChange>
            </w:pPr>
          </w:p>
        </w:tc>
        <w:tc>
          <w:tcPr>
            <w:tcW w:w="4334" w:type="dxa"/>
            <w:tcBorders>
              <w:top w:val="nil"/>
              <w:left w:val="nil"/>
              <w:bottom w:val="single" w:sz="4" w:space="0" w:color="auto"/>
              <w:right w:val="single" w:sz="4" w:space="0" w:color="auto"/>
            </w:tcBorders>
            <w:shd w:val="clear" w:color="auto" w:fill="auto"/>
            <w:vAlign w:val="bottom"/>
            <w:hideMark/>
            <w:tcPrChange w:id="10227"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A21340" w:rsidRDefault="00976130">
            <w:pPr>
              <w:pStyle w:val="BangBody"/>
              <w:rPr>
                <w:ins w:id="10228" w:author="The Si Tran" w:date="2012-12-10T07:27:00Z"/>
                <w:sz w:val="26"/>
                <w:szCs w:val="26"/>
                <w:rPrChange w:id="10229" w:author="The Si Tran" w:date="2012-12-14T06:33:00Z">
                  <w:rPr>
                    <w:ins w:id="10230" w:author="The Si Tran" w:date="2012-12-10T07:27:00Z"/>
                    <w:rFonts w:ascii="Calibri" w:eastAsia="Times New Roman" w:hAnsi="Calibri"/>
                    <w:color w:val="000000"/>
                    <w:sz w:val="22"/>
                  </w:rPr>
                </w:rPrChange>
              </w:rPr>
              <w:pPrChange w:id="10231" w:author="The Si Tran" w:date="2012-12-16T08:45:00Z">
                <w:pPr>
                  <w:spacing w:line="240" w:lineRule="auto"/>
                </w:pPr>
              </w:pPrChange>
            </w:pPr>
            <w:r w:rsidRPr="00A21340">
              <w:rPr>
                <w:sz w:val="26"/>
                <w:szCs w:val="26"/>
              </w:rPr>
              <w:t>Nơron</w:t>
            </w:r>
            <w:ins w:id="10232" w:author="The Si Tran" w:date="2012-12-10T07:27:00Z">
              <w:r w:rsidR="00A837C3" w:rsidRPr="00A21340">
                <w:rPr>
                  <w:sz w:val="26"/>
                  <w:szCs w:val="26"/>
                  <w:rPrChange w:id="10233" w:author="The Si Tran" w:date="2012-12-14T06:33:00Z">
                    <w:rPr>
                      <w:rFonts w:ascii="Calibri" w:hAnsi="Calibri"/>
                      <w:sz w:val="22"/>
                    </w:rPr>
                  </w:rPrChange>
                </w:rPr>
                <w:t>(6,6,1),Algorithm=Back Propagation, epoches=616, Residual=1E-6, learning_rate=0.4, momemtum = 0,2</w:t>
              </w:r>
            </w:ins>
          </w:p>
        </w:tc>
        <w:tc>
          <w:tcPr>
            <w:tcW w:w="1255" w:type="dxa"/>
            <w:tcBorders>
              <w:top w:val="nil"/>
              <w:left w:val="nil"/>
              <w:bottom w:val="single" w:sz="4" w:space="0" w:color="auto"/>
              <w:right w:val="single" w:sz="4" w:space="0" w:color="auto"/>
            </w:tcBorders>
            <w:shd w:val="clear" w:color="auto" w:fill="auto"/>
            <w:noWrap/>
            <w:vAlign w:val="center"/>
            <w:hideMark/>
            <w:tcPrChange w:id="10234"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A21340" w:rsidRDefault="00A837C3">
            <w:pPr>
              <w:pStyle w:val="BangBody"/>
              <w:jc w:val="center"/>
              <w:rPr>
                <w:ins w:id="10235" w:author="The Si Tran" w:date="2012-12-10T07:27:00Z"/>
                <w:sz w:val="26"/>
                <w:szCs w:val="26"/>
                <w:rPrChange w:id="10236" w:author="The Si Tran" w:date="2012-12-14T06:33:00Z">
                  <w:rPr>
                    <w:ins w:id="10237" w:author="The Si Tran" w:date="2012-12-10T07:27:00Z"/>
                    <w:rFonts w:ascii="Calibri" w:eastAsia="Times New Roman" w:hAnsi="Calibri"/>
                    <w:color w:val="000000"/>
                    <w:sz w:val="22"/>
                  </w:rPr>
                </w:rPrChange>
              </w:rPr>
              <w:pPrChange w:id="10238" w:author="superchickend" w:date="2012-12-16T15:29:00Z">
                <w:pPr>
                  <w:spacing w:line="240" w:lineRule="auto"/>
                  <w:jc w:val="right"/>
                </w:pPr>
              </w:pPrChange>
            </w:pPr>
            <w:ins w:id="10239" w:author="The Si Tran" w:date="2012-12-10T07:27:00Z">
              <w:r w:rsidRPr="00A21340">
                <w:rPr>
                  <w:sz w:val="26"/>
                  <w:szCs w:val="26"/>
                  <w:rPrChange w:id="10240" w:author="The Si Tran" w:date="2012-12-14T06:33:00Z">
                    <w:rPr>
                      <w:rFonts w:ascii="Calibri" w:hAnsi="Calibri"/>
                      <w:sz w:val="22"/>
                    </w:rPr>
                  </w:rPrChange>
                </w:rPr>
                <w:t>26.81</w:t>
              </w:r>
            </w:ins>
          </w:p>
        </w:tc>
        <w:tc>
          <w:tcPr>
            <w:tcW w:w="1041" w:type="dxa"/>
            <w:tcBorders>
              <w:top w:val="nil"/>
              <w:left w:val="nil"/>
              <w:bottom w:val="single" w:sz="4" w:space="0" w:color="auto"/>
              <w:right w:val="single" w:sz="4" w:space="0" w:color="auto"/>
            </w:tcBorders>
            <w:shd w:val="clear" w:color="auto" w:fill="auto"/>
            <w:noWrap/>
            <w:vAlign w:val="center"/>
            <w:hideMark/>
            <w:tcPrChange w:id="10241"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A21340" w:rsidRDefault="00A837C3">
            <w:pPr>
              <w:pStyle w:val="BangBody"/>
              <w:jc w:val="center"/>
              <w:rPr>
                <w:ins w:id="10242" w:author="The Si Tran" w:date="2012-12-10T07:27:00Z"/>
                <w:sz w:val="26"/>
                <w:szCs w:val="26"/>
                <w:rPrChange w:id="10243" w:author="The Si Tran" w:date="2012-12-14T06:33:00Z">
                  <w:rPr>
                    <w:ins w:id="10244" w:author="The Si Tran" w:date="2012-12-10T07:27:00Z"/>
                    <w:rFonts w:ascii="Calibri" w:eastAsia="Times New Roman" w:hAnsi="Calibri"/>
                    <w:color w:val="000000"/>
                    <w:sz w:val="22"/>
                  </w:rPr>
                </w:rPrChange>
              </w:rPr>
              <w:pPrChange w:id="10245" w:author="superchickend" w:date="2012-12-16T15:29:00Z">
                <w:pPr>
                  <w:spacing w:line="240" w:lineRule="auto"/>
                  <w:jc w:val="right"/>
                </w:pPr>
              </w:pPrChange>
            </w:pPr>
            <w:ins w:id="10246" w:author="The Si Tran" w:date="2012-12-10T07:27:00Z">
              <w:r w:rsidRPr="00A21340">
                <w:rPr>
                  <w:sz w:val="26"/>
                  <w:szCs w:val="26"/>
                  <w:rPrChange w:id="10247" w:author="The Si Tran" w:date="2012-12-14T06:33:00Z">
                    <w:rPr>
                      <w:rFonts w:ascii="Calibri" w:hAnsi="Calibri"/>
                      <w:sz w:val="22"/>
                    </w:rPr>
                  </w:rPrChange>
                </w:rPr>
                <w:t>1228.73</w:t>
              </w:r>
            </w:ins>
          </w:p>
        </w:tc>
        <w:tc>
          <w:tcPr>
            <w:tcW w:w="962" w:type="dxa"/>
            <w:tcBorders>
              <w:top w:val="nil"/>
              <w:left w:val="nil"/>
              <w:bottom w:val="single" w:sz="4" w:space="0" w:color="auto"/>
              <w:right w:val="single" w:sz="4" w:space="0" w:color="auto"/>
            </w:tcBorders>
            <w:shd w:val="clear" w:color="auto" w:fill="auto"/>
            <w:noWrap/>
            <w:vAlign w:val="center"/>
            <w:hideMark/>
            <w:tcPrChange w:id="10248"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A21340" w:rsidRDefault="00A837C3">
            <w:pPr>
              <w:pStyle w:val="BangBody"/>
              <w:jc w:val="center"/>
              <w:rPr>
                <w:ins w:id="10249" w:author="The Si Tran" w:date="2012-12-10T07:27:00Z"/>
                <w:sz w:val="26"/>
                <w:szCs w:val="26"/>
                <w:rPrChange w:id="10250" w:author="The Si Tran" w:date="2012-12-14T06:33:00Z">
                  <w:rPr>
                    <w:ins w:id="10251" w:author="The Si Tran" w:date="2012-12-10T07:27:00Z"/>
                    <w:rFonts w:ascii="Calibri" w:eastAsia="Times New Roman" w:hAnsi="Calibri"/>
                    <w:color w:val="000000"/>
                    <w:sz w:val="22"/>
                  </w:rPr>
                </w:rPrChange>
              </w:rPr>
              <w:pPrChange w:id="10252" w:author="superchickend" w:date="2012-12-16T15:29:00Z">
                <w:pPr>
                  <w:spacing w:line="240" w:lineRule="auto"/>
                  <w:jc w:val="right"/>
                </w:pPr>
              </w:pPrChange>
            </w:pPr>
            <w:ins w:id="10253" w:author="The Si Tran" w:date="2012-12-10T07:27:00Z">
              <w:r w:rsidRPr="00A21340">
                <w:rPr>
                  <w:sz w:val="26"/>
                  <w:szCs w:val="26"/>
                  <w:rPrChange w:id="10254" w:author="The Si Tran" w:date="2012-12-14T06:33:00Z">
                    <w:rPr>
                      <w:rFonts w:ascii="Calibri" w:hAnsi="Calibri"/>
                      <w:sz w:val="22"/>
                    </w:rPr>
                  </w:rPrChange>
                </w:rPr>
                <w:t>9.74</w:t>
              </w:r>
            </w:ins>
          </w:p>
        </w:tc>
      </w:tr>
      <w:tr w:rsidR="00A837C3" w:rsidRPr="009D2F47" w14:paraId="5E1ADA4E" w14:textId="77777777" w:rsidTr="00667906">
        <w:trPr>
          <w:trHeight w:val="225"/>
          <w:ins w:id="10255" w:author="The Si Tran" w:date="2012-12-10T07:27:00Z"/>
          <w:trPrChange w:id="10256" w:author="superchickend" w:date="2012-12-16T15:28:00Z">
            <w:trPr>
              <w:trHeight w:val="248"/>
            </w:trPr>
          </w:trPrChange>
        </w:trPr>
        <w:tc>
          <w:tcPr>
            <w:tcW w:w="1577" w:type="dxa"/>
            <w:tcBorders>
              <w:top w:val="nil"/>
              <w:left w:val="single" w:sz="4" w:space="0" w:color="auto"/>
              <w:bottom w:val="single" w:sz="4" w:space="0" w:color="auto"/>
              <w:right w:val="single" w:sz="4" w:space="0" w:color="auto"/>
            </w:tcBorders>
            <w:shd w:val="clear" w:color="auto" w:fill="auto"/>
            <w:noWrap/>
            <w:vAlign w:val="center"/>
            <w:hideMark/>
            <w:tcPrChange w:id="10257"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A21340" w:rsidRDefault="00A837C3">
            <w:pPr>
              <w:pStyle w:val="BangBody"/>
              <w:jc w:val="center"/>
              <w:rPr>
                <w:ins w:id="10258" w:author="The Si Tran" w:date="2012-12-10T07:27:00Z"/>
                <w:b/>
                <w:sz w:val="26"/>
                <w:szCs w:val="26"/>
                <w:rPrChange w:id="10259" w:author="superchickend" w:date="2012-12-16T15:28:00Z">
                  <w:rPr>
                    <w:ins w:id="10260" w:author="The Si Tran" w:date="2012-12-10T07:27:00Z"/>
                    <w:rFonts w:ascii="Calibri" w:eastAsia="Times New Roman" w:hAnsi="Calibri"/>
                    <w:color w:val="000000"/>
                    <w:sz w:val="22"/>
                  </w:rPr>
                </w:rPrChange>
              </w:rPr>
              <w:pPrChange w:id="10261" w:author="superchickend" w:date="2012-12-16T15:28:00Z">
                <w:pPr>
                  <w:spacing w:line="240" w:lineRule="auto"/>
                  <w:jc w:val="center"/>
                </w:pPr>
              </w:pPrChange>
            </w:pPr>
            <w:ins w:id="10262" w:author="The Si Tran" w:date="2012-12-10T07:27:00Z">
              <w:r w:rsidRPr="00A21340">
                <w:rPr>
                  <w:b/>
                  <w:sz w:val="26"/>
                  <w:szCs w:val="26"/>
                  <w:rPrChange w:id="10263" w:author="superchickend" w:date="2012-12-16T15:28:00Z">
                    <w:rPr>
                      <w:rFonts w:ascii="Calibri" w:hAnsi="Calibri"/>
                      <w:sz w:val="22"/>
                    </w:rPr>
                  </w:rPrChange>
                </w:rPr>
                <w:t>SARIMA</w:t>
              </w:r>
            </w:ins>
          </w:p>
        </w:tc>
        <w:tc>
          <w:tcPr>
            <w:tcW w:w="4334" w:type="dxa"/>
            <w:tcBorders>
              <w:top w:val="nil"/>
              <w:left w:val="nil"/>
              <w:bottom w:val="single" w:sz="4" w:space="0" w:color="auto"/>
              <w:right w:val="single" w:sz="4" w:space="0" w:color="auto"/>
            </w:tcBorders>
            <w:shd w:val="clear" w:color="auto" w:fill="auto"/>
            <w:vAlign w:val="bottom"/>
            <w:hideMark/>
            <w:tcPrChange w:id="10264"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A21340" w:rsidRDefault="00A837C3">
            <w:pPr>
              <w:pStyle w:val="BangBody"/>
              <w:rPr>
                <w:ins w:id="10265" w:author="The Si Tran" w:date="2012-12-10T07:27:00Z"/>
                <w:sz w:val="26"/>
                <w:szCs w:val="26"/>
                <w:rPrChange w:id="10266" w:author="The Si Tran" w:date="2012-12-14T06:33:00Z">
                  <w:rPr>
                    <w:ins w:id="10267" w:author="The Si Tran" w:date="2012-12-10T07:27:00Z"/>
                    <w:rFonts w:ascii="Calibri" w:eastAsia="Times New Roman" w:hAnsi="Calibri"/>
                    <w:color w:val="000000"/>
                    <w:sz w:val="22"/>
                  </w:rPr>
                </w:rPrChange>
              </w:rPr>
              <w:pPrChange w:id="10268" w:author="The Si Tran" w:date="2012-12-16T08:45:00Z">
                <w:pPr>
                  <w:spacing w:line="240" w:lineRule="auto"/>
                  <w:jc w:val="left"/>
                </w:pPr>
              </w:pPrChange>
            </w:pPr>
            <w:ins w:id="10269" w:author="The Si Tran" w:date="2012-12-10T07:27:00Z">
              <w:r w:rsidRPr="00A21340">
                <w:rPr>
                  <w:sz w:val="26"/>
                  <w:szCs w:val="26"/>
                  <w:rPrChange w:id="10270" w:author="The Si Tran" w:date="2012-12-14T06:33:00Z">
                    <w:rPr>
                      <w:rFonts w:ascii="Calibri" w:hAnsi="Calibri"/>
                      <w:sz w:val="22"/>
                    </w:rPr>
                  </w:rPrChange>
                </w:rPr>
                <w:t>ARIMA(1, 1, 0)(1, 1, 0)12</w:t>
              </w:r>
            </w:ins>
          </w:p>
        </w:tc>
        <w:tc>
          <w:tcPr>
            <w:tcW w:w="1255" w:type="dxa"/>
            <w:tcBorders>
              <w:top w:val="nil"/>
              <w:left w:val="nil"/>
              <w:bottom w:val="single" w:sz="4" w:space="0" w:color="auto"/>
              <w:right w:val="single" w:sz="4" w:space="0" w:color="auto"/>
            </w:tcBorders>
            <w:shd w:val="clear" w:color="auto" w:fill="auto"/>
            <w:noWrap/>
            <w:vAlign w:val="bottom"/>
            <w:hideMark/>
            <w:tcPrChange w:id="10271"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A21340" w:rsidRDefault="00A837C3">
            <w:pPr>
              <w:pStyle w:val="BangBody"/>
              <w:jc w:val="center"/>
              <w:rPr>
                <w:ins w:id="10272" w:author="The Si Tran" w:date="2012-12-10T07:27:00Z"/>
                <w:sz w:val="26"/>
                <w:szCs w:val="26"/>
                <w:rPrChange w:id="10273" w:author="The Si Tran" w:date="2012-12-14T06:33:00Z">
                  <w:rPr>
                    <w:ins w:id="10274" w:author="The Si Tran" w:date="2012-12-10T07:27:00Z"/>
                    <w:rFonts w:ascii="Calibri" w:eastAsia="Times New Roman" w:hAnsi="Calibri"/>
                    <w:color w:val="000000"/>
                    <w:sz w:val="22"/>
                  </w:rPr>
                </w:rPrChange>
              </w:rPr>
              <w:pPrChange w:id="10275" w:author="superchickend" w:date="2012-12-16T15:28:00Z">
                <w:pPr>
                  <w:spacing w:line="240" w:lineRule="auto"/>
                  <w:jc w:val="right"/>
                </w:pPr>
              </w:pPrChange>
            </w:pPr>
            <w:ins w:id="10276" w:author="The Si Tran" w:date="2012-12-10T07:27:00Z">
              <w:r w:rsidRPr="00A21340">
                <w:rPr>
                  <w:sz w:val="26"/>
                  <w:szCs w:val="26"/>
                  <w:rPrChange w:id="10277" w:author="The Si Tran" w:date="2012-12-14T06:33:00Z">
                    <w:rPr>
                      <w:rFonts w:ascii="Calibri" w:hAnsi="Calibri"/>
                      <w:sz w:val="22"/>
                    </w:rPr>
                  </w:rPrChange>
                </w:rPr>
                <w:t>8.34</w:t>
              </w:r>
            </w:ins>
          </w:p>
        </w:tc>
        <w:tc>
          <w:tcPr>
            <w:tcW w:w="1041" w:type="dxa"/>
            <w:tcBorders>
              <w:top w:val="nil"/>
              <w:left w:val="nil"/>
              <w:bottom w:val="single" w:sz="4" w:space="0" w:color="auto"/>
              <w:right w:val="single" w:sz="4" w:space="0" w:color="auto"/>
            </w:tcBorders>
            <w:shd w:val="clear" w:color="auto" w:fill="auto"/>
            <w:noWrap/>
            <w:vAlign w:val="bottom"/>
            <w:hideMark/>
            <w:tcPrChange w:id="10278"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A21340" w:rsidRDefault="00A837C3">
            <w:pPr>
              <w:pStyle w:val="BangBody"/>
              <w:jc w:val="center"/>
              <w:rPr>
                <w:ins w:id="10279" w:author="The Si Tran" w:date="2012-12-10T07:27:00Z"/>
                <w:sz w:val="26"/>
                <w:szCs w:val="26"/>
                <w:rPrChange w:id="10280" w:author="The Si Tran" w:date="2012-12-14T06:33:00Z">
                  <w:rPr>
                    <w:ins w:id="10281" w:author="The Si Tran" w:date="2012-12-10T07:27:00Z"/>
                    <w:rFonts w:ascii="Calibri" w:eastAsia="Times New Roman" w:hAnsi="Calibri"/>
                    <w:color w:val="000000"/>
                    <w:sz w:val="22"/>
                  </w:rPr>
                </w:rPrChange>
              </w:rPr>
              <w:pPrChange w:id="10282" w:author="superchickend" w:date="2012-12-16T15:28:00Z">
                <w:pPr>
                  <w:spacing w:line="240" w:lineRule="auto"/>
                  <w:jc w:val="right"/>
                </w:pPr>
              </w:pPrChange>
            </w:pPr>
            <w:ins w:id="10283" w:author="The Si Tran" w:date="2012-12-10T07:27:00Z">
              <w:r w:rsidRPr="00A21340">
                <w:rPr>
                  <w:sz w:val="26"/>
                  <w:szCs w:val="26"/>
                  <w:rPrChange w:id="10284" w:author="The Si Tran" w:date="2012-12-14T06:33:00Z">
                    <w:rPr>
                      <w:rFonts w:ascii="Calibri" w:hAnsi="Calibri"/>
                      <w:sz w:val="22"/>
                    </w:rPr>
                  </w:rPrChange>
                </w:rPr>
                <w:t>129.07</w:t>
              </w:r>
            </w:ins>
          </w:p>
        </w:tc>
        <w:tc>
          <w:tcPr>
            <w:tcW w:w="962" w:type="dxa"/>
            <w:tcBorders>
              <w:top w:val="nil"/>
              <w:left w:val="nil"/>
              <w:bottom w:val="single" w:sz="4" w:space="0" w:color="auto"/>
              <w:right w:val="single" w:sz="4" w:space="0" w:color="auto"/>
            </w:tcBorders>
            <w:shd w:val="clear" w:color="auto" w:fill="auto"/>
            <w:noWrap/>
            <w:vAlign w:val="bottom"/>
            <w:hideMark/>
            <w:tcPrChange w:id="10285"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A21340" w:rsidRDefault="00A837C3">
            <w:pPr>
              <w:pStyle w:val="BangBody"/>
              <w:jc w:val="center"/>
              <w:rPr>
                <w:ins w:id="10286" w:author="The Si Tran" w:date="2012-12-10T07:27:00Z"/>
                <w:sz w:val="26"/>
                <w:szCs w:val="26"/>
                <w:rPrChange w:id="10287" w:author="The Si Tran" w:date="2012-12-14T06:33:00Z">
                  <w:rPr>
                    <w:ins w:id="10288" w:author="The Si Tran" w:date="2012-12-10T07:27:00Z"/>
                    <w:rFonts w:ascii="Calibri" w:eastAsia="Times New Roman" w:hAnsi="Calibri"/>
                    <w:color w:val="000000"/>
                    <w:sz w:val="22"/>
                  </w:rPr>
                </w:rPrChange>
              </w:rPr>
              <w:pPrChange w:id="10289" w:author="superchickend" w:date="2012-12-16T15:28:00Z">
                <w:pPr>
                  <w:spacing w:line="240" w:lineRule="auto"/>
                  <w:jc w:val="right"/>
                </w:pPr>
              </w:pPrChange>
            </w:pPr>
            <w:ins w:id="10290" w:author="The Si Tran" w:date="2012-12-10T07:27:00Z">
              <w:r w:rsidRPr="00A21340">
                <w:rPr>
                  <w:sz w:val="26"/>
                  <w:szCs w:val="26"/>
                  <w:rPrChange w:id="10291" w:author="The Si Tran" w:date="2012-12-14T06:33:00Z">
                    <w:rPr>
                      <w:rFonts w:ascii="Calibri" w:hAnsi="Calibri"/>
                      <w:sz w:val="22"/>
                    </w:rPr>
                  </w:rPrChange>
                </w:rPr>
                <w:t>2.97</w:t>
              </w:r>
            </w:ins>
          </w:p>
        </w:tc>
      </w:tr>
      <w:tr w:rsidR="00A837C3" w:rsidRPr="009D2F47" w14:paraId="0D4CDA74" w14:textId="77777777" w:rsidTr="00667906">
        <w:trPr>
          <w:trHeight w:val="693"/>
          <w:ins w:id="10292" w:author="The Si Tran" w:date="2012-12-10T07:27:00Z"/>
          <w:trPrChange w:id="10293" w:author="superchickend" w:date="2012-12-16T15:28:00Z">
            <w:trPr>
              <w:trHeight w:val="757"/>
            </w:trPr>
          </w:trPrChange>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94"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A21340" w:rsidRDefault="00A837C3">
            <w:pPr>
              <w:pStyle w:val="BangBody"/>
              <w:jc w:val="center"/>
              <w:rPr>
                <w:ins w:id="10295" w:author="The Si Tran" w:date="2012-12-10T07:27:00Z"/>
                <w:b/>
                <w:sz w:val="26"/>
                <w:szCs w:val="26"/>
                <w:rPrChange w:id="10296" w:author="superchickend" w:date="2012-12-16T15:28:00Z">
                  <w:rPr>
                    <w:ins w:id="10297" w:author="The Si Tran" w:date="2012-12-10T07:27:00Z"/>
                    <w:rFonts w:ascii="Calibri" w:eastAsia="Times New Roman" w:hAnsi="Calibri"/>
                    <w:color w:val="000000"/>
                    <w:sz w:val="22"/>
                  </w:rPr>
                </w:rPrChange>
              </w:rPr>
              <w:pPrChange w:id="10298" w:author="superchickend" w:date="2012-12-16T15:28:00Z">
                <w:pPr>
                  <w:spacing w:line="240" w:lineRule="auto"/>
                  <w:jc w:val="center"/>
                </w:pPr>
              </w:pPrChange>
            </w:pPr>
            <w:ins w:id="10299" w:author="The Si Tran" w:date="2012-12-10T07:27:00Z">
              <w:r w:rsidRPr="00A21340">
                <w:rPr>
                  <w:b/>
                  <w:sz w:val="26"/>
                  <w:szCs w:val="26"/>
                  <w:rPrChange w:id="10300" w:author="superchickend" w:date="2012-12-16T15:28:00Z">
                    <w:rPr>
                      <w:rFonts w:ascii="Calibri" w:hAnsi="Calibri"/>
                      <w:sz w:val="22"/>
                    </w:rPr>
                  </w:rPrChange>
                </w:rPr>
                <w:t>Hybrid</w:t>
              </w:r>
            </w:ins>
          </w:p>
        </w:tc>
        <w:tc>
          <w:tcPr>
            <w:tcW w:w="4334" w:type="dxa"/>
            <w:tcBorders>
              <w:top w:val="nil"/>
              <w:left w:val="nil"/>
              <w:bottom w:val="single" w:sz="4" w:space="0" w:color="auto"/>
              <w:right w:val="single" w:sz="4" w:space="0" w:color="auto"/>
            </w:tcBorders>
            <w:shd w:val="clear" w:color="auto" w:fill="auto"/>
            <w:vAlign w:val="bottom"/>
            <w:hideMark/>
            <w:tcPrChange w:id="10301"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A21340" w:rsidRDefault="00A837C3">
            <w:pPr>
              <w:pStyle w:val="BangBody"/>
              <w:rPr>
                <w:ins w:id="10302" w:author="The Si Tran" w:date="2012-12-10T07:27:00Z"/>
                <w:sz w:val="26"/>
                <w:szCs w:val="26"/>
                <w:rPrChange w:id="10303" w:author="The Si Tran" w:date="2012-12-14T06:33:00Z">
                  <w:rPr>
                    <w:ins w:id="10304" w:author="The Si Tran" w:date="2012-12-10T07:27:00Z"/>
                    <w:rFonts w:ascii="Calibri" w:eastAsia="Times New Roman" w:hAnsi="Calibri"/>
                    <w:color w:val="000000"/>
                    <w:sz w:val="22"/>
                  </w:rPr>
                </w:rPrChange>
              </w:rPr>
              <w:pPrChange w:id="10305" w:author="The Si Tran" w:date="2012-12-16T08:45:00Z">
                <w:pPr>
                  <w:spacing w:line="240" w:lineRule="auto"/>
                  <w:jc w:val="left"/>
                </w:pPr>
              </w:pPrChange>
            </w:pPr>
            <w:ins w:id="10306" w:author="The Si Tran" w:date="2012-12-10T07:27:00Z">
              <w:r w:rsidRPr="00A21340">
                <w:rPr>
                  <w:sz w:val="26"/>
                  <w:szCs w:val="26"/>
                  <w:rPrChange w:id="10307" w:author="The Si Tran" w:date="2012-12-14T06:33:00Z">
                    <w:rPr>
                      <w:rFonts w:ascii="Calibri" w:hAnsi="Calibri"/>
                      <w:sz w:val="22"/>
                    </w:rPr>
                  </w:rPrChange>
                </w:rPr>
                <w:t>ARIMA(1, 1, 0)(1, 1, 0)12</w:t>
              </w:r>
              <w:r w:rsidRPr="00A21340">
                <w:rPr>
                  <w:sz w:val="26"/>
                  <w:szCs w:val="26"/>
                  <w:rPrChange w:id="10308" w:author="The Si Tran" w:date="2012-12-14T06:33:00Z">
                    <w:rPr>
                      <w:rFonts w:ascii="Calibri" w:hAnsi="Calibri"/>
                      <w:sz w:val="22"/>
                    </w:rPr>
                  </w:rPrChange>
                </w:rPr>
                <w:br/>
              </w:r>
            </w:ins>
            <w:r w:rsidR="00976130" w:rsidRPr="00A21340">
              <w:rPr>
                <w:sz w:val="26"/>
                <w:szCs w:val="26"/>
              </w:rPr>
              <w:t>Nơron</w:t>
            </w:r>
            <w:ins w:id="10309" w:author="The Si Tran" w:date="2012-12-10T07:27:00Z">
              <w:r w:rsidRPr="00A21340">
                <w:rPr>
                  <w:sz w:val="26"/>
                  <w:szCs w:val="26"/>
                  <w:rPrChange w:id="10310" w:author="The Si Tran" w:date="2012-12-14T06:33:00Z">
                    <w:rPr>
                      <w:rFonts w:ascii="Calibri" w:hAnsi="Calibri"/>
                      <w:sz w:val="22"/>
                    </w:rPr>
                  </w:rPrChange>
                </w:rPr>
                <w:t>(6,6,1),Algorithm=RPROP, epoches=88,  Residual=1E-6, default_update=0.1, max_update=10</w:t>
              </w:r>
            </w:ins>
          </w:p>
        </w:tc>
        <w:tc>
          <w:tcPr>
            <w:tcW w:w="1255" w:type="dxa"/>
            <w:tcBorders>
              <w:top w:val="nil"/>
              <w:left w:val="nil"/>
              <w:bottom w:val="single" w:sz="4" w:space="0" w:color="auto"/>
              <w:right w:val="single" w:sz="4" w:space="0" w:color="auto"/>
            </w:tcBorders>
            <w:shd w:val="clear" w:color="auto" w:fill="auto"/>
            <w:noWrap/>
            <w:vAlign w:val="center"/>
            <w:hideMark/>
            <w:tcPrChange w:id="10311"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A21340" w:rsidRDefault="00A837C3">
            <w:pPr>
              <w:pStyle w:val="BangBody"/>
              <w:jc w:val="center"/>
              <w:rPr>
                <w:ins w:id="10312" w:author="The Si Tran" w:date="2012-12-10T07:27:00Z"/>
                <w:b/>
                <w:sz w:val="26"/>
                <w:szCs w:val="26"/>
                <w:rPrChange w:id="10313" w:author="superchickend" w:date="2012-12-16T15:29:00Z">
                  <w:rPr>
                    <w:ins w:id="10314" w:author="The Si Tran" w:date="2012-12-10T07:27:00Z"/>
                    <w:rFonts w:ascii="Calibri" w:eastAsia="Times New Roman" w:hAnsi="Calibri"/>
                    <w:color w:val="000000"/>
                    <w:sz w:val="22"/>
                  </w:rPr>
                </w:rPrChange>
              </w:rPr>
              <w:pPrChange w:id="10315" w:author="superchickend" w:date="2012-12-16T15:28:00Z">
                <w:pPr>
                  <w:spacing w:line="240" w:lineRule="auto"/>
                  <w:jc w:val="right"/>
                </w:pPr>
              </w:pPrChange>
            </w:pPr>
            <w:ins w:id="10316" w:author="The Si Tran" w:date="2012-12-10T07:27:00Z">
              <w:r w:rsidRPr="00A21340">
                <w:rPr>
                  <w:b/>
                  <w:sz w:val="26"/>
                  <w:szCs w:val="26"/>
                  <w:rPrChange w:id="10317" w:author="superchickend" w:date="2012-12-16T15:29:00Z">
                    <w:rPr>
                      <w:rFonts w:ascii="Calibri" w:hAnsi="Calibri"/>
                      <w:sz w:val="22"/>
                    </w:rPr>
                  </w:rPrChange>
                </w:rPr>
                <w:t>7.9</w:t>
              </w:r>
            </w:ins>
          </w:p>
        </w:tc>
        <w:tc>
          <w:tcPr>
            <w:tcW w:w="1041" w:type="dxa"/>
            <w:tcBorders>
              <w:top w:val="nil"/>
              <w:left w:val="nil"/>
              <w:bottom w:val="single" w:sz="4" w:space="0" w:color="auto"/>
              <w:right w:val="single" w:sz="4" w:space="0" w:color="auto"/>
            </w:tcBorders>
            <w:shd w:val="clear" w:color="auto" w:fill="auto"/>
            <w:noWrap/>
            <w:vAlign w:val="center"/>
            <w:hideMark/>
            <w:tcPrChange w:id="10318"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A21340" w:rsidRDefault="00A837C3">
            <w:pPr>
              <w:pStyle w:val="BangBody"/>
              <w:jc w:val="center"/>
              <w:rPr>
                <w:ins w:id="10319" w:author="The Si Tran" w:date="2012-12-10T07:27:00Z"/>
                <w:b/>
                <w:sz w:val="26"/>
                <w:szCs w:val="26"/>
                <w:rPrChange w:id="10320" w:author="superchickend" w:date="2012-12-16T15:29:00Z">
                  <w:rPr>
                    <w:ins w:id="10321" w:author="The Si Tran" w:date="2012-12-10T07:27:00Z"/>
                    <w:rFonts w:ascii="Calibri" w:eastAsia="Times New Roman" w:hAnsi="Calibri"/>
                    <w:color w:val="000000"/>
                    <w:sz w:val="22"/>
                  </w:rPr>
                </w:rPrChange>
              </w:rPr>
              <w:pPrChange w:id="10322" w:author="superchickend" w:date="2012-12-16T15:28:00Z">
                <w:pPr>
                  <w:spacing w:line="240" w:lineRule="auto"/>
                  <w:jc w:val="right"/>
                </w:pPr>
              </w:pPrChange>
            </w:pPr>
            <w:ins w:id="10323" w:author="The Si Tran" w:date="2012-12-10T07:27:00Z">
              <w:r w:rsidRPr="00A21340">
                <w:rPr>
                  <w:b/>
                  <w:sz w:val="26"/>
                  <w:szCs w:val="26"/>
                  <w:rPrChange w:id="10324" w:author="superchickend" w:date="2012-12-16T15:29:00Z">
                    <w:rPr>
                      <w:rFonts w:ascii="Calibri" w:hAnsi="Calibri"/>
                      <w:sz w:val="22"/>
                    </w:rPr>
                  </w:rPrChange>
                </w:rPr>
                <w:t>120.22</w:t>
              </w:r>
            </w:ins>
          </w:p>
        </w:tc>
        <w:tc>
          <w:tcPr>
            <w:tcW w:w="962" w:type="dxa"/>
            <w:tcBorders>
              <w:top w:val="nil"/>
              <w:left w:val="nil"/>
              <w:bottom w:val="single" w:sz="4" w:space="0" w:color="auto"/>
              <w:right w:val="single" w:sz="4" w:space="0" w:color="auto"/>
            </w:tcBorders>
            <w:shd w:val="clear" w:color="auto" w:fill="auto"/>
            <w:noWrap/>
            <w:vAlign w:val="center"/>
            <w:hideMark/>
            <w:tcPrChange w:id="10325"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A21340" w:rsidRDefault="00A837C3">
            <w:pPr>
              <w:pStyle w:val="BangBody"/>
              <w:jc w:val="center"/>
              <w:rPr>
                <w:ins w:id="10326" w:author="The Si Tran" w:date="2012-12-10T07:27:00Z"/>
                <w:b/>
                <w:sz w:val="26"/>
                <w:szCs w:val="26"/>
                <w:rPrChange w:id="10327" w:author="superchickend" w:date="2012-12-16T15:29:00Z">
                  <w:rPr>
                    <w:ins w:id="10328" w:author="The Si Tran" w:date="2012-12-10T07:27:00Z"/>
                    <w:rFonts w:ascii="Calibri" w:eastAsia="Times New Roman" w:hAnsi="Calibri"/>
                    <w:color w:val="000000"/>
                    <w:sz w:val="22"/>
                  </w:rPr>
                </w:rPrChange>
              </w:rPr>
              <w:pPrChange w:id="10329" w:author="superchickend" w:date="2012-12-16T15:28:00Z">
                <w:pPr>
                  <w:spacing w:line="240" w:lineRule="auto"/>
                  <w:jc w:val="right"/>
                </w:pPr>
              </w:pPrChange>
            </w:pPr>
            <w:ins w:id="10330" w:author="The Si Tran" w:date="2012-12-10T07:27:00Z">
              <w:r w:rsidRPr="00A21340">
                <w:rPr>
                  <w:b/>
                  <w:sz w:val="26"/>
                  <w:szCs w:val="26"/>
                  <w:rPrChange w:id="10331" w:author="superchickend" w:date="2012-12-16T15:29:00Z">
                    <w:rPr>
                      <w:rFonts w:ascii="Calibri" w:hAnsi="Calibri"/>
                      <w:sz w:val="22"/>
                    </w:rPr>
                  </w:rPrChange>
                </w:rPr>
                <w:t>2.75</w:t>
              </w:r>
            </w:ins>
          </w:p>
        </w:tc>
      </w:tr>
      <w:tr w:rsidR="00A837C3" w:rsidRPr="009D2F47" w14:paraId="176B0DF2" w14:textId="77777777" w:rsidTr="00667906">
        <w:trPr>
          <w:trHeight w:val="683"/>
          <w:ins w:id="10332" w:author="The Si Tran" w:date="2012-12-10T07:27:00Z"/>
          <w:trPrChange w:id="10333" w:author="superchickend" w:date="2012-12-16T15:29:00Z">
            <w:trPr>
              <w:trHeight w:val="745"/>
            </w:trPr>
          </w:trPrChange>
        </w:trPr>
        <w:tc>
          <w:tcPr>
            <w:tcW w:w="1577" w:type="dxa"/>
            <w:vMerge/>
            <w:tcBorders>
              <w:top w:val="nil"/>
              <w:left w:val="single" w:sz="4" w:space="0" w:color="auto"/>
              <w:bottom w:val="single" w:sz="4" w:space="0" w:color="000000"/>
              <w:right w:val="single" w:sz="4" w:space="0" w:color="auto"/>
            </w:tcBorders>
            <w:vAlign w:val="center"/>
            <w:hideMark/>
            <w:tcPrChange w:id="10334"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A21340" w:rsidRDefault="00A837C3">
            <w:pPr>
              <w:pStyle w:val="BangBody"/>
              <w:rPr>
                <w:ins w:id="10335" w:author="The Si Tran" w:date="2012-12-10T07:27:00Z"/>
                <w:sz w:val="26"/>
                <w:szCs w:val="26"/>
                <w:rPrChange w:id="10336" w:author="The Si Tran" w:date="2012-12-14T06:33:00Z">
                  <w:rPr>
                    <w:ins w:id="10337" w:author="The Si Tran" w:date="2012-12-10T07:27:00Z"/>
                    <w:rFonts w:ascii="Calibri" w:eastAsia="Times New Roman" w:hAnsi="Calibri"/>
                    <w:color w:val="000000"/>
                    <w:sz w:val="22"/>
                  </w:rPr>
                </w:rPrChange>
              </w:rPr>
              <w:pPrChange w:id="10338" w:author="The Si Tran" w:date="2012-12-16T08:45:00Z">
                <w:pPr>
                  <w:spacing w:line="240" w:lineRule="auto"/>
                </w:pPr>
              </w:pPrChange>
            </w:pPr>
          </w:p>
        </w:tc>
        <w:tc>
          <w:tcPr>
            <w:tcW w:w="4334" w:type="dxa"/>
            <w:tcBorders>
              <w:top w:val="nil"/>
              <w:left w:val="nil"/>
              <w:bottom w:val="single" w:sz="4" w:space="0" w:color="auto"/>
              <w:right w:val="single" w:sz="4" w:space="0" w:color="auto"/>
            </w:tcBorders>
            <w:shd w:val="clear" w:color="auto" w:fill="auto"/>
            <w:vAlign w:val="bottom"/>
            <w:hideMark/>
            <w:tcPrChange w:id="10339"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A21340" w:rsidRDefault="00A837C3">
            <w:pPr>
              <w:pStyle w:val="BangBody"/>
              <w:rPr>
                <w:ins w:id="10340" w:author="The Si Tran" w:date="2012-12-10T07:27:00Z"/>
                <w:sz w:val="26"/>
                <w:szCs w:val="26"/>
                <w:rPrChange w:id="10341" w:author="The Si Tran" w:date="2012-12-14T06:33:00Z">
                  <w:rPr>
                    <w:ins w:id="10342" w:author="The Si Tran" w:date="2012-12-10T07:27:00Z"/>
                    <w:rFonts w:ascii="Calibri" w:eastAsia="Times New Roman" w:hAnsi="Calibri"/>
                    <w:color w:val="000000"/>
                    <w:sz w:val="22"/>
                  </w:rPr>
                </w:rPrChange>
              </w:rPr>
              <w:pPrChange w:id="10343" w:author="The Si Tran" w:date="2012-12-16T08:45:00Z">
                <w:pPr>
                  <w:spacing w:line="240" w:lineRule="auto"/>
                </w:pPr>
              </w:pPrChange>
            </w:pPr>
            <w:ins w:id="10344" w:author="The Si Tran" w:date="2012-12-10T07:27:00Z">
              <w:r w:rsidRPr="00A21340">
                <w:rPr>
                  <w:sz w:val="26"/>
                  <w:szCs w:val="26"/>
                  <w:rPrChange w:id="10345" w:author="The Si Tran" w:date="2012-12-14T06:33:00Z">
                    <w:rPr>
                      <w:rFonts w:ascii="Calibri" w:hAnsi="Calibri"/>
                      <w:sz w:val="22"/>
                    </w:rPr>
                  </w:rPrChange>
                </w:rPr>
                <w:t>ARIMA(1, 1, 0)(1, 1, 0)12</w:t>
              </w:r>
              <w:r w:rsidRPr="00A21340">
                <w:rPr>
                  <w:sz w:val="26"/>
                  <w:szCs w:val="26"/>
                  <w:rPrChange w:id="10346" w:author="The Si Tran" w:date="2012-12-14T06:33:00Z">
                    <w:rPr>
                      <w:rFonts w:ascii="Calibri" w:hAnsi="Calibri"/>
                      <w:sz w:val="22"/>
                    </w:rPr>
                  </w:rPrChange>
                </w:rPr>
                <w:br/>
              </w:r>
            </w:ins>
            <w:r w:rsidR="00976130" w:rsidRPr="00A21340">
              <w:rPr>
                <w:sz w:val="26"/>
                <w:szCs w:val="26"/>
              </w:rPr>
              <w:t>Nơron</w:t>
            </w:r>
            <w:ins w:id="10347" w:author="The Si Tran" w:date="2012-12-10T07:27:00Z">
              <w:r w:rsidRPr="00A21340">
                <w:rPr>
                  <w:sz w:val="26"/>
                  <w:szCs w:val="26"/>
                  <w:rPrChange w:id="10348" w:author="The Si Tran" w:date="2012-12-14T06:33:00Z">
                    <w:rPr>
                      <w:rFonts w:ascii="Calibri" w:hAnsi="Calibri"/>
                      <w:sz w:val="22"/>
                    </w:rPr>
                  </w:rPrChange>
                </w:rPr>
                <w:t>(6,6,1),Algorithm=Back Propagation, epoches=114, Residual=1E-6, learning_rate=0.4, momemtum = 0,2</w:t>
              </w:r>
            </w:ins>
          </w:p>
        </w:tc>
        <w:tc>
          <w:tcPr>
            <w:tcW w:w="1255" w:type="dxa"/>
            <w:tcBorders>
              <w:top w:val="nil"/>
              <w:left w:val="nil"/>
              <w:bottom w:val="single" w:sz="4" w:space="0" w:color="auto"/>
              <w:right w:val="single" w:sz="4" w:space="0" w:color="auto"/>
            </w:tcBorders>
            <w:shd w:val="clear" w:color="auto" w:fill="auto"/>
            <w:noWrap/>
            <w:vAlign w:val="center"/>
            <w:hideMark/>
            <w:tcPrChange w:id="10349"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A21340" w:rsidRDefault="00A837C3">
            <w:pPr>
              <w:pStyle w:val="BangBody"/>
              <w:jc w:val="center"/>
              <w:rPr>
                <w:ins w:id="10350" w:author="The Si Tran" w:date="2012-12-10T07:27:00Z"/>
                <w:b/>
                <w:sz w:val="26"/>
                <w:szCs w:val="26"/>
                <w:rPrChange w:id="10351" w:author="superchickend" w:date="2012-12-16T15:29:00Z">
                  <w:rPr>
                    <w:ins w:id="10352" w:author="The Si Tran" w:date="2012-12-10T07:27:00Z"/>
                    <w:rFonts w:ascii="Calibri" w:eastAsia="Times New Roman" w:hAnsi="Calibri"/>
                    <w:color w:val="000000"/>
                    <w:sz w:val="22"/>
                  </w:rPr>
                </w:rPrChange>
              </w:rPr>
              <w:pPrChange w:id="10353" w:author="superchickend" w:date="2012-12-16T15:29:00Z">
                <w:pPr>
                  <w:spacing w:line="240" w:lineRule="auto"/>
                  <w:jc w:val="right"/>
                </w:pPr>
              </w:pPrChange>
            </w:pPr>
            <w:ins w:id="10354" w:author="The Si Tran" w:date="2012-12-10T07:27:00Z">
              <w:r w:rsidRPr="00A21340">
                <w:rPr>
                  <w:b/>
                  <w:sz w:val="26"/>
                  <w:szCs w:val="26"/>
                  <w:rPrChange w:id="10355" w:author="superchickend" w:date="2012-12-16T15:29:00Z">
                    <w:rPr>
                      <w:rFonts w:ascii="Calibri" w:hAnsi="Calibri"/>
                      <w:sz w:val="22"/>
                    </w:rPr>
                  </w:rPrChange>
                </w:rPr>
                <w:t>8.2</w:t>
              </w:r>
            </w:ins>
          </w:p>
        </w:tc>
        <w:tc>
          <w:tcPr>
            <w:tcW w:w="1041" w:type="dxa"/>
            <w:tcBorders>
              <w:top w:val="nil"/>
              <w:left w:val="nil"/>
              <w:bottom w:val="single" w:sz="4" w:space="0" w:color="auto"/>
              <w:right w:val="single" w:sz="4" w:space="0" w:color="auto"/>
            </w:tcBorders>
            <w:shd w:val="clear" w:color="auto" w:fill="auto"/>
            <w:noWrap/>
            <w:vAlign w:val="center"/>
            <w:hideMark/>
            <w:tcPrChange w:id="10356"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A21340" w:rsidRDefault="00A837C3">
            <w:pPr>
              <w:pStyle w:val="BangBody"/>
              <w:jc w:val="center"/>
              <w:rPr>
                <w:ins w:id="10357" w:author="The Si Tran" w:date="2012-12-10T07:27:00Z"/>
                <w:b/>
                <w:sz w:val="26"/>
                <w:szCs w:val="26"/>
                <w:rPrChange w:id="10358" w:author="superchickend" w:date="2012-12-16T15:29:00Z">
                  <w:rPr>
                    <w:ins w:id="10359" w:author="The Si Tran" w:date="2012-12-10T07:27:00Z"/>
                    <w:rFonts w:ascii="Calibri" w:eastAsia="Times New Roman" w:hAnsi="Calibri"/>
                    <w:color w:val="000000"/>
                    <w:sz w:val="22"/>
                  </w:rPr>
                </w:rPrChange>
              </w:rPr>
              <w:pPrChange w:id="10360" w:author="superchickend" w:date="2012-12-16T15:29:00Z">
                <w:pPr>
                  <w:spacing w:line="240" w:lineRule="auto"/>
                  <w:jc w:val="right"/>
                </w:pPr>
              </w:pPrChange>
            </w:pPr>
            <w:ins w:id="10361" w:author="The Si Tran" w:date="2012-12-10T07:27:00Z">
              <w:r w:rsidRPr="00A21340">
                <w:rPr>
                  <w:b/>
                  <w:sz w:val="26"/>
                  <w:szCs w:val="26"/>
                  <w:rPrChange w:id="10362" w:author="superchickend" w:date="2012-12-16T15:29:00Z">
                    <w:rPr>
                      <w:rFonts w:ascii="Calibri" w:hAnsi="Calibri"/>
                      <w:sz w:val="22"/>
                    </w:rPr>
                  </w:rPrChange>
                </w:rPr>
                <w:t>132.78</w:t>
              </w:r>
            </w:ins>
          </w:p>
        </w:tc>
        <w:tc>
          <w:tcPr>
            <w:tcW w:w="962" w:type="dxa"/>
            <w:tcBorders>
              <w:top w:val="nil"/>
              <w:left w:val="nil"/>
              <w:bottom w:val="single" w:sz="4" w:space="0" w:color="auto"/>
              <w:right w:val="single" w:sz="4" w:space="0" w:color="auto"/>
            </w:tcBorders>
            <w:shd w:val="clear" w:color="auto" w:fill="auto"/>
            <w:noWrap/>
            <w:vAlign w:val="center"/>
            <w:hideMark/>
            <w:tcPrChange w:id="10363"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A21340" w:rsidRDefault="00A837C3">
            <w:pPr>
              <w:pStyle w:val="BangBody"/>
              <w:jc w:val="center"/>
              <w:rPr>
                <w:ins w:id="10364" w:author="The Si Tran" w:date="2012-12-10T07:27:00Z"/>
                <w:b/>
                <w:sz w:val="26"/>
                <w:szCs w:val="26"/>
                <w:rPrChange w:id="10365" w:author="superchickend" w:date="2012-12-16T15:29:00Z">
                  <w:rPr>
                    <w:ins w:id="10366" w:author="The Si Tran" w:date="2012-12-10T07:27:00Z"/>
                    <w:rFonts w:ascii="Calibri" w:eastAsia="Times New Roman" w:hAnsi="Calibri"/>
                    <w:color w:val="000000"/>
                    <w:sz w:val="22"/>
                  </w:rPr>
                </w:rPrChange>
              </w:rPr>
              <w:pPrChange w:id="10367" w:author="superchickend" w:date="2012-12-16T15:29:00Z">
                <w:pPr>
                  <w:spacing w:line="240" w:lineRule="auto"/>
                  <w:jc w:val="right"/>
                </w:pPr>
              </w:pPrChange>
            </w:pPr>
            <w:ins w:id="10368" w:author="The Si Tran" w:date="2012-12-10T07:27:00Z">
              <w:r w:rsidRPr="00A21340">
                <w:rPr>
                  <w:b/>
                  <w:sz w:val="26"/>
                  <w:szCs w:val="26"/>
                  <w:rPrChange w:id="10369" w:author="superchickend" w:date="2012-12-16T15:29:00Z">
                    <w:rPr>
                      <w:rFonts w:ascii="Calibri" w:hAnsi="Calibri"/>
                      <w:sz w:val="22"/>
                    </w:rPr>
                  </w:rPrChange>
                </w:rPr>
                <w:t>2.82</w:t>
              </w:r>
            </w:ins>
          </w:p>
        </w:tc>
      </w:tr>
    </w:tbl>
    <w:p w14:paraId="630A24DC" w14:textId="77777777" w:rsidR="007F5275" w:rsidRDefault="007F5275" w:rsidP="007F5275">
      <w:pPr>
        <w:spacing w:before="0"/>
      </w:pPr>
      <w:bookmarkStart w:id="10370" w:name="_Toc343033795"/>
    </w:p>
    <w:p w14:paraId="34B0E26D" w14:textId="1C1C8649" w:rsidR="00722731" w:rsidRPr="00EF4E32" w:rsidRDefault="00722731">
      <w:pPr>
        <w:pStyle w:val="Bang"/>
        <w:rPr>
          <w:ins w:id="10371" w:author="The Si Tran" w:date="2012-12-10T07:28:00Z"/>
        </w:rPr>
        <w:pPrChange w:id="10372" w:author="The Si Tran" w:date="2012-12-16T10:03:00Z">
          <w:pPr>
            <w:pStyle w:val="Heading1"/>
            <w:jc w:val="left"/>
          </w:pPr>
        </w:pPrChange>
      </w:pPr>
      <w:bookmarkStart w:id="10373" w:name="_Toc343841777"/>
      <w:ins w:id="10374" w:author="The Si Tran" w:date="2012-12-14T06:30:00Z">
        <w:r w:rsidRPr="00EF4E32">
          <w:lastRenderedPageBreak/>
          <w:t>Bảng 6.3: Kết quả thực nghiệm chuỗi dữ liệu Paper</w:t>
        </w:r>
      </w:ins>
      <w:bookmarkEnd w:id="10370"/>
      <w:bookmarkEnd w:id="10373"/>
    </w:p>
    <w:tbl>
      <w:tblPr>
        <w:tblW w:w="8988" w:type="dxa"/>
        <w:tblLook w:val="04A0" w:firstRow="1" w:lastRow="0" w:firstColumn="1" w:lastColumn="0" w:noHBand="0" w:noVBand="1"/>
      </w:tblPr>
      <w:tblGrid>
        <w:gridCol w:w="1253"/>
        <w:gridCol w:w="5130"/>
        <w:gridCol w:w="805"/>
        <w:gridCol w:w="1043"/>
        <w:gridCol w:w="964"/>
        <w:tblGridChange w:id="10375">
          <w:tblGrid>
            <w:gridCol w:w="1172"/>
            <w:gridCol w:w="81"/>
            <w:gridCol w:w="5130"/>
            <w:gridCol w:w="368"/>
            <w:gridCol w:w="437"/>
            <w:gridCol w:w="321"/>
            <w:gridCol w:w="722"/>
            <w:gridCol w:w="256"/>
            <w:gridCol w:w="708"/>
            <w:gridCol w:w="197"/>
          </w:tblGrid>
        </w:tblGridChange>
      </w:tblGrid>
      <w:tr w:rsidR="00E30631" w:rsidRPr="00AF5054" w14:paraId="648C9053" w14:textId="77777777" w:rsidTr="00667906">
        <w:trPr>
          <w:trHeight w:val="276"/>
          <w:ins w:id="10376" w:author="The Si Tran" w:date="2012-12-10T07:28:00Z"/>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A21340" w:rsidRDefault="00A837C3">
            <w:pPr>
              <w:pStyle w:val="BangBody"/>
              <w:rPr>
                <w:ins w:id="10377" w:author="The Si Tran" w:date="2012-12-10T07:28:00Z"/>
                <w:sz w:val="26"/>
                <w:szCs w:val="26"/>
                <w:rPrChange w:id="10378" w:author="The Si Tran" w:date="2012-12-14T06:33:00Z">
                  <w:rPr>
                    <w:ins w:id="10379" w:author="The Si Tran" w:date="2012-12-10T07:28:00Z"/>
                    <w:rFonts w:ascii="Calibri" w:eastAsia="Times New Roman" w:hAnsi="Calibri"/>
                    <w:color w:val="000000"/>
                    <w:sz w:val="22"/>
                  </w:rPr>
                </w:rPrChange>
              </w:rPr>
              <w:pPrChange w:id="10380" w:author="The Si Tran" w:date="2012-12-16T08:45:00Z">
                <w:pPr>
                  <w:spacing w:line="240" w:lineRule="auto"/>
                </w:pPr>
              </w:pPrChange>
            </w:pPr>
            <w:ins w:id="10381" w:author="The Si Tran" w:date="2012-12-10T07:28:00Z">
              <w:r w:rsidRPr="00A21340">
                <w:rPr>
                  <w:sz w:val="26"/>
                  <w:szCs w:val="26"/>
                  <w:rPrChange w:id="10382" w:author="The Si Tran" w:date="2012-12-14T06:33:00Z">
                    <w:rPr>
                      <w:rFonts w:ascii="Calibri" w:hAnsi="Calibri" w:cs="Arial"/>
                      <w:b/>
                      <w:bCs/>
                      <w:kern w:val="32"/>
                      <w:sz w:val="22"/>
                      <w:szCs w:val="32"/>
                    </w:rPr>
                  </w:rPrChange>
                </w:rPr>
                <w:t> </w:t>
              </w:r>
            </w:ins>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A21340" w:rsidRDefault="00A837C3">
            <w:pPr>
              <w:pStyle w:val="BangBody"/>
              <w:jc w:val="center"/>
              <w:rPr>
                <w:ins w:id="10383" w:author="The Si Tran" w:date="2012-12-10T07:28:00Z"/>
                <w:b/>
                <w:sz w:val="26"/>
                <w:szCs w:val="26"/>
                <w:rPrChange w:id="10384" w:author="superchickend" w:date="2012-12-16T15:30:00Z">
                  <w:rPr>
                    <w:ins w:id="10385" w:author="The Si Tran" w:date="2012-12-10T07:28:00Z"/>
                    <w:rFonts w:ascii="Calibri" w:eastAsia="Times New Roman" w:hAnsi="Calibri"/>
                    <w:color w:val="000000"/>
                    <w:sz w:val="22"/>
                  </w:rPr>
                </w:rPrChange>
              </w:rPr>
              <w:pPrChange w:id="10386" w:author="superchickend" w:date="2012-12-16T15:30:00Z">
                <w:pPr>
                  <w:spacing w:line="240" w:lineRule="auto"/>
                </w:pPr>
              </w:pPrChange>
            </w:pPr>
            <w:ins w:id="10387" w:author="The Si Tran" w:date="2012-12-10T07:28:00Z">
              <w:r w:rsidRPr="00A21340">
                <w:rPr>
                  <w:b/>
                  <w:sz w:val="26"/>
                  <w:szCs w:val="26"/>
                  <w:rPrChange w:id="10388" w:author="superchickend" w:date="2012-12-16T15:30:00Z">
                    <w:rPr>
                      <w:rFonts w:ascii="Calibri" w:hAnsi="Calibri" w:cs="Arial"/>
                      <w:b/>
                      <w:bCs/>
                      <w:kern w:val="32"/>
                      <w:sz w:val="22"/>
                      <w:szCs w:val="32"/>
                    </w:rPr>
                  </w:rPrChange>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A21340" w:rsidRDefault="00A837C3">
            <w:pPr>
              <w:pStyle w:val="BangBody"/>
              <w:jc w:val="center"/>
              <w:rPr>
                <w:ins w:id="10389" w:author="The Si Tran" w:date="2012-12-10T07:28:00Z"/>
                <w:b/>
                <w:sz w:val="26"/>
                <w:szCs w:val="26"/>
                <w:rPrChange w:id="10390" w:author="superchickend" w:date="2012-12-16T15:30:00Z">
                  <w:rPr>
                    <w:ins w:id="10391" w:author="The Si Tran" w:date="2012-12-10T07:28:00Z"/>
                    <w:rFonts w:ascii="Calibri" w:eastAsia="Times New Roman" w:hAnsi="Calibri"/>
                    <w:color w:val="000000"/>
                    <w:sz w:val="22"/>
                  </w:rPr>
                </w:rPrChange>
              </w:rPr>
              <w:pPrChange w:id="10392" w:author="superchickend" w:date="2012-12-16T15:30:00Z">
                <w:pPr>
                  <w:spacing w:line="240" w:lineRule="auto"/>
                </w:pPr>
              </w:pPrChange>
            </w:pPr>
            <w:ins w:id="10393" w:author="The Si Tran" w:date="2012-12-10T07:28:00Z">
              <w:r w:rsidRPr="00A21340">
                <w:rPr>
                  <w:b/>
                  <w:sz w:val="26"/>
                  <w:szCs w:val="26"/>
                  <w:rPrChange w:id="10394" w:author="superchickend" w:date="2012-12-16T15:30:00Z">
                    <w:rPr>
                      <w:rFonts w:ascii="Calibri" w:hAnsi="Calibri" w:cs="Arial"/>
                      <w:b/>
                      <w:bCs/>
                      <w:kern w:val="32"/>
                      <w:sz w:val="22"/>
                      <w:szCs w:val="32"/>
                    </w:rPr>
                  </w:rPrChange>
                </w:rPr>
                <w:t>MAE</w:t>
              </w:r>
            </w:ins>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A21340" w:rsidRDefault="00A837C3">
            <w:pPr>
              <w:pStyle w:val="BangBody"/>
              <w:jc w:val="center"/>
              <w:rPr>
                <w:ins w:id="10395" w:author="The Si Tran" w:date="2012-12-10T07:28:00Z"/>
                <w:b/>
                <w:sz w:val="26"/>
                <w:szCs w:val="26"/>
                <w:rPrChange w:id="10396" w:author="superchickend" w:date="2012-12-16T15:30:00Z">
                  <w:rPr>
                    <w:ins w:id="10397" w:author="The Si Tran" w:date="2012-12-10T07:28:00Z"/>
                    <w:rFonts w:ascii="Calibri" w:eastAsia="Times New Roman" w:hAnsi="Calibri"/>
                    <w:color w:val="000000"/>
                    <w:sz w:val="22"/>
                  </w:rPr>
                </w:rPrChange>
              </w:rPr>
              <w:pPrChange w:id="10398" w:author="superchickend" w:date="2012-12-16T15:30:00Z">
                <w:pPr>
                  <w:spacing w:line="240" w:lineRule="auto"/>
                </w:pPr>
              </w:pPrChange>
            </w:pPr>
            <w:ins w:id="10399" w:author="The Si Tran" w:date="2012-12-10T07:28:00Z">
              <w:r w:rsidRPr="00A21340">
                <w:rPr>
                  <w:b/>
                  <w:sz w:val="26"/>
                  <w:szCs w:val="26"/>
                  <w:rPrChange w:id="10400" w:author="superchickend" w:date="2012-12-16T15:30:00Z">
                    <w:rPr>
                      <w:rFonts w:ascii="Calibri" w:hAnsi="Calibri" w:cs="Arial"/>
                      <w:b/>
                      <w:bCs/>
                      <w:kern w:val="32"/>
                      <w:sz w:val="22"/>
                      <w:szCs w:val="32"/>
                    </w:rPr>
                  </w:rPrChange>
                </w:rPr>
                <w:t>MSE</w:t>
              </w:r>
            </w:ins>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A21340" w:rsidRDefault="00A837C3">
            <w:pPr>
              <w:pStyle w:val="BangBody"/>
              <w:jc w:val="center"/>
              <w:rPr>
                <w:ins w:id="10401" w:author="The Si Tran" w:date="2012-12-10T07:28:00Z"/>
                <w:b/>
                <w:sz w:val="26"/>
                <w:szCs w:val="26"/>
                <w:rPrChange w:id="10402" w:author="superchickend" w:date="2012-12-16T15:30:00Z">
                  <w:rPr>
                    <w:ins w:id="10403" w:author="The Si Tran" w:date="2012-12-10T07:28:00Z"/>
                    <w:rFonts w:ascii="Calibri" w:eastAsia="Times New Roman" w:hAnsi="Calibri"/>
                    <w:color w:val="000000"/>
                    <w:sz w:val="22"/>
                  </w:rPr>
                </w:rPrChange>
              </w:rPr>
              <w:pPrChange w:id="10404" w:author="superchickend" w:date="2012-12-16T15:30:00Z">
                <w:pPr>
                  <w:spacing w:line="240" w:lineRule="auto"/>
                </w:pPr>
              </w:pPrChange>
            </w:pPr>
            <w:ins w:id="10405" w:author="The Si Tran" w:date="2012-12-10T07:28:00Z">
              <w:r w:rsidRPr="00A21340">
                <w:rPr>
                  <w:b/>
                  <w:sz w:val="26"/>
                  <w:szCs w:val="26"/>
                  <w:rPrChange w:id="10406" w:author="superchickend" w:date="2012-12-16T15:30:00Z">
                    <w:rPr>
                      <w:rFonts w:ascii="Calibri" w:hAnsi="Calibri" w:cs="Arial"/>
                      <w:b/>
                      <w:bCs/>
                      <w:kern w:val="32"/>
                      <w:sz w:val="22"/>
                      <w:szCs w:val="32"/>
                    </w:rPr>
                  </w:rPrChange>
                </w:rPr>
                <w:t>MAPE</w:t>
              </w:r>
            </w:ins>
          </w:p>
        </w:tc>
      </w:tr>
      <w:tr w:rsidR="00E30631" w:rsidRPr="00AF5054" w14:paraId="7BE6839E" w14:textId="77777777" w:rsidTr="00667906">
        <w:tblPrEx>
          <w:tblW w:w="8988" w:type="dxa"/>
          <w:tblPrExChange w:id="10407" w:author="superchickend" w:date="2012-12-16T15:30:00Z">
            <w:tblPrEx>
              <w:tblW w:w="9291" w:type="dxa"/>
            </w:tblPrEx>
          </w:tblPrExChange>
        </w:tblPrEx>
        <w:trPr>
          <w:trHeight w:val="554"/>
          <w:ins w:id="10408" w:author="The Si Tran" w:date="2012-12-10T07:28:00Z"/>
          <w:trPrChange w:id="10409" w:author="superchickend" w:date="2012-12-16T15:30:00Z">
            <w:trPr>
              <w:trHeight w:val="524"/>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10"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A21340" w:rsidRDefault="00A837C3">
            <w:pPr>
              <w:pStyle w:val="BangBody"/>
              <w:jc w:val="center"/>
              <w:rPr>
                <w:ins w:id="10411" w:author="The Si Tran" w:date="2012-12-10T07:28:00Z"/>
                <w:b/>
                <w:sz w:val="26"/>
                <w:szCs w:val="26"/>
                <w:rPrChange w:id="10412" w:author="superchickend" w:date="2012-12-16T15:30:00Z">
                  <w:rPr>
                    <w:ins w:id="10413" w:author="The Si Tran" w:date="2012-12-10T07:28:00Z"/>
                    <w:rFonts w:ascii="Calibri" w:eastAsia="Times New Roman" w:hAnsi="Calibri"/>
                    <w:color w:val="000000"/>
                    <w:sz w:val="22"/>
                  </w:rPr>
                </w:rPrChange>
              </w:rPr>
              <w:pPrChange w:id="10414" w:author="superchickend" w:date="2012-12-16T15:30:00Z">
                <w:pPr>
                  <w:spacing w:line="240" w:lineRule="auto"/>
                  <w:jc w:val="center"/>
                </w:pPr>
              </w:pPrChange>
            </w:pPr>
            <w:ins w:id="10415" w:author="The Si Tran" w:date="2012-12-10T07:28:00Z">
              <w:r w:rsidRPr="00A21340">
                <w:rPr>
                  <w:b/>
                  <w:sz w:val="26"/>
                  <w:szCs w:val="26"/>
                  <w:rPrChange w:id="10416" w:author="superchickend" w:date="2012-12-16T15:30:00Z">
                    <w:rPr>
                      <w:rFonts w:ascii="Calibri" w:hAnsi="Calibri" w:cs="Arial"/>
                      <w:b/>
                      <w:bCs/>
                      <w:kern w:val="32"/>
                      <w:sz w:val="22"/>
                      <w:szCs w:val="32"/>
                    </w:rPr>
                  </w:rPrChange>
                </w:rPr>
                <w:t>ANN</w:t>
              </w:r>
            </w:ins>
          </w:p>
        </w:tc>
        <w:tc>
          <w:tcPr>
            <w:tcW w:w="5130" w:type="dxa"/>
            <w:tcBorders>
              <w:top w:val="nil"/>
              <w:left w:val="nil"/>
              <w:bottom w:val="single" w:sz="4" w:space="0" w:color="auto"/>
              <w:right w:val="single" w:sz="4" w:space="0" w:color="auto"/>
            </w:tcBorders>
            <w:shd w:val="clear" w:color="auto" w:fill="auto"/>
            <w:vAlign w:val="bottom"/>
            <w:hideMark/>
            <w:tcPrChange w:id="10417"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A21340" w:rsidRDefault="00976130">
            <w:pPr>
              <w:pStyle w:val="BangBody"/>
              <w:rPr>
                <w:ins w:id="10418" w:author="The Si Tran" w:date="2012-12-10T07:28:00Z"/>
                <w:sz w:val="26"/>
                <w:szCs w:val="26"/>
                <w:rPrChange w:id="10419" w:author="The Si Tran" w:date="2012-12-14T06:33:00Z">
                  <w:rPr>
                    <w:ins w:id="10420" w:author="The Si Tran" w:date="2012-12-10T07:28:00Z"/>
                    <w:rFonts w:ascii="Calibri" w:eastAsia="Times New Roman" w:hAnsi="Calibri"/>
                    <w:color w:val="000000"/>
                    <w:sz w:val="22"/>
                  </w:rPr>
                </w:rPrChange>
              </w:rPr>
              <w:pPrChange w:id="10421" w:author="The Si Tran" w:date="2012-12-16T08:45:00Z">
                <w:pPr>
                  <w:spacing w:line="240" w:lineRule="auto"/>
                </w:pPr>
              </w:pPrChange>
            </w:pPr>
            <w:r w:rsidRPr="00A21340">
              <w:rPr>
                <w:sz w:val="26"/>
                <w:szCs w:val="26"/>
              </w:rPr>
              <w:t>Nơron</w:t>
            </w:r>
            <w:ins w:id="10422" w:author="The Si Tran" w:date="2012-12-10T07:28:00Z">
              <w:r w:rsidR="00A837C3" w:rsidRPr="00A21340">
                <w:rPr>
                  <w:sz w:val="26"/>
                  <w:szCs w:val="26"/>
                  <w:rPrChange w:id="10423" w:author="The Si Tran" w:date="2012-12-14T06:33:00Z">
                    <w:rPr>
                      <w:rFonts w:ascii="Calibri" w:hAnsi="Calibri" w:cs="Arial"/>
                      <w:b/>
                      <w:bCs/>
                      <w:kern w:val="32"/>
                      <w:sz w:val="22"/>
                      <w:szCs w:val="32"/>
                    </w:rPr>
                  </w:rPrChange>
                </w:rPr>
                <w:t>(6,6,1), Algorithm=RPROP, epoches=749,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center"/>
            <w:hideMark/>
            <w:tcPrChange w:id="10424"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A21340" w:rsidRDefault="00A837C3">
            <w:pPr>
              <w:pStyle w:val="BangBody"/>
              <w:jc w:val="center"/>
              <w:rPr>
                <w:ins w:id="10425" w:author="The Si Tran" w:date="2012-12-10T07:28:00Z"/>
                <w:sz w:val="26"/>
                <w:szCs w:val="26"/>
                <w:rPrChange w:id="10426" w:author="The Si Tran" w:date="2012-12-14T06:33:00Z">
                  <w:rPr>
                    <w:ins w:id="10427" w:author="The Si Tran" w:date="2012-12-10T07:28:00Z"/>
                    <w:rFonts w:ascii="Calibri" w:eastAsia="Times New Roman" w:hAnsi="Calibri"/>
                    <w:color w:val="000000"/>
                    <w:sz w:val="22"/>
                  </w:rPr>
                </w:rPrChange>
              </w:rPr>
              <w:pPrChange w:id="10428" w:author="superchickend" w:date="2012-12-16T15:30:00Z">
                <w:pPr>
                  <w:spacing w:line="240" w:lineRule="auto"/>
                  <w:jc w:val="right"/>
                </w:pPr>
              </w:pPrChange>
            </w:pPr>
            <w:ins w:id="10429" w:author="The Si Tran" w:date="2012-12-10T07:28:00Z">
              <w:r w:rsidRPr="00A21340">
                <w:rPr>
                  <w:sz w:val="26"/>
                  <w:szCs w:val="26"/>
                  <w:rPrChange w:id="10430" w:author="The Si Tran" w:date="2012-12-14T06:33:00Z">
                    <w:rPr>
                      <w:rFonts w:ascii="Calibri" w:hAnsi="Calibri" w:cs="Arial"/>
                      <w:b/>
                      <w:bCs/>
                      <w:kern w:val="32"/>
                      <w:sz w:val="22"/>
                      <w:szCs w:val="32"/>
                    </w:rPr>
                  </w:rPrChange>
                </w:rPr>
                <w:t>60.15</w:t>
              </w:r>
            </w:ins>
          </w:p>
        </w:tc>
        <w:tc>
          <w:tcPr>
            <w:tcW w:w="990" w:type="dxa"/>
            <w:tcBorders>
              <w:top w:val="nil"/>
              <w:left w:val="nil"/>
              <w:bottom w:val="single" w:sz="4" w:space="0" w:color="auto"/>
              <w:right w:val="single" w:sz="4" w:space="0" w:color="auto"/>
            </w:tcBorders>
            <w:shd w:val="clear" w:color="auto" w:fill="auto"/>
            <w:noWrap/>
            <w:vAlign w:val="center"/>
            <w:hideMark/>
            <w:tcPrChange w:id="10431"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A21340" w:rsidRDefault="00A837C3">
            <w:pPr>
              <w:pStyle w:val="BangBody"/>
              <w:jc w:val="center"/>
              <w:rPr>
                <w:ins w:id="10432" w:author="The Si Tran" w:date="2012-12-10T07:28:00Z"/>
                <w:sz w:val="26"/>
                <w:szCs w:val="26"/>
                <w:rPrChange w:id="10433" w:author="The Si Tran" w:date="2012-12-14T06:33:00Z">
                  <w:rPr>
                    <w:ins w:id="10434" w:author="The Si Tran" w:date="2012-12-10T07:28:00Z"/>
                    <w:rFonts w:ascii="Calibri" w:eastAsia="Times New Roman" w:hAnsi="Calibri"/>
                    <w:color w:val="000000"/>
                    <w:sz w:val="22"/>
                  </w:rPr>
                </w:rPrChange>
              </w:rPr>
              <w:pPrChange w:id="10435" w:author="superchickend" w:date="2012-12-16T15:30:00Z">
                <w:pPr>
                  <w:spacing w:line="240" w:lineRule="auto"/>
                  <w:jc w:val="right"/>
                </w:pPr>
              </w:pPrChange>
            </w:pPr>
            <w:ins w:id="10436" w:author="The Si Tran" w:date="2012-12-10T07:28:00Z">
              <w:r w:rsidRPr="00A21340">
                <w:rPr>
                  <w:sz w:val="26"/>
                  <w:szCs w:val="26"/>
                  <w:rPrChange w:id="10437" w:author="The Si Tran" w:date="2012-12-14T06:33:00Z">
                    <w:rPr>
                      <w:rFonts w:ascii="Calibri" w:hAnsi="Calibri" w:cs="Arial"/>
                      <w:b/>
                      <w:bCs/>
                      <w:kern w:val="32"/>
                      <w:sz w:val="22"/>
                      <w:szCs w:val="32"/>
                    </w:rPr>
                  </w:rPrChange>
                </w:rPr>
                <w:t>6951.32</w:t>
              </w:r>
            </w:ins>
          </w:p>
        </w:tc>
        <w:tc>
          <w:tcPr>
            <w:tcW w:w="915" w:type="dxa"/>
            <w:tcBorders>
              <w:top w:val="nil"/>
              <w:left w:val="nil"/>
              <w:bottom w:val="single" w:sz="4" w:space="0" w:color="auto"/>
              <w:right w:val="single" w:sz="4" w:space="0" w:color="auto"/>
            </w:tcBorders>
            <w:shd w:val="clear" w:color="auto" w:fill="auto"/>
            <w:noWrap/>
            <w:vAlign w:val="center"/>
            <w:hideMark/>
            <w:tcPrChange w:id="10438"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A21340" w:rsidRDefault="00A837C3">
            <w:pPr>
              <w:pStyle w:val="BangBody"/>
              <w:jc w:val="center"/>
              <w:rPr>
                <w:ins w:id="10439" w:author="The Si Tran" w:date="2012-12-10T07:28:00Z"/>
                <w:sz w:val="26"/>
                <w:szCs w:val="26"/>
                <w:rPrChange w:id="10440" w:author="The Si Tran" w:date="2012-12-14T06:33:00Z">
                  <w:rPr>
                    <w:ins w:id="10441" w:author="The Si Tran" w:date="2012-12-10T07:28:00Z"/>
                    <w:rFonts w:ascii="Calibri" w:eastAsia="Times New Roman" w:hAnsi="Calibri"/>
                    <w:color w:val="000000"/>
                    <w:sz w:val="22"/>
                  </w:rPr>
                </w:rPrChange>
              </w:rPr>
              <w:pPrChange w:id="10442" w:author="superchickend" w:date="2012-12-16T15:30:00Z">
                <w:pPr>
                  <w:spacing w:line="240" w:lineRule="auto"/>
                  <w:jc w:val="right"/>
                </w:pPr>
              </w:pPrChange>
            </w:pPr>
            <w:ins w:id="10443" w:author="The Si Tran" w:date="2012-12-10T07:28:00Z">
              <w:r w:rsidRPr="00A21340">
                <w:rPr>
                  <w:sz w:val="26"/>
                  <w:szCs w:val="26"/>
                  <w:rPrChange w:id="10444" w:author="The Si Tran" w:date="2012-12-14T06:33:00Z">
                    <w:rPr>
                      <w:rFonts w:ascii="Calibri" w:hAnsi="Calibri" w:cs="Arial"/>
                      <w:b/>
                      <w:bCs/>
                      <w:kern w:val="32"/>
                      <w:sz w:val="22"/>
                      <w:szCs w:val="32"/>
                    </w:rPr>
                  </w:rPrChange>
                </w:rPr>
                <w:t>10.46</w:t>
              </w:r>
            </w:ins>
          </w:p>
        </w:tc>
      </w:tr>
      <w:tr w:rsidR="00E30631" w:rsidRPr="00AF5054" w14:paraId="4DD43372" w14:textId="77777777" w:rsidTr="00667906">
        <w:tblPrEx>
          <w:tblW w:w="8988" w:type="dxa"/>
          <w:tblPrExChange w:id="10445" w:author="superchickend" w:date="2012-12-16T15:30:00Z">
            <w:tblPrEx>
              <w:tblW w:w="9291" w:type="dxa"/>
            </w:tblPrEx>
          </w:tblPrExChange>
        </w:tblPrEx>
        <w:trPr>
          <w:trHeight w:val="554"/>
          <w:ins w:id="10446" w:author="The Si Tran" w:date="2012-12-10T07:28:00Z"/>
          <w:trPrChange w:id="10447" w:author="superchickend" w:date="2012-12-16T15:30:00Z">
            <w:trPr>
              <w:trHeight w:val="524"/>
            </w:trPr>
          </w:trPrChange>
        </w:trPr>
        <w:tc>
          <w:tcPr>
            <w:tcW w:w="1189" w:type="dxa"/>
            <w:vMerge/>
            <w:tcBorders>
              <w:top w:val="nil"/>
              <w:left w:val="single" w:sz="4" w:space="0" w:color="auto"/>
              <w:bottom w:val="single" w:sz="4" w:space="0" w:color="000000"/>
              <w:right w:val="single" w:sz="4" w:space="0" w:color="auto"/>
            </w:tcBorders>
            <w:vAlign w:val="center"/>
            <w:hideMark/>
            <w:tcPrChange w:id="10448"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A21340" w:rsidRDefault="00A837C3">
            <w:pPr>
              <w:pStyle w:val="BangBody"/>
              <w:jc w:val="center"/>
              <w:rPr>
                <w:ins w:id="10449" w:author="The Si Tran" w:date="2012-12-10T07:28:00Z"/>
                <w:b/>
                <w:sz w:val="26"/>
                <w:szCs w:val="26"/>
                <w:rPrChange w:id="10450" w:author="superchickend" w:date="2012-12-16T15:30:00Z">
                  <w:rPr>
                    <w:ins w:id="10451" w:author="The Si Tran" w:date="2012-12-10T07:28:00Z"/>
                    <w:rFonts w:ascii="Calibri" w:eastAsia="Times New Roman" w:hAnsi="Calibri"/>
                    <w:color w:val="000000"/>
                    <w:sz w:val="22"/>
                  </w:rPr>
                </w:rPrChange>
              </w:rPr>
              <w:pPrChange w:id="10452" w:author="superchickend" w:date="2012-12-16T15:30:00Z">
                <w:pPr>
                  <w:spacing w:line="240" w:lineRule="auto"/>
                </w:pPr>
              </w:pPrChange>
            </w:pPr>
          </w:p>
        </w:tc>
        <w:tc>
          <w:tcPr>
            <w:tcW w:w="5130" w:type="dxa"/>
            <w:tcBorders>
              <w:top w:val="nil"/>
              <w:left w:val="nil"/>
              <w:bottom w:val="single" w:sz="4" w:space="0" w:color="auto"/>
              <w:right w:val="single" w:sz="4" w:space="0" w:color="auto"/>
            </w:tcBorders>
            <w:shd w:val="clear" w:color="auto" w:fill="auto"/>
            <w:vAlign w:val="bottom"/>
            <w:hideMark/>
            <w:tcPrChange w:id="10453"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A21340" w:rsidRDefault="00976130">
            <w:pPr>
              <w:pStyle w:val="BangBody"/>
              <w:rPr>
                <w:ins w:id="10454" w:author="The Si Tran" w:date="2012-12-10T07:28:00Z"/>
                <w:sz w:val="26"/>
                <w:szCs w:val="26"/>
                <w:rPrChange w:id="10455" w:author="The Si Tran" w:date="2012-12-14T06:33:00Z">
                  <w:rPr>
                    <w:ins w:id="10456" w:author="The Si Tran" w:date="2012-12-10T07:28:00Z"/>
                    <w:rFonts w:ascii="Calibri" w:eastAsia="Times New Roman" w:hAnsi="Calibri"/>
                    <w:color w:val="000000"/>
                    <w:sz w:val="22"/>
                  </w:rPr>
                </w:rPrChange>
              </w:rPr>
              <w:pPrChange w:id="10457" w:author="The Si Tran" w:date="2012-12-16T08:45:00Z">
                <w:pPr>
                  <w:spacing w:line="240" w:lineRule="auto"/>
                </w:pPr>
              </w:pPrChange>
            </w:pPr>
            <w:r w:rsidRPr="00A21340">
              <w:rPr>
                <w:sz w:val="26"/>
                <w:szCs w:val="26"/>
              </w:rPr>
              <w:t>Nơron</w:t>
            </w:r>
            <w:ins w:id="10458" w:author="The Si Tran" w:date="2012-12-10T07:28:00Z">
              <w:r w:rsidR="00A837C3" w:rsidRPr="00A21340">
                <w:rPr>
                  <w:sz w:val="26"/>
                  <w:szCs w:val="26"/>
                  <w:rPrChange w:id="10459" w:author="The Si Tran" w:date="2012-12-14T06:33:00Z">
                    <w:rPr>
                      <w:rFonts w:ascii="Calibri" w:hAnsi="Calibri" w:cs="Arial"/>
                      <w:b/>
                      <w:bCs/>
                      <w:kern w:val="32"/>
                      <w:sz w:val="22"/>
                      <w:szCs w:val="32"/>
                    </w:rPr>
                  </w:rPrChange>
                </w:rPr>
                <w:t>(6,6,1),Algorithm=Back Propagation, epoches=627, Residual=1E-7, learning_rate=0.4, momemtum = 0,2</w:t>
              </w:r>
            </w:ins>
          </w:p>
        </w:tc>
        <w:tc>
          <w:tcPr>
            <w:tcW w:w="764" w:type="dxa"/>
            <w:tcBorders>
              <w:top w:val="nil"/>
              <w:left w:val="nil"/>
              <w:bottom w:val="single" w:sz="4" w:space="0" w:color="auto"/>
              <w:right w:val="single" w:sz="4" w:space="0" w:color="auto"/>
            </w:tcBorders>
            <w:shd w:val="clear" w:color="auto" w:fill="auto"/>
            <w:noWrap/>
            <w:vAlign w:val="center"/>
            <w:hideMark/>
            <w:tcPrChange w:id="10460"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A21340" w:rsidRDefault="00A837C3">
            <w:pPr>
              <w:pStyle w:val="BangBody"/>
              <w:jc w:val="center"/>
              <w:rPr>
                <w:ins w:id="10461" w:author="The Si Tran" w:date="2012-12-10T07:28:00Z"/>
                <w:sz w:val="26"/>
                <w:szCs w:val="26"/>
                <w:rPrChange w:id="10462" w:author="The Si Tran" w:date="2012-12-14T06:33:00Z">
                  <w:rPr>
                    <w:ins w:id="10463" w:author="The Si Tran" w:date="2012-12-10T07:28:00Z"/>
                    <w:rFonts w:ascii="Calibri" w:eastAsia="Times New Roman" w:hAnsi="Calibri"/>
                    <w:color w:val="000000"/>
                    <w:sz w:val="22"/>
                  </w:rPr>
                </w:rPrChange>
              </w:rPr>
              <w:pPrChange w:id="10464" w:author="superchickend" w:date="2012-12-16T15:30:00Z">
                <w:pPr>
                  <w:spacing w:line="240" w:lineRule="auto"/>
                  <w:jc w:val="right"/>
                </w:pPr>
              </w:pPrChange>
            </w:pPr>
            <w:ins w:id="10465" w:author="The Si Tran" w:date="2012-12-10T07:28:00Z">
              <w:r w:rsidRPr="00A21340">
                <w:rPr>
                  <w:sz w:val="26"/>
                  <w:szCs w:val="26"/>
                  <w:rPrChange w:id="10466" w:author="The Si Tran" w:date="2012-12-14T06:33:00Z">
                    <w:rPr>
                      <w:rFonts w:ascii="Calibri" w:hAnsi="Calibri" w:cs="Arial"/>
                      <w:b/>
                      <w:bCs/>
                      <w:kern w:val="32"/>
                      <w:sz w:val="22"/>
                      <w:szCs w:val="32"/>
                    </w:rPr>
                  </w:rPrChange>
                </w:rPr>
                <w:t>65.73</w:t>
              </w:r>
            </w:ins>
          </w:p>
        </w:tc>
        <w:tc>
          <w:tcPr>
            <w:tcW w:w="990" w:type="dxa"/>
            <w:tcBorders>
              <w:top w:val="nil"/>
              <w:left w:val="nil"/>
              <w:bottom w:val="single" w:sz="4" w:space="0" w:color="auto"/>
              <w:right w:val="single" w:sz="4" w:space="0" w:color="auto"/>
            </w:tcBorders>
            <w:shd w:val="clear" w:color="auto" w:fill="auto"/>
            <w:noWrap/>
            <w:vAlign w:val="center"/>
            <w:hideMark/>
            <w:tcPrChange w:id="10467"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A21340" w:rsidRDefault="00A837C3">
            <w:pPr>
              <w:pStyle w:val="BangBody"/>
              <w:jc w:val="center"/>
              <w:rPr>
                <w:ins w:id="10468" w:author="The Si Tran" w:date="2012-12-10T07:28:00Z"/>
                <w:sz w:val="26"/>
                <w:szCs w:val="26"/>
                <w:rPrChange w:id="10469" w:author="The Si Tran" w:date="2012-12-14T06:33:00Z">
                  <w:rPr>
                    <w:ins w:id="10470" w:author="The Si Tran" w:date="2012-12-10T07:28:00Z"/>
                    <w:rFonts w:ascii="Calibri" w:eastAsia="Times New Roman" w:hAnsi="Calibri"/>
                    <w:color w:val="000000"/>
                    <w:sz w:val="22"/>
                  </w:rPr>
                </w:rPrChange>
              </w:rPr>
              <w:pPrChange w:id="10471" w:author="superchickend" w:date="2012-12-16T15:30:00Z">
                <w:pPr>
                  <w:spacing w:line="240" w:lineRule="auto"/>
                  <w:jc w:val="right"/>
                </w:pPr>
              </w:pPrChange>
            </w:pPr>
            <w:ins w:id="10472" w:author="The Si Tran" w:date="2012-12-10T07:28:00Z">
              <w:r w:rsidRPr="00A21340">
                <w:rPr>
                  <w:sz w:val="26"/>
                  <w:szCs w:val="26"/>
                  <w:rPrChange w:id="10473" w:author="The Si Tran" w:date="2012-12-14T06:33:00Z">
                    <w:rPr>
                      <w:rFonts w:ascii="Calibri" w:hAnsi="Calibri" w:cs="Arial"/>
                      <w:b/>
                      <w:bCs/>
                      <w:kern w:val="32"/>
                      <w:sz w:val="22"/>
                      <w:szCs w:val="32"/>
                    </w:rPr>
                  </w:rPrChange>
                </w:rPr>
                <w:t>7404.44</w:t>
              </w:r>
            </w:ins>
          </w:p>
        </w:tc>
        <w:tc>
          <w:tcPr>
            <w:tcW w:w="915" w:type="dxa"/>
            <w:tcBorders>
              <w:top w:val="nil"/>
              <w:left w:val="nil"/>
              <w:bottom w:val="single" w:sz="4" w:space="0" w:color="auto"/>
              <w:right w:val="single" w:sz="4" w:space="0" w:color="auto"/>
            </w:tcBorders>
            <w:shd w:val="clear" w:color="auto" w:fill="auto"/>
            <w:noWrap/>
            <w:vAlign w:val="center"/>
            <w:hideMark/>
            <w:tcPrChange w:id="10474"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A21340" w:rsidRDefault="00A837C3">
            <w:pPr>
              <w:pStyle w:val="BangBody"/>
              <w:jc w:val="center"/>
              <w:rPr>
                <w:ins w:id="10475" w:author="The Si Tran" w:date="2012-12-10T07:28:00Z"/>
                <w:sz w:val="26"/>
                <w:szCs w:val="26"/>
                <w:rPrChange w:id="10476" w:author="The Si Tran" w:date="2012-12-14T06:33:00Z">
                  <w:rPr>
                    <w:ins w:id="10477" w:author="The Si Tran" w:date="2012-12-10T07:28:00Z"/>
                    <w:rFonts w:ascii="Calibri" w:eastAsia="Times New Roman" w:hAnsi="Calibri"/>
                    <w:color w:val="000000"/>
                    <w:sz w:val="22"/>
                  </w:rPr>
                </w:rPrChange>
              </w:rPr>
              <w:pPrChange w:id="10478" w:author="superchickend" w:date="2012-12-16T15:30:00Z">
                <w:pPr>
                  <w:spacing w:line="240" w:lineRule="auto"/>
                  <w:jc w:val="right"/>
                </w:pPr>
              </w:pPrChange>
            </w:pPr>
            <w:ins w:id="10479" w:author="The Si Tran" w:date="2012-12-10T07:28:00Z">
              <w:r w:rsidRPr="00A21340">
                <w:rPr>
                  <w:sz w:val="26"/>
                  <w:szCs w:val="26"/>
                  <w:rPrChange w:id="10480" w:author="The Si Tran" w:date="2012-12-14T06:33:00Z">
                    <w:rPr>
                      <w:rFonts w:ascii="Calibri" w:hAnsi="Calibri" w:cs="Arial"/>
                      <w:b/>
                      <w:bCs/>
                      <w:kern w:val="32"/>
                      <w:sz w:val="22"/>
                      <w:szCs w:val="32"/>
                    </w:rPr>
                  </w:rPrChange>
                </w:rPr>
                <w:t>11.52</w:t>
              </w:r>
            </w:ins>
          </w:p>
        </w:tc>
      </w:tr>
      <w:tr w:rsidR="00E30631" w:rsidRPr="00AF5054" w14:paraId="4599B721" w14:textId="77777777" w:rsidTr="00667906">
        <w:tblPrEx>
          <w:tblW w:w="8988" w:type="dxa"/>
          <w:tblPrExChange w:id="10481" w:author="superchickend" w:date="2012-12-16T15:30:00Z">
            <w:tblPrEx>
              <w:tblW w:w="9291" w:type="dxa"/>
            </w:tblPrEx>
          </w:tblPrExChange>
        </w:tblPrEx>
        <w:trPr>
          <w:trHeight w:val="276"/>
          <w:ins w:id="10482" w:author="The Si Tran" w:date="2012-12-10T07:28:00Z"/>
          <w:trPrChange w:id="10483" w:author="superchickend" w:date="2012-12-16T15:30:00Z">
            <w:trPr>
              <w:trHeight w:val="261"/>
            </w:trPr>
          </w:trPrChange>
        </w:trPr>
        <w:tc>
          <w:tcPr>
            <w:tcW w:w="1189" w:type="dxa"/>
            <w:tcBorders>
              <w:top w:val="nil"/>
              <w:left w:val="single" w:sz="4" w:space="0" w:color="auto"/>
              <w:bottom w:val="single" w:sz="4" w:space="0" w:color="auto"/>
              <w:right w:val="single" w:sz="4" w:space="0" w:color="auto"/>
            </w:tcBorders>
            <w:shd w:val="clear" w:color="auto" w:fill="auto"/>
            <w:noWrap/>
            <w:vAlign w:val="center"/>
            <w:hideMark/>
            <w:tcPrChange w:id="10484"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A21340" w:rsidRDefault="00A837C3">
            <w:pPr>
              <w:pStyle w:val="BangBody"/>
              <w:jc w:val="center"/>
              <w:rPr>
                <w:ins w:id="10485" w:author="The Si Tran" w:date="2012-12-10T07:28:00Z"/>
                <w:b/>
                <w:sz w:val="26"/>
                <w:szCs w:val="26"/>
                <w:rPrChange w:id="10486" w:author="superchickend" w:date="2012-12-16T15:30:00Z">
                  <w:rPr>
                    <w:ins w:id="10487" w:author="The Si Tran" w:date="2012-12-10T07:28:00Z"/>
                    <w:rFonts w:ascii="Calibri" w:eastAsia="Times New Roman" w:hAnsi="Calibri"/>
                    <w:color w:val="000000"/>
                    <w:sz w:val="22"/>
                  </w:rPr>
                </w:rPrChange>
              </w:rPr>
              <w:pPrChange w:id="10488" w:author="superchickend" w:date="2012-12-16T15:30:00Z">
                <w:pPr>
                  <w:spacing w:line="240" w:lineRule="auto"/>
                  <w:jc w:val="center"/>
                </w:pPr>
              </w:pPrChange>
            </w:pPr>
            <w:ins w:id="10489" w:author="The Si Tran" w:date="2012-12-10T07:28:00Z">
              <w:r w:rsidRPr="00A21340">
                <w:rPr>
                  <w:b/>
                  <w:sz w:val="26"/>
                  <w:szCs w:val="26"/>
                  <w:rPrChange w:id="10490" w:author="superchickend" w:date="2012-12-16T15:30:00Z">
                    <w:rPr>
                      <w:rFonts w:ascii="Calibri" w:hAnsi="Calibri" w:cs="Arial"/>
                      <w:b/>
                      <w:bCs/>
                      <w:kern w:val="32"/>
                      <w:sz w:val="22"/>
                      <w:szCs w:val="32"/>
                    </w:rPr>
                  </w:rPrChange>
                </w:rPr>
                <w:t>SARIMA</w:t>
              </w:r>
            </w:ins>
          </w:p>
        </w:tc>
        <w:tc>
          <w:tcPr>
            <w:tcW w:w="5130" w:type="dxa"/>
            <w:tcBorders>
              <w:top w:val="nil"/>
              <w:left w:val="nil"/>
              <w:bottom w:val="single" w:sz="4" w:space="0" w:color="auto"/>
              <w:right w:val="single" w:sz="4" w:space="0" w:color="auto"/>
            </w:tcBorders>
            <w:shd w:val="clear" w:color="auto" w:fill="auto"/>
            <w:vAlign w:val="bottom"/>
            <w:hideMark/>
            <w:tcPrChange w:id="10491"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A21340" w:rsidRDefault="00A837C3">
            <w:pPr>
              <w:pStyle w:val="BangBody"/>
              <w:rPr>
                <w:ins w:id="10492" w:author="The Si Tran" w:date="2012-12-10T07:28:00Z"/>
                <w:sz w:val="26"/>
                <w:szCs w:val="26"/>
                <w:rPrChange w:id="10493" w:author="The Si Tran" w:date="2012-12-14T06:33:00Z">
                  <w:rPr>
                    <w:ins w:id="10494" w:author="The Si Tran" w:date="2012-12-10T07:28:00Z"/>
                    <w:rFonts w:ascii="Calibri" w:eastAsia="Times New Roman" w:hAnsi="Calibri"/>
                    <w:color w:val="000000"/>
                    <w:sz w:val="22"/>
                  </w:rPr>
                </w:rPrChange>
              </w:rPr>
              <w:pPrChange w:id="10495" w:author="The Si Tran" w:date="2012-12-16T08:45:00Z">
                <w:pPr>
                  <w:spacing w:line="240" w:lineRule="auto"/>
                </w:pPr>
              </w:pPrChange>
            </w:pPr>
            <w:ins w:id="10496" w:author="The Si Tran" w:date="2012-12-10T07:28:00Z">
              <w:r w:rsidRPr="00A21340">
                <w:rPr>
                  <w:sz w:val="26"/>
                  <w:szCs w:val="26"/>
                  <w:rPrChange w:id="10497" w:author="The Si Tran" w:date="2012-12-14T06:33:00Z">
                    <w:rPr>
                      <w:rFonts w:ascii="Calibri" w:hAnsi="Calibri" w:cs="Arial"/>
                      <w:b/>
                      <w:bCs/>
                      <w:kern w:val="32"/>
                      <w:sz w:val="22"/>
                      <w:szCs w:val="32"/>
                    </w:rPr>
                  </w:rPrChange>
                </w:rPr>
                <w:t>ARIMA(0, 0, 0)(0, 1, 0)12</w:t>
              </w:r>
            </w:ins>
          </w:p>
        </w:tc>
        <w:tc>
          <w:tcPr>
            <w:tcW w:w="764" w:type="dxa"/>
            <w:tcBorders>
              <w:top w:val="nil"/>
              <w:left w:val="nil"/>
              <w:bottom w:val="single" w:sz="4" w:space="0" w:color="auto"/>
              <w:right w:val="single" w:sz="4" w:space="0" w:color="auto"/>
            </w:tcBorders>
            <w:shd w:val="clear" w:color="auto" w:fill="auto"/>
            <w:noWrap/>
            <w:vAlign w:val="center"/>
            <w:hideMark/>
            <w:tcPrChange w:id="10498"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A21340" w:rsidRDefault="00A837C3">
            <w:pPr>
              <w:pStyle w:val="BangBody"/>
              <w:jc w:val="center"/>
              <w:rPr>
                <w:ins w:id="10499" w:author="The Si Tran" w:date="2012-12-10T07:28:00Z"/>
                <w:sz w:val="26"/>
                <w:szCs w:val="26"/>
                <w:rPrChange w:id="10500" w:author="The Si Tran" w:date="2012-12-14T06:33:00Z">
                  <w:rPr>
                    <w:ins w:id="10501" w:author="The Si Tran" w:date="2012-12-10T07:28:00Z"/>
                    <w:rFonts w:ascii="Calibri" w:eastAsia="Times New Roman" w:hAnsi="Calibri"/>
                    <w:color w:val="000000"/>
                    <w:sz w:val="22"/>
                  </w:rPr>
                </w:rPrChange>
              </w:rPr>
              <w:pPrChange w:id="10502" w:author="superchickend" w:date="2012-12-16T15:30:00Z">
                <w:pPr>
                  <w:spacing w:line="240" w:lineRule="auto"/>
                  <w:jc w:val="right"/>
                </w:pPr>
              </w:pPrChange>
            </w:pPr>
            <w:ins w:id="10503" w:author="The Si Tran" w:date="2012-12-10T07:28:00Z">
              <w:r w:rsidRPr="00A21340">
                <w:rPr>
                  <w:sz w:val="26"/>
                  <w:szCs w:val="26"/>
                  <w:rPrChange w:id="10504" w:author="The Si Tran" w:date="2012-12-14T06:33:00Z">
                    <w:rPr>
                      <w:rFonts w:ascii="Calibri" w:hAnsi="Calibri" w:cs="Arial"/>
                      <w:b/>
                      <w:bCs/>
                      <w:kern w:val="32"/>
                      <w:sz w:val="22"/>
                      <w:szCs w:val="32"/>
                    </w:rPr>
                  </w:rPrChange>
                </w:rPr>
                <w:t>36.04</w:t>
              </w:r>
            </w:ins>
          </w:p>
        </w:tc>
        <w:tc>
          <w:tcPr>
            <w:tcW w:w="990" w:type="dxa"/>
            <w:tcBorders>
              <w:top w:val="nil"/>
              <w:left w:val="nil"/>
              <w:bottom w:val="single" w:sz="4" w:space="0" w:color="auto"/>
              <w:right w:val="single" w:sz="4" w:space="0" w:color="auto"/>
            </w:tcBorders>
            <w:shd w:val="clear" w:color="auto" w:fill="auto"/>
            <w:noWrap/>
            <w:vAlign w:val="center"/>
            <w:hideMark/>
            <w:tcPrChange w:id="10505"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A21340" w:rsidRDefault="00A837C3">
            <w:pPr>
              <w:pStyle w:val="BangBody"/>
              <w:jc w:val="center"/>
              <w:rPr>
                <w:ins w:id="10506" w:author="The Si Tran" w:date="2012-12-10T07:28:00Z"/>
                <w:sz w:val="26"/>
                <w:szCs w:val="26"/>
                <w:rPrChange w:id="10507" w:author="The Si Tran" w:date="2012-12-14T06:33:00Z">
                  <w:rPr>
                    <w:ins w:id="10508" w:author="The Si Tran" w:date="2012-12-10T07:28:00Z"/>
                    <w:rFonts w:ascii="Calibri" w:eastAsia="Times New Roman" w:hAnsi="Calibri"/>
                    <w:color w:val="000000"/>
                    <w:sz w:val="22"/>
                  </w:rPr>
                </w:rPrChange>
              </w:rPr>
              <w:pPrChange w:id="10509" w:author="superchickend" w:date="2012-12-16T15:30:00Z">
                <w:pPr>
                  <w:spacing w:line="240" w:lineRule="auto"/>
                  <w:jc w:val="right"/>
                </w:pPr>
              </w:pPrChange>
            </w:pPr>
            <w:ins w:id="10510" w:author="The Si Tran" w:date="2012-12-10T07:28:00Z">
              <w:r w:rsidRPr="00A21340">
                <w:rPr>
                  <w:sz w:val="26"/>
                  <w:szCs w:val="26"/>
                  <w:rPrChange w:id="10511" w:author="The Si Tran" w:date="2012-12-14T06:33:00Z">
                    <w:rPr>
                      <w:rFonts w:ascii="Calibri" w:hAnsi="Calibri" w:cs="Arial"/>
                      <w:b/>
                      <w:bCs/>
                      <w:kern w:val="32"/>
                      <w:sz w:val="22"/>
                      <w:szCs w:val="32"/>
                    </w:rPr>
                  </w:rPrChange>
                </w:rPr>
                <w:t>2302.3</w:t>
              </w:r>
            </w:ins>
          </w:p>
        </w:tc>
        <w:tc>
          <w:tcPr>
            <w:tcW w:w="915" w:type="dxa"/>
            <w:tcBorders>
              <w:top w:val="nil"/>
              <w:left w:val="nil"/>
              <w:bottom w:val="single" w:sz="4" w:space="0" w:color="auto"/>
              <w:right w:val="single" w:sz="4" w:space="0" w:color="auto"/>
            </w:tcBorders>
            <w:shd w:val="clear" w:color="auto" w:fill="auto"/>
            <w:noWrap/>
            <w:vAlign w:val="center"/>
            <w:hideMark/>
            <w:tcPrChange w:id="10512"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A21340" w:rsidRDefault="00A837C3">
            <w:pPr>
              <w:pStyle w:val="BangBody"/>
              <w:jc w:val="center"/>
              <w:rPr>
                <w:ins w:id="10513" w:author="The Si Tran" w:date="2012-12-10T07:28:00Z"/>
                <w:sz w:val="26"/>
                <w:szCs w:val="26"/>
                <w:rPrChange w:id="10514" w:author="The Si Tran" w:date="2012-12-14T06:33:00Z">
                  <w:rPr>
                    <w:ins w:id="10515" w:author="The Si Tran" w:date="2012-12-10T07:28:00Z"/>
                    <w:rFonts w:ascii="Calibri" w:eastAsia="Times New Roman" w:hAnsi="Calibri"/>
                    <w:color w:val="000000"/>
                    <w:sz w:val="22"/>
                  </w:rPr>
                </w:rPrChange>
              </w:rPr>
              <w:pPrChange w:id="10516" w:author="superchickend" w:date="2012-12-16T15:30:00Z">
                <w:pPr>
                  <w:spacing w:line="240" w:lineRule="auto"/>
                  <w:jc w:val="right"/>
                </w:pPr>
              </w:pPrChange>
            </w:pPr>
            <w:ins w:id="10517" w:author="The Si Tran" w:date="2012-12-10T07:28:00Z">
              <w:r w:rsidRPr="00A21340">
                <w:rPr>
                  <w:sz w:val="26"/>
                  <w:szCs w:val="26"/>
                  <w:rPrChange w:id="10518" w:author="The Si Tran" w:date="2012-12-14T06:33:00Z">
                    <w:rPr>
                      <w:rFonts w:ascii="Calibri" w:hAnsi="Calibri" w:cs="Arial"/>
                      <w:b/>
                      <w:bCs/>
                      <w:kern w:val="32"/>
                      <w:sz w:val="22"/>
                      <w:szCs w:val="32"/>
                    </w:rPr>
                  </w:rPrChange>
                </w:rPr>
                <w:t>5.27</w:t>
              </w:r>
            </w:ins>
          </w:p>
        </w:tc>
      </w:tr>
      <w:tr w:rsidR="00E30631" w:rsidRPr="00AF5054" w14:paraId="489533B9" w14:textId="77777777" w:rsidTr="00667906">
        <w:tblPrEx>
          <w:tblW w:w="8988" w:type="dxa"/>
          <w:tblPrExChange w:id="10519" w:author="superchickend" w:date="2012-12-16T15:30:00Z">
            <w:tblPrEx>
              <w:tblW w:w="9291" w:type="dxa"/>
            </w:tblPrEx>
          </w:tblPrExChange>
        </w:tblPrEx>
        <w:trPr>
          <w:trHeight w:val="834"/>
          <w:ins w:id="10520" w:author="The Si Tran" w:date="2012-12-10T07:28:00Z"/>
          <w:trPrChange w:id="10521" w:author="superchickend" w:date="2012-12-16T15:30:00Z">
            <w:trPr>
              <w:trHeight w:val="786"/>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22"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A21340" w:rsidRDefault="00A837C3">
            <w:pPr>
              <w:pStyle w:val="BangBody"/>
              <w:jc w:val="center"/>
              <w:rPr>
                <w:ins w:id="10523" w:author="The Si Tran" w:date="2012-12-10T07:28:00Z"/>
                <w:b/>
                <w:sz w:val="26"/>
                <w:szCs w:val="26"/>
                <w:rPrChange w:id="10524" w:author="superchickend" w:date="2012-12-16T15:30:00Z">
                  <w:rPr>
                    <w:ins w:id="10525" w:author="The Si Tran" w:date="2012-12-10T07:28:00Z"/>
                    <w:rFonts w:ascii="Calibri" w:eastAsia="Times New Roman" w:hAnsi="Calibri"/>
                    <w:color w:val="000000"/>
                    <w:sz w:val="22"/>
                  </w:rPr>
                </w:rPrChange>
              </w:rPr>
              <w:pPrChange w:id="10526" w:author="superchickend" w:date="2012-12-16T15:30:00Z">
                <w:pPr>
                  <w:spacing w:line="240" w:lineRule="auto"/>
                  <w:jc w:val="center"/>
                </w:pPr>
              </w:pPrChange>
            </w:pPr>
            <w:ins w:id="10527" w:author="The Si Tran" w:date="2012-12-10T07:28:00Z">
              <w:r w:rsidRPr="00A21340">
                <w:rPr>
                  <w:b/>
                  <w:sz w:val="26"/>
                  <w:szCs w:val="26"/>
                  <w:rPrChange w:id="10528" w:author="superchickend" w:date="2012-12-16T15:30:00Z">
                    <w:rPr>
                      <w:rFonts w:ascii="Calibri" w:hAnsi="Calibri" w:cs="Arial"/>
                      <w:b/>
                      <w:bCs/>
                      <w:kern w:val="32"/>
                      <w:sz w:val="22"/>
                      <w:szCs w:val="32"/>
                    </w:rPr>
                  </w:rPrChange>
                </w:rPr>
                <w:t>Hybrid</w:t>
              </w:r>
            </w:ins>
          </w:p>
        </w:tc>
        <w:tc>
          <w:tcPr>
            <w:tcW w:w="5130" w:type="dxa"/>
            <w:tcBorders>
              <w:top w:val="nil"/>
              <w:left w:val="nil"/>
              <w:bottom w:val="single" w:sz="4" w:space="0" w:color="auto"/>
              <w:right w:val="single" w:sz="4" w:space="0" w:color="auto"/>
            </w:tcBorders>
            <w:shd w:val="clear" w:color="auto" w:fill="auto"/>
            <w:vAlign w:val="bottom"/>
            <w:hideMark/>
            <w:tcPrChange w:id="10529"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A21340" w:rsidRDefault="00A837C3">
            <w:pPr>
              <w:pStyle w:val="BangBody"/>
              <w:rPr>
                <w:ins w:id="10530" w:author="The Si Tran" w:date="2012-12-10T07:28:00Z"/>
                <w:sz w:val="26"/>
                <w:szCs w:val="26"/>
                <w:rPrChange w:id="10531" w:author="The Si Tran" w:date="2012-12-14T06:33:00Z">
                  <w:rPr>
                    <w:ins w:id="10532" w:author="The Si Tran" w:date="2012-12-10T07:28:00Z"/>
                    <w:rFonts w:ascii="Calibri" w:eastAsia="Times New Roman" w:hAnsi="Calibri"/>
                    <w:color w:val="000000"/>
                    <w:sz w:val="22"/>
                  </w:rPr>
                </w:rPrChange>
              </w:rPr>
              <w:pPrChange w:id="10533" w:author="The Si Tran" w:date="2012-12-16T08:45:00Z">
                <w:pPr>
                  <w:spacing w:line="240" w:lineRule="auto"/>
                  <w:jc w:val="left"/>
                </w:pPr>
              </w:pPrChange>
            </w:pPr>
            <w:ins w:id="10534" w:author="The Si Tran" w:date="2012-12-10T07:28:00Z">
              <w:r w:rsidRPr="00A21340">
                <w:rPr>
                  <w:sz w:val="26"/>
                  <w:szCs w:val="26"/>
                  <w:rPrChange w:id="10535" w:author="The Si Tran" w:date="2012-12-14T06:33:00Z">
                    <w:rPr>
                      <w:rFonts w:ascii="Calibri" w:hAnsi="Calibri"/>
                      <w:sz w:val="22"/>
                    </w:rPr>
                  </w:rPrChange>
                </w:rPr>
                <w:t>ARIMA(0, 0, 0)(0, 1, 0)12</w:t>
              </w:r>
              <w:r w:rsidRPr="00A21340">
                <w:rPr>
                  <w:sz w:val="26"/>
                  <w:szCs w:val="26"/>
                  <w:rPrChange w:id="10536" w:author="The Si Tran" w:date="2012-12-14T06:33:00Z">
                    <w:rPr>
                      <w:rFonts w:ascii="Calibri" w:hAnsi="Calibri"/>
                      <w:sz w:val="22"/>
                    </w:rPr>
                  </w:rPrChange>
                </w:rPr>
                <w:br/>
              </w:r>
            </w:ins>
            <w:r w:rsidR="00976130" w:rsidRPr="00A21340">
              <w:rPr>
                <w:sz w:val="26"/>
                <w:szCs w:val="26"/>
              </w:rPr>
              <w:t>Nơron</w:t>
            </w:r>
            <w:ins w:id="10537" w:author="The Si Tran" w:date="2012-12-10T07:28:00Z">
              <w:r w:rsidRPr="00A21340">
                <w:rPr>
                  <w:sz w:val="26"/>
                  <w:szCs w:val="26"/>
                  <w:rPrChange w:id="10538" w:author="The Si Tran" w:date="2012-12-14T06:33:00Z">
                    <w:rPr>
                      <w:rFonts w:ascii="Calibri" w:hAnsi="Calibri"/>
                      <w:sz w:val="22"/>
                    </w:rPr>
                  </w:rPrChange>
                </w:rPr>
                <w:t>(6,6,1),Algorithm=RPROP, epoches=276,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center"/>
            <w:hideMark/>
            <w:tcPrChange w:id="1053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A21340" w:rsidRDefault="00A837C3">
            <w:pPr>
              <w:pStyle w:val="BangBody"/>
              <w:jc w:val="center"/>
              <w:rPr>
                <w:ins w:id="10540" w:author="The Si Tran" w:date="2012-12-10T07:28:00Z"/>
                <w:b/>
                <w:sz w:val="26"/>
                <w:szCs w:val="26"/>
                <w:rPrChange w:id="10541" w:author="superchickend" w:date="2012-12-16T15:30:00Z">
                  <w:rPr>
                    <w:ins w:id="10542" w:author="The Si Tran" w:date="2012-12-10T07:28:00Z"/>
                    <w:rFonts w:ascii="Calibri" w:eastAsia="Times New Roman" w:hAnsi="Calibri"/>
                    <w:color w:val="000000"/>
                    <w:sz w:val="22"/>
                  </w:rPr>
                </w:rPrChange>
              </w:rPr>
              <w:pPrChange w:id="10543" w:author="superchickend" w:date="2012-12-16T15:30:00Z">
                <w:pPr>
                  <w:spacing w:line="240" w:lineRule="auto"/>
                  <w:jc w:val="right"/>
                </w:pPr>
              </w:pPrChange>
            </w:pPr>
            <w:ins w:id="10544" w:author="The Si Tran" w:date="2012-12-10T07:28:00Z">
              <w:r w:rsidRPr="00A21340">
                <w:rPr>
                  <w:b/>
                  <w:sz w:val="26"/>
                  <w:szCs w:val="26"/>
                  <w:rPrChange w:id="10545" w:author="superchickend" w:date="2012-12-16T15:30:00Z">
                    <w:rPr>
                      <w:rFonts w:ascii="Calibri" w:hAnsi="Calibri"/>
                      <w:sz w:val="22"/>
                    </w:rPr>
                  </w:rPrChange>
                </w:rPr>
                <w:t>30</w:t>
              </w:r>
            </w:ins>
          </w:p>
        </w:tc>
        <w:tc>
          <w:tcPr>
            <w:tcW w:w="990" w:type="dxa"/>
            <w:tcBorders>
              <w:top w:val="nil"/>
              <w:left w:val="nil"/>
              <w:bottom w:val="single" w:sz="4" w:space="0" w:color="auto"/>
              <w:right w:val="single" w:sz="4" w:space="0" w:color="auto"/>
            </w:tcBorders>
            <w:shd w:val="clear" w:color="auto" w:fill="auto"/>
            <w:noWrap/>
            <w:vAlign w:val="center"/>
            <w:hideMark/>
            <w:tcPrChange w:id="10546"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A21340" w:rsidRDefault="00A837C3">
            <w:pPr>
              <w:pStyle w:val="BangBody"/>
              <w:jc w:val="center"/>
              <w:rPr>
                <w:ins w:id="10547" w:author="The Si Tran" w:date="2012-12-10T07:28:00Z"/>
                <w:b/>
                <w:sz w:val="26"/>
                <w:szCs w:val="26"/>
                <w:rPrChange w:id="10548" w:author="superchickend" w:date="2012-12-16T15:30:00Z">
                  <w:rPr>
                    <w:ins w:id="10549" w:author="The Si Tran" w:date="2012-12-10T07:28:00Z"/>
                    <w:rFonts w:ascii="Calibri" w:eastAsia="Times New Roman" w:hAnsi="Calibri"/>
                    <w:color w:val="000000"/>
                    <w:sz w:val="22"/>
                  </w:rPr>
                </w:rPrChange>
              </w:rPr>
              <w:pPrChange w:id="10550" w:author="superchickend" w:date="2012-12-16T15:30:00Z">
                <w:pPr>
                  <w:spacing w:line="240" w:lineRule="auto"/>
                  <w:jc w:val="right"/>
                </w:pPr>
              </w:pPrChange>
            </w:pPr>
            <w:ins w:id="10551" w:author="The Si Tran" w:date="2012-12-10T07:28:00Z">
              <w:r w:rsidRPr="00A21340">
                <w:rPr>
                  <w:b/>
                  <w:sz w:val="26"/>
                  <w:szCs w:val="26"/>
                  <w:rPrChange w:id="10552" w:author="superchickend" w:date="2012-12-16T15:30:00Z">
                    <w:rPr>
                      <w:rFonts w:ascii="Calibri" w:hAnsi="Calibri"/>
                      <w:sz w:val="22"/>
                    </w:rPr>
                  </w:rPrChange>
                </w:rPr>
                <w:t>1704.85</w:t>
              </w:r>
            </w:ins>
          </w:p>
        </w:tc>
        <w:tc>
          <w:tcPr>
            <w:tcW w:w="915" w:type="dxa"/>
            <w:tcBorders>
              <w:top w:val="nil"/>
              <w:left w:val="nil"/>
              <w:bottom w:val="single" w:sz="4" w:space="0" w:color="auto"/>
              <w:right w:val="single" w:sz="4" w:space="0" w:color="auto"/>
            </w:tcBorders>
            <w:shd w:val="clear" w:color="auto" w:fill="auto"/>
            <w:noWrap/>
            <w:vAlign w:val="center"/>
            <w:hideMark/>
            <w:tcPrChange w:id="1055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A21340" w:rsidRDefault="00A837C3">
            <w:pPr>
              <w:pStyle w:val="BangBody"/>
              <w:jc w:val="center"/>
              <w:rPr>
                <w:ins w:id="10554" w:author="The Si Tran" w:date="2012-12-10T07:28:00Z"/>
                <w:b/>
                <w:sz w:val="26"/>
                <w:szCs w:val="26"/>
                <w:rPrChange w:id="10555" w:author="superchickend" w:date="2012-12-16T15:30:00Z">
                  <w:rPr>
                    <w:ins w:id="10556" w:author="The Si Tran" w:date="2012-12-10T07:28:00Z"/>
                    <w:rFonts w:ascii="Calibri" w:eastAsia="Times New Roman" w:hAnsi="Calibri"/>
                    <w:color w:val="000000"/>
                    <w:sz w:val="22"/>
                  </w:rPr>
                </w:rPrChange>
              </w:rPr>
              <w:pPrChange w:id="10557" w:author="superchickend" w:date="2012-12-16T15:30:00Z">
                <w:pPr>
                  <w:spacing w:line="240" w:lineRule="auto"/>
                  <w:jc w:val="right"/>
                </w:pPr>
              </w:pPrChange>
            </w:pPr>
            <w:ins w:id="10558" w:author="The Si Tran" w:date="2012-12-10T07:28:00Z">
              <w:r w:rsidRPr="00A21340">
                <w:rPr>
                  <w:b/>
                  <w:sz w:val="26"/>
                  <w:szCs w:val="26"/>
                  <w:rPrChange w:id="10559" w:author="superchickend" w:date="2012-12-16T15:30:00Z">
                    <w:rPr>
                      <w:rFonts w:ascii="Calibri" w:hAnsi="Calibri"/>
                      <w:sz w:val="22"/>
                    </w:rPr>
                  </w:rPrChange>
                </w:rPr>
                <w:t>4.32</w:t>
              </w:r>
            </w:ins>
          </w:p>
        </w:tc>
      </w:tr>
      <w:tr w:rsidR="00E30631" w:rsidRPr="00AF5054" w14:paraId="09165975" w14:textId="77777777" w:rsidTr="00667906">
        <w:tblPrEx>
          <w:tblW w:w="8988" w:type="dxa"/>
          <w:tblPrExChange w:id="10560" w:author="superchickend" w:date="2012-12-16T15:30:00Z">
            <w:tblPrEx>
              <w:tblW w:w="9291" w:type="dxa"/>
            </w:tblPrEx>
          </w:tblPrExChange>
        </w:tblPrEx>
        <w:trPr>
          <w:trHeight w:val="88"/>
          <w:ins w:id="10561" w:author="The Si Tran" w:date="2012-12-10T07:28:00Z"/>
          <w:trPrChange w:id="10562" w:author="superchickend" w:date="2012-12-16T15:30:00Z">
            <w:trPr>
              <w:trHeight w:val="786"/>
            </w:trPr>
          </w:trPrChange>
        </w:trPr>
        <w:tc>
          <w:tcPr>
            <w:tcW w:w="1189" w:type="dxa"/>
            <w:vMerge/>
            <w:tcBorders>
              <w:top w:val="nil"/>
              <w:left w:val="single" w:sz="4" w:space="0" w:color="auto"/>
              <w:bottom w:val="single" w:sz="4" w:space="0" w:color="000000"/>
              <w:right w:val="single" w:sz="4" w:space="0" w:color="auto"/>
            </w:tcBorders>
            <w:vAlign w:val="center"/>
            <w:hideMark/>
            <w:tcPrChange w:id="10563"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A21340" w:rsidRDefault="00A837C3">
            <w:pPr>
              <w:pStyle w:val="BangBody"/>
              <w:rPr>
                <w:ins w:id="10564" w:author="The Si Tran" w:date="2012-12-10T07:28:00Z"/>
                <w:sz w:val="26"/>
                <w:szCs w:val="26"/>
                <w:rPrChange w:id="10565" w:author="The Si Tran" w:date="2012-12-14T06:33:00Z">
                  <w:rPr>
                    <w:ins w:id="10566" w:author="The Si Tran" w:date="2012-12-10T07:28:00Z"/>
                    <w:rFonts w:ascii="Calibri" w:eastAsia="Times New Roman" w:hAnsi="Calibri"/>
                    <w:color w:val="000000"/>
                    <w:sz w:val="22"/>
                  </w:rPr>
                </w:rPrChange>
              </w:rPr>
              <w:pPrChange w:id="10567" w:author="The Si Tran" w:date="2012-12-16T08:45:00Z">
                <w:pPr>
                  <w:spacing w:line="240" w:lineRule="auto"/>
                </w:pPr>
              </w:pPrChange>
            </w:pPr>
          </w:p>
        </w:tc>
        <w:tc>
          <w:tcPr>
            <w:tcW w:w="5130" w:type="dxa"/>
            <w:tcBorders>
              <w:top w:val="nil"/>
              <w:left w:val="nil"/>
              <w:bottom w:val="single" w:sz="4" w:space="0" w:color="auto"/>
              <w:right w:val="single" w:sz="4" w:space="0" w:color="auto"/>
            </w:tcBorders>
            <w:shd w:val="clear" w:color="auto" w:fill="auto"/>
            <w:vAlign w:val="bottom"/>
            <w:hideMark/>
            <w:tcPrChange w:id="10568"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A21340" w:rsidRDefault="00A837C3">
            <w:pPr>
              <w:pStyle w:val="BangBody"/>
              <w:rPr>
                <w:ins w:id="10569" w:author="The Si Tran" w:date="2012-12-10T07:28:00Z"/>
                <w:sz w:val="26"/>
                <w:szCs w:val="26"/>
                <w:rPrChange w:id="10570" w:author="The Si Tran" w:date="2012-12-14T06:33:00Z">
                  <w:rPr>
                    <w:ins w:id="10571" w:author="The Si Tran" w:date="2012-12-10T07:28:00Z"/>
                    <w:rFonts w:ascii="Calibri" w:eastAsia="Times New Roman" w:hAnsi="Calibri"/>
                    <w:color w:val="000000"/>
                    <w:sz w:val="22"/>
                  </w:rPr>
                </w:rPrChange>
              </w:rPr>
              <w:pPrChange w:id="10572" w:author="The Si Tran" w:date="2012-12-16T08:45:00Z">
                <w:pPr>
                  <w:spacing w:line="240" w:lineRule="auto"/>
                  <w:jc w:val="left"/>
                </w:pPr>
              </w:pPrChange>
            </w:pPr>
            <w:ins w:id="10573" w:author="The Si Tran" w:date="2012-12-10T07:28:00Z">
              <w:r w:rsidRPr="00A21340">
                <w:rPr>
                  <w:sz w:val="26"/>
                  <w:szCs w:val="26"/>
                  <w:rPrChange w:id="10574" w:author="The Si Tran" w:date="2012-12-14T06:33:00Z">
                    <w:rPr>
                      <w:rFonts w:ascii="Calibri" w:hAnsi="Calibri"/>
                      <w:sz w:val="22"/>
                    </w:rPr>
                  </w:rPrChange>
                </w:rPr>
                <w:t>ARIMA(0, 0, 0)(0, 1, 0)12</w:t>
              </w:r>
              <w:r w:rsidRPr="00A21340">
                <w:rPr>
                  <w:sz w:val="26"/>
                  <w:szCs w:val="26"/>
                  <w:rPrChange w:id="10575" w:author="The Si Tran" w:date="2012-12-14T06:33:00Z">
                    <w:rPr>
                      <w:rFonts w:ascii="Calibri" w:hAnsi="Calibri"/>
                      <w:sz w:val="22"/>
                    </w:rPr>
                  </w:rPrChange>
                </w:rPr>
                <w:br/>
              </w:r>
            </w:ins>
            <w:r w:rsidR="00976130" w:rsidRPr="00A21340">
              <w:rPr>
                <w:sz w:val="26"/>
                <w:szCs w:val="26"/>
              </w:rPr>
              <w:t>Nơron</w:t>
            </w:r>
            <w:ins w:id="10576" w:author="The Si Tran" w:date="2012-12-10T07:28:00Z">
              <w:r w:rsidRPr="00A21340">
                <w:rPr>
                  <w:sz w:val="26"/>
                  <w:szCs w:val="26"/>
                  <w:rPrChange w:id="10577" w:author="The Si Tran" w:date="2012-12-14T06:33:00Z">
                    <w:rPr>
                      <w:rFonts w:ascii="Calibri" w:hAnsi="Calibri"/>
                      <w:sz w:val="22"/>
                    </w:rPr>
                  </w:rPrChange>
                </w:rPr>
                <w:t>(6,6,1),Algorithm=Back Propagation, epoches=156, Residual=1E-6, learning_rate=0.4, momemtum = 0,2</w:t>
              </w:r>
            </w:ins>
          </w:p>
        </w:tc>
        <w:tc>
          <w:tcPr>
            <w:tcW w:w="764" w:type="dxa"/>
            <w:tcBorders>
              <w:top w:val="nil"/>
              <w:left w:val="nil"/>
              <w:bottom w:val="single" w:sz="4" w:space="0" w:color="auto"/>
              <w:right w:val="single" w:sz="4" w:space="0" w:color="auto"/>
            </w:tcBorders>
            <w:shd w:val="clear" w:color="auto" w:fill="auto"/>
            <w:noWrap/>
            <w:vAlign w:val="center"/>
            <w:hideMark/>
            <w:tcPrChange w:id="10578"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A21340" w:rsidRDefault="00A837C3">
            <w:pPr>
              <w:pStyle w:val="BangBody"/>
              <w:jc w:val="center"/>
              <w:rPr>
                <w:ins w:id="10579" w:author="The Si Tran" w:date="2012-12-10T07:28:00Z"/>
                <w:sz w:val="26"/>
                <w:szCs w:val="26"/>
                <w:rPrChange w:id="10580" w:author="The Si Tran" w:date="2012-12-14T06:33:00Z">
                  <w:rPr>
                    <w:ins w:id="10581" w:author="The Si Tran" w:date="2012-12-10T07:28:00Z"/>
                    <w:rFonts w:ascii="Calibri" w:eastAsia="Times New Roman" w:hAnsi="Calibri"/>
                    <w:color w:val="000000"/>
                    <w:sz w:val="22"/>
                  </w:rPr>
                </w:rPrChange>
              </w:rPr>
              <w:pPrChange w:id="10582" w:author="superchickend" w:date="2012-12-16T15:30:00Z">
                <w:pPr>
                  <w:spacing w:line="240" w:lineRule="auto"/>
                  <w:jc w:val="right"/>
                </w:pPr>
              </w:pPrChange>
            </w:pPr>
            <w:ins w:id="10583" w:author="The Si Tran" w:date="2012-12-10T07:28:00Z">
              <w:r w:rsidRPr="00A21340">
                <w:rPr>
                  <w:sz w:val="26"/>
                  <w:szCs w:val="26"/>
                  <w:rPrChange w:id="10584" w:author="The Si Tran" w:date="2012-12-14T06:33:00Z">
                    <w:rPr>
                      <w:rFonts w:ascii="Calibri" w:hAnsi="Calibri"/>
                      <w:sz w:val="22"/>
                    </w:rPr>
                  </w:rPrChange>
                </w:rPr>
                <w:t>39.17</w:t>
              </w:r>
            </w:ins>
          </w:p>
        </w:tc>
        <w:tc>
          <w:tcPr>
            <w:tcW w:w="990" w:type="dxa"/>
            <w:tcBorders>
              <w:top w:val="nil"/>
              <w:left w:val="nil"/>
              <w:bottom w:val="single" w:sz="4" w:space="0" w:color="auto"/>
              <w:right w:val="single" w:sz="4" w:space="0" w:color="auto"/>
            </w:tcBorders>
            <w:shd w:val="clear" w:color="auto" w:fill="auto"/>
            <w:noWrap/>
            <w:vAlign w:val="center"/>
            <w:hideMark/>
            <w:tcPrChange w:id="10585"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A21340" w:rsidRDefault="00A837C3">
            <w:pPr>
              <w:pStyle w:val="BangBody"/>
              <w:jc w:val="center"/>
              <w:rPr>
                <w:ins w:id="10586" w:author="The Si Tran" w:date="2012-12-10T07:28:00Z"/>
                <w:sz w:val="26"/>
                <w:szCs w:val="26"/>
                <w:rPrChange w:id="10587" w:author="The Si Tran" w:date="2012-12-14T06:33:00Z">
                  <w:rPr>
                    <w:ins w:id="10588" w:author="The Si Tran" w:date="2012-12-10T07:28:00Z"/>
                    <w:rFonts w:ascii="Calibri" w:eastAsia="Times New Roman" w:hAnsi="Calibri"/>
                    <w:color w:val="000000"/>
                    <w:sz w:val="22"/>
                  </w:rPr>
                </w:rPrChange>
              </w:rPr>
              <w:pPrChange w:id="10589" w:author="superchickend" w:date="2012-12-16T15:30:00Z">
                <w:pPr>
                  <w:spacing w:line="240" w:lineRule="auto"/>
                  <w:jc w:val="right"/>
                </w:pPr>
              </w:pPrChange>
            </w:pPr>
            <w:ins w:id="10590" w:author="The Si Tran" w:date="2012-12-10T07:28:00Z">
              <w:r w:rsidRPr="00A21340">
                <w:rPr>
                  <w:sz w:val="26"/>
                  <w:szCs w:val="26"/>
                  <w:rPrChange w:id="10591" w:author="The Si Tran" w:date="2012-12-14T06:33:00Z">
                    <w:rPr>
                      <w:rFonts w:ascii="Calibri" w:hAnsi="Calibri"/>
                      <w:sz w:val="22"/>
                    </w:rPr>
                  </w:rPrChange>
                </w:rPr>
                <w:t>2718.07</w:t>
              </w:r>
            </w:ins>
          </w:p>
        </w:tc>
        <w:tc>
          <w:tcPr>
            <w:tcW w:w="915" w:type="dxa"/>
            <w:tcBorders>
              <w:top w:val="nil"/>
              <w:left w:val="nil"/>
              <w:bottom w:val="single" w:sz="4" w:space="0" w:color="auto"/>
              <w:right w:val="single" w:sz="4" w:space="0" w:color="auto"/>
            </w:tcBorders>
            <w:shd w:val="clear" w:color="auto" w:fill="auto"/>
            <w:noWrap/>
            <w:vAlign w:val="center"/>
            <w:hideMark/>
            <w:tcPrChange w:id="10592"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A21340" w:rsidRDefault="00A837C3">
            <w:pPr>
              <w:pStyle w:val="BangBody"/>
              <w:jc w:val="center"/>
              <w:rPr>
                <w:ins w:id="10593" w:author="The Si Tran" w:date="2012-12-10T07:28:00Z"/>
                <w:sz w:val="26"/>
                <w:szCs w:val="26"/>
                <w:rPrChange w:id="10594" w:author="The Si Tran" w:date="2012-12-14T06:33:00Z">
                  <w:rPr>
                    <w:ins w:id="10595" w:author="The Si Tran" w:date="2012-12-10T07:28:00Z"/>
                    <w:rFonts w:ascii="Calibri" w:eastAsia="Times New Roman" w:hAnsi="Calibri"/>
                    <w:color w:val="000000"/>
                    <w:sz w:val="22"/>
                  </w:rPr>
                </w:rPrChange>
              </w:rPr>
              <w:pPrChange w:id="10596" w:author="superchickend" w:date="2012-12-16T15:30:00Z">
                <w:pPr>
                  <w:spacing w:line="240" w:lineRule="auto"/>
                  <w:jc w:val="right"/>
                </w:pPr>
              </w:pPrChange>
            </w:pPr>
            <w:ins w:id="10597" w:author="The Si Tran" w:date="2012-12-10T07:28:00Z">
              <w:r w:rsidRPr="00A21340">
                <w:rPr>
                  <w:sz w:val="26"/>
                  <w:szCs w:val="26"/>
                  <w:rPrChange w:id="10598" w:author="The Si Tran" w:date="2012-12-14T06:33:00Z">
                    <w:rPr>
                      <w:rFonts w:ascii="Calibri" w:hAnsi="Calibri"/>
                      <w:sz w:val="22"/>
                    </w:rPr>
                  </w:rPrChange>
                </w:rPr>
                <w:t>5.97</w:t>
              </w:r>
            </w:ins>
          </w:p>
        </w:tc>
      </w:tr>
    </w:tbl>
    <w:p w14:paraId="7AFD012E" w14:textId="21B80111" w:rsidR="00EF77AD" w:rsidRDefault="00EF77AD">
      <w:pPr>
        <w:pStyle w:val="Heading3"/>
        <w:rPr>
          <w:ins w:id="10599" w:author="The Si Tran" w:date="2012-12-14T06:31:00Z"/>
        </w:rPr>
        <w:pPrChange w:id="10600" w:author="The Si Tran" w:date="2012-12-06T21:22:00Z">
          <w:pPr>
            <w:pStyle w:val="Heading1"/>
            <w:jc w:val="left"/>
          </w:pPr>
        </w:pPrChange>
      </w:pPr>
      <w:bookmarkStart w:id="10601" w:name="_Toc343841985"/>
      <w:ins w:id="10602" w:author="The Si Tran" w:date="2012-12-06T21:22:00Z">
        <w:r>
          <w:t>Bộ dữ liệ</w:t>
        </w:r>
        <w:r w:rsidR="00810267">
          <w:t>u có tính mùa</w:t>
        </w:r>
      </w:ins>
      <w:bookmarkEnd w:id="10601"/>
    </w:p>
    <w:p w14:paraId="400D4954" w14:textId="31AD8F0A" w:rsidR="00722731" w:rsidRPr="00EF4E32" w:rsidRDefault="00722731">
      <w:pPr>
        <w:pStyle w:val="Bang"/>
        <w:rPr>
          <w:ins w:id="10603" w:author="The Si Tran" w:date="2012-12-10T07:29:00Z"/>
        </w:rPr>
        <w:pPrChange w:id="10604" w:author="The Si Tran" w:date="2012-12-16T10:03:00Z">
          <w:pPr>
            <w:pStyle w:val="Heading1"/>
            <w:jc w:val="left"/>
          </w:pPr>
        </w:pPrChange>
      </w:pPr>
      <w:bookmarkStart w:id="10605" w:name="_Toc343033796"/>
      <w:bookmarkStart w:id="10606" w:name="_Toc343841778"/>
      <w:ins w:id="10607" w:author="The Si Tran" w:date="2012-12-14T06:31:00Z">
        <w:r w:rsidRPr="00EF4E32">
          <w:t>Bảng 6.4: Kết quả thực nghiệm chuỗi dữ liệu Deaths</w:t>
        </w:r>
      </w:ins>
      <w:bookmarkEnd w:id="10605"/>
      <w:bookmarkEnd w:id="10606"/>
    </w:p>
    <w:tbl>
      <w:tblPr>
        <w:tblW w:w="9000" w:type="dxa"/>
        <w:tblLook w:val="04A0" w:firstRow="1" w:lastRow="0" w:firstColumn="1" w:lastColumn="0" w:noHBand="0" w:noVBand="1"/>
        <w:tblPrChange w:id="10608" w:author="The Si Tran" w:date="2012-12-14T06:35:00Z">
          <w:tblPr>
            <w:tblW w:w="10546" w:type="dxa"/>
            <w:tblLook w:val="04A0" w:firstRow="1" w:lastRow="0" w:firstColumn="1" w:lastColumn="0" w:noHBand="0" w:noVBand="1"/>
          </w:tblPr>
        </w:tblPrChange>
      </w:tblPr>
      <w:tblGrid>
        <w:gridCol w:w="1253"/>
        <w:gridCol w:w="4917"/>
        <w:gridCol w:w="913"/>
        <w:gridCol w:w="1173"/>
        <w:gridCol w:w="964"/>
        <w:tblGridChange w:id="10609">
          <w:tblGrid>
            <w:gridCol w:w="1072"/>
            <w:gridCol w:w="6763"/>
            <w:gridCol w:w="830"/>
            <w:gridCol w:w="1053"/>
            <w:gridCol w:w="828"/>
          </w:tblGrid>
        </w:tblGridChange>
      </w:tblGrid>
      <w:tr w:rsidR="00A75EB6" w:rsidRPr="005046FC" w14:paraId="37A70988" w14:textId="77777777" w:rsidTr="00667906">
        <w:trPr>
          <w:trHeight w:val="269"/>
          <w:ins w:id="10610" w:author="The Si Tran" w:date="2012-12-10T07:30:00Z"/>
          <w:trPrChange w:id="10611" w:author="The Si Tran" w:date="2012-12-14T06:35:00Z">
            <w:trPr>
              <w:trHeight w:val="272"/>
            </w:trPr>
          </w:trPrChange>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612"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A21340" w:rsidRDefault="00A75EB6">
            <w:pPr>
              <w:pStyle w:val="BangBody"/>
              <w:rPr>
                <w:ins w:id="10613" w:author="The Si Tran" w:date="2012-12-10T07:30:00Z"/>
                <w:sz w:val="26"/>
                <w:szCs w:val="26"/>
                <w:rPrChange w:id="10614" w:author="The Si Tran" w:date="2012-12-14T06:34:00Z">
                  <w:rPr>
                    <w:ins w:id="10615" w:author="The Si Tran" w:date="2012-12-10T07:30:00Z"/>
                    <w:rFonts w:ascii="Calibri" w:eastAsia="Times New Roman" w:hAnsi="Calibri"/>
                    <w:color w:val="000000"/>
                    <w:sz w:val="22"/>
                  </w:rPr>
                </w:rPrChange>
              </w:rPr>
              <w:pPrChange w:id="10616" w:author="The Si Tran" w:date="2012-12-16T08:45:00Z">
                <w:pPr>
                  <w:spacing w:line="240" w:lineRule="auto"/>
                </w:pPr>
              </w:pPrChange>
            </w:pPr>
            <w:ins w:id="10617" w:author="The Si Tran" w:date="2012-12-10T07:30:00Z">
              <w:r w:rsidRPr="00A21340">
                <w:rPr>
                  <w:sz w:val="26"/>
                  <w:szCs w:val="26"/>
                  <w:rPrChange w:id="10618" w:author="The Si Tran" w:date="2012-12-14T06:34:00Z">
                    <w:rPr>
                      <w:rFonts w:ascii="Calibri" w:hAnsi="Calibri" w:cs="Arial"/>
                      <w:b/>
                      <w:bCs/>
                      <w:kern w:val="32"/>
                      <w:sz w:val="22"/>
                      <w:szCs w:val="32"/>
                    </w:rPr>
                  </w:rPrChange>
                </w:rPr>
                <w:t> </w:t>
              </w:r>
            </w:ins>
          </w:p>
        </w:tc>
        <w:tc>
          <w:tcPr>
            <w:tcW w:w="4917" w:type="dxa"/>
            <w:tcBorders>
              <w:top w:val="single" w:sz="4" w:space="0" w:color="auto"/>
              <w:left w:val="nil"/>
              <w:bottom w:val="single" w:sz="4" w:space="0" w:color="auto"/>
              <w:right w:val="single" w:sz="4" w:space="0" w:color="auto"/>
            </w:tcBorders>
            <w:shd w:val="clear" w:color="auto" w:fill="auto"/>
            <w:noWrap/>
            <w:vAlign w:val="bottom"/>
            <w:hideMark/>
            <w:tcPrChange w:id="10619"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A21340" w:rsidRDefault="00A75EB6">
            <w:pPr>
              <w:pStyle w:val="BangBody"/>
              <w:jc w:val="center"/>
              <w:rPr>
                <w:ins w:id="10620" w:author="The Si Tran" w:date="2012-12-10T07:30:00Z"/>
                <w:b/>
                <w:sz w:val="26"/>
                <w:szCs w:val="26"/>
                <w:rPrChange w:id="10621" w:author="superchickend" w:date="2012-12-16T15:30:00Z">
                  <w:rPr>
                    <w:ins w:id="10622" w:author="The Si Tran" w:date="2012-12-10T07:30:00Z"/>
                    <w:rFonts w:ascii="Calibri" w:eastAsia="Times New Roman" w:hAnsi="Calibri"/>
                    <w:color w:val="000000"/>
                    <w:sz w:val="22"/>
                  </w:rPr>
                </w:rPrChange>
              </w:rPr>
              <w:pPrChange w:id="10623" w:author="superchickend" w:date="2012-12-16T15:30:00Z">
                <w:pPr>
                  <w:spacing w:line="240" w:lineRule="auto"/>
                </w:pPr>
              </w:pPrChange>
            </w:pPr>
            <w:ins w:id="10624" w:author="The Si Tran" w:date="2012-12-10T07:30:00Z">
              <w:r w:rsidRPr="00A21340">
                <w:rPr>
                  <w:b/>
                  <w:sz w:val="26"/>
                  <w:szCs w:val="26"/>
                  <w:rPrChange w:id="10625" w:author="superchickend" w:date="2012-12-16T15:30:00Z">
                    <w:rPr>
                      <w:rFonts w:ascii="Calibri" w:hAnsi="Calibri" w:cs="Arial"/>
                      <w:b/>
                      <w:bCs/>
                      <w:kern w:val="32"/>
                      <w:sz w:val="22"/>
                      <w:szCs w:val="32"/>
                    </w:rPr>
                  </w:rPrChange>
                </w:rPr>
                <w:t>Model</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Change w:id="10626"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A21340" w:rsidRDefault="00A75EB6">
            <w:pPr>
              <w:pStyle w:val="BangBody"/>
              <w:jc w:val="center"/>
              <w:rPr>
                <w:ins w:id="10627" w:author="The Si Tran" w:date="2012-12-10T07:30:00Z"/>
                <w:b/>
                <w:sz w:val="26"/>
                <w:szCs w:val="26"/>
                <w:rPrChange w:id="10628" w:author="superchickend" w:date="2012-12-16T15:30:00Z">
                  <w:rPr>
                    <w:ins w:id="10629" w:author="The Si Tran" w:date="2012-12-10T07:30:00Z"/>
                    <w:rFonts w:ascii="Calibri" w:eastAsia="Times New Roman" w:hAnsi="Calibri"/>
                    <w:color w:val="000000"/>
                    <w:sz w:val="22"/>
                  </w:rPr>
                </w:rPrChange>
              </w:rPr>
              <w:pPrChange w:id="10630" w:author="superchickend" w:date="2012-12-16T15:30:00Z">
                <w:pPr>
                  <w:spacing w:line="240" w:lineRule="auto"/>
                </w:pPr>
              </w:pPrChange>
            </w:pPr>
            <w:ins w:id="10631" w:author="The Si Tran" w:date="2012-12-10T07:30:00Z">
              <w:r w:rsidRPr="00A21340">
                <w:rPr>
                  <w:b/>
                  <w:sz w:val="26"/>
                  <w:szCs w:val="26"/>
                  <w:rPrChange w:id="10632" w:author="superchickend" w:date="2012-12-16T15:30:00Z">
                    <w:rPr>
                      <w:rFonts w:ascii="Calibri" w:hAnsi="Calibri" w:cs="Arial"/>
                      <w:b/>
                      <w:bCs/>
                      <w:kern w:val="32"/>
                      <w:sz w:val="22"/>
                      <w:szCs w:val="32"/>
                    </w:rPr>
                  </w:rPrChange>
                </w:rPr>
                <w:t>MAE</w:t>
              </w:r>
            </w:ins>
          </w:p>
        </w:tc>
        <w:tc>
          <w:tcPr>
            <w:tcW w:w="1113" w:type="dxa"/>
            <w:tcBorders>
              <w:top w:val="single" w:sz="4" w:space="0" w:color="auto"/>
              <w:left w:val="nil"/>
              <w:bottom w:val="single" w:sz="4" w:space="0" w:color="auto"/>
              <w:right w:val="single" w:sz="4" w:space="0" w:color="auto"/>
            </w:tcBorders>
            <w:shd w:val="clear" w:color="auto" w:fill="auto"/>
            <w:noWrap/>
            <w:vAlign w:val="bottom"/>
            <w:hideMark/>
            <w:tcPrChange w:id="10633"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A21340" w:rsidRDefault="00A75EB6">
            <w:pPr>
              <w:pStyle w:val="BangBody"/>
              <w:jc w:val="center"/>
              <w:rPr>
                <w:ins w:id="10634" w:author="The Si Tran" w:date="2012-12-10T07:30:00Z"/>
                <w:b/>
                <w:sz w:val="26"/>
                <w:szCs w:val="26"/>
                <w:rPrChange w:id="10635" w:author="superchickend" w:date="2012-12-16T15:30:00Z">
                  <w:rPr>
                    <w:ins w:id="10636" w:author="The Si Tran" w:date="2012-12-10T07:30:00Z"/>
                    <w:rFonts w:ascii="Calibri" w:eastAsia="Times New Roman" w:hAnsi="Calibri"/>
                    <w:color w:val="000000"/>
                    <w:sz w:val="22"/>
                  </w:rPr>
                </w:rPrChange>
              </w:rPr>
              <w:pPrChange w:id="10637" w:author="superchickend" w:date="2012-12-16T15:30:00Z">
                <w:pPr>
                  <w:spacing w:line="240" w:lineRule="auto"/>
                </w:pPr>
              </w:pPrChange>
            </w:pPr>
            <w:ins w:id="10638" w:author="The Si Tran" w:date="2012-12-10T07:30:00Z">
              <w:r w:rsidRPr="00A21340">
                <w:rPr>
                  <w:b/>
                  <w:sz w:val="26"/>
                  <w:szCs w:val="26"/>
                  <w:rPrChange w:id="10639" w:author="superchickend" w:date="2012-12-16T15:30:00Z">
                    <w:rPr>
                      <w:rFonts w:ascii="Calibri" w:hAnsi="Calibri" w:cs="Arial"/>
                      <w:b/>
                      <w:bCs/>
                      <w:kern w:val="32"/>
                      <w:sz w:val="22"/>
                      <w:szCs w:val="32"/>
                    </w:rPr>
                  </w:rPrChange>
                </w:rPr>
                <w:t>MSE</w:t>
              </w:r>
            </w:ins>
          </w:p>
        </w:tc>
        <w:tc>
          <w:tcPr>
            <w:tcW w:w="915" w:type="dxa"/>
            <w:tcBorders>
              <w:top w:val="single" w:sz="4" w:space="0" w:color="auto"/>
              <w:left w:val="nil"/>
              <w:bottom w:val="single" w:sz="4" w:space="0" w:color="auto"/>
              <w:right w:val="single" w:sz="4" w:space="0" w:color="auto"/>
            </w:tcBorders>
            <w:shd w:val="clear" w:color="auto" w:fill="auto"/>
            <w:noWrap/>
            <w:vAlign w:val="bottom"/>
            <w:hideMark/>
            <w:tcPrChange w:id="10640"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A21340" w:rsidRDefault="00A75EB6">
            <w:pPr>
              <w:pStyle w:val="BangBody"/>
              <w:jc w:val="center"/>
              <w:rPr>
                <w:ins w:id="10641" w:author="The Si Tran" w:date="2012-12-10T07:30:00Z"/>
                <w:b/>
                <w:sz w:val="26"/>
                <w:szCs w:val="26"/>
                <w:rPrChange w:id="10642" w:author="superchickend" w:date="2012-12-16T15:30:00Z">
                  <w:rPr>
                    <w:ins w:id="10643" w:author="The Si Tran" w:date="2012-12-10T07:30:00Z"/>
                    <w:rFonts w:ascii="Calibri" w:eastAsia="Times New Roman" w:hAnsi="Calibri"/>
                    <w:color w:val="000000"/>
                    <w:sz w:val="22"/>
                  </w:rPr>
                </w:rPrChange>
              </w:rPr>
              <w:pPrChange w:id="10644" w:author="superchickend" w:date="2012-12-16T15:30:00Z">
                <w:pPr>
                  <w:spacing w:line="240" w:lineRule="auto"/>
                </w:pPr>
              </w:pPrChange>
            </w:pPr>
            <w:ins w:id="10645" w:author="The Si Tran" w:date="2012-12-10T07:30:00Z">
              <w:r w:rsidRPr="00A21340">
                <w:rPr>
                  <w:b/>
                  <w:sz w:val="26"/>
                  <w:szCs w:val="26"/>
                  <w:rPrChange w:id="10646" w:author="superchickend" w:date="2012-12-16T15:30:00Z">
                    <w:rPr>
                      <w:rFonts w:ascii="Calibri" w:hAnsi="Calibri" w:cs="Arial"/>
                      <w:b/>
                      <w:bCs/>
                      <w:kern w:val="32"/>
                      <w:sz w:val="22"/>
                      <w:szCs w:val="32"/>
                    </w:rPr>
                  </w:rPrChange>
                </w:rPr>
                <w:t>MAPE</w:t>
              </w:r>
            </w:ins>
          </w:p>
        </w:tc>
      </w:tr>
      <w:tr w:rsidR="00A75EB6" w:rsidRPr="005046FC" w14:paraId="675B8814" w14:textId="77777777" w:rsidTr="00667906">
        <w:trPr>
          <w:trHeight w:val="543"/>
          <w:ins w:id="10647" w:author="The Si Tran" w:date="2012-12-10T07:30:00Z"/>
          <w:trPrChange w:id="10648" w:author="superchickend" w:date="2012-12-16T15:31:00Z">
            <w:trPr>
              <w:trHeight w:val="545"/>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49"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A21340" w:rsidRDefault="00A75EB6">
            <w:pPr>
              <w:pStyle w:val="BangBody"/>
              <w:jc w:val="center"/>
              <w:rPr>
                <w:ins w:id="10650" w:author="The Si Tran" w:date="2012-12-10T07:30:00Z"/>
                <w:b/>
                <w:sz w:val="26"/>
                <w:szCs w:val="26"/>
                <w:rPrChange w:id="10651" w:author="superchickend" w:date="2012-12-16T15:30:00Z">
                  <w:rPr>
                    <w:ins w:id="10652" w:author="The Si Tran" w:date="2012-12-10T07:30:00Z"/>
                    <w:rFonts w:ascii="Calibri" w:eastAsia="Times New Roman" w:hAnsi="Calibri"/>
                    <w:color w:val="000000"/>
                    <w:sz w:val="22"/>
                  </w:rPr>
                </w:rPrChange>
              </w:rPr>
              <w:pPrChange w:id="10653" w:author="superchickend" w:date="2012-12-16T15:30:00Z">
                <w:pPr>
                  <w:spacing w:line="240" w:lineRule="auto"/>
                  <w:jc w:val="center"/>
                </w:pPr>
              </w:pPrChange>
            </w:pPr>
            <w:ins w:id="10654" w:author="The Si Tran" w:date="2012-12-10T07:30:00Z">
              <w:r w:rsidRPr="00A21340">
                <w:rPr>
                  <w:b/>
                  <w:sz w:val="26"/>
                  <w:szCs w:val="26"/>
                  <w:rPrChange w:id="10655" w:author="superchickend" w:date="2012-12-16T15:30:00Z">
                    <w:rPr>
                      <w:rFonts w:ascii="Calibri" w:hAnsi="Calibri"/>
                      <w:sz w:val="22"/>
                    </w:rPr>
                  </w:rPrChange>
                </w:rPr>
                <w:t>ANN</w:t>
              </w:r>
            </w:ins>
          </w:p>
        </w:tc>
        <w:tc>
          <w:tcPr>
            <w:tcW w:w="4917" w:type="dxa"/>
            <w:tcBorders>
              <w:top w:val="nil"/>
              <w:left w:val="nil"/>
              <w:bottom w:val="single" w:sz="4" w:space="0" w:color="auto"/>
              <w:right w:val="single" w:sz="4" w:space="0" w:color="auto"/>
            </w:tcBorders>
            <w:shd w:val="clear" w:color="auto" w:fill="auto"/>
            <w:vAlign w:val="bottom"/>
            <w:hideMark/>
            <w:tcPrChange w:id="1065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A21340" w:rsidRDefault="00976130">
            <w:pPr>
              <w:pStyle w:val="BangBody"/>
              <w:rPr>
                <w:ins w:id="10657" w:author="The Si Tran" w:date="2012-12-10T07:30:00Z"/>
                <w:sz w:val="26"/>
                <w:szCs w:val="26"/>
                <w:rPrChange w:id="10658" w:author="The Si Tran" w:date="2012-12-14T06:34:00Z">
                  <w:rPr>
                    <w:ins w:id="10659" w:author="The Si Tran" w:date="2012-12-10T07:30:00Z"/>
                    <w:rFonts w:ascii="Calibri" w:eastAsia="Times New Roman" w:hAnsi="Calibri"/>
                    <w:color w:val="000000"/>
                    <w:sz w:val="22"/>
                  </w:rPr>
                </w:rPrChange>
              </w:rPr>
              <w:pPrChange w:id="10660" w:author="The Si Tran" w:date="2012-12-16T08:45:00Z">
                <w:pPr>
                  <w:spacing w:line="240" w:lineRule="auto"/>
                  <w:jc w:val="left"/>
                </w:pPr>
              </w:pPrChange>
            </w:pPr>
            <w:r w:rsidRPr="00A21340">
              <w:rPr>
                <w:sz w:val="26"/>
                <w:szCs w:val="26"/>
              </w:rPr>
              <w:t>Nơron</w:t>
            </w:r>
            <w:ins w:id="10661" w:author="The Si Tran" w:date="2012-12-10T07:30:00Z">
              <w:r w:rsidR="00A75EB6" w:rsidRPr="00A21340">
                <w:rPr>
                  <w:sz w:val="26"/>
                  <w:szCs w:val="26"/>
                  <w:rPrChange w:id="10662" w:author="The Si Tran" w:date="2012-12-14T06:34:00Z">
                    <w:rPr>
                      <w:rFonts w:ascii="Calibri" w:hAnsi="Calibri"/>
                      <w:sz w:val="22"/>
                    </w:rPr>
                  </w:rPrChange>
                </w:rPr>
                <w:t>(5,5,1), Algorithm=RPROP, epoches=90,  Residual=1E-6, default_update=0.1, max_update=10</w:t>
              </w:r>
            </w:ins>
          </w:p>
        </w:tc>
        <w:tc>
          <w:tcPr>
            <w:tcW w:w="866" w:type="dxa"/>
            <w:tcBorders>
              <w:top w:val="nil"/>
              <w:left w:val="nil"/>
              <w:bottom w:val="single" w:sz="4" w:space="0" w:color="auto"/>
              <w:right w:val="single" w:sz="4" w:space="0" w:color="auto"/>
            </w:tcBorders>
            <w:shd w:val="clear" w:color="auto" w:fill="auto"/>
            <w:noWrap/>
            <w:vAlign w:val="center"/>
            <w:hideMark/>
            <w:tcPrChange w:id="1066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A21340" w:rsidRDefault="00A75EB6">
            <w:pPr>
              <w:pStyle w:val="BangBody"/>
              <w:jc w:val="center"/>
              <w:rPr>
                <w:ins w:id="10664" w:author="The Si Tran" w:date="2012-12-10T07:30:00Z"/>
                <w:sz w:val="26"/>
                <w:szCs w:val="26"/>
                <w:rPrChange w:id="10665" w:author="The Si Tran" w:date="2012-12-14T06:34:00Z">
                  <w:rPr>
                    <w:ins w:id="10666" w:author="The Si Tran" w:date="2012-12-10T07:30:00Z"/>
                    <w:rFonts w:ascii="Calibri" w:eastAsia="Times New Roman" w:hAnsi="Calibri"/>
                    <w:color w:val="000000"/>
                    <w:sz w:val="22"/>
                  </w:rPr>
                </w:rPrChange>
              </w:rPr>
              <w:pPrChange w:id="10667" w:author="superchickend" w:date="2012-12-16T15:31:00Z">
                <w:pPr>
                  <w:spacing w:line="240" w:lineRule="auto"/>
                  <w:jc w:val="right"/>
                </w:pPr>
              </w:pPrChange>
            </w:pPr>
            <w:ins w:id="10668" w:author="The Si Tran" w:date="2012-12-10T07:30:00Z">
              <w:r w:rsidRPr="00A21340">
                <w:rPr>
                  <w:sz w:val="26"/>
                  <w:szCs w:val="26"/>
                  <w:rPrChange w:id="10669" w:author="The Si Tran" w:date="2012-12-14T06:34:00Z">
                    <w:rPr>
                      <w:rFonts w:ascii="Calibri" w:hAnsi="Calibri"/>
                      <w:sz w:val="22"/>
                    </w:rPr>
                  </w:rPrChange>
                </w:rPr>
                <w:t>143.69</w:t>
              </w:r>
            </w:ins>
          </w:p>
        </w:tc>
        <w:tc>
          <w:tcPr>
            <w:tcW w:w="1113" w:type="dxa"/>
            <w:tcBorders>
              <w:top w:val="nil"/>
              <w:left w:val="nil"/>
              <w:bottom w:val="single" w:sz="4" w:space="0" w:color="auto"/>
              <w:right w:val="single" w:sz="4" w:space="0" w:color="auto"/>
            </w:tcBorders>
            <w:shd w:val="clear" w:color="auto" w:fill="auto"/>
            <w:noWrap/>
            <w:vAlign w:val="center"/>
            <w:hideMark/>
            <w:tcPrChange w:id="1067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A21340" w:rsidRDefault="00A75EB6">
            <w:pPr>
              <w:pStyle w:val="BangBody"/>
              <w:jc w:val="center"/>
              <w:rPr>
                <w:ins w:id="10671" w:author="The Si Tran" w:date="2012-12-10T07:30:00Z"/>
                <w:sz w:val="26"/>
                <w:szCs w:val="26"/>
                <w:rPrChange w:id="10672" w:author="The Si Tran" w:date="2012-12-14T06:34:00Z">
                  <w:rPr>
                    <w:ins w:id="10673" w:author="The Si Tran" w:date="2012-12-10T07:30:00Z"/>
                    <w:rFonts w:ascii="Calibri" w:eastAsia="Times New Roman" w:hAnsi="Calibri"/>
                    <w:color w:val="000000"/>
                    <w:sz w:val="22"/>
                  </w:rPr>
                </w:rPrChange>
              </w:rPr>
              <w:pPrChange w:id="10674" w:author="superchickend" w:date="2012-12-16T15:31:00Z">
                <w:pPr>
                  <w:spacing w:line="240" w:lineRule="auto"/>
                  <w:jc w:val="right"/>
                </w:pPr>
              </w:pPrChange>
            </w:pPr>
            <w:ins w:id="10675" w:author="The Si Tran" w:date="2012-12-10T07:30:00Z">
              <w:r w:rsidRPr="00A21340">
                <w:rPr>
                  <w:sz w:val="26"/>
                  <w:szCs w:val="26"/>
                  <w:rPrChange w:id="10676" w:author="The Si Tran" w:date="2012-12-14T06:34:00Z">
                    <w:rPr>
                      <w:rFonts w:ascii="Calibri" w:hAnsi="Calibri"/>
                      <w:sz w:val="22"/>
                    </w:rPr>
                  </w:rPrChange>
                </w:rPr>
                <w:t>34592.54</w:t>
              </w:r>
            </w:ins>
          </w:p>
        </w:tc>
        <w:tc>
          <w:tcPr>
            <w:tcW w:w="915" w:type="dxa"/>
            <w:tcBorders>
              <w:top w:val="nil"/>
              <w:left w:val="nil"/>
              <w:bottom w:val="single" w:sz="4" w:space="0" w:color="auto"/>
              <w:right w:val="single" w:sz="4" w:space="0" w:color="auto"/>
            </w:tcBorders>
            <w:shd w:val="clear" w:color="auto" w:fill="auto"/>
            <w:noWrap/>
            <w:vAlign w:val="center"/>
            <w:hideMark/>
            <w:tcPrChange w:id="1067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A21340" w:rsidRDefault="00A75EB6">
            <w:pPr>
              <w:pStyle w:val="BangBody"/>
              <w:jc w:val="center"/>
              <w:rPr>
                <w:ins w:id="10678" w:author="The Si Tran" w:date="2012-12-10T07:30:00Z"/>
                <w:sz w:val="26"/>
                <w:szCs w:val="26"/>
                <w:rPrChange w:id="10679" w:author="The Si Tran" w:date="2012-12-14T06:34:00Z">
                  <w:rPr>
                    <w:ins w:id="10680" w:author="The Si Tran" w:date="2012-12-10T07:30:00Z"/>
                    <w:rFonts w:ascii="Calibri" w:eastAsia="Times New Roman" w:hAnsi="Calibri"/>
                    <w:color w:val="000000"/>
                    <w:sz w:val="22"/>
                  </w:rPr>
                </w:rPrChange>
              </w:rPr>
              <w:pPrChange w:id="10681" w:author="superchickend" w:date="2012-12-16T15:31:00Z">
                <w:pPr>
                  <w:spacing w:line="240" w:lineRule="auto"/>
                  <w:jc w:val="right"/>
                </w:pPr>
              </w:pPrChange>
            </w:pPr>
            <w:ins w:id="10682" w:author="The Si Tran" w:date="2012-12-10T07:30:00Z">
              <w:r w:rsidRPr="00A21340">
                <w:rPr>
                  <w:sz w:val="26"/>
                  <w:szCs w:val="26"/>
                  <w:rPrChange w:id="10683" w:author="The Si Tran" w:date="2012-12-14T06:34:00Z">
                    <w:rPr>
                      <w:rFonts w:ascii="Calibri" w:hAnsi="Calibri"/>
                      <w:sz w:val="22"/>
                    </w:rPr>
                  </w:rPrChange>
                </w:rPr>
                <w:t>8.57</w:t>
              </w:r>
            </w:ins>
          </w:p>
        </w:tc>
      </w:tr>
      <w:tr w:rsidR="00A75EB6" w:rsidRPr="005046FC" w14:paraId="416D201D" w14:textId="77777777" w:rsidTr="00667906">
        <w:trPr>
          <w:trHeight w:val="543"/>
          <w:ins w:id="10684" w:author="The Si Tran" w:date="2012-12-10T07:30:00Z"/>
          <w:trPrChange w:id="10685" w:author="superchickend" w:date="2012-12-16T15:31:00Z">
            <w:trPr>
              <w:trHeight w:val="545"/>
            </w:trPr>
          </w:trPrChange>
        </w:trPr>
        <w:tc>
          <w:tcPr>
            <w:tcW w:w="1189" w:type="dxa"/>
            <w:vMerge/>
            <w:tcBorders>
              <w:top w:val="nil"/>
              <w:left w:val="single" w:sz="4" w:space="0" w:color="auto"/>
              <w:bottom w:val="single" w:sz="4" w:space="0" w:color="000000"/>
              <w:right w:val="single" w:sz="4" w:space="0" w:color="auto"/>
            </w:tcBorders>
            <w:vAlign w:val="center"/>
            <w:hideMark/>
            <w:tcPrChange w:id="10686"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A21340" w:rsidRDefault="00A75EB6">
            <w:pPr>
              <w:pStyle w:val="BangBody"/>
              <w:jc w:val="center"/>
              <w:rPr>
                <w:ins w:id="10687" w:author="The Si Tran" w:date="2012-12-10T07:30:00Z"/>
                <w:b/>
                <w:sz w:val="26"/>
                <w:szCs w:val="26"/>
                <w:rPrChange w:id="10688" w:author="superchickend" w:date="2012-12-16T15:30:00Z">
                  <w:rPr>
                    <w:ins w:id="10689" w:author="The Si Tran" w:date="2012-12-10T07:30:00Z"/>
                    <w:rFonts w:ascii="Calibri" w:eastAsia="Times New Roman" w:hAnsi="Calibri"/>
                    <w:color w:val="000000"/>
                    <w:sz w:val="22"/>
                  </w:rPr>
                </w:rPrChange>
              </w:rPr>
              <w:pPrChange w:id="10690" w:author="superchickend" w:date="2012-12-16T15:30:00Z">
                <w:pPr>
                  <w:spacing w:line="240" w:lineRule="auto"/>
                </w:pPr>
              </w:pPrChange>
            </w:pPr>
          </w:p>
        </w:tc>
        <w:tc>
          <w:tcPr>
            <w:tcW w:w="4917" w:type="dxa"/>
            <w:tcBorders>
              <w:top w:val="nil"/>
              <w:left w:val="nil"/>
              <w:bottom w:val="single" w:sz="4" w:space="0" w:color="auto"/>
              <w:right w:val="single" w:sz="4" w:space="0" w:color="auto"/>
            </w:tcBorders>
            <w:shd w:val="clear" w:color="auto" w:fill="auto"/>
            <w:vAlign w:val="bottom"/>
            <w:hideMark/>
            <w:tcPrChange w:id="1069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A21340" w:rsidRDefault="00976130">
            <w:pPr>
              <w:pStyle w:val="BangBody"/>
              <w:rPr>
                <w:ins w:id="10692" w:author="The Si Tran" w:date="2012-12-10T07:30:00Z"/>
                <w:sz w:val="26"/>
                <w:szCs w:val="26"/>
                <w:rPrChange w:id="10693" w:author="The Si Tran" w:date="2012-12-14T06:34:00Z">
                  <w:rPr>
                    <w:ins w:id="10694" w:author="The Si Tran" w:date="2012-12-10T07:30:00Z"/>
                    <w:rFonts w:ascii="Calibri" w:eastAsia="Times New Roman" w:hAnsi="Calibri"/>
                    <w:color w:val="000000"/>
                    <w:sz w:val="22"/>
                  </w:rPr>
                </w:rPrChange>
              </w:rPr>
              <w:pPrChange w:id="10695" w:author="The Si Tran" w:date="2012-12-16T08:45:00Z">
                <w:pPr>
                  <w:spacing w:line="240" w:lineRule="auto"/>
                </w:pPr>
              </w:pPrChange>
            </w:pPr>
            <w:r w:rsidRPr="00A21340">
              <w:rPr>
                <w:sz w:val="26"/>
                <w:szCs w:val="26"/>
              </w:rPr>
              <w:t>Nơron</w:t>
            </w:r>
            <w:ins w:id="10696" w:author="The Si Tran" w:date="2012-12-10T07:30:00Z">
              <w:r w:rsidR="00A75EB6" w:rsidRPr="00A21340">
                <w:rPr>
                  <w:sz w:val="26"/>
                  <w:szCs w:val="26"/>
                  <w:rPrChange w:id="10697" w:author="The Si Tran" w:date="2012-12-14T06:34:00Z">
                    <w:rPr>
                      <w:rFonts w:ascii="Calibri" w:hAnsi="Calibri"/>
                      <w:sz w:val="22"/>
                    </w:rPr>
                  </w:rPrChange>
                </w:rPr>
                <w:t>(5,5,1),Algorithm=Back Propagation, epoches=1000, Residual=1E-6, learning_rate=0.4, momemtum = 0,2</w:t>
              </w:r>
            </w:ins>
          </w:p>
        </w:tc>
        <w:tc>
          <w:tcPr>
            <w:tcW w:w="866" w:type="dxa"/>
            <w:tcBorders>
              <w:top w:val="nil"/>
              <w:left w:val="nil"/>
              <w:bottom w:val="single" w:sz="4" w:space="0" w:color="auto"/>
              <w:right w:val="single" w:sz="4" w:space="0" w:color="auto"/>
            </w:tcBorders>
            <w:shd w:val="clear" w:color="auto" w:fill="auto"/>
            <w:noWrap/>
            <w:vAlign w:val="center"/>
            <w:hideMark/>
            <w:tcPrChange w:id="1069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A21340" w:rsidRDefault="00A75EB6">
            <w:pPr>
              <w:pStyle w:val="BangBody"/>
              <w:jc w:val="center"/>
              <w:rPr>
                <w:ins w:id="10699" w:author="The Si Tran" w:date="2012-12-10T07:30:00Z"/>
                <w:sz w:val="26"/>
                <w:szCs w:val="26"/>
                <w:rPrChange w:id="10700" w:author="The Si Tran" w:date="2012-12-14T06:34:00Z">
                  <w:rPr>
                    <w:ins w:id="10701" w:author="The Si Tran" w:date="2012-12-10T07:30:00Z"/>
                    <w:rFonts w:ascii="Calibri" w:eastAsia="Times New Roman" w:hAnsi="Calibri"/>
                    <w:color w:val="000000"/>
                    <w:sz w:val="22"/>
                  </w:rPr>
                </w:rPrChange>
              </w:rPr>
              <w:pPrChange w:id="10702" w:author="superchickend" w:date="2012-12-16T15:31:00Z">
                <w:pPr>
                  <w:spacing w:line="240" w:lineRule="auto"/>
                  <w:jc w:val="right"/>
                </w:pPr>
              </w:pPrChange>
            </w:pPr>
            <w:ins w:id="10703" w:author="The Si Tran" w:date="2012-12-10T07:30:00Z">
              <w:r w:rsidRPr="00A21340">
                <w:rPr>
                  <w:sz w:val="26"/>
                  <w:szCs w:val="26"/>
                  <w:rPrChange w:id="10704" w:author="The Si Tran" w:date="2012-12-14T06:34:00Z">
                    <w:rPr>
                      <w:rFonts w:ascii="Calibri" w:hAnsi="Calibri"/>
                      <w:sz w:val="22"/>
                    </w:rPr>
                  </w:rPrChange>
                </w:rPr>
                <w:t>164.99</w:t>
              </w:r>
            </w:ins>
          </w:p>
        </w:tc>
        <w:tc>
          <w:tcPr>
            <w:tcW w:w="1113" w:type="dxa"/>
            <w:tcBorders>
              <w:top w:val="nil"/>
              <w:left w:val="nil"/>
              <w:bottom w:val="single" w:sz="4" w:space="0" w:color="auto"/>
              <w:right w:val="single" w:sz="4" w:space="0" w:color="auto"/>
            </w:tcBorders>
            <w:shd w:val="clear" w:color="auto" w:fill="auto"/>
            <w:noWrap/>
            <w:vAlign w:val="center"/>
            <w:hideMark/>
            <w:tcPrChange w:id="1070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A21340" w:rsidRDefault="00A75EB6">
            <w:pPr>
              <w:pStyle w:val="BangBody"/>
              <w:jc w:val="center"/>
              <w:rPr>
                <w:ins w:id="10706" w:author="The Si Tran" w:date="2012-12-10T07:30:00Z"/>
                <w:sz w:val="26"/>
                <w:szCs w:val="26"/>
                <w:rPrChange w:id="10707" w:author="The Si Tran" w:date="2012-12-14T06:34:00Z">
                  <w:rPr>
                    <w:ins w:id="10708" w:author="The Si Tran" w:date="2012-12-10T07:30:00Z"/>
                    <w:rFonts w:ascii="Calibri" w:eastAsia="Times New Roman" w:hAnsi="Calibri"/>
                    <w:color w:val="000000"/>
                    <w:sz w:val="22"/>
                  </w:rPr>
                </w:rPrChange>
              </w:rPr>
              <w:pPrChange w:id="10709" w:author="superchickend" w:date="2012-12-16T15:31:00Z">
                <w:pPr>
                  <w:spacing w:line="240" w:lineRule="auto"/>
                  <w:jc w:val="right"/>
                </w:pPr>
              </w:pPrChange>
            </w:pPr>
            <w:ins w:id="10710" w:author="The Si Tran" w:date="2012-12-10T07:30:00Z">
              <w:r w:rsidRPr="00A21340">
                <w:rPr>
                  <w:sz w:val="26"/>
                  <w:szCs w:val="26"/>
                  <w:rPrChange w:id="10711" w:author="The Si Tran" w:date="2012-12-14T06:34:00Z">
                    <w:rPr>
                      <w:rFonts w:ascii="Calibri" w:hAnsi="Calibri"/>
                      <w:sz w:val="22"/>
                    </w:rPr>
                  </w:rPrChange>
                </w:rPr>
                <w:t>48948.66</w:t>
              </w:r>
            </w:ins>
          </w:p>
        </w:tc>
        <w:tc>
          <w:tcPr>
            <w:tcW w:w="915" w:type="dxa"/>
            <w:tcBorders>
              <w:top w:val="nil"/>
              <w:left w:val="nil"/>
              <w:bottom w:val="single" w:sz="4" w:space="0" w:color="auto"/>
              <w:right w:val="single" w:sz="4" w:space="0" w:color="auto"/>
            </w:tcBorders>
            <w:shd w:val="clear" w:color="auto" w:fill="auto"/>
            <w:noWrap/>
            <w:vAlign w:val="center"/>
            <w:hideMark/>
            <w:tcPrChange w:id="1071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A21340" w:rsidRDefault="00A75EB6">
            <w:pPr>
              <w:pStyle w:val="BangBody"/>
              <w:jc w:val="center"/>
              <w:rPr>
                <w:ins w:id="10713" w:author="The Si Tran" w:date="2012-12-10T07:30:00Z"/>
                <w:sz w:val="26"/>
                <w:szCs w:val="26"/>
                <w:rPrChange w:id="10714" w:author="The Si Tran" w:date="2012-12-14T06:34:00Z">
                  <w:rPr>
                    <w:ins w:id="10715" w:author="The Si Tran" w:date="2012-12-10T07:30:00Z"/>
                    <w:rFonts w:ascii="Calibri" w:eastAsia="Times New Roman" w:hAnsi="Calibri"/>
                    <w:color w:val="000000"/>
                    <w:sz w:val="22"/>
                  </w:rPr>
                </w:rPrChange>
              </w:rPr>
              <w:pPrChange w:id="10716" w:author="superchickend" w:date="2012-12-16T15:31:00Z">
                <w:pPr>
                  <w:spacing w:line="240" w:lineRule="auto"/>
                  <w:jc w:val="right"/>
                </w:pPr>
              </w:pPrChange>
            </w:pPr>
            <w:ins w:id="10717" w:author="The Si Tran" w:date="2012-12-10T07:30:00Z">
              <w:r w:rsidRPr="00A21340">
                <w:rPr>
                  <w:sz w:val="26"/>
                  <w:szCs w:val="26"/>
                  <w:rPrChange w:id="10718" w:author="The Si Tran" w:date="2012-12-14T06:34:00Z">
                    <w:rPr>
                      <w:rFonts w:ascii="Calibri" w:hAnsi="Calibri"/>
                      <w:sz w:val="22"/>
                    </w:rPr>
                  </w:rPrChange>
                </w:rPr>
                <w:t>9.23</w:t>
              </w:r>
            </w:ins>
          </w:p>
        </w:tc>
      </w:tr>
      <w:tr w:rsidR="00A75EB6" w:rsidRPr="005046FC" w14:paraId="4015431D" w14:textId="77777777" w:rsidTr="00667906">
        <w:trPr>
          <w:trHeight w:val="269"/>
          <w:ins w:id="10719" w:author="The Si Tran" w:date="2012-12-10T07:30:00Z"/>
          <w:trPrChange w:id="10720" w:author="superchickend" w:date="2012-12-16T15:31:00Z">
            <w:trPr>
              <w:trHeight w:val="272"/>
            </w:trPr>
          </w:trPrChange>
        </w:trPr>
        <w:tc>
          <w:tcPr>
            <w:tcW w:w="1189" w:type="dxa"/>
            <w:tcBorders>
              <w:top w:val="nil"/>
              <w:left w:val="single" w:sz="4" w:space="0" w:color="auto"/>
              <w:bottom w:val="single" w:sz="4" w:space="0" w:color="auto"/>
              <w:right w:val="single" w:sz="4" w:space="0" w:color="auto"/>
            </w:tcBorders>
            <w:shd w:val="clear" w:color="auto" w:fill="auto"/>
            <w:noWrap/>
            <w:vAlign w:val="center"/>
            <w:hideMark/>
            <w:tcPrChange w:id="10721"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A21340" w:rsidRDefault="00A75EB6">
            <w:pPr>
              <w:pStyle w:val="BangBody"/>
              <w:jc w:val="center"/>
              <w:rPr>
                <w:ins w:id="10722" w:author="The Si Tran" w:date="2012-12-10T07:30:00Z"/>
                <w:b/>
                <w:sz w:val="26"/>
                <w:szCs w:val="26"/>
                <w:rPrChange w:id="10723" w:author="superchickend" w:date="2012-12-16T15:30:00Z">
                  <w:rPr>
                    <w:ins w:id="10724" w:author="The Si Tran" w:date="2012-12-10T07:30:00Z"/>
                    <w:rFonts w:ascii="Calibri" w:eastAsia="Times New Roman" w:hAnsi="Calibri"/>
                    <w:color w:val="000000"/>
                    <w:sz w:val="22"/>
                  </w:rPr>
                </w:rPrChange>
              </w:rPr>
              <w:pPrChange w:id="10725" w:author="superchickend" w:date="2012-12-16T15:30:00Z">
                <w:pPr>
                  <w:spacing w:line="240" w:lineRule="auto"/>
                  <w:jc w:val="center"/>
                </w:pPr>
              </w:pPrChange>
            </w:pPr>
            <w:ins w:id="10726" w:author="The Si Tran" w:date="2012-12-10T07:30:00Z">
              <w:r w:rsidRPr="00A21340">
                <w:rPr>
                  <w:b/>
                  <w:sz w:val="26"/>
                  <w:szCs w:val="26"/>
                  <w:rPrChange w:id="10727" w:author="superchickend" w:date="2012-12-16T15:30:00Z">
                    <w:rPr>
                      <w:rFonts w:ascii="Calibri" w:hAnsi="Calibri"/>
                      <w:sz w:val="22"/>
                    </w:rPr>
                  </w:rPrChange>
                </w:rPr>
                <w:t>SARIMA</w:t>
              </w:r>
            </w:ins>
          </w:p>
        </w:tc>
        <w:tc>
          <w:tcPr>
            <w:tcW w:w="4917" w:type="dxa"/>
            <w:tcBorders>
              <w:top w:val="nil"/>
              <w:left w:val="nil"/>
              <w:bottom w:val="single" w:sz="4" w:space="0" w:color="auto"/>
              <w:right w:val="single" w:sz="4" w:space="0" w:color="auto"/>
            </w:tcBorders>
            <w:shd w:val="clear" w:color="auto" w:fill="auto"/>
            <w:vAlign w:val="bottom"/>
            <w:hideMark/>
            <w:tcPrChange w:id="1072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A21340" w:rsidRDefault="00A75EB6">
            <w:pPr>
              <w:pStyle w:val="BangBody"/>
              <w:rPr>
                <w:ins w:id="10729" w:author="The Si Tran" w:date="2012-12-10T07:30:00Z"/>
                <w:sz w:val="26"/>
                <w:szCs w:val="26"/>
                <w:rPrChange w:id="10730" w:author="The Si Tran" w:date="2012-12-14T06:34:00Z">
                  <w:rPr>
                    <w:ins w:id="10731" w:author="The Si Tran" w:date="2012-12-10T07:30:00Z"/>
                    <w:rFonts w:ascii="Calibri" w:eastAsia="Times New Roman" w:hAnsi="Calibri"/>
                    <w:color w:val="000000"/>
                    <w:sz w:val="22"/>
                  </w:rPr>
                </w:rPrChange>
              </w:rPr>
              <w:pPrChange w:id="10732" w:author="The Si Tran" w:date="2012-12-16T08:45:00Z">
                <w:pPr>
                  <w:spacing w:line="240" w:lineRule="auto"/>
                  <w:jc w:val="left"/>
                </w:pPr>
              </w:pPrChange>
            </w:pPr>
            <w:ins w:id="10733" w:author="The Si Tran" w:date="2012-12-10T07:30:00Z">
              <w:r w:rsidRPr="00A21340">
                <w:rPr>
                  <w:sz w:val="26"/>
                  <w:szCs w:val="26"/>
                  <w:rPrChange w:id="10734" w:author="The Si Tran" w:date="2012-12-14T06:34:00Z">
                    <w:rPr>
                      <w:rFonts w:ascii="Calibri" w:hAnsi="Calibri"/>
                      <w:sz w:val="22"/>
                    </w:rPr>
                  </w:rPrChange>
                </w:rPr>
                <w:t>ARIMA(2, 0, 0)(0, 1, 1)12</w:t>
              </w:r>
            </w:ins>
          </w:p>
        </w:tc>
        <w:tc>
          <w:tcPr>
            <w:tcW w:w="866" w:type="dxa"/>
            <w:tcBorders>
              <w:top w:val="nil"/>
              <w:left w:val="nil"/>
              <w:bottom w:val="single" w:sz="4" w:space="0" w:color="auto"/>
              <w:right w:val="single" w:sz="4" w:space="0" w:color="auto"/>
            </w:tcBorders>
            <w:shd w:val="clear" w:color="auto" w:fill="auto"/>
            <w:noWrap/>
            <w:vAlign w:val="center"/>
            <w:hideMark/>
            <w:tcPrChange w:id="10735"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A21340" w:rsidRDefault="00A75EB6">
            <w:pPr>
              <w:pStyle w:val="BangBody"/>
              <w:jc w:val="center"/>
              <w:rPr>
                <w:ins w:id="10736" w:author="The Si Tran" w:date="2012-12-10T07:30:00Z"/>
                <w:sz w:val="26"/>
                <w:szCs w:val="26"/>
                <w:rPrChange w:id="10737" w:author="The Si Tran" w:date="2012-12-14T06:34:00Z">
                  <w:rPr>
                    <w:ins w:id="10738" w:author="The Si Tran" w:date="2012-12-10T07:30:00Z"/>
                    <w:rFonts w:ascii="Calibri" w:eastAsia="Times New Roman" w:hAnsi="Calibri"/>
                    <w:color w:val="000000"/>
                    <w:sz w:val="22"/>
                  </w:rPr>
                </w:rPrChange>
              </w:rPr>
              <w:pPrChange w:id="10739" w:author="superchickend" w:date="2012-12-16T15:31:00Z">
                <w:pPr>
                  <w:spacing w:line="240" w:lineRule="auto"/>
                  <w:jc w:val="right"/>
                </w:pPr>
              </w:pPrChange>
            </w:pPr>
            <w:ins w:id="10740" w:author="The Si Tran" w:date="2012-12-10T07:30:00Z">
              <w:r w:rsidRPr="00A21340">
                <w:rPr>
                  <w:sz w:val="26"/>
                  <w:szCs w:val="26"/>
                  <w:rPrChange w:id="10741" w:author="The Si Tran" w:date="2012-12-14T06:34:00Z">
                    <w:rPr>
                      <w:rFonts w:ascii="Calibri" w:hAnsi="Calibri"/>
                      <w:sz w:val="22"/>
                    </w:rPr>
                  </w:rPrChange>
                </w:rPr>
                <w:t>132.75</w:t>
              </w:r>
            </w:ins>
          </w:p>
        </w:tc>
        <w:tc>
          <w:tcPr>
            <w:tcW w:w="1113" w:type="dxa"/>
            <w:tcBorders>
              <w:top w:val="nil"/>
              <w:left w:val="nil"/>
              <w:bottom w:val="single" w:sz="4" w:space="0" w:color="auto"/>
              <w:right w:val="single" w:sz="4" w:space="0" w:color="auto"/>
            </w:tcBorders>
            <w:shd w:val="clear" w:color="auto" w:fill="auto"/>
            <w:noWrap/>
            <w:vAlign w:val="center"/>
            <w:hideMark/>
            <w:tcPrChange w:id="10742"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A21340" w:rsidRDefault="00A75EB6">
            <w:pPr>
              <w:pStyle w:val="BangBody"/>
              <w:jc w:val="center"/>
              <w:rPr>
                <w:ins w:id="10743" w:author="The Si Tran" w:date="2012-12-10T07:30:00Z"/>
                <w:sz w:val="26"/>
                <w:szCs w:val="26"/>
                <w:rPrChange w:id="10744" w:author="The Si Tran" w:date="2012-12-14T06:34:00Z">
                  <w:rPr>
                    <w:ins w:id="10745" w:author="The Si Tran" w:date="2012-12-10T07:30:00Z"/>
                    <w:rFonts w:ascii="Calibri" w:eastAsia="Times New Roman" w:hAnsi="Calibri"/>
                    <w:color w:val="000000"/>
                    <w:sz w:val="22"/>
                  </w:rPr>
                </w:rPrChange>
              </w:rPr>
              <w:pPrChange w:id="10746" w:author="superchickend" w:date="2012-12-16T15:31:00Z">
                <w:pPr>
                  <w:spacing w:line="240" w:lineRule="auto"/>
                  <w:jc w:val="right"/>
                </w:pPr>
              </w:pPrChange>
            </w:pPr>
            <w:ins w:id="10747" w:author="The Si Tran" w:date="2012-12-10T07:30:00Z">
              <w:r w:rsidRPr="00A21340">
                <w:rPr>
                  <w:sz w:val="26"/>
                  <w:szCs w:val="26"/>
                  <w:rPrChange w:id="10748" w:author="The Si Tran" w:date="2012-12-14T06:34:00Z">
                    <w:rPr>
                      <w:rFonts w:ascii="Calibri" w:hAnsi="Calibri"/>
                      <w:sz w:val="22"/>
                    </w:rPr>
                  </w:rPrChange>
                </w:rPr>
                <w:t>31667.15</w:t>
              </w:r>
            </w:ins>
          </w:p>
        </w:tc>
        <w:tc>
          <w:tcPr>
            <w:tcW w:w="915" w:type="dxa"/>
            <w:tcBorders>
              <w:top w:val="nil"/>
              <w:left w:val="nil"/>
              <w:bottom w:val="single" w:sz="4" w:space="0" w:color="auto"/>
              <w:right w:val="single" w:sz="4" w:space="0" w:color="auto"/>
            </w:tcBorders>
            <w:shd w:val="clear" w:color="auto" w:fill="auto"/>
            <w:noWrap/>
            <w:vAlign w:val="center"/>
            <w:hideMark/>
            <w:tcPrChange w:id="10749"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A21340" w:rsidRDefault="00A75EB6">
            <w:pPr>
              <w:pStyle w:val="BangBody"/>
              <w:jc w:val="center"/>
              <w:rPr>
                <w:ins w:id="10750" w:author="The Si Tran" w:date="2012-12-10T07:30:00Z"/>
                <w:sz w:val="26"/>
                <w:szCs w:val="26"/>
                <w:rPrChange w:id="10751" w:author="The Si Tran" w:date="2012-12-14T06:34:00Z">
                  <w:rPr>
                    <w:ins w:id="10752" w:author="The Si Tran" w:date="2012-12-10T07:30:00Z"/>
                    <w:rFonts w:ascii="Calibri" w:eastAsia="Times New Roman" w:hAnsi="Calibri"/>
                    <w:color w:val="000000"/>
                    <w:sz w:val="22"/>
                  </w:rPr>
                </w:rPrChange>
              </w:rPr>
              <w:pPrChange w:id="10753" w:author="superchickend" w:date="2012-12-16T15:31:00Z">
                <w:pPr>
                  <w:spacing w:line="240" w:lineRule="auto"/>
                  <w:jc w:val="right"/>
                </w:pPr>
              </w:pPrChange>
            </w:pPr>
            <w:ins w:id="10754" w:author="The Si Tran" w:date="2012-12-10T07:30:00Z">
              <w:r w:rsidRPr="00A21340">
                <w:rPr>
                  <w:sz w:val="26"/>
                  <w:szCs w:val="26"/>
                  <w:rPrChange w:id="10755" w:author="The Si Tran" w:date="2012-12-14T06:34:00Z">
                    <w:rPr>
                      <w:rFonts w:ascii="Calibri" w:hAnsi="Calibri"/>
                      <w:sz w:val="22"/>
                    </w:rPr>
                  </w:rPrChange>
                </w:rPr>
                <w:t>8.17</w:t>
              </w:r>
            </w:ins>
          </w:p>
        </w:tc>
      </w:tr>
      <w:tr w:rsidR="00A75EB6" w:rsidRPr="005046FC" w14:paraId="5998487D" w14:textId="77777777" w:rsidTr="00667906">
        <w:trPr>
          <w:trHeight w:val="816"/>
          <w:ins w:id="10756" w:author="The Si Tran" w:date="2012-12-10T07:30:00Z"/>
          <w:trPrChange w:id="10757" w:author="superchickend" w:date="2012-12-16T15:31:00Z">
            <w:trPr>
              <w:trHeight w:val="818"/>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58"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A21340" w:rsidRDefault="00A75EB6">
            <w:pPr>
              <w:pStyle w:val="BangBody"/>
              <w:jc w:val="center"/>
              <w:rPr>
                <w:ins w:id="10759" w:author="The Si Tran" w:date="2012-12-10T07:30:00Z"/>
                <w:b/>
                <w:sz w:val="26"/>
                <w:szCs w:val="26"/>
                <w:rPrChange w:id="10760" w:author="superchickend" w:date="2012-12-16T15:30:00Z">
                  <w:rPr>
                    <w:ins w:id="10761" w:author="The Si Tran" w:date="2012-12-10T07:30:00Z"/>
                    <w:rFonts w:ascii="Calibri" w:eastAsia="Times New Roman" w:hAnsi="Calibri"/>
                    <w:color w:val="000000"/>
                    <w:sz w:val="22"/>
                  </w:rPr>
                </w:rPrChange>
              </w:rPr>
              <w:pPrChange w:id="10762" w:author="superchickend" w:date="2012-12-16T15:30:00Z">
                <w:pPr>
                  <w:spacing w:line="240" w:lineRule="auto"/>
                  <w:jc w:val="center"/>
                </w:pPr>
              </w:pPrChange>
            </w:pPr>
            <w:ins w:id="10763" w:author="The Si Tran" w:date="2012-12-10T07:30:00Z">
              <w:r w:rsidRPr="00A21340">
                <w:rPr>
                  <w:b/>
                  <w:sz w:val="26"/>
                  <w:szCs w:val="26"/>
                  <w:rPrChange w:id="10764" w:author="superchickend" w:date="2012-12-16T15:30:00Z">
                    <w:rPr>
                      <w:rFonts w:ascii="Calibri" w:hAnsi="Calibri"/>
                      <w:sz w:val="22"/>
                    </w:rPr>
                  </w:rPrChange>
                </w:rPr>
                <w:t>Hybrid</w:t>
              </w:r>
            </w:ins>
          </w:p>
        </w:tc>
        <w:tc>
          <w:tcPr>
            <w:tcW w:w="4917" w:type="dxa"/>
            <w:tcBorders>
              <w:top w:val="nil"/>
              <w:left w:val="nil"/>
              <w:bottom w:val="single" w:sz="4" w:space="0" w:color="auto"/>
              <w:right w:val="single" w:sz="4" w:space="0" w:color="auto"/>
            </w:tcBorders>
            <w:shd w:val="clear" w:color="auto" w:fill="auto"/>
            <w:vAlign w:val="bottom"/>
            <w:hideMark/>
            <w:tcPrChange w:id="10765"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A21340" w:rsidRDefault="00A75EB6">
            <w:pPr>
              <w:pStyle w:val="BangBody"/>
              <w:rPr>
                <w:ins w:id="10766" w:author="The Si Tran" w:date="2012-12-10T07:30:00Z"/>
                <w:sz w:val="26"/>
                <w:szCs w:val="26"/>
                <w:rPrChange w:id="10767" w:author="The Si Tran" w:date="2012-12-14T06:34:00Z">
                  <w:rPr>
                    <w:ins w:id="10768" w:author="The Si Tran" w:date="2012-12-10T07:30:00Z"/>
                    <w:rFonts w:ascii="Calibri" w:eastAsia="Times New Roman" w:hAnsi="Calibri"/>
                    <w:color w:val="000000"/>
                    <w:sz w:val="22"/>
                  </w:rPr>
                </w:rPrChange>
              </w:rPr>
              <w:pPrChange w:id="10769" w:author="The Si Tran" w:date="2012-12-16T08:45:00Z">
                <w:pPr>
                  <w:spacing w:line="240" w:lineRule="auto"/>
                  <w:jc w:val="left"/>
                </w:pPr>
              </w:pPrChange>
            </w:pPr>
            <w:ins w:id="10770" w:author="The Si Tran" w:date="2012-12-10T07:30:00Z">
              <w:r w:rsidRPr="00A21340">
                <w:rPr>
                  <w:sz w:val="26"/>
                  <w:szCs w:val="26"/>
                  <w:rPrChange w:id="10771" w:author="The Si Tran" w:date="2012-12-14T06:34:00Z">
                    <w:rPr>
                      <w:rFonts w:ascii="Calibri" w:hAnsi="Calibri"/>
                      <w:sz w:val="22"/>
                    </w:rPr>
                  </w:rPrChange>
                </w:rPr>
                <w:t>ARIMA(2, 0, 0)(0, 1, 1)12</w:t>
              </w:r>
              <w:r w:rsidRPr="00A21340">
                <w:rPr>
                  <w:sz w:val="26"/>
                  <w:szCs w:val="26"/>
                  <w:rPrChange w:id="10772" w:author="The Si Tran" w:date="2012-12-14T06:34:00Z">
                    <w:rPr>
                      <w:rFonts w:ascii="Calibri" w:hAnsi="Calibri"/>
                      <w:sz w:val="22"/>
                    </w:rPr>
                  </w:rPrChange>
                </w:rPr>
                <w:br/>
              </w:r>
            </w:ins>
            <w:r w:rsidR="00976130" w:rsidRPr="00A21340">
              <w:rPr>
                <w:sz w:val="26"/>
                <w:szCs w:val="26"/>
              </w:rPr>
              <w:t>Nơron</w:t>
            </w:r>
            <w:ins w:id="10773" w:author="The Si Tran" w:date="2012-12-10T07:30:00Z">
              <w:r w:rsidRPr="00A21340">
                <w:rPr>
                  <w:sz w:val="26"/>
                  <w:szCs w:val="26"/>
                  <w:rPrChange w:id="10774" w:author="The Si Tran" w:date="2012-12-14T06:34:00Z">
                    <w:rPr>
                      <w:rFonts w:ascii="Calibri" w:hAnsi="Calibri"/>
                      <w:sz w:val="22"/>
                    </w:rPr>
                  </w:rPrChange>
                </w:rPr>
                <w:t>(5,5,1),Algorithm=RPROP, epoches=251,  Residual=1E-6, default_update=0.1, max_update=10</w:t>
              </w:r>
            </w:ins>
          </w:p>
        </w:tc>
        <w:tc>
          <w:tcPr>
            <w:tcW w:w="866" w:type="dxa"/>
            <w:tcBorders>
              <w:top w:val="nil"/>
              <w:left w:val="nil"/>
              <w:bottom w:val="single" w:sz="4" w:space="0" w:color="auto"/>
              <w:right w:val="single" w:sz="4" w:space="0" w:color="auto"/>
            </w:tcBorders>
            <w:shd w:val="clear" w:color="auto" w:fill="auto"/>
            <w:noWrap/>
            <w:vAlign w:val="center"/>
            <w:hideMark/>
            <w:tcPrChange w:id="10775"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A21340" w:rsidRDefault="00A75EB6">
            <w:pPr>
              <w:pStyle w:val="BangBody"/>
              <w:jc w:val="center"/>
              <w:rPr>
                <w:ins w:id="10776" w:author="The Si Tran" w:date="2012-12-10T07:30:00Z"/>
                <w:sz w:val="26"/>
                <w:szCs w:val="26"/>
                <w:rPrChange w:id="10777" w:author="The Si Tran" w:date="2012-12-14T06:34:00Z">
                  <w:rPr>
                    <w:ins w:id="10778" w:author="The Si Tran" w:date="2012-12-10T07:30:00Z"/>
                    <w:rFonts w:ascii="Calibri" w:eastAsia="Times New Roman" w:hAnsi="Calibri"/>
                    <w:color w:val="000000"/>
                    <w:sz w:val="22"/>
                  </w:rPr>
                </w:rPrChange>
              </w:rPr>
              <w:pPrChange w:id="10779" w:author="superchickend" w:date="2012-12-16T15:31:00Z">
                <w:pPr>
                  <w:spacing w:line="240" w:lineRule="auto"/>
                  <w:jc w:val="right"/>
                </w:pPr>
              </w:pPrChange>
            </w:pPr>
            <w:ins w:id="10780" w:author="The Si Tran" w:date="2012-12-10T07:30:00Z">
              <w:r w:rsidRPr="00A21340">
                <w:rPr>
                  <w:sz w:val="26"/>
                  <w:szCs w:val="26"/>
                  <w:rPrChange w:id="10781" w:author="The Si Tran" w:date="2012-12-14T06:34:00Z">
                    <w:rPr>
                      <w:rFonts w:ascii="Calibri" w:hAnsi="Calibri"/>
                      <w:sz w:val="22"/>
                    </w:rPr>
                  </w:rPrChange>
                </w:rPr>
                <w:t>117</w:t>
              </w:r>
            </w:ins>
          </w:p>
        </w:tc>
        <w:tc>
          <w:tcPr>
            <w:tcW w:w="1113" w:type="dxa"/>
            <w:tcBorders>
              <w:top w:val="nil"/>
              <w:left w:val="nil"/>
              <w:bottom w:val="single" w:sz="4" w:space="0" w:color="auto"/>
              <w:right w:val="single" w:sz="4" w:space="0" w:color="auto"/>
            </w:tcBorders>
            <w:shd w:val="clear" w:color="auto" w:fill="auto"/>
            <w:noWrap/>
            <w:vAlign w:val="center"/>
            <w:hideMark/>
            <w:tcPrChange w:id="10782"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A21340" w:rsidRDefault="00A75EB6">
            <w:pPr>
              <w:pStyle w:val="BangBody"/>
              <w:jc w:val="center"/>
              <w:rPr>
                <w:ins w:id="10783" w:author="The Si Tran" w:date="2012-12-10T07:30:00Z"/>
                <w:sz w:val="26"/>
                <w:szCs w:val="26"/>
                <w:rPrChange w:id="10784" w:author="The Si Tran" w:date="2012-12-14T06:34:00Z">
                  <w:rPr>
                    <w:ins w:id="10785" w:author="The Si Tran" w:date="2012-12-10T07:30:00Z"/>
                    <w:rFonts w:ascii="Calibri" w:eastAsia="Times New Roman" w:hAnsi="Calibri"/>
                    <w:color w:val="000000"/>
                    <w:sz w:val="22"/>
                  </w:rPr>
                </w:rPrChange>
              </w:rPr>
              <w:pPrChange w:id="10786" w:author="superchickend" w:date="2012-12-16T15:31:00Z">
                <w:pPr>
                  <w:spacing w:line="240" w:lineRule="auto"/>
                  <w:jc w:val="right"/>
                </w:pPr>
              </w:pPrChange>
            </w:pPr>
            <w:ins w:id="10787" w:author="The Si Tran" w:date="2012-12-10T07:30:00Z">
              <w:r w:rsidRPr="00A21340">
                <w:rPr>
                  <w:sz w:val="26"/>
                  <w:szCs w:val="26"/>
                  <w:rPrChange w:id="10788" w:author="The Si Tran" w:date="2012-12-14T06:34:00Z">
                    <w:rPr>
                      <w:rFonts w:ascii="Calibri" w:hAnsi="Calibri"/>
                      <w:sz w:val="22"/>
                    </w:rPr>
                  </w:rPrChange>
                </w:rPr>
                <w:t>25154.94</w:t>
              </w:r>
            </w:ins>
          </w:p>
        </w:tc>
        <w:tc>
          <w:tcPr>
            <w:tcW w:w="915" w:type="dxa"/>
            <w:tcBorders>
              <w:top w:val="nil"/>
              <w:left w:val="nil"/>
              <w:bottom w:val="single" w:sz="4" w:space="0" w:color="auto"/>
              <w:right w:val="single" w:sz="4" w:space="0" w:color="auto"/>
            </w:tcBorders>
            <w:shd w:val="clear" w:color="auto" w:fill="auto"/>
            <w:noWrap/>
            <w:vAlign w:val="center"/>
            <w:hideMark/>
            <w:tcPrChange w:id="10789"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A21340" w:rsidRDefault="00A75EB6">
            <w:pPr>
              <w:pStyle w:val="BangBody"/>
              <w:jc w:val="center"/>
              <w:rPr>
                <w:ins w:id="10790" w:author="The Si Tran" w:date="2012-12-10T07:30:00Z"/>
                <w:sz w:val="26"/>
                <w:szCs w:val="26"/>
                <w:rPrChange w:id="10791" w:author="The Si Tran" w:date="2012-12-14T06:34:00Z">
                  <w:rPr>
                    <w:ins w:id="10792" w:author="The Si Tran" w:date="2012-12-10T07:30:00Z"/>
                    <w:rFonts w:ascii="Calibri" w:eastAsia="Times New Roman" w:hAnsi="Calibri"/>
                    <w:color w:val="000000"/>
                    <w:sz w:val="22"/>
                  </w:rPr>
                </w:rPrChange>
              </w:rPr>
              <w:pPrChange w:id="10793" w:author="superchickend" w:date="2012-12-16T15:31:00Z">
                <w:pPr>
                  <w:spacing w:line="240" w:lineRule="auto"/>
                  <w:jc w:val="right"/>
                </w:pPr>
              </w:pPrChange>
            </w:pPr>
            <w:ins w:id="10794" w:author="The Si Tran" w:date="2012-12-10T07:30:00Z">
              <w:r w:rsidRPr="00A21340">
                <w:rPr>
                  <w:sz w:val="26"/>
                  <w:szCs w:val="26"/>
                  <w:rPrChange w:id="10795" w:author="The Si Tran" w:date="2012-12-14T06:34:00Z">
                    <w:rPr>
                      <w:rFonts w:ascii="Calibri" w:hAnsi="Calibri"/>
                      <w:sz w:val="22"/>
                    </w:rPr>
                  </w:rPrChange>
                </w:rPr>
                <w:t>7.23</w:t>
              </w:r>
            </w:ins>
          </w:p>
        </w:tc>
      </w:tr>
      <w:tr w:rsidR="00A75EB6" w:rsidRPr="005046FC" w14:paraId="2F76A64B" w14:textId="77777777" w:rsidTr="00667906">
        <w:trPr>
          <w:trHeight w:val="816"/>
          <w:ins w:id="10796" w:author="The Si Tran" w:date="2012-12-10T07:30:00Z"/>
          <w:trPrChange w:id="10797" w:author="superchickend" w:date="2012-12-16T15:31:00Z">
            <w:trPr>
              <w:trHeight w:val="818"/>
            </w:trPr>
          </w:trPrChange>
        </w:trPr>
        <w:tc>
          <w:tcPr>
            <w:tcW w:w="1189" w:type="dxa"/>
            <w:vMerge/>
            <w:tcBorders>
              <w:top w:val="nil"/>
              <w:left w:val="single" w:sz="4" w:space="0" w:color="auto"/>
              <w:bottom w:val="single" w:sz="4" w:space="0" w:color="000000"/>
              <w:right w:val="single" w:sz="4" w:space="0" w:color="auto"/>
            </w:tcBorders>
            <w:vAlign w:val="center"/>
            <w:hideMark/>
            <w:tcPrChange w:id="10798"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A21340" w:rsidRDefault="00A75EB6">
            <w:pPr>
              <w:pStyle w:val="BangBody"/>
              <w:rPr>
                <w:ins w:id="10799" w:author="The Si Tran" w:date="2012-12-10T07:30:00Z"/>
                <w:sz w:val="26"/>
                <w:szCs w:val="26"/>
                <w:rPrChange w:id="10800" w:author="The Si Tran" w:date="2012-12-14T06:34:00Z">
                  <w:rPr>
                    <w:ins w:id="10801" w:author="The Si Tran" w:date="2012-12-10T07:30:00Z"/>
                    <w:rFonts w:ascii="Calibri" w:eastAsia="Times New Roman" w:hAnsi="Calibri"/>
                    <w:color w:val="000000"/>
                    <w:sz w:val="22"/>
                  </w:rPr>
                </w:rPrChange>
              </w:rPr>
              <w:pPrChange w:id="10802" w:author="The Si Tran" w:date="2012-12-16T08:45:00Z">
                <w:pPr>
                  <w:spacing w:line="240" w:lineRule="auto"/>
                </w:pPr>
              </w:pPrChange>
            </w:pPr>
          </w:p>
        </w:tc>
        <w:tc>
          <w:tcPr>
            <w:tcW w:w="4917" w:type="dxa"/>
            <w:tcBorders>
              <w:top w:val="nil"/>
              <w:left w:val="nil"/>
              <w:bottom w:val="single" w:sz="4" w:space="0" w:color="auto"/>
              <w:right w:val="single" w:sz="4" w:space="0" w:color="auto"/>
            </w:tcBorders>
            <w:shd w:val="clear" w:color="auto" w:fill="auto"/>
            <w:vAlign w:val="bottom"/>
            <w:hideMark/>
            <w:tcPrChange w:id="10803"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A21340" w:rsidRDefault="00A75EB6">
            <w:pPr>
              <w:pStyle w:val="BangBody"/>
              <w:rPr>
                <w:ins w:id="10804" w:author="The Si Tran" w:date="2012-12-10T07:30:00Z"/>
                <w:sz w:val="26"/>
                <w:szCs w:val="26"/>
                <w:rPrChange w:id="10805" w:author="The Si Tran" w:date="2012-12-14T06:34:00Z">
                  <w:rPr>
                    <w:ins w:id="10806" w:author="The Si Tran" w:date="2012-12-10T07:30:00Z"/>
                    <w:rFonts w:ascii="Calibri" w:eastAsia="Times New Roman" w:hAnsi="Calibri"/>
                    <w:color w:val="000000"/>
                    <w:sz w:val="22"/>
                  </w:rPr>
                </w:rPrChange>
              </w:rPr>
              <w:pPrChange w:id="10807" w:author="The Si Tran" w:date="2012-12-16T08:45:00Z">
                <w:pPr>
                  <w:spacing w:line="240" w:lineRule="auto"/>
                </w:pPr>
              </w:pPrChange>
            </w:pPr>
            <w:ins w:id="10808" w:author="The Si Tran" w:date="2012-12-10T07:30:00Z">
              <w:r w:rsidRPr="00A21340">
                <w:rPr>
                  <w:sz w:val="26"/>
                  <w:szCs w:val="26"/>
                  <w:rPrChange w:id="10809" w:author="The Si Tran" w:date="2012-12-14T06:34:00Z">
                    <w:rPr>
                      <w:rFonts w:ascii="Calibri" w:hAnsi="Calibri"/>
                      <w:sz w:val="22"/>
                    </w:rPr>
                  </w:rPrChange>
                </w:rPr>
                <w:t>ARIMA(2, 0, 0)(0, 1, 1)12</w:t>
              </w:r>
              <w:r w:rsidRPr="00A21340">
                <w:rPr>
                  <w:sz w:val="26"/>
                  <w:szCs w:val="26"/>
                  <w:rPrChange w:id="10810" w:author="The Si Tran" w:date="2012-12-14T06:34:00Z">
                    <w:rPr>
                      <w:rFonts w:ascii="Calibri" w:hAnsi="Calibri"/>
                      <w:sz w:val="22"/>
                    </w:rPr>
                  </w:rPrChange>
                </w:rPr>
                <w:br/>
              </w:r>
            </w:ins>
            <w:r w:rsidR="00976130" w:rsidRPr="00A21340">
              <w:rPr>
                <w:sz w:val="26"/>
                <w:szCs w:val="26"/>
              </w:rPr>
              <w:t>Nơron</w:t>
            </w:r>
            <w:ins w:id="10811" w:author="The Si Tran" w:date="2012-12-10T07:30:00Z">
              <w:r w:rsidRPr="00A21340">
                <w:rPr>
                  <w:sz w:val="26"/>
                  <w:szCs w:val="26"/>
                  <w:rPrChange w:id="10812" w:author="The Si Tran" w:date="2012-12-14T06:34:00Z">
                    <w:rPr>
                      <w:rFonts w:ascii="Calibri" w:hAnsi="Calibri"/>
                      <w:sz w:val="22"/>
                    </w:rPr>
                  </w:rPrChange>
                </w:rPr>
                <w:t>(5,5,1),Algorithm=Back Propagation, epoches=857, Residual=1E-8, learning_rate=0.4, momemtum = 0,2</w:t>
              </w:r>
            </w:ins>
          </w:p>
        </w:tc>
        <w:tc>
          <w:tcPr>
            <w:tcW w:w="866" w:type="dxa"/>
            <w:tcBorders>
              <w:top w:val="nil"/>
              <w:left w:val="nil"/>
              <w:bottom w:val="single" w:sz="4" w:space="0" w:color="auto"/>
              <w:right w:val="single" w:sz="4" w:space="0" w:color="auto"/>
            </w:tcBorders>
            <w:shd w:val="clear" w:color="auto" w:fill="auto"/>
            <w:noWrap/>
            <w:vAlign w:val="center"/>
            <w:hideMark/>
            <w:tcPrChange w:id="1081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A21340" w:rsidRDefault="00A75EB6">
            <w:pPr>
              <w:pStyle w:val="BangBody"/>
              <w:jc w:val="center"/>
              <w:rPr>
                <w:ins w:id="10814" w:author="The Si Tran" w:date="2012-12-10T07:30:00Z"/>
                <w:b/>
                <w:sz w:val="26"/>
                <w:szCs w:val="26"/>
                <w:rPrChange w:id="10815" w:author="superchickend" w:date="2012-12-16T15:31:00Z">
                  <w:rPr>
                    <w:ins w:id="10816" w:author="The Si Tran" w:date="2012-12-10T07:30:00Z"/>
                    <w:rFonts w:ascii="Calibri" w:eastAsia="Times New Roman" w:hAnsi="Calibri"/>
                    <w:color w:val="000000"/>
                    <w:sz w:val="22"/>
                  </w:rPr>
                </w:rPrChange>
              </w:rPr>
              <w:pPrChange w:id="10817" w:author="superchickend" w:date="2012-12-16T15:31:00Z">
                <w:pPr>
                  <w:spacing w:line="240" w:lineRule="auto"/>
                  <w:jc w:val="right"/>
                </w:pPr>
              </w:pPrChange>
            </w:pPr>
            <w:ins w:id="10818" w:author="The Si Tran" w:date="2012-12-10T07:30:00Z">
              <w:r w:rsidRPr="00A21340">
                <w:rPr>
                  <w:b/>
                  <w:sz w:val="26"/>
                  <w:szCs w:val="26"/>
                  <w:rPrChange w:id="10819" w:author="superchickend" w:date="2012-12-16T15:31:00Z">
                    <w:rPr>
                      <w:rFonts w:ascii="Calibri" w:hAnsi="Calibri"/>
                      <w:sz w:val="22"/>
                    </w:rPr>
                  </w:rPrChange>
                </w:rPr>
                <w:t>109.96</w:t>
              </w:r>
            </w:ins>
          </w:p>
        </w:tc>
        <w:tc>
          <w:tcPr>
            <w:tcW w:w="1113" w:type="dxa"/>
            <w:tcBorders>
              <w:top w:val="nil"/>
              <w:left w:val="nil"/>
              <w:bottom w:val="single" w:sz="4" w:space="0" w:color="auto"/>
              <w:right w:val="single" w:sz="4" w:space="0" w:color="auto"/>
            </w:tcBorders>
            <w:shd w:val="clear" w:color="auto" w:fill="auto"/>
            <w:noWrap/>
            <w:vAlign w:val="center"/>
            <w:hideMark/>
            <w:tcPrChange w:id="1082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A21340" w:rsidRDefault="00A75EB6">
            <w:pPr>
              <w:pStyle w:val="BangBody"/>
              <w:jc w:val="center"/>
              <w:rPr>
                <w:ins w:id="10821" w:author="The Si Tran" w:date="2012-12-10T07:30:00Z"/>
                <w:b/>
                <w:sz w:val="26"/>
                <w:szCs w:val="26"/>
                <w:rPrChange w:id="10822" w:author="superchickend" w:date="2012-12-16T15:31:00Z">
                  <w:rPr>
                    <w:ins w:id="10823" w:author="The Si Tran" w:date="2012-12-10T07:30:00Z"/>
                    <w:rFonts w:ascii="Calibri" w:eastAsia="Times New Roman" w:hAnsi="Calibri"/>
                    <w:color w:val="000000"/>
                    <w:sz w:val="22"/>
                  </w:rPr>
                </w:rPrChange>
              </w:rPr>
              <w:pPrChange w:id="10824" w:author="superchickend" w:date="2012-12-16T15:31:00Z">
                <w:pPr>
                  <w:spacing w:line="240" w:lineRule="auto"/>
                  <w:jc w:val="right"/>
                </w:pPr>
              </w:pPrChange>
            </w:pPr>
            <w:ins w:id="10825" w:author="The Si Tran" w:date="2012-12-10T07:30:00Z">
              <w:r w:rsidRPr="00A21340">
                <w:rPr>
                  <w:b/>
                  <w:sz w:val="26"/>
                  <w:szCs w:val="26"/>
                  <w:rPrChange w:id="10826" w:author="superchickend" w:date="2012-12-16T15:31:00Z">
                    <w:rPr>
                      <w:rFonts w:ascii="Calibri" w:hAnsi="Calibri"/>
                      <w:sz w:val="22"/>
                    </w:rPr>
                  </w:rPrChange>
                </w:rPr>
                <w:t>21805.63</w:t>
              </w:r>
            </w:ins>
          </w:p>
        </w:tc>
        <w:tc>
          <w:tcPr>
            <w:tcW w:w="915" w:type="dxa"/>
            <w:tcBorders>
              <w:top w:val="nil"/>
              <w:left w:val="nil"/>
              <w:bottom w:val="single" w:sz="4" w:space="0" w:color="auto"/>
              <w:right w:val="single" w:sz="4" w:space="0" w:color="auto"/>
            </w:tcBorders>
            <w:shd w:val="clear" w:color="auto" w:fill="auto"/>
            <w:noWrap/>
            <w:vAlign w:val="center"/>
            <w:hideMark/>
            <w:tcPrChange w:id="1082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A21340" w:rsidRDefault="00A75EB6">
            <w:pPr>
              <w:pStyle w:val="BangBody"/>
              <w:jc w:val="center"/>
              <w:rPr>
                <w:ins w:id="10828" w:author="The Si Tran" w:date="2012-12-10T07:30:00Z"/>
                <w:b/>
                <w:sz w:val="26"/>
                <w:szCs w:val="26"/>
                <w:rPrChange w:id="10829" w:author="superchickend" w:date="2012-12-16T15:31:00Z">
                  <w:rPr>
                    <w:ins w:id="10830" w:author="The Si Tran" w:date="2012-12-10T07:30:00Z"/>
                    <w:rFonts w:ascii="Calibri" w:eastAsia="Times New Roman" w:hAnsi="Calibri"/>
                    <w:color w:val="000000"/>
                    <w:sz w:val="22"/>
                  </w:rPr>
                </w:rPrChange>
              </w:rPr>
              <w:pPrChange w:id="10831" w:author="superchickend" w:date="2012-12-16T15:31:00Z">
                <w:pPr>
                  <w:spacing w:line="240" w:lineRule="auto"/>
                  <w:jc w:val="right"/>
                </w:pPr>
              </w:pPrChange>
            </w:pPr>
            <w:ins w:id="10832" w:author="The Si Tran" w:date="2012-12-10T07:30:00Z">
              <w:r w:rsidRPr="00A21340">
                <w:rPr>
                  <w:b/>
                  <w:sz w:val="26"/>
                  <w:szCs w:val="26"/>
                  <w:rPrChange w:id="10833" w:author="superchickend" w:date="2012-12-16T15:31:00Z">
                    <w:rPr>
                      <w:rFonts w:ascii="Calibri" w:hAnsi="Calibri"/>
                      <w:sz w:val="22"/>
                    </w:rPr>
                  </w:rPrChange>
                </w:rPr>
                <w:t>6.77</w:t>
              </w:r>
            </w:ins>
          </w:p>
        </w:tc>
      </w:tr>
    </w:tbl>
    <w:p w14:paraId="1F2039B8" w14:textId="77777777" w:rsidR="000F226B" w:rsidRDefault="000F226B" w:rsidP="000F226B">
      <w:pPr>
        <w:pStyle w:val="Bang"/>
      </w:pPr>
      <w:bookmarkStart w:id="10834" w:name="_Toc343033797"/>
    </w:p>
    <w:p w14:paraId="7988D120" w14:textId="2AC0C7E9" w:rsidR="00E30631" w:rsidRPr="00EF4E32" w:rsidRDefault="00E30631">
      <w:pPr>
        <w:pStyle w:val="Bang"/>
        <w:rPr>
          <w:ins w:id="10835" w:author="The Si Tran" w:date="2012-12-10T07:30:00Z"/>
        </w:rPr>
        <w:pPrChange w:id="10836" w:author="The Si Tran" w:date="2012-12-16T10:03:00Z">
          <w:pPr>
            <w:pStyle w:val="Heading1"/>
            <w:jc w:val="left"/>
          </w:pPr>
        </w:pPrChange>
      </w:pPr>
      <w:bookmarkStart w:id="10837" w:name="_Toc343841779"/>
      <w:ins w:id="10838" w:author="The Si Tran" w:date="2012-12-14T06:35:00Z">
        <w:r w:rsidRPr="00EF4E32">
          <w:lastRenderedPageBreak/>
          <w:t>Bảng 6.5: Kết quả thực nghiệm chuỗi dữ liệu Maxtemp</w:t>
        </w:r>
      </w:ins>
      <w:bookmarkEnd w:id="10834"/>
      <w:bookmarkEnd w:id="10837"/>
    </w:p>
    <w:tbl>
      <w:tblPr>
        <w:tblW w:w="9179" w:type="dxa"/>
        <w:tblLook w:val="04A0" w:firstRow="1" w:lastRow="0" w:firstColumn="1" w:lastColumn="0" w:noHBand="0" w:noVBand="1"/>
        <w:tblPrChange w:id="10839" w:author="superchickend" w:date="2012-12-16T15:31:00Z">
          <w:tblPr>
            <w:tblW w:w="10540" w:type="dxa"/>
            <w:tblLook w:val="04A0" w:firstRow="1" w:lastRow="0" w:firstColumn="1" w:lastColumn="0" w:noHBand="0" w:noVBand="1"/>
          </w:tblPr>
        </w:tblPrChange>
      </w:tblPr>
      <w:tblGrid>
        <w:gridCol w:w="1253"/>
        <w:gridCol w:w="5395"/>
        <w:gridCol w:w="805"/>
        <w:gridCol w:w="762"/>
        <w:gridCol w:w="964"/>
        <w:tblGridChange w:id="10840">
          <w:tblGrid>
            <w:gridCol w:w="1072"/>
            <w:gridCol w:w="7002"/>
            <w:gridCol w:w="819"/>
            <w:gridCol w:w="819"/>
            <w:gridCol w:w="828"/>
          </w:tblGrid>
        </w:tblGridChange>
      </w:tblGrid>
      <w:tr w:rsidR="00A75EB6" w:rsidRPr="005046FC" w14:paraId="4751F343" w14:textId="77777777" w:rsidTr="000F226B">
        <w:trPr>
          <w:trHeight w:val="249"/>
          <w:ins w:id="10841" w:author="The Si Tran" w:date="2012-12-10T07:31:00Z"/>
          <w:trPrChange w:id="10842" w:author="superchickend" w:date="2012-12-16T15:31:00Z">
            <w:trPr>
              <w:trHeight w:val="267"/>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843"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10844" w:author="The Si Tran" w:date="2012-12-10T07:31:00Z"/>
                <w:sz w:val="26"/>
                <w:szCs w:val="26"/>
                <w:rPrChange w:id="10845" w:author="The Si Tran" w:date="2012-12-14T06:35:00Z">
                  <w:rPr>
                    <w:ins w:id="10846" w:author="The Si Tran" w:date="2012-12-10T07:31:00Z"/>
                    <w:rFonts w:ascii="Calibri" w:eastAsia="Times New Roman" w:hAnsi="Calibri"/>
                    <w:color w:val="000000"/>
                    <w:sz w:val="22"/>
                  </w:rPr>
                </w:rPrChange>
              </w:rPr>
              <w:pPrChange w:id="10847" w:author="The Si Tran" w:date="2012-12-16T08:45:00Z">
                <w:pPr>
                  <w:spacing w:line="240" w:lineRule="auto"/>
                </w:pPr>
              </w:pPrChange>
            </w:pPr>
            <w:ins w:id="10848" w:author="The Si Tran" w:date="2012-12-10T07:31:00Z">
              <w:r w:rsidRPr="004C2D67">
                <w:rPr>
                  <w:sz w:val="26"/>
                  <w:szCs w:val="26"/>
                  <w:rPrChange w:id="10849" w:author="The Si Tran" w:date="2012-12-14T06:35:00Z">
                    <w:rPr>
                      <w:rFonts w:ascii="Calibri" w:hAnsi="Calibri" w:cs="Arial"/>
                      <w:b/>
                      <w:bCs/>
                      <w:kern w:val="32"/>
                      <w:sz w:val="22"/>
                      <w:szCs w:val="32"/>
                    </w:rPr>
                  </w:rPrChange>
                </w:rPr>
                <w:t> </w:t>
              </w:r>
            </w:ins>
          </w:p>
        </w:tc>
        <w:tc>
          <w:tcPr>
            <w:tcW w:w="5395" w:type="dxa"/>
            <w:tcBorders>
              <w:top w:val="single" w:sz="4" w:space="0" w:color="auto"/>
              <w:left w:val="nil"/>
              <w:bottom w:val="single" w:sz="4" w:space="0" w:color="auto"/>
              <w:right w:val="single" w:sz="4" w:space="0" w:color="auto"/>
            </w:tcBorders>
            <w:shd w:val="clear" w:color="auto" w:fill="auto"/>
            <w:noWrap/>
            <w:vAlign w:val="center"/>
            <w:hideMark/>
            <w:tcPrChange w:id="10850"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10851" w:author="The Si Tran" w:date="2012-12-10T07:31:00Z"/>
                <w:b/>
                <w:sz w:val="26"/>
                <w:szCs w:val="26"/>
                <w:rPrChange w:id="10852" w:author="superchickend" w:date="2012-12-16T15:31:00Z">
                  <w:rPr>
                    <w:ins w:id="10853" w:author="The Si Tran" w:date="2012-12-10T07:31:00Z"/>
                    <w:rFonts w:ascii="Calibri" w:eastAsia="Times New Roman" w:hAnsi="Calibri"/>
                    <w:color w:val="000000"/>
                    <w:sz w:val="22"/>
                  </w:rPr>
                </w:rPrChange>
              </w:rPr>
              <w:pPrChange w:id="10854" w:author="superchickend" w:date="2012-12-16T15:31:00Z">
                <w:pPr>
                  <w:spacing w:line="240" w:lineRule="auto"/>
                </w:pPr>
              </w:pPrChange>
            </w:pPr>
            <w:ins w:id="10855" w:author="The Si Tran" w:date="2012-12-10T07:31:00Z">
              <w:r w:rsidRPr="004C2D67">
                <w:rPr>
                  <w:b/>
                  <w:sz w:val="26"/>
                  <w:szCs w:val="26"/>
                  <w:rPrChange w:id="10856" w:author="superchickend" w:date="2012-12-16T15:31:00Z">
                    <w:rPr>
                      <w:rFonts w:ascii="Calibri" w:hAnsi="Calibri" w:cs="Arial"/>
                      <w:b/>
                      <w:bCs/>
                      <w:kern w:val="32"/>
                      <w:sz w:val="22"/>
                      <w:szCs w:val="3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857"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10858" w:author="The Si Tran" w:date="2012-12-10T07:31:00Z"/>
                <w:b/>
                <w:sz w:val="26"/>
                <w:szCs w:val="26"/>
                <w:rPrChange w:id="10859" w:author="superchickend" w:date="2012-12-16T15:31:00Z">
                  <w:rPr>
                    <w:ins w:id="10860" w:author="The Si Tran" w:date="2012-12-10T07:31:00Z"/>
                    <w:rFonts w:ascii="Calibri" w:eastAsia="Times New Roman" w:hAnsi="Calibri"/>
                    <w:color w:val="000000"/>
                    <w:sz w:val="22"/>
                  </w:rPr>
                </w:rPrChange>
              </w:rPr>
              <w:pPrChange w:id="10861" w:author="superchickend" w:date="2012-12-16T15:31:00Z">
                <w:pPr>
                  <w:spacing w:line="240" w:lineRule="auto"/>
                </w:pPr>
              </w:pPrChange>
            </w:pPr>
            <w:ins w:id="10862" w:author="The Si Tran" w:date="2012-12-10T07:31:00Z">
              <w:r w:rsidRPr="004C2D67">
                <w:rPr>
                  <w:b/>
                  <w:sz w:val="26"/>
                  <w:szCs w:val="26"/>
                  <w:rPrChange w:id="10863" w:author="superchickend" w:date="2012-12-16T15:31:00Z">
                    <w:rPr>
                      <w:rFonts w:ascii="Calibri" w:hAnsi="Calibri" w:cs="Arial"/>
                      <w:b/>
                      <w:bCs/>
                      <w:kern w:val="32"/>
                      <w:sz w:val="22"/>
                      <w:szCs w:val="32"/>
                    </w:rPr>
                  </w:rPrChange>
                </w:rPr>
                <w:t>MAE</w:t>
              </w:r>
            </w:ins>
          </w:p>
        </w:tc>
        <w:tc>
          <w:tcPr>
            <w:tcW w:w="762" w:type="dxa"/>
            <w:tcBorders>
              <w:top w:val="single" w:sz="4" w:space="0" w:color="auto"/>
              <w:left w:val="nil"/>
              <w:bottom w:val="single" w:sz="4" w:space="0" w:color="auto"/>
              <w:right w:val="single" w:sz="4" w:space="0" w:color="auto"/>
            </w:tcBorders>
            <w:shd w:val="clear" w:color="auto" w:fill="auto"/>
            <w:noWrap/>
            <w:vAlign w:val="center"/>
            <w:hideMark/>
            <w:tcPrChange w:id="10864"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10865" w:author="The Si Tran" w:date="2012-12-10T07:31:00Z"/>
                <w:b/>
                <w:sz w:val="26"/>
                <w:szCs w:val="26"/>
                <w:rPrChange w:id="10866" w:author="superchickend" w:date="2012-12-16T15:31:00Z">
                  <w:rPr>
                    <w:ins w:id="10867" w:author="The Si Tran" w:date="2012-12-10T07:31:00Z"/>
                    <w:rFonts w:ascii="Calibri" w:eastAsia="Times New Roman" w:hAnsi="Calibri"/>
                    <w:color w:val="000000"/>
                    <w:sz w:val="22"/>
                  </w:rPr>
                </w:rPrChange>
              </w:rPr>
              <w:pPrChange w:id="10868" w:author="superchickend" w:date="2012-12-16T15:31:00Z">
                <w:pPr>
                  <w:spacing w:line="240" w:lineRule="auto"/>
                </w:pPr>
              </w:pPrChange>
            </w:pPr>
            <w:ins w:id="10869" w:author="The Si Tran" w:date="2012-12-10T07:31:00Z">
              <w:r w:rsidRPr="004C2D67">
                <w:rPr>
                  <w:b/>
                  <w:sz w:val="26"/>
                  <w:szCs w:val="26"/>
                  <w:rPrChange w:id="10870" w:author="superchickend" w:date="2012-12-16T15:31:00Z">
                    <w:rPr>
                      <w:rFonts w:ascii="Calibri" w:hAnsi="Calibri" w:cs="Arial"/>
                      <w:b/>
                      <w:bCs/>
                      <w:kern w:val="32"/>
                      <w:sz w:val="22"/>
                      <w:szCs w:val="3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871"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10872" w:author="The Si Tran" w:date="2012-12-10T07:31:00Z"/>
                <w:b/>
                <w:sz w:val="26"/>
                <w:szCs w:val="26"/>
                <w:rPrChange w:id="10873" w:author="superchickend" w:date="2012-12-16T15:31:00Z">
                  <w:rPr>
                    <w:ins w:id="10874" w:author="The Si Tran" w:date="2012-12-10T07:31:00Z"/>
                    <w:rFonts w:ascii="Calibri" w:eastAsia="Times New Roman" w:hAnsi="Calibri"/>
                    <w:color w:val="000000"/>
                    <w:sz w:val="22"/>
                  </w:rPr>
                </w:rPrChange>
              </w:rPr>
              <w:pPrChange w:id="10875" w:author="superchickend" w:date="2012-12-16T15:31:00Z">
                <w:pPr>
                  <w:spacing w:line="240" w:lineRule="auto"/>
                </w:pPr>
              </w:pPrChange>
            </w:pPr>
            <w:ins w:id="10876" w:author="The Si Tran" w:date="2012-12-10T07:31:00Z">
              <w:r w:rsidRPr="004C2D67">
                <w:rPr>
                  <w:b/>
                  <w:sz w:val="26"/>
                  <w:szCs w:val="26"/>
                  <w:rPrChange w:id="10877" w:author="superchickend" w:date="2012-12-16T15:31:00Z">
                    <w:rPr>
                      <w:rFonts w:ascii="Calibri" w:hAnsi="Calibri" w:cs="Arial"/>
                      <w:b/>
                      <w:bCs/>
                      <w:kern w:val="32"/>
                      <w:sz w:val="22"/>
                      <w:szCs w:val="32"/>
                    </w:rPr>
                  </w:rPrChange>
                </w:rPr>
                <w:t>MAPE</w:t>
              </w:r>
            </w:ins>
          </w:p>
        </w:tc>
      </w:tr>
      <w:tr w:rsidR="00A75EB6" w:rsidRPr="005046FC" w14:paraId="5D244E6C" w14:textId="77777777" w:rsidTr="000F226B">
        <w:trPr>
          <w:trHeight w:val="500"/>
          <w:ins w:id="10878" w:author="The Si Tran" w:date="2012-12-10T07:31:00Z"/>
          <w:trPrChange w:id="10879" w:author="superchickend" w:date="2012-12-16T15:32:00Z">
            <w:trPr>
              <w:trHeight w:val="534"/>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80"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10881" w:author="The Si Tran" w:date="2012-12-10T07:31:00Z"/>
                <w:b/>
                <w:sz w:val="26"/>
                <w:szCs w:val="26"/>
                <w:rPrChange w:id="10882" w:author="superchickend" w:date="2012-12-16T15:31:00Z">
                  <w:rPr>
                    <w:ins w:id="10883" w:author="The Si Tran" w:date="2012-12-10T07:31:00Z"/>
                    <w:rFonts w:ascii="Calibri" w:eastAsia="Times New Roman" w:hAnsi="Calibri"/>
                    <w:color w:val="000000"/>
                    <w:sz w:val="22"/>
                  </w:rPr>
                </w:rPrChange>
              </w:rPr>
              <w:pPrChange w:id="10884" w:author="superchickend" w:date="2012-12-16T15:31:00Z">
                <w:pPr>
                  <w:spacing w:line="240" w:lineRule="auto"/>
                  <w:jc w:val="center"/>
                </w:pPr>
              </w:pPrChange>
            </w:pPr>
            <w:ins w:id="10885" w:author="The Si Tran" w:date="2012-12-10T07:31:00Z">
              <w:r w:rsidRPr="004C2D67">
                <w:rPr>
                  <w:b/>
                  <w:sz w:val="26"/>
                  <w:szCs w:val="26"/>
                  <w:rPrChange w:id="10886" w:author="superchickend" w:date="2012-12-16T15:31:00Z">
                    <w:rPr>
                      <w:rFonts w:ascii="Calibri" w:hAnsi="Calibri" w:cs="Arial"/>
                      <w:b/>
                      <w:bCs/>
                      <w:kern w:val="32"/>
                      <w:sz w:val="22"/>
                      <w:szCs w:val="32"/>
                    </w:rPr>
                  </w:rPrChange>
                </w:rPr>
                <w:t>ANN</w:t>
              </w:r>
            </w:ins>
          </w:p>
        </w:tc>
        <w:tc>
          <w:tcPr>
            <w:tcW w:w="5395" w:type="dxa"/>
            <w:tcBorders>
              <w:top w:val="nil"/>
              <w:left w:val="nil"/>
              <w:bottom w:val="single" w:sz="4" w:space="0" w:color="auto"/>
              <w:right w:val="single" w:sz="4" w:space="0" w:color="auto"/>
            </w:tcBorders>
            <w:shd w:val="clear" w:color="auto" w:fill="auto"/>
            <w:vAlign w:val="bottom"/>
            <w:hideMark/>
            <w:tcPrChange w:id="10887"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10888" w:author="The Si Tran" w:date="2012-12-10T07:31:00Z"/>
                <w:sz w:val="26"/>
                <w:szCs w:val="26"/>
                <w:rPrChange w:id="10889" w:author="The Si Tran" w:date="2012-12-14T06:35:00Z">
                  <w:rPr>
                    <w:ins w:id="10890" w:author="The Si Tran" w:date="2012-12-10T07:31:00Z"/>
                    <w:rFonts w:ascii="Calibri" w:eastAsia="Times New Roman" w:hAnsi="Calibri"/>
                    <w:color w:val="000000"/>
                    <w:sz w:val="22"/>
                  </w:rPr>
                </w:rPrChange>
              </w:rPr>
              <w:pPrChange w:id="10891" w:author="The Si Tran" w:date="2012-12-16T08:45:00Z">
                <w:pPr>
                  <w:spacing w:line="240" w:lineRule="auto"/>
                  <w:jc w:val="left"/>
                </w:pPr>
              </w:pPrChange>
            </w:pPr>
            <w:r>
              <w:rPr>
                <w:sz w:val="26"/>
                <w:szCs w:val="26"/>
              </w:rPr>
              <w:t>Nơron</w:t>
            </w:r>
            <w:ins w:id="10892" w:author="The Si Tran" w:date="2012-12-10T07:31:00Z">
              <w:r w:rsidR="00A75EB6" w:rsidRPr="004C2D67">
                <w:rPr>
                  <w:sz w:val="26"/>
                  <w:szCs w:val="26"/>
                  <w:rPrChange w:id="10893" w:author="The Si Tran" w:date="2012-12-14T06:35:00Z">
                    <w:rPr>
                      <w:rFonts w:ascii="Calibri" w:hAnsi="Calibri"/>
                      <w:sz w:val="22"/>
                    </w:rPr>
                  </w:rPrChange>
                </w:rPr>
                <w:t>(5,5,1), Algorithm=RPROP, epoches=78,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89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10895" w:author="The Si Tran" w:date="2012-12-10T07:31:00Z"/>
                <w:sz w:val="26"/>
                <w:szCs w:val="26"/>
                <w:rPrChange w:id="10896" w:author="The Si Tran" w:date="2012-12-14T06:35:00Z">
                  <w:rPr>
                    <w:ins w:id="10897" w:author="The Si Tran" w:date="2012-12-10T07:31:00Z"/>
                    <w:rFonts w:ascii="Calibri" w:eastAsia="Times New Roman" w:hAnsi="Calibri"/>
                    <w:color w:val="000000"/>
                    <w:sz w:val="22"/>
                  </w:rPr>
                </w:rPrChange>
              </w:rPr>
              <w:pPrChange w:id="10898" w:author="superchickend" w:date="2012-12-16T15:32:00Z">
                <w:pPr>
                  <w:spacing w:line="240" w:lineRule="auto"/>
                  <w:jc w:val="right"/>
                </w:pPr>
              </w:pPrChange>
            </w:pPr>
            <w:ins w:id="10899" w:author="The Si Tran" w:date="2012-12-10T07:31:00Z">
              <w:r w:rsidRPr="004C2D67">
                <w:rPr>
                  <w:sz w:val="26"/>
                  <w:szCs w:val="26"/>
                  <w:rPrChange w:id="10900"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1090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10902" w:author="The Si Tran" w:date="2012-12-10T07:31:00Z"/>
                <w:sz w:val="26"/>
                <w:szCs w:val="26"/>
                <w:rPrChange w:id="10903" w:author="The Si Tran" w:date="2012-12-14T06:35:00Z">
                  <w:rPr>
                    <w:ins w:id="10904" w:author="The Si Tran" w:date="2012-12-10T07:31:00Z"/>
                    <w:rFonts w:ascii="Calibri" w:eastAsia="Times New Roman" w:hAnsi="Calibri"/>
                    <w:color w:val="000000"/>
                    <w:sz w:val="22"/>
                  </w:rPr>
                </w:rPrChange>
              </w:rPr>
              <w:pPrChange w:id="10905" w:author="superchickend" w:date="2012-12-16T15:32:00Z">
                <w:pPr>
                  <w:spacing w:line="240" w:lineRule="auto"/>
                  <w:jc w:val="right"/>
                </w:pPr>
              </w:pPrChange>
            </w:pPr>
            <w:ins w:id="10906" w:author="The Si Tran" w:date="2012-12-10T07:31:00Z">
              <w:r w:rsidRPr="004C2D67">
                <w:rPr>
                  <w:sz w:val="26"/>
                  <w:szCs w:val="26"/>
                  <w:rPrChange w:id="10907" w:author="The Si Tran" w:date="2012-12-14T06:35:00Z">
                    <w:rPr>
                      <w:rFonts w:ascii="Calibri" w:hAnsi="Calibri"/>
                      <w:sz w:val="22"/>
                    </w:rPr>
                  </w:rPrChange>
                </w:rPr>
                <w:t>2.35</w:t>
              </w:r>
            </w:ins>
          </w:p>
        </w:tc>
        <w:tc>
          <w:tcPr>
            <w:tcW w:w="964" w:type="dxa"/>
            <w:tcBorders>
              <w:top w:val="nil"/>
              <w:left w:val="nil"/>
              <w:bottom w:val="single" w:sz="4" w:space="0" w:color="auto"/>
              <w:right w:val="single" w:sz="4" w:space="0" w:color="auto"/>
            </w:tcBorders>
            <w:shd w:val="clear" w:color="auto" w:fill="auto"/>
            <w:noWrap/>
            <w:vAlign w:val="center"/>
            <w:hideMark/>
            <w:tcPrChange w:id="10908"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10909" w:author="The Si Tran" w:date="2012-12-10T07:31:00Z"/>
                <w:sz w:val="26"/>
                <w:szCs w:val="26"/>
                <w:rPrChange w:id="10910" w:author="The Si Tran" w:date="2012-12-14T06:35:00Z">
                  <w:rPr>
                    <w:ins w:id="10911" w:author="The Si Tran" w:date="2012-12-10T07:31:00Z"/>
                    <w:rFonts w:ascii="Calibri" w:eastAsia="Times New Roman" w:hAnsi="Calibri"/>
                    <w:color w:val="000000"/>
                    <w:sz w:val="22"/>
                  </w:rPr>
                </w:rPrChange>
              </w:rPr>
              <w:pPrChange w:id="10912" w:author="superchickend" w:date="2012-12-16T15:32:00Z">
                <w:pPr>
                  <w:spacing w:line="240" w:lineRule="auto"/>
                  <w:jc w:val="right"/>
                </w:pPr>
              </w:pPrChange>
            </w:pPr>
            <w:ins w:id="10913" w:author="The Si Tran" w:date="2012-12-10T07:31:00Z">
              <w:r w:rsidRPr="004C2D67">
                <w:rPr>
                  <w:sz w:val="26"/>
                  <w:szCs w:val="26"/>
                  <w:rPrChange w:id="10914" w:author="The Si Tran" w:date="2012-12-14T06:35:00Z">
                    <w:rPr>
                      <w:rFonts w:ascii="Calibri" w:hAnsi="Calibri"/>
                      <w:sz w:val="22"/>
                    </w:rPr>
                  </w:rPrChange>
                </w:rPr>
                <w:t>6.16</w:t>
              </w:r>
            </w:ins>
          </w:p>
        </w:tc>
      </w:tr>
      <w:tr w:rsidR="00A75EB6" w:rsidRPr="005046FC" w14:paraId="5FE843BD" w14:textId="77777777" w:rsidTr="000F226B">
        <w:trPr>
          <w:trHeight w:val="500"/>
          <w:ins w:id="10915" w:author="The Si Tran" w:date="2012-12-10T07:31:00Z"/>
          <w:trPrChange w:id="10916" w:author="superchickend" w:date="2012-12-16T15:32:00Z">
            <w:trPr>
              <w:trHeight w:val="534"/>
            </w:trPr>
          </w:trPrChange>
        </w:trPr>
        <w:tc>
          <w:tcPr>
            <w:tcW w:w="1253" w:type="dxa"/>
            <w:vMerge/>
            <w:tcBorders>
              <w:top w:val="nil"/>
              <w:left w:val="single" w:sz="4" w:space="0" w:color="auto"/>
              <w:bottom w:val="single" w:sz="4" w:space="0" w:color="000000"/>
              <w:right w:val="single" w:sz="4" w:space="0" w:color="auto"/>
            </w:tcBorders>
            <w:vAlign w:val="center"/>
            <w:hideMark/>
            <w:tcPrChange w:id="10917"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10918" w:author="The Si Tran" w:date="2012-12-10T07:31:00Z"/>
                <w:b/>
                <w:sz w:val="26"/>
                <w:szCs w:val="26"/>
                <w:rPrChange w:id="10919" w:author="superchickend" w:date="2012-12-16T15:31:00Z">
                  <w:rPr>
                    <w:ins w:id="10920" w:author="The Si Tran" w:date="2012-12-10T07:31:00Z"/>
                    <w:rFonts w:ascii="Calibri" w:eastAsia="Times New Roman" w:hAnsi="Calibri"/>
                    <w:color w:val="000000"/>
                    <w:sz w:val="22"/>
                  </w:rPr>
                </w:rPrChange>
              </w:rPr>
              <w:pPrChange w:id="10921" w:author="superchickend" w:date="2012-12-16T15:31:00Z">
                <w:pPr>
                  <w:spacing w:line="240" w:lineRule="auto"/>
                </w:pPr>
              </w:pPrChange>
            </w:pPr>
          </w:p>
        </w:tc>
        <w:tc>
          <w:tcPr>
            <w:tcW w:w="5395" w:type="dxa"/>
            <w:tcBorders>
              <w:top w:val="nil"/>
              <w:left w:val="nil"/>
              <w:bottom w:val="single" w:sz="4" w:space="0" w:color="auto"/>
              <w:right w:val="single" w:sz="4" w:space="0" w:color="auto"/>
            </w:tcBorders>
            <w:shd w:val="clear" w:color="auto" w:fill="auto"/>
            <w:vAlign w:val="bottom"/>
            <w:hideMark/>
            <w:tcPrChange w:id="10922"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10923" w:author="The Si Tran" w:date="2012-12-10T07:31:00Z"/>
                <w:sz w:val="26"/>
                <w:szCs w:val="26"/>
                <w:rPrChange w:id="10924" w:author="The Si Tran" w:date="2012-12-14T06:35:00Z">
                  <w:rPr>
                    <w:ins w:id="10925" w:author="The Si Tran" w:date="2012-12-10T07:31:00Z"/>
                    <w:rFonts w:ascii="Calibri" w:eastAsia="Times New Roman" w:hAnsi="Calibri"/>
                    <w:color w:val="000000"/>
                    <w:sz w:val="22"/>
                  </w:rPr>
                </w:rPrChange>
              </w:rPr>
              <w:pPrChange w:id="10926" w:author="The Si Tran" w:date="2012-12-16T08:45:00Z">
                <w:pPr>
                  <w:spacing w:line="240" w:lineRule="auto"/>
                  <w:jc w:val="left"/>
                </w:pPr>
              </w:pPrChange>
            </w:pPr>
            <w:r>
              <w:rPr>
                <w:sz w:val="26"/>
                <w:szCs w:val="26"/>
              </w:rPr>
              <w:t>Nơron</w:t>
            </w:r>
            <w:ins w:id="10927" w:author="The Si Tran" w:date="2012-12-10T07:31:00Z">
              <w:r w:rsidR="00A75EB6" w:rsidRPr="004C2D67">
                <w:rPr>
                  <w:sz w:val="26"/>
                  <w:szCs w:val="26"/>
                  <w:rPrChange w:id="10928" w:author="The Si Tran" w:date="2012-12-14T06:35:00Z">
                    <w:rPr>
                      <w:rFonts w:ascii="Calibri" w:hAnsi="Calibri"/>
                      <w:sz w:val="22"/>
                    </w:rPr>
                  </w:rPrChange>
                </w:rPr>
                <w:t>(5,5,1),Algorithm=Back Propagation, epoches=23,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92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10930" w:author="The Si Tran" w:date="2012-12-10T07:31:00Z"/>
                <w:sz w:val="26"/>
                <w:szCs w:val="26"/>
                <w:rPrChange w:id="10931" w:author="The Si Tran" w:date="2012-12-14T06:35:00Z">
                  <w:rPr>
                    <w:ins w:id="10932" w:author="The Si Tran" w:date="2012-12-10T07:31:00Z"/>
                    <w:rFonts w:ascii="Calibri" w:eastAsia="Times New Roman" w:hAnsi="Calibri"/>
                    <w:color w:val="000000"/>
                    <w:sz w:val="22"/>
                  </w:rPr>
                </w:rPrChange>
              </w:rPr>
              <w:pPrChange w:id="10933" w:author="superchickend" w:date="2012-12-16T15:32:00Z">
                <w:pPr>
                  <w:spacing w:line="240" w:lineRule="auto"/>
                  <w:jc w:val="right"/>
                </w:pPr>
              </w:pPrChange>
            </w:pPr>
            <w:ins w:id="10934" w:author="The Si Tran" w:date="2012-12-10T07:31:00Z">
              <w:r w:rsidRPr="004C2D67">
                <w:rPr>
                  <w:sz w:val="26"/>
                  <w:szCs w:val="26"/>
                  <w:rPrChange w:id="10935" w:author="The Si Tran" w:date="2012-12-14T06:35:00Z">
                    <w:rPr>
                      <w:rFonts w:ascii="Calibri" w:hAnsi="Calibri"/>
                      <w:sz w:val="22"/>
                    </w:rPr>
                  </w:rPrChange>
                </w:rPr>
                <w:t>1.26</w:t>
              </w:r>
            </w:ins>
          </w:p>
        </w:tc>
        <w:tc>
          <w:tcPr>
            <w:tcW w:w="762" w:type="dxa"/>
            <w:tcBorders>
              <w:top w:val="nil"/>
              <w:left w:val="nil"/>
              <w:bottom w:val="single" w:sz="4" w:space="0" w:color="auto"/>
              <w:right w:val="single" w:sz="4" w:space="0" w:color="auto"/>
            </w:tcBorders>
            <w:shd w:val="clear" w:color="auto" w:fill="auto"/>
            <w:noWrap/>
            <w:vAlign w:val="center"/>
            <w:hideMark/>
            <w:tcPrChange w:id="1093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10937" w:author="The Si Tran" w:date="2012-12-10T07:31:00Z"/>
                <w:sz w:val="26"/>
                <w:szCs w:val="26"/>
                <w:rPrChange w:id="10938" w:author="The Si Tran" w:date="2012-12-14T06:35:00Z">
                  <w:rPr>
                    <w:ins w:id="10939" w:author="The Si Tran" w:date="2012-12-10T07:31:00Z"/>
                    <w:rFonts w:ascii="Calibri" w:eastAsia="Times New Roman" w:hAnsi="Calibri"/>
                    <w:color w:val="000000"/>
                    <w:sz w:val="22"/>
                  </w:rPr>
                </w:rPrChange>
              </w:rPr>
              <w:pPrChange w:id="10940" w:author="superchickend" w:date="2012-12-16T15:32:00Z">
                <w:pPr>
                  <w:spacing w:line="240" w:lineRule="auto"/>
                  <w:jc w:val="right"/>
                </w:pPr>
              </w:pPrChange>
            </w:pPr>
            <w:ins w:id="10941" w:author="The Si Tran" w:date="2012-12-10T07:31:00Z">
              <w:r w:rsidRPr="004C2D67">
                <w:rPr>
                  <w:sz w:val="26"/>
                  <w:szCs w:val="26"/>
                  <w:rPrChange w:id="10942" w:author="The Si Tran" w:date="2012-12-14T06:35:00Z">
                    <w:rPr>
                      <w:rFonts w:ascii="Calibri" w:hAnsi="Calibri"/>
                      <w:sz w:val="22"/>
                    </w:rPr>
                  </w:rPrChange>
                </w:rPr>
                <w:t>2.48</w:t>
              </w:r>
            </w:ins>
          </w:p>
        </w:tc>
        <w:tc>
          <w:tcPr>
            <w:tcW w:w="964" w:type="dxa"/>
            <w:tcBorders>
              <w:top w:val="nil"/>
              <w:left w:val="nil"/>
              <w:bottom w:val="single" w:sz="4" w:space="0" w:color="auto"/>
              <w:right w:val="single" w:sz="4" w:space="0" w:color="auto"/>
            </w:tcBorders>
            <w:shd w:val="clear" w:color="auto" w:fill="auto"/>
            <w:noWrap/>
            <w:vAlign w:val="center"/>
            <w:hideMark/>
            <w:tcPrChange w:id="10943"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10944" w:author="The Si Tran" w:date="2012-12-10T07:31:00Z"/>
                <w:sz w:val="26"/>
                <w:szCs w:val="26"/>
                <w:rPrChange w:id="10945" w:author="The Si Tran" w:date="2012-12-14T06:35:00Z">
                  <w:rPr>
                    <w:ins w:id="10946" w:author="The Si Tran" w:date="2012-12-10T07:31:00Z"/>
                    <w:rFonts w:ascii="Calibri" w:eastAsia="Times New Roman" w:hAnsi="Calibri"/>
                    <w:color w:val="000000"/>
                    <w:sz w:val="22"/>
                  </w:rPr>
                </w:rPrChange>
              </w:rPr>
              <w:pPrChange w:id="10947" w:author="superchickend" w:date="2012-12-16T15:32:00Z">
                <w:pPr>
                  <w:spacing w:line="240" w:lineRule="auto"/>
                  <w:jc w:val="right"/>
                </w:pPr>
              </w:pPrChange>
            </w:pPr>
            <w:ins w:id="10948" w:author="The Si Tran" w:date="2012-12-10T07:31:00Z">
              <w:r w:rsidRPr="004C2D67">
                <w:rPr>
                  <w:sz w:val="26"/>
                  <w:szCs w:val="26"/>
                  <w:rPrChange w:id="10949" w:author="The Si Tran" w:date="2012-12-14T06:35:00Z">
                    <w:rPr>
                      <w:rFonts w:ascii="Calibri" w:hAnsi="Calibri"/>
                      <w:sz w:val="22"/>
                    </w:rPr>
                  </w:rPrChange>
                </w:rPr>
                <w:t>6.5</w:t>
              </w:r>
            </w:ins>
          </w:p>
        </w:tc>
      </w:tr>
      <w:tr w:rsidR="00A75EB6" w:rsidRPr="005046FC" w14:paraId="24AD3BA9" w14:textId="77777777" w:rsidTr="000F226B">
        <w:trPr>
          <w:trHeight w:val="249"/>
          <w:ins w:id="10950" w:author="The Si Tran" w:date="2012-12-10T07:31:00Z"/>
          <w:trPrChange w:id="10951" w:author="superchickend" w:date="2012-12-16T15:32:00Z">
            <w:trPr>
              <w:trHeight w:val="267"/>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952"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10953" w:author="The Si Tran" w:date="2012-12-10T07:31:00Z"/>
                <w:b/>
                <w:sz w:val="26"/>
                <w:szCs w:val="26"/>
                <w:rPrChange w:id="10954" w:author="superchickend" w:date="2012-12-16T15:31:00Z">
                  <w:rPr>
                    <w:ins w:id="10955" w:author="The Si Tran" w:date="2012-12-10T07:31:00Z"/>
                    <w:rFonts w:ascii="Calibri" w:eastAsia="Times New Roman" w:hAnsi="Calibri"/>
                    <w:color w:val="000000"/>
                    <w:sz w:val="22"/>
                  </w:rPr>
                </w:rPrChange>
              </w:rPr>
              <w:pPrChange w:id="10956" w:author="superchickend" w:date="2012-12-16T15:31:00Z">
                <w:pPr>
                  <w:spacing w:line="240" w:lineRule="auto"/>
                  <w:jc w:val="center"/>
                </w:pPr>
              </w:pPrChange>
            </w:pPr>
            <w:ins w:id="10957" w:author="The Si Tran" w:date="2012-12-10T07:31:00Z">
              <w:r w:rsidRPr="004C2D67">
                <w:rPr>
                  <w:b/>
                  <w:sz w:val="26"/>
                  <w:szCs w:val="26"/>
                  <w:rPrChange w:id="10958" w:author="superchickend" w:date="2012-12-16T15:31:00Z">
                    <w:rPr>
                      <w:rFonts w:ascii="Calibri" w:hAnsi="Calibri"/>
                      <w:sz w:val="22"/>
                    </w:rPr>
                  </w:rPrChange>
                </w:rPr>
                <w:t>SARIMA</w:t>
              </w:r>
            </w:ins>
          </w:p>
        </w:tc>
        <w:tc>
          <w:tcPr>
            <w:tcW w:w="5395" w:type="dxa"/>
            <w:tcBorders>
              <w:top w:val="nil"/>
              <w:left w:val="nil"/>
              <w:bottom w:val="single" w:sz="4" w:space="0" w:color="auto"/>
              <w:right w:val="single" w:sz="4" w:space="0" w:color="auto"/>
            </w:tcBorders>
            <w:shd w:val="clear" w:color="auto" w:fill="auto"/>
            <w:vAlign w:val="bottom"/>
            <w:hideMark/>
            <w:tcPrChange w:id="10959"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10960" w:author="The Si Tran" w:date="2012-12-10T07:31:00Z"/>
                <w:sz w:val="26"/>
                <w:szCs w:val="26"/>
                <w:rPrChange w:id="10961" w:author="The Si Tran" w:date="2012-12-14T06:35:00Z">
                  <w:rPr>
                    <w:ins w:id="10962" w:author="The Si Tran" w:date="2012-12-10T07:31:00Z"/>
                    <w:rFonts w:ascii="Calibri" w:eastAsia="Times New Roman" w:hAnsi="Calibri"/>
                    <w:color w:val="000000"/>
                    <w:sz w:val="22"/>
                  </w:rPr>
                </w:rPrChange>
              </w:rPr>
              <w:pPrChange w:id="10963" w:author="The Si Tran" w:date="2012-12-16T08:45:00Z">
                <w:pPr>
                  <w:spacing w:line="240" w:lineRule="auto"/>
                  <w:jc w:val="left"/>
                </w:pPr>
              </w:pPrChange>
            </w:pPr>
            <w:ins w:id="10964" w:author="The Si Tran" w:date="2012-12-10T07:31:00Z">
              <w:r w:rsidRPr="004C2D67">
                <w:rPr>
                  <w:sz w:val="26"/>
                  <w:szCs w:val="26"/>
                  <w:rPrChange w:id="10965" w:author="The Si Tran" w:date="2012-12-14T06:35:00Z">
                    <w:rPr>
                      <w:rFonts w:ascii="Calibri" w:hAnsi="Calibri"/>
                      <w:sz w:val="22"/>
                    </w:rPr>
                  </w:rPrChange>
                </w:rPr>
                <w:t>ARIMA(0, 0, 0)(0, 1, 0)12</w:t>
              </w:r>
            </w:ins>
          </w:p>
        </w:tc>
        <w:tc>
          <w:tcPr>
            <w:tcW w:w="805" w:type="dxa"/>
            <w:tcBorders>
              <w:top w:val="nil"/>
              <w:left w:val="nil"/>
              <w:bottom w:val="single" w:sz="4" w:space="0" w:color="auto"/>
              <w:right w:val="single" w:sz="4" w:space="0" w:color="auto"/>
            </w:tcBorders>
            <w:shd w:val="clear" w:color="auto" w:fill="auto"/>
            <w:noWrap/>
            <w:vAlign w:val="center"/>
            <w:hideMark/>
            <w:tcPrChange w:id="1096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10967" w:author="The Si Tran" w:date="2012-12-10T07:31:00Z"/>
                <w:sz w:val="26"/>
                <w:szCs w:val="26"/>
                <w:rPrChange w:id="10968" w:author="The Si Tran" w:date="2012-12-14T06:35:00Z">
                  <w:rPr>
                    <w:ins w:id="10969" w:author="The Si Tran" w:date="2012-12-10T07:31:00Z"/>
                    <w:rFonts w:ascii="Calibri" w:eastAsia="Times New Roman" w:hAnsi="Calibri"/>
                    <w:color w:val="000000"/>
                    <w:sz w:val="22"/>
                  </w:rPr>
                </w:rPrChange>
              </w:rPr>
              <w:pPrChange w:id="10970" w:author="superchickend" w:date="2012-12-16T15:32:00Z">
                <w:pPr>
                  <w:spacing w:line="240" w:lineRule="auto"/>
                  <w:jc w:val="right"/>
                </w:pPr>
              </w:pPrChange>
            </w:pPr>
            <w:ins w:id="10971" w:author="The Si Tran" w:date="2012-12-10T07:31:00Z">
              <w:r w:rsidRPr="004C2D67">
                <w:rPr>
                  <w:sz w:val="26"/>
                  <w:szCs w:val="26"/>
                  <w:rPrChange w:id="10972"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1097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10974" w:author="The Si Tran" w:date="2012-12-10T07:31:00Z"/>
                <w:sz w:val="26"/>
                <w:szCs w:val="26"/>
                <w:rPrChange w:id="10975" w:author="The Si Tran" w:date="2012-12-14T06:35:00Z">
                  <w:rPr>
                    <w:ins w:id="10976" w:author="The Si Tran" w:date="2012-12-10T07:31:00Z"/>
                    <w:rFonts w:ascii="Calibri" w:eastAsia="Times New Roman" w:hAnsi="Calibri"/>
                    <w:color w:val="000000"/>
                    <w:sz w:val="22"/>
                  </w:rPr>
                </w:rPrChange>
              </w:rPr>
              <w:pPrChange w:id="10977" w:author="superchickend" w:date="2012-12-16T15:32:00Z">
                <w:pPr>
                  <w:spacing w:line="240" w:lineRule="auto"/>
                  <w:jc w:val="right"/>
                </w:pPr>
              </w:pPrChange>
            </w:pPr>
            <w:ins w:id="10978" w:author="The Si Tran" w:date="2012-12-10T07:31:00Z">
              <w:r w:rsidRPr="004C2D67">
                <w:rPr>
                  <w:sz w:val="26"/>
                  <w:szCs w:val="26"/>
                  <w:rPrChange w:id="10979" w:author="The Si Tran" w:date="2012-12-14T06:35:00Z">
                    <w:rPr>
                      <w:rFonts w:ascii="Calibri" w:hAnsi="Calibri"/>
                      <w:sz w:val="22"/>
                    </w:rPr>
                  </w:rPrChange>
                </w:rPr>
                <w:t>2.54</w:t>
              </w:r>
            </w:ins>
          </w:p>
        </w:tc>
        <w:tc>
          <w:tcPr>
            <w:tcW w:w="964" w:type="dxa"/>
            <w:tcBorders>
              <w:top w:val="nil"/>
              <w:left w:val="nil"/>
              <w:bottom w:val="single" w:sz="4" w:space="0" w:color="auto"/>
              <w:right w:val="single" w:sz="4" w:space="0" w:color="auto"/>
            </w:tcBorders>
            <w:shd w:val="clear" w:color="auto" w:fill="auto"/>
            <w:noWrap/>
            <w:vAlign w:val="center"/>
            <w:hideMark/>
            <w:tcPrChange w:id="10980"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10981" w:author="The Si Tran" w:date="2012-12-10T07:31:00Z"/>
                <w:sz w:val="26"/>
                <w:szCs w:val="26"/>
                <w:rPrChange w:id="10982" w:author="The Si Tran" w:date="2012-12-14T06:35:00Z">
                  <w:rPr>
                    <w:ins w:id="10983" w:author="The Si Tran" w:date="2012-12-10T07:31:00Z"/>
                    <w:rFonts w:ascii="Calibri" w:eastAsia="Times New Roman" w:hAnsi="Calibri"/>
                    <w:color w:val="000000"/>
                    <w:sz w:val="22"/>
                  </w:rPr>
                </w:rPrChange>
              </w:rPr>
              <w:pPrChange w:id="10984" w:author="superchickend" w:date="2012-12-16T15:32:00Z">
                <w:pPr>
                  <w:spacing w:line="240" w:lineRule="auto"/>
                  <w:jc w:val="right"/>
                </w:pPr>
              </w:pPrChange>
            </w:pPr>
            <w:ins w:id="10985" w:author="The Si Tran" w:date="2012-12-10T07:31:00Z">
              <w:r w:rsidRPr="004C2D67">
                <w:rPr>
                  <w:sz w:val="26"/>
                  <w:szCs w:val="26"/>
                  <w:rPrChange w:id="10986" w:author="The Si Tran" w:date="2012-12-14T06:35:00Z">
                    <w:rPr>
                      <w:rFonts w:ascii="Calibri" w:hAnsi="Calibri"/>
                      <w:sz w:val="22"/>
                    </w:rPr>
                  </w:rPrChange>
                </w:rPr>
                <w:t>6.02</w:t>
              </w:r>
            </w:ins>
          </w:p>
        </w:tc>
      </w:tr>
      <w:tr w:rsidR="00A75EB6" w:rsidRPr="005046FC" w14:paraId="6FAA6343" w14:textId="77777777" w:rsidTr="000F226B">
        <w:trPr>
          <w:trHeight w:val="752"/>
          <w:ins w:id="10987" w:author="The Si Tran" w:date="2012-12-10T07:31:00Z"/>
          <w:trPrChange w:id="10988" w:author="superchickend" w:date="2012-12-16T15:32:00Z">
            <w:trPr>
              <w:trHeight w:val="80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989"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10990" w:author="The Si Tran" w:date="2012-12-10T07:31:00Z"/>
                <w:b/>
                <w:sz w:val="26"/>
                <w:szCs w:val="26"/>
                <w:rPrChange w:id="10991" w:author="superchickend" w:date="2012-12-16T15:31:00Z">
                  <w:rPr>
                    <w:ins w:id="10992" w:author="The Si Tran" w:date="2012-12-10T07:31:00Z"/>
                    <w:rFonts w:ascii="Calibri" w:eastAsia="Times New Roman" w:hAnsi="Calibri"/>
                    <w:color w:val="000000"/>
                    <w:sz w:val="22"/>
                  </w:rPr>
                </w:rPrChange>
              </w:rPr>
              <w:pPrChange w:id="10993" w:author="superchickend" w:date="2012-12-16T15:31:00Z">
                <w:pPr>
                  <w:spacing w:line="240" w:lineRule="auto"/>
                  <w:jc w:val="center"/>
                </w:pPr>
              </w:pPrChange>
            </w:pPr>
            <w:ins w:id="10994" w:author="The Si Tran" w:date="2012-12-10T07:31:00Z">
              <w:r w:rsidRPr="004C2D67">
                <w:rPr>
                  <w:b/>
                  <w:sz w:val="26"/>
                  <w:szCs w:val="26"/>
                  <w:rPrChange w:id="10995" w:author="superchickend" w:date="2012-12-16T15:31:00Z">
                    <w:rPr>
                      <w:rFonts w:ascii="Calibri" w:hAnsi="Calibri"/>
                      <w:sz w:val="22"/>
                    </w:rPr>
                  </w:rPrChange>
                </w:rPr>
                <w:t>Hybrid</w:t>
              </w:r>
            </w:ins>
          </w:p>
        </w:tc>
        <w:tc>
          <w:tcPr>
            <w:tcW w:w="5395" w:type="dxa"/>
            <w:tcBorders>
              <w:top w:val="nil"/>
              <w:left w:val="nil"/>
              <w:bottom w:val="single" w:sz="4" w:space="0" w:color="auto"/>
              <w:right w:val="single" w:sz="4" w:space="0" w:color="auto"/>
            </w:tcBorders>
            <w:shd w:val="clear" w:color="auto" w:fill="auto"/>
            <w:vAlign w:val="bottom"/>
            <w:hideMark/>
            <w:tcPrChange w:id="1099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10997" w:author="The Si Tran" w:date="2012-12-10T07:31:00Z"/>
                <w:sz w:val="26"/>
                <w:szCs w:val="26"/>
                <w:rPrChange w:id="10998" w:author="The Si Tran" w:date="2012-12-14T06:35:00Z">
                  <w:rPr>
                    <w:ins w:id="10999" w:author="The Si Tran" w:date="2012-12-10T07:31:00Z"/>
                    <w:rFonts w:ascii="Calibri" w:eastAsia="Times New Roman" w:hAnsi="Calibri"/>
                    <w:color w:val="000000"/>
                    <w:sz w:val="22"/>
                  </w:rPr>
                </w:rPrChange>
              </w:rPr>
              <w:pPrChange w:id="11000" w:author="The Si Tran" w:date="2012-12-16T08:45:00Z">
                <w:pPr>
                  <w:spacing w:line="240" w:lineRule="auto"/>
                  <w:jc w:val="left"/>
                </w:pPr>
              </w:pPrChange>
            </w:pPr>
            <w:ins w:id="11001" w:author="The Si Tran" w:date="2012-12-10T07:31:00Z">
              <w:r w:rsidRPr="004C2D67">
                <w:rPr>
                  <w:sz w:val="26"/>
                  <w:szCs w:val="26"/>
                  <w:rPrChange w:id="11002" w:author="The Si Tran" w:date="2012-12-14T06:35:00Z">
                    <w:rPr>
                      <w:rFonts w:ascii="Calibri" w:hAnsi="Calibri"/>
                      <w:sz w:val="22"/>
                    </w:rPr>
                  </w:rPrChange>
                </w:rPr>
                <w:t>ARIMA(0, 0, 0)(0, 1, 0)12</w:t>
              </w:r>
              <w:r w:rsidRPr="004C2D67">
                <w:rPr>
                  <w:sz w:val="26"/>
                  <w:szCs w:val="26"/>
                  <w:rPrChange w:id="11003" w:author="The Si Tran" w:date="2012-12-14T06:35:00Z">
                    <w:rPr>
                      <w:rFonts w:ascii="Calibri" w:hAnsi="Calibri"/>
                      <w:sz w:val="22"/>
                    </w:rPr>
                  </w:rPrChange>
                </w:rPr>
                <w:br/>
              </w:r>
            </w:ins>
            <w:r w:rsidR="00976130">
              <w:rPr>
                <w:sz w:val="26"/>
                <w:szCs w:val="26"/>
              </w:rPr>
              <w:t>Nơron</w:t>
            </w:r>
            <w:ins w:id="11004" w:author="The Si Tran" w:date="2012-12-10T07:31:00Z">
              <w:r w:rsidRPr="004C2D67">
                <w:rPr>
                  <w:sz w:val="26"/>
                  <w:szCs w:val="26"/>
                  <w:rPrChange w:id="11005" w:author="The Si Tran" w:date="2012-12-14T06:35:00Z">
                    <w:rPr>
                      <w:rFonts w:ascii="Calibri" w:hAnsi="Calibri"/>
                      <w:sz w:val="22"/>
                    </w:rPr>
                  </w:rPrChange>
                </w:rPr>
                <w:t>(5,5,1),Algorithm=RPROP, epoches=71,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100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11007" w:author="The Si Tran" w:date="2012-12-10T07:31:00Z"/>
                <w:b/>
                <w:sz w:val="26"/>
                <w:szCs w:val="26"/>
                <w:rPrChange w:id="11008" w:author="superchickend" w:date="2012-12-16T15:32:00Z">
                  <w:rPr>
                    <w:ins w:id="11009" w:author="The Si Tran" w:date="2012-12-10T07:31:00Z"/>
                    <w:rFonts w:ascii="Calibri" w:eastAsia="Times New Roman" w:hAnsi="Calibri"/>
                    <w:color w:val="000000"/>
                    <w:sz w:val="22"/>
                  </w:rPr>
                </w:rPrChange>
              </w:rPr>
              <w:pPrChange w:id="11010" w:author="superchickend" w:date="2012-12-16T15:32:00Z">
                <w:pPr>
                  <w:spacing w:line="240" w:lineRule="auto"/>
                  <w:jc w:val="right"/>
                </w:pPr>
              </w:pPrChange>
            </w:pPr>
            <w:ins w:id="11011" w:author="The Si Tran" w:date="2012-12-10T07:31:00Z">
              <w:r w:rsidRPr="004C2D67">
                <w:rPr>
                  <w:b/>
                  <w:sz w:val="26"/>
                  <w:szCs w:val="26"/>
                  <w:rPrChange w:id="11012"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101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11014" w:author="The Si Tran" w:date="2012-12-10T07:31:00Z"/>
                <w:b/>
                <w:sz w:val="26"/>
                <w:szCs w:val="26"/>
                <w:rPrChange w:id="11015" w:author="superchickend" w:date="2012-12-16T15:32:00Z">
                  <w:rPr>
                    <w:ins w:id="11016" w:author="The Si Tran" w:date="2012-12-10T07:31:00Z"/>
                    <w:rFonts w:ascii="Calibri" w:eastAsia="Times New Roman" w:hAnsi="Calibri"/>
                    <w:color w:val="000000"/>
                    <w:sz w:val="22"/>
                  </w:rPr>
                </w:rPrChange>
              </w:rPr>
              <w:pPrChange w:id="11017" w:author="superchickend" w:date="2012-12-16T15:32:00Z">
                <w:pPr>
                  <w:spacing w:line="240" w:lineRule="auto"/>
                  <w:jc w:val="right"/>
                </w:pPr>
              </w:pPrChange>
            </w:pPr>
            <w:ins w:id="11018" w:author="The Si Tran" w:date="2012-12-10T07:31:00Z">
              <w:r w:rsidRPr="004C2D67">
                <w:rPr>
                  <w:b/>
                  <w:sz w:val="26"/>
                  <w:szCs w:val="26"/>
                  <w:rPrChange w:id="11019"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1020"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11021" w:author="The Si Tran" w:date="2012-12-10T07:31:00Z"/>
                <w:b/>
                <w:sz w:val="26"/>
                <w:szCs w:val="26"/>
                <w:rPrChange w:id="11022" w:author="superchickend" w:date="2012-12-16T15:32:00Z">
                  <w:rPr>
                    <w:ins w:id="11023" w:author="The Si Tran" w:date="2012-12-10T07:31:00Z"/>
                    <w:rFonts w:ascii="Calibri" w:eastAsia="Times New Roman" w:hAnsi="Calibri"/>
                    <w:color w:val="000000"/>
                    <w:sz w:val="22"/>
                  </w:rPr>
                </w:rPrChange>
              </w:rPr>
              <w:pPrChange w:id="11024" w:author="superchickend" w:date="2012-12-16T15:32:00Z">
                <w:pPr>
                  <w:spacing w:line="240" w:lineRule="auto"/>
                  <w:jc w:val="right"/>
                </w:pPr>
              </w:pPrChange>
            </w:pPr>
            <w:ins w:id="11025" w:author="The Si Tran" w:date="2012-12-10T07:31:00Z">
              <w:r w:rsidRPr="004C2D67">
                <w:rPr>
                  <w:b/>
                  <w:sz w:val="26"/>
                  <w:szCs w:val="26"/>
                  <w:rPrChange w:id="11026" w:author="superchickend" w:date="2012-12-16T15:32:00Z">
                    <w:rPr>
                      <w:rFonts w:ascii="Calibri" w:hAnsi="Calibri"/>
                      <w:sz w:val="22"/>
                    </w:rPr>
                  </w:rPrChange>
                </w:rPr>
                <w:t>5.92</w:t>
              </w:r>
            </w:ins>
          </w:p>
        </w:tc>
      </w:tr>
      <w:tr w:rsidR="00A75EB6" w:rsidRPr="005046FC" w14:paraId="5CDFBC24" w14:textId="77777777" w:rsidTr="000F226B">
        <w:trPr>
          <w:trHeight w:val="752"/>
          <w:ins w:id="11027" w:author="The Si Tran" w:date="2012-12-10T07:31:00Z"/>
          <w:trPrChange w:id="11028" w:author="superchickend" w:date="2012-12-16T15:32:00Z">
            <w:trPr>
              <w:trHeight w:val="801"/>
            </w:trPr>
          </w:trPrChange>
        </w:trPr>
        <w:tc>
          <w:tcPr>
            <w:tcW w:w="1253" w:type="dxa"/>
            <w:vMerge/>
            <w:tcBorders>
              <w:top w:val="nil"/>
              <w:left w:val="single" w:sz="4" w:space="0" w:color="auto"/>
              <w:bottom w:val="single" w:sz="4" w:space="0" w:color="000000"/>
              <w:right w:val="single" w:sz="4" w:space="0" w:color="auto"/>
            </w:tcBorders>
            <w:vAlign w:val="center"/>
            <w:hideMark/>
            <w:tcPrChange w:id="11029"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11030" w:author="The Si Tran" w:date="2012-12-10T07:31:00Z"/>
                <w:sz w:val="26"/>
                <w:szCs w:val="26"/>
                <w:rPrChange w:id="11031" w:author="The Si Tran" w:date="2012-12-14T06:35:00Z">
                  <w:rPr>
                    <w:ins w:id="11032" w:author="The Si Tran" w:date="2012-12-10T07:31:00Z"/>
                    <w:rFonts w:ascii="Calibri" w:eastAsia="Times New Roman" w:hAnsi="Calibri"/>
                    <w:color w:val="000000"/>
                    <w:sz w:val="22"/>
                  </w:rPr>
                </w:rPrChange>
              </w:rPr>
              <w:pPrChange w:id="11033" w:author="The Si Tran" w:date="2012-12-16T08:45:00Z">
                <w:pPr>
                  <w:spacing w:line="240" w:lineRule="auto"/>
                </w:pPr>
              </w:pPrChange>
            </w:pPr>
          </w:p>
        </w:tc>
        <w:tc>
          <w:tcPr>
            <w:tcW w:w="5395" w:type="dxa"/>
            <w:tcBorders>
              <w:top w:val="nil"/>
              <w:left w:val="nil"/>
              <w:bottom w:val="single" w:sz="4" w:space="0" w:color="auto"/>
              <w:right w:val="single" w:sz="4" w:space="0" w:color="auto"/>
            </w:tcBorders>
            <w:shd w:val="clear" w:color="auto" w:fill="auto"/>
            <w:vAlign w:val="bottom"/>
            <w:hideMark/>
            <w:tcPrChange w:id="11034"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11035" w:author="The Si Tran" w:date="2012-12-10T07:31:00Z"/>
                <w:sz w:val="26"/>
                <w:szCs w:val="26"/>
                <w:rPrChange w:id="11036" w:author="The Si Tran" w:date="2012-12-14T06:35:00Z">
                  <w:rPr>
                    <w:ins w:id="11037" w:author="The Si Tran" w:date="2012-12-10T07:31:00Z"/>
                    <w:rFonts w:ascii="Calibri" w:eastAsia="Times New Roman" w:hAnsi="Calibri"/>
                    <w:color w:val="000000"/>
                    <w:sz w:val="22"/>
                  </w:rPr>
                </w:rPrChange>
              </w:rPr>
              <w:pPrChange w:id="11038" w:author="The Si Tran" w:date="2012-12-16T08:45:00Z">
                <w:pPr>
                  <w:spacing w:line="240" w:lineRule="auto"/>
                  <w:jc w:val="left"/>
                </w:pPr>
              </w:pPrChange>
            </w:pPr>
            <w:ins w:id="11039" w:author="The Si Tran" w:date="2012-12-10T07:31:00Z">
              <w:r w:rsidRPr="004C2D67">
                <w:rPr>
                  <w:sz w:val="26"/>
                  <w:szCs w:val="26"/>
                  <w:rPrChange w:id="11040" w:author="The Si Tran" w:date="2012-12-14T06:35:00Z">
                    <w:rPr>
                      <w:rFonts w:ascii="Calibri" w:hAnsi="Calibri"/>
                      <w:sz w:val="22"/>
                    </w:rPr>
                  </w:rPrChange>
                </w:rPr>
                <w:t>ARIMA(0, 0, 0)(0, 1, 0)12</w:t>
              </w:r>
              <w:r w:rsidRPr="004C2D67">
                <w:rPr>
                  <w:sz w:val="26"/>
                  <w:szCs w:val="26"/>
                  <w:rPrChange w:id="11041" w:author="The Si Tran" w:date="2012-12-14T06:35:00Z">
                    <w:rPr>
                      <w:rFonts w:ascii="Calibri" w:hAnsi="Calibri"/>
                      <w:sz w:val="22"/>
                    </w:rPr>
                  </w:rPrChange>
                </w:rPr>
                <w:br/>
              </w:r>
            </w:ins>
            <w:r w:rsidR="00976130">
              <w:rPr>
                <w:sz w:val="26"/>
                <w:szCs w:val="26"/>
              </w:rPr>
              <w:t>Nơron</w:t>
            </w:r>
            <w:ins w:id="11042" w:author="The Si Tran" w:date="2012-12-10T07:31:00Z">
              <w:r w:rsidRPr="004C2D67">
                <w:rPr>
                  <w:sz w:val="26"/>
                  <w:szCs w:val="26"/>
                  <w:rPrChange w:id="11043" w:author="The Si Tran" w:date="2012-12-14T06:35:00Z">
                    <w:rPr>
                      <w:rFonts w:ascii="Calibri" w:hAnsi="Calibri"/>
                      <w:sz w:val="22"/>
                    </w:rPr>
                  </w:rPrChange>
                </w:rPr>
                <w:t>(5,5,1),Algorithm=Back Propagation, epoches=7,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104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11045" w:author="The Si Tran" w:date="2012-12-10T07:31:00Z"/>
                <w:b/>
                <w:sz w:val="26"/>
                <w:szCs w:val="26"/>
                <w:rPrChange w:id="11046" w:author="superchickend" w:date="2012-12-16T15:32:00Z">
                  <w:rPr>
                    <w:ins w:id="11047" w:author="The Si Tran" w:date="2012-12-10T07:31:00Z"/>
                    <w:rFonts w:ascii="Calibri" w:eastAsia="Times New Roman" w:hAnsi="Calibri"/>
                    <w:color w:val="000000"/>
                    <w:sz w:val="22"/>
                  </w:rPr>
                </w:rPrChange>
              </w:rPr>
              <w:pPrChange w:id="11048" w:author="superchickend" w:date="2012-12-16T15:32:00Z">
                <w:pPr>
                  <w:spacing w:line="240" w:lineRule="auto"/>
                  <w:jc w:val="right"/>
                </w:pPr>
              </w:pPrChange>
            </w:pPr>
            <w:ins w:id="11049" w:author="The Si Tran" w:date="2012-12-10T07:31:00Z">
              <w:r w:rsidRPr="004C2D67">
                <w:rPr>
                  <w:b/>
                  <w:sz w:val="26"/>
                  <w:szCs w:val="26"/>
                  <w:rPrChange w:id="11050"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105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11052" w:author="The Si Tran" w:date="2012-12-10T07:31:00Z"/>
                <w:b/>
                <w:sz w:val="26"/>
                <w:szCs w:val="26"/>
                <w:rPrChange w:id="11053" w:author="superchickend" w:date="2012-12-16T15:32:00Z">
                  <w:rPr>
                    <w:ins w:id="11054" w:author="The Si Tran" w:date="2012-12-10T07:31:00Z"/>
                    <w:rFonts w:ascii="Calibri" w:eastAsia="Times New Roman" w:hAnsi="Calibri"/>
                    <w:color w:val="000000"/>
                    <w:sz w:val="22"/>
                  </w:rPr>
                </w:rPrChange>
              </w:rPr>
              <w:pPrChange w:id="11055" w:author="superchickend" w:date="2012-12-16T15:32:00Z">
                <w:pPr>
                  <w:spacing w:line="240" w:lineRule="auto"/>
                  <w:jc w:val="right"/>
                </w:pPr>
              </w:pPrChange>
            </w:pPr>
            <w:ins w:id="11056" w:author="The Si Tran" w:date="2012-12-10T07:31:00Z">
              <w:r w:rsidRPr="004C2D67">
                <w:rPr>
                  <w:b/>
                  <w:sz w:val="26"/>
                  <w:szCs w:val="26"/>
                  <w:rPrChange w:id="11057"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1058"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11059" w:author="The Si Tran" w:date="2012-12-10T07:31:00Z"/>
                <w:b/>
                <w:sz w:val="26"/>
                <w:szCs w:val="26"/>
                <w:rPrChange w:id="11060" w:author="superchickend" w:date="2012-12-16T15:32:00Z">
                  <w:rPr>
                    <w:ins w:id="11061" w:author="The Si Tran" w:date="2012-12-10T07:31:00Z"/>
                    <w:rFonts w:ascii="Calibri" w:eastAsia="Times New Roman" w:hAnsi="Calibri"/>
                    <w:color w:val="000000"/>
                    <w:sz w:val="22"/>
                  </w:rPr>
                </w:rPrChange>
              </w:rPr>
              <w:pPrChange w:id="11062" w:author="superchickend" w:date="2012-12-16T15:32:00Z">
                <w:pPr>
                  <w:spacing w:line="240" w:lineRule="auto"/>
                  <w:jc w:val="right"/>
                </w:pPr>
              </w:pPrChange>
            </w:pPr>
            <w:ins w:id="11063" w:author="The Si Tran" w:date="2012-12-10T07:31:00Z">
              <w:r w:rsidRPr="004C2D67">
                <w:rPr>
                  <w:b/>
                  <w:sz w:val="26"/>
                  <w:szCs w:val="26"/>
                  <w:rPrChange w:id="11064" w:author="superchickend" w:date="2012-12-16T15:32:00Z">
                    <w:rPr>
                      <w:rFonts w:ascii="Calibri" w:hAnsi="Calibri"/>
                      <w:sz w:val="22"/>
                    </w:rPr>
                  </w:rPrChange>
                </w:rPr>
                <w:t>5.92</w:t>
              </w:r>
            </w:ins>
          </w:p>
        </w:tc>
      </w:tr>
    </w:tbl>
    <w:p w14:paraId="0E493AC7" w14:textId="7D8C453B" w:rsidR="000F226B" w:rsidRDefault="000F226B" w:rsidP="000F226B">
      <w:r>
        <w:t xml:space="preserve">Dựa vào bảng kết quả thực nghiệm của </w:t>
      </w:r>
      <w:ins w:id="11065" w:author="The Si Tran" w:date="2012-12-14T06:31:00Z">
        <w:r w:rsidRPr="00EF4E32">
          <w:t>chuỗi dữ liệu Deaths</w:t>
        </w:r>
      </w:ins>
      <w:r>
        <w:t xml:space="preserve"> (bảng 6.4) và kết quả của </w:t>
      </w:r>
      <w:ins w:id="11066" w:author="The Si Tran" w:date="2012-12-14T06:35:00Z">
        <w:r w:rsidRPr="00EF4E32">
          <w:t>chuỗi dữ liệu Maxtemp</w:t>
        </w:r>
      </w:ins>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11067" w:name="_Toc343841986"/>
      <w:ins w:id="11068" w:author="The Si Tran" w:date="2012-12-06T21:22:00Z">
        <w:r>
          <w:t>Bộ dữ liệ</w:t>
        </w:r>
        <w:r w:rsidR="00810267">
          <w:t>u có tính xu hướng</w:t>
        </w:r>
      </w:ins>
      <w:bookmarkEnd w:id="11067"/>
    </w:p>
    <w:p w14:paraId="383B2A7F" w14:textId="77777777" w:rsidR="000F226B" w:rsidRDefault="000F226B">
      <w:pPr>
        <w:rPr>
          <w:ins w:id="11069" w:author="The Si Tran" w:date="2012-12-10T07:34:00Z"/>
        </w:rPr>
        <w:pPrChange w:id="11070" w:author="The Si Tran" w:date="2012-12-10T07:32:00Z">
          <w:pPr>
            <w:pStyle w:val="Heading1"/>
            <w:jc w:val="left"/>
          </w:pPr>
        </w:pPrChange>
      </w:pPr>
      <w:r>
        <w:t>Với dữ liệu có tính xu hướng như chuỗi dữ liệu Prices (giá cổ phiếu phổ thông IBM) thì mô hình kết hợp và mô hình SARIMA cho kết quả tin cậy hơn  mô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thu được từ bộ dữ liệu Chemicals đáng tin cậy hơn so với mô hình SARIMA cũng là hiển nhiên</w:t>
      </w:r>
    </w:p>
    <w:p w14:paraId="52E50D46" w14:textId="77777777" w:rsidR="000F226B" w:rsidRDefault="000F226B" w:rsidP="000F226B"/>
    <w:p w14:paraId="57E88814" w14:textId="77777777" w:rsidR="00937DFB" w:rsidRDefault="00937DFB" w:rsidP="000F226B"/>
    <w:p w14:paraId="1E69DB27" w14:textId="77777777" w:rsidR="00937DFB" w:rsidRPr="000F226B" w:rsidRDefault="00937DFB" w:rsidP="000F226B"/>
    <w:tbl>
      <w:tblPr>
        <w:tblpPr w:leftFromText="180" w:rightFromText="180" w:vertAnchor="text" w:horzAnchor="margin" w:tblpY="480"/>
        <w:tblW w:w="9134" w:type="dxa"/>
        <w:tblLook w:val="04A0" w:firstRow="1" w:lastRow="0" w:firstColumn="1" w:lastColumn="0" w:noHBand="0" w:noVBand="1"/>
        <w:tblPrChange w:id="11071"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357"/>
        <w:gridCol w:w="805"/>
        <w:gridCol w:w="783"/>
        <w:gridCol w:w="964"/>
        <w:tblGridChange w:id="11072">
          <w:tblGrid>
            <w:gridCol w:w="1072"/>
            <w:gridCol w:w="7014"/>
            <w:gridCol w:w="820"/>
            <w:gridCol w:w="820"/>
            <w:gridCol w:w="828"/>
          </w:tblGrid>
        </w:tblGridChange>
      </w:tblGrid>
      <w:tr w:rsidR="009523BA" w:rsidRPr="003A1CA3" w14:paraId="525D656E" w14:textId="77777777" w:rsidTr="00667906">
        <w:trPr>
          <w:trHeight w:val="270"/>
          <w:ins w:id="11073" w:author="The Si Tran" w:date="2012-12-10T07:33:00Z"/>
          <w:trPrChange w:id="11074" w:author="superchickend" w:date="2012-12-16T15:32:00Z">
            <w:trPr>
              <w:trHeight w:val="280"/>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075"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1076" w:author="The Si Tran" w:date="2012-12-10T07:33:00Z"/>
                <w:sz w:val="26"/>
                <w:szCs w:val="26"/>
                <w:rPrChange w:id="11077" w:author="The Si Tran" w:date="2012-12-14T06:37:00Z">
                  <w:rPr>
                    <w:ins w:id="11078" w:author="The Si Tran" w:date="2012-12-10T07:33:00Z"/>
                    <w:rFonts w:ascii="Calibri" w:eastAsia="Times New Roman" w:hAnsi="Calibri"/>
                    <w:b/>
                    <w:bCs/>
                    <w:color w:val="000000"/>
                    <w:sz w:val="22"/>
                    <w:szCs w:val="28"/>
                  </w:rPr>
                </w:rPrChange>
              </w:rPr>
              <w:pPrChange w:id="11079"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1080" w:name="_Toc343033798"/>
            <w:ins w:id="11081" w:author="The Si Tran" w:date="2012-12-10T07:33:00Z">
              <w:r w:rsidRPr="009523BA">
                <w:rPr>
                  <w:sz w:val="26"/>
                  <w:szCs w:val="26"/>
                  <w:rPrChange w:id="11082" w:author="The Si Tran" w:date="2012-12-14T06:37:00Z">
                    <w:rPr>
                      <w:rFonts w:ascii="Calibri" w:hAnsi="Calibri"/>
                      <w:sz w:val="22"/>
                    </w:rPr>
                  </w:rPrChange>
                </w:rPr>
                <w:t> </w:t>
              </w:r>
            </w:ins>
          </w:p>
        </w:tc>
        <w:tc>
          <w:tcPr>
            <w:tcW w:w="5357" w:type="dxa"/>
            <w:tcBorders>
              <w:top w:val="single" w:sz="4" w:space="0" w:color="auto"/>
              <w:left w:val="nil"/>
              <w:bottom w:val="single" w:sz="4" w:space="0" w:color="auto"/>
              <w:right w:val="single" w:sz="4" w:space="0" w:color="auto"/>
            </w:tcBorders>
            <w:shd w:val="clear" w:color="auto" w:fill="auto"/>
            <w:noWrap/>
            <w:vAlign w:val="center"/>
            <w:hideMark/>
            <w:tcPrChange w:id="11083"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1084" w:author="The Si Tran" w:date="2012-12-10T07:33:00Z"/>
                <w:b/>
                <w:sz w:val="26"/>
                <w:szCs w:val="26"/>
                <w:rPrChange w:id="11085" w:author="superchickend" w:date="2012-12-16T15:32:00Z">
                  <w:rPr>
                    <w:ins w:id="11086" w:author="The Si Tran" w:date="2012-12-10T07:33:00Z"/>
                    <w:rFonts w:ascii="Calibri" w:eastAsia="Times New Roman" w:hAnsi="Calibri"/>
                    <w:b/>
                    <w:bCs/>
                    <w:color w:val="000000"/>
                    <w:sz w:val="22"/>
                    <w:szCs w:val="28"/>
                  </w:rPr>
                </w:rPrChange>
              </w:rPr>
              <w:pPrChange w:id="11087"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88" w:author="The Si Tran" w:date="2012-12-10T07:33:00Z">
              <w:r w:rsidRPr="009523BA">
                <w:rPr>
                  <w:b/>
                  <w:sz w:val="26"/>
                  <w:szCs w:val="26"/>
                  <w:rPrChange w:id="11089" w:author="superchickend" w:date="2012-12-16T15:32:00Z">
                    <w:rPr>
                      <w:rFonts w:ascii="Calibri" w:hAnsi="Calibri"/>
                      <w:sz w:val="22"/>
                    </w:rPr>
                  </w:rPrChange>
                </w:rPr>
                <w:t>Model</w:t>
              </w:r>
            </w:ins>
          </w:p>
        </w:tc>
        <w:tc>
          <w:tcPr>
            <w:tcW w:w="799" w:type="dxa"/>
            <w:tcBorders>
              <w:top w:val="single" w:sz="4" w:space="0" w:color="auto"/>
              <w:left w:val="nil"/>
              <w:bottom w:val="single" w:sz="4" w:space="0" w:color="auto"/>
              <w:right w:val="single" w:sz="4" w:space="0" w:color="auto"/>
            </w:tcBorders>
            <w:shd w:val="clear" w:color="auto" w:fill="auto"/>
            <w:noWrap/>
            <w:vAlign w:val="center"/>
            <w:hideMark/>
            <w:tcPrChange w:id="11090"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1091" w:author="The Si Tran" w:date="2012-12-10T07:33:00Z"/>
                <w:b/>
                <w:sz w:val="26"/>
                <w:szCs w:val="26"/>
                <w:rPrChange w:id="11092" w:author="superchickend" w:date="2012-12-16T15:32:00Z">
                  <w:rPr>
                    <w:ins w:id="11093" w:author="The Si Tran" w:date="2012-12-10T07:33:00Z"/>
                    <w:rFonts w:ascii="Calibri" w:eastAsia="Times New Roman" w:hAnsi="Calibri"/>
                    <w:b/>
                    <w:bCs/>
                    <w:color w:val="000000"/>
                    <w:sz w:val="22"/>
                    <w:szCs w:val="28"/>
                  </w:rPr>
                </w:rPrChange>
              </w:rPr>
              <w:pPrChange w:id="11094"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95" w:author="The Si Tran" w:date="2012-12-10T07:33:00Z">
              <w:r w:rsidRPr="009523BA">
                <w:rPr>
                  <w:b/>
                  <w:sz w:val="26"/>
                  <w:szCs w:val="26"/>
                  <w:rPrChange w:id="11096" w:author="superchickend" w:date="2012-12-16T15:32:00Z">
                    <w:rPr>
                      <w:rFonts w:ascii="Calibri" w:hAnsi="Calibri"/>
                      <w:sz w:val="22"/>
                    </w:rPr>
                  </w:rPrChange>
                </w:rPr>
                <w:t>MAE</w:t>
              </w:r>
            </w:ins>
          </w:p>
        </w:tc>
        <w:tc>
          <w:tcPr>
            <w:tcW w:w="777" w:type="dxa"/>
            <w:tcBorders>
              <w:top w:val="single" w:sz="4" w:space="0" w:color="auto"/>
              <w:left w:val="nil"/>
              <w:bottom w:val="single" w:sz="4" w:space="0" w:color="auto"/>
              <w:right w:val="single" w:sz="4" w:space="0" w:color="auto"/>
            </w:tcBorders>
            <w:shd w:val="clear" w:color="auto" w:fill="auto"/>
            <w:noWrap/>
            <w:vAlign w:val="center"/>
            <w:hideMark/>
            <w:tcPrChange w:id="11097"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1098" w:author="The Si Tran" w:date="2012-12-10T07:33:00Z"/>
                <w:b/>
                <w:sz w:val="26"/>
                <w:szCs w:val="26"/>
                <w:rPrChange w:id="11099" w:author="superchickend" w:date="2012-12-16T15:32:00Z">
                  <w:rPr>
                    <w:ins w:id="11100" w:author="The Si Tran" w:date="2012-12-10T07:33:00Z"/>
                    <w:rFonts w:ascii="Calibri" w:eastAsia="Times New Roman" w:hAnsi="Calibri"/>
                    <w:b/>
                    <w:bCs/>
                    <w:color w:val="000000"/>
                    <w:sz w:val="22"/>
                    <w:szCs w:val="28"/>
                  </w:rPr>
                </w:rPrChange>
              </w:rPr>
              <w:pPrChange w:id="11101"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102" w:author="The Si Tran" w:date="2012-12-10T07:33:00Z">
              <w:r w:rsidRPr="009523BA">
                <w:rPr>
                  <w:b/>
                  <w:sz w:val="26"/>
                  <w:szCs w:val="26"/>
                  <w:rPrChange w:id="11103" w:author="superchickend" w:date="2012-12-16T15:32:00Z">
                    <w:rPr>
                      <w:rFonts w:ascii="Calibri" w:hAnsi="Calibri"/>
                      <w:sz w:val="22"/>
                    </w:rPr>
                  </w:rPrChange>
                </w:rPr>
                <w:t>MSE</w:t>
              </w:r>
            </w:ins>
          </w:p>
        </w:tc>
        <w:tc>
          <w:tcPr>
            <w:tcW w:w="957" w:type="dxa"/>
            <w:tcBorders>
              <w:top w:val="single" w:sz="4" w:space="0" w:color="auto"/>
              <w:left w:val="nil"/>
              <w:bottom w:val="single" w:sz="4" w:space="0" w:color="auto"/>
              <w:right w:val="single" w:sz="4" w:space="0" w:color="auto"/>
            </w:tcBorders>
            <w:shd w:val="clear" w:color="auto" w:fill="auto"/>
            <w:noWrap/>
            <w:vAlign w:val="center"/>
            <w:hideMark/>
            <w:tcPrChange w:id="11104"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1105" w:author="The Si Tran" w:date="2012-12-10T07:33:00Z"/>
                <w:b/>
                <w:sz w:val="26"/>
                <w:szCs w:val="26"/>
                <w:rPrChange w:id="11106" w:author="superchickend" w:date="2012-12-16T15:32:00Z">
                  <w:rPr>
                    <w:ins w:id="11107" w:author="The Si Tran" w:date="2012-12-10T07:33:00Z"/>
                    <w:rFonts w:ascii="Calibri" w:eastAsia="Times New Roman" w:hAnsi="Calibri"/>
                    <w:b/>
                    <w:bCs/>
                    <w:color w:val="000000"/>
                    <w:sz w:val="22"/>
                    <w:szCs w:val="28"/>
                  </w:rPr>
                </w:rPrChange>
              </w:rPr>
              <w:pPrChange w:id="11108"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109" w:author="The Si Tran" w:date="2012-12-10T07:33:00Z">
              <w:r w:rsidRPr="009523BA">
                <w:rPr>
                  <w:b/>
                  <w:sz w:val="26"/>
                  <w:szCs w:val="26"/>
                  <w:rPrChange w:id="11110" w:author="superchickend" w:date="2012-12-16T15:32:00Z">
                    <w:rPr>
                      <w:rFonts w:ascii="Calibri" w:hAnsi="Calibri"/>
                      <w:sz w:val="22"/>
                    </w:rPr>
                  </w:rPrChange>
                </w:rPr>
                <w:t>MAPE</w:t>
              </w:r>
            </w:ins>
          </w:p>
        </w:tc>
      </w:tr>
      <w:tr w:rsidR="009523BA" w:rsidRPr="003A1CA3" w14:paraId="1DB511BF" w14:textId="77777777" w:rsidTr="00667906">
        <w:trPr>
          <w:trHeight w:val="544"/>
          <w:ins w:id="11111" w:author="The Si Tran" w:date="2012-12-10T07:33:00Z"/>
          <w:trPrChange w:id="11112" w:author="superchickend" w:date="2012-12-16T15:32:00Z">
            <w:trPr>
              <w:trHeight w:val="561"/>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113"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1114" w:author="The Si Tran" w:date="2012-12-10T07:33:00Z"/>
                <w:b/>
                <w:sz w:val="26"/>
                <w:szCs w:val="26"/>
                <w:rPrChange w:id="11115" w:author="superchickend" w:date="2012-12-16T15:32:00Z">
                  <w:rPr>
                    <w:ins w:id="11116" w:author="The Si Tran" w:date="2012-12-10T07:33:00Z"/>
                    <w:rFonts w:ascii="Calibri" w:eastAsia="Times New Roman" w:hAnsi="Calibri"/>
                    <w:b/>
                    <w:bCs/>
                    <w:color w:val="000000"/>
                    <w:sz w:val="22"/>
                    <w:szCs w:val="28"/>
                  </w:rPr>
                </w:rPrChange>
              </w:rPr>
              <w:pPrChange w:id="11117"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118" w:author="The Si Tran" w:date="2012-12-10T07:33:00Z">
              <w:r w:rsidRPr="009523BA">
                <w:rPr>
                  <w:b/>
                  <w:sz w:val="26"/>
                  <w:szCs w:val="26"/>
                  <w:rPrChange w:id="11119" w:author="superchickend" w:date="2012-12-16T15:32:00Z">
                    <w:rPr>
                      <w:rFonts w:ascii="Calibri" w:hAnsi="Calibri"/>
                      <w:sz w:val="22"/>
                    </w:rPr>
                  </w:rPrChange>
                </w:rPr>
                <w:t>ANN</w:t>
              </w:r>
            </w:ins>
          </w:p>
        </w:tc>
        <w:tc>
          <w:tcPr>
            <w:tcW w:w="5357" w:type="dxa"/>
            <w:tcBorders>
              <w:top w:val="nil"/>
              <w:left w:val="nil"/>
              <w:bottom w:val="single" w:sz="4" w:space="0" w:color="auto"/>
              <w:right w:val="single" w:sz="4" w:space="0" w:color="auto"/>
            </w:tcBorders>
            <w:shd w:val="clear" w:color="auto" w:fill="auto"/>
            <w:vAlign w:val="bottom"/>
            <w:hideMark/>
            <w:tcPrChange w:id="1112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1121" w:author="The Si Tran" w:date="2012-12-10T07:33:00Z"/>
                <w:sz w:val="26"/>
                <w:szCs w:val="26"/>
                <w:rPrChange w:id="11122" w:author="The Si Tran" w:date="2012-12-14T06:37:00Z">
                  <w:rPr>
                    <w:ins w:id="11123" w:author="The Si Tran" w:date="2012-12-10T07:33:00Z"/>
                    <w:rFonts w:ascii="Calibri" w:eastAsia="Times New Roman" w:hAnsi="Calibri"/>
                    <w:b/>
                    <w:bCs/>
                    <w:color w:val="000000"/>
                    <w:sz w:val="22"/>
                    <w:szCs w:val="28"/>
                  </w:rPr>
                </w:rPrChange>
              </w:rPr>
              <w:pPrChange w:id="11124"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1125" w:author="The Si Tran" w:date="2012-12-10T07:33:00Z">
              <w:r w:rsidR="009523BA" w:rsidRPr="009523BA">
                <w:rPr>
                  <w:sz w:val="26"/>
                  <w:szCs w:val="26"/>
                  <w:rPrChange w:id="11126" w:author="The Si Tran" w:date="2012-12-14T06:37:00Z">
                    <w:rPr>
                      <w:rFonts w:ascii="Calibri" w:hAnsi="Calibri"/>
                      <w:sz w:val="22"/>
                    </w:rPr>
                  </w:rPrChange>
                </w:rPr>
                <w:t>(6,6,1), Algorithm=RPROP, epoches=144,  Residual=1E-6, default_update=0.1, max_update=10</w:t>
              </w:r>
            </w:ins>
          </w:p>
        </w:tc>
        <w:tc>
          <w:tcPr>
            <w:tcW w:w="799" w:type="dxa"/>
            <w:tcBorders>
              <w:top w:val="nil"/>
              <w:left w:val="nil"/>
              <w:bottom w:val="single" w:sz="4" w:space="0" w:color="auto"/>
              <w:right w:val="single" w:sz="4" w:space="0" w:color="auto"/>
            </w:tcBorders>
            <w:shd w:val="clear" w:color="auto" w:fill="auto"/>
            <w:noWrap/>
            <w:vAlign w:val="center"/>
            <w:hideMark/>
            <w:tcPrChange w:id="1112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1128" w:author="The Si Tran" w:date="2012-12-10T07:33:00Z"/>
                <w:sz w:val="26"/>
                <w:szCs w:val="26"/>
                <w:rPrChange w:id="11129" w:author="The Si Tran" w:date="2012-12-14T06:37:00Z">
                  <w:rPr>
                    <w:ins w:id="11130" w:author="The Si Tran" w:date="2012-12-10T07:33:00Z"/>
                    <w:rFonts w:ascii="Calibri" w:eastAsia="Times New Roman" w:hAnsi="Calibri"/>
                    <w:b/>
                    <w:bCs/>
                    <w:color w:val="000000"/>
                    <w:sz w:val="22"/>
                    <w:szCs w:val="28"/>
                  </w:rPr>
                </w:rPrChange>
              </w:rPr>
              <w:pPrChange w:id="1113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32" w:author="The Si Tran" w:date="2012-12-10T07:33:00Z">
              <w:r w:rsidRPr="009523BA">
                <w:rPr>
                  <w:sz w:val="26"/>
                  <w:szCs w:val="26"/>
                  <w:rPrChange w:id="11133" w:author="The Si Tran" w:date="2012-12-14T06:37:00Z">
                    <w:rPr>
                      <w:rFonts w:ascii="Calibri" w:hAnsi="Calibri"/>
                      <w:sz w:val="22"/>
                    </w:rPr>
                  </w:rPrChange>
                </w:rPr>
                <w:t>0.23</w:t>
              </w:r>
            </w:ins>
          </w:p>
        </w:tc>
        <w:tc>
          <w:tcPr>
            <w:tcW w:w="777" w:type="dxa"/>
            <w:tcBorders>
              <w:top w:val="nil"/>
              <w:left w:val="nil"/>
              <w:bottom w:val="single" w:sz="4" w:space="0" w:color="auto"/>
              <w:right w:val="single" w:sz="4" w:space="0" w:color="auto"/>
            </w:tcBorders>
            <w:shd w:val="clear" w:color="auto" w:fill="auto"/>
            <w:noWrap/>
            <w:vAlign w:val="center"/>
            <w:hideMark/>
            <w:tcPrChange w:id="1113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1135" w:author="The Si Tran" w:date="2012-12-10T07:33:00Z"/>
                <w:sz w:val="26"/>
                <w:szCs w:val="26"/>
                <w:rPrChange w:id="11136" w:author="The Si Tran" w:date="2012-12-14T06:37:00Z">
                  <w:rPr>
                    <w:ins w:id="11137" w:author="The Si Tran" w:date="2012-12-10T07:33:00Z"/>
                    <w:rFonts w:ascii="Calibri" w:eastAsia="Times New Roman" w:hAnsi="Calibri"/>
                    <w:b/>
                    <w:bCs/>
                    <w:color w:val="000000"/>
                    <w:sz w:val="22"/>
                    <w:szCs w:val="28"/>
                  </w:rPr>
                </w:rPrChange>
              </w:rPr>
              <w:pPrChange w:id="1113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39" w:author="The Si Tran" w:date="2012-12-10T07:33:00Z">
              <w:r w:rsidRPr="009523BA">
                <w:rPr>
                  <w:sz w:val="26"/>
                  <w:szCs w:val="26"/>
                  <w:rPrChange w:id="11140" w:author="The Si Tran" w:date="2012-12-14T06:37:00Z">
                    <w:rPr>
                      <w:rFonts w:ascii="Calibri" w:hAnsi="Calibri"/>
                      <w:sz w:val="22"/>
                    </w:rPr>
                  </w:rPrChange>
                </w:rPr>
                <w:t>0.09</w:t>
              </w:r>
            </w:ins>
          </w:p>
        </w:tc>
        <w:tc>
          <w:tcPr>
            <w:tcW w:w="957" w:type="dxa"/>
            <w:tcBorders>
              <w:top w:val="nil"/>
              <w:left w:val="nil"/>
              <w:bottom w:val="single" w:sz="4" w:space="0" w:color="auto"/>
              <w:right w:val="single" w:sz="4" w:space="0" w:color="auto"/>
            </w:tcBorders>
            <w:shd w:val="clear" w:color="auto" w:fill="auto"/>
            <w:noWrap/>
            <w:vAlign w:val="center"/>
            <w:hideMark/>
            <w:tcPrChange w:id="1114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1142" w:author="The Si Tran" w:date="2012-12-10T07:33:00Z"/>
                <w:sz w:val="26"/>
                <w:szCs w:val="26"/>
                <w:rPrChange w:id="11143" w:author="The Si Tran" w:date="2012-12-14T06:37:00Z">
                  <w:rPr>
                    <w:ins w:id="11144" w:author="The Si Tran" w:date="2012-12-10T07:33:00Z"/>
                    <w:rFonts w:ascii="Calibri" w:eastAsia="Times New Roman" w:hAnsi="Calibri"/>
                    <w:b/>
                    <w:bCs/>
                    <w:color w:val="000000"/>
                    <w:sz w:val="22"/>
                    <w:szCs w:val="28"/>
                  </w:rPr>
                </w:rPrChange>
              </w:rPr>
              <w:pPrChange w:id="1114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46" w:author="The Si Tran" w:date="2012-12-10T07:33:00Z">
              <w:r w:rsidRPr="009523BA">
                <w:rPr>
                  <w:sz w:val="26"/>
                  <w:szCs w:val="26"/>
                  <w:rPrChange w:id="11147" w:author="The Si Tran" w:date="2012-12-14T06:37:00Z">
                    <w:rPr>
                      <w:rFonts w:ascii="Calibri" w:hAnsi="Calibri"/>
                      <w:sz w:val="22"/>
                    </w:rPr>
                  </w:rPrChange>
                </w:rPr>
                <w:t>1.34</w:t>
              </w:r>
            </w:ins>
          </w:p>
        </w:tc>
      </w:tr>
      <w:tr w:rsidR="009523BA" w:rsidRPr="003A1CA3" w14:paraId="3F351FCA" w14:textId="77777777" w:rsidTr="00667906">
        <w:trPr>
          <w:trHeight w:val="544"/>
          <w:ins w:id="11148" w:author="The Si Tran" w:date="2012-12-10T07:33:00Z"/>
          <w:trPrChange w:id="11149" w:author="superchickend" w:date="2012-12-16T15:32:00Z">
            <w:trPr>
              <w:trHeight w:val="561"/>
            </w:trPr>
          </w:trPrChange>
        </w:trPr>
        <w:tc>
          <w:tcPr>
            <w:tcW w:w="1244" w:type="dxa"/>
            <w:vMerge/>
            <w:tcBorders>
              <w:top w:val="nil"/>
              <w:left w:val="single" w:sz="4" w:space="0" w:color="auto"/>
              <w:bottom w:val="single" w:sz="4" w:space="0" w:color="000000"/>
              <w:right w:val="single" w:sz="4" w:space="0" w:color="auto"/>
            </w:tcBorders>
            <w:vAlign w:val="center"/>
            <w:hideMark/>
            <w:tcPrChange w:id="11150"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1151" w:author="The Si Tran" w:date="2012-12-10T07:33:00Z"/>
                <w:b/>
                <w:sz w:val="26"/>
                <w:szCs w:val="26"/>
                <w:rPrChange w:id="11152" w:author="superchickend" w:date="2012-12-16T15:32:00Z">
                  <w:rPr>
                    <w:ins w:id="11153" w:author="The Si Tran" w:date="2012-12-10T07:33:00Z"/>
                    <w:rFonts w:ascii="Calibri" w:eastAsia="Times New Roman" w:hAnsi="Calibri"/>
                    <w:color w:val="000000"/>
                    <w:sz w:val="22"/>
                  </w:rPr>
                </w:rPrChange>
              </w:rPr>
              <w:pPrChange w:id="11154" w:author="The Si Tran" w:date="2012-12-16T10:54:00Z">
                <w:pPr>
                  <w:framePr w:hSpace="180" w:wrap="around" w:vAnchor="text" w:hAnchor="margin" w:y="486"/>
                  <w:spacing w:before="0" w:line="240" w:lineRule="auto"/>
                  <w:jc w:val="left"/>
                </w:pPr>
              </w:pPrChange>
            </w:pPr>
          </w:p>
        </w:tc>
        <w:tc>
          <w:tcPr>
            <w:tcW w:w="5357" w:type="dxa"/>
            <w:tcBorders>
              <w:top w:val="nil"/>
              <w:left w:val="nil"/>
              <w:bottom w:val="single" w:sz="4" w:space="0" w:color="auto"/>
              <w:right w:val="single" w:sz="4" w:space="0" w:color="auto"/>
            </w:tcBorders>
            <w:shd w:val="clear" w:color="auto" w:fill="auto"/>
            <w:vAlign w:val="bottom"/>
            <w:hideMark/>
            <w:tcPrChange w:id="11155"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1156" w:author="The Si Tran" w:date="2012-12-10T07:33:00Z"/>
                <w:sz w:val="26"/>
                <w:szCs w:val="26"/>
                <w:rPrChange w:id="11157" w:author="The Si Tran" w:date="2012-12-14T06:37:00Z">
                  <w:rPr>
                    <w:ins w:id="11158" w:author="The Si Tran" w:date="2012-12-10T07:33:00Z"/>
                    <w:rFonts w:ascii="Calibri" w:eastAsia="Times New Roman" w:hAnsi="Calibri"/>
                    <w:b/>
                    <w:bCs/>
                    <w:color w:val="000000"/>
                    <w:sz w:val="22"/>
                    <w:szCs w:val="28"/>
                  </w:rPr>
                </w:rPrChange>
              </w:rPr>
              <w:pPrChange w:id="11159"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1160" w:author="The Si Tran" w:date="2012-12-10T07:33:00Z">
              <w:r w:rsidR="009523BA" w:rsidRPr="009523BA">
                <w:rPr>
                  <w:sz w:val="26"/>
                  <w:szCs w:val="26"/>
                  <w:rPrChange w:id="11161" w:author="The Si Tran" w:date="2012-12-14T06:37:00Z">
                    <w:rPr>
                      <w:rFonts w:ascii="Calibri" w:hAnsi="Calibri"/>
                      <w:sz w:val="22"/>
                    </w:rPr>
                  </w:rPrChange>
                </w:rPr>
                <w:t>(7,7,1),Algorithm=Back Propagation, epoches=98, Residual=1E-6, learning_rate=0.4, momemtum = 0,2</w:t>
              </w:r>
            </w:ins>
          </w:p>
        </w:tc>
        <w:tc>
          <w:tcPr>
            <w:tcW w:w="799" w:type="dxa"/>
            <w:tcBorders>
              <w:top w:val="nil"/>
              <w:left w:val="nil"/>
              <w:bottom w:val="single" w:sz="4" w:space="0" w:color="auto"/>
              <w:right w:val="single" w:sz="4" w:space="0" w:color="auto"/>
            </w:tcBorders>
            <w:shd w:val="clear" w:color="auto" w:fill="auto"/>
            <w:noWrap/>
            <w:vAlign w:val="center"/>
            <w:hideMark/>
            <w:tcPrChange w:id="1116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1163" w:author="The Si Tran" w:date="2012-12-10T07:33:00Z"/>
                <w:b/>
                <w:sz w:val="26"/>
                <w:szCs w:val="26"/>
                <w:rPrChange w:id="11164" w:author="superchickend" w:date="2012-12-16T15:33:00Z">
                  <w:rPr>
                    <w:ins w:id="11165" w:author="The Si Tran" w:date="2012-12-10T07:33:00Z"/>
                    <w:rFonts w:ascii="Calibri" w:eastAsia="Times New Roman" w:hAnsi="Calibri"/>
                    <w:b/>
                    <w:bCs/>
                    <w:color w:val="000000"/>
                    <w:sz w:val="22"/>
                    <w:szCs w:val="28"/>
                  </w:rPr>
                </w:rPrChange>
              </w:rPr>
              <w:pPrChange w:id="1116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67" w:author="The Si Tran" w:date="2012-12-10T07:33:00Z">
              <w:r w:rsidRPr="009523BA">
                <w:rPr>
                  <w:b/>
                  <w:sz w:val="26"/>
                  <w:szCs w:val="26"/>
                  <w:rPrChange w:id="11168" w:author="superchickend" w:date="2012-12-16T15:33:00Z">
                    <w:rPr>
                      <w:rFonts w:ascii="Calibri" w:hAnsi="Calibri"/>
                      <w:sz w:val="22"/>
                    </w:rPr>
                  </w:rPrChange>
                </w:rPr>
                <w:t>0.22</w:t>
              </w:r>
            </w:ins>
          </w:p>
        </w:tc>
        <w:tc>
          <w:tcPr>
            <w:tcW w:w="777" w:type="dxa"/>
            <w:tcBorders>
              <w:top w:val="nil"/>
              <w:left w:val="nil"/>
              <w:bottom w:val="single" w:sz="4" w:space="0" w:color="auto"/>
              <w:right w:val="single" w:sz="4" w:space="0" w:color="auto"/>
            </w:tcBorders>
            <w:shd w:val="clear" w:color="auto" w:fill="auto"/>
            <w:noWrap/>
            <w:vAlign w:val="center"/>
            <w:hideMark/>
            <w:tcPrChange w:id="1116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1170" w:author="The Si Tran" w:date="2012-12-10T07:33:00Z"/>
                <w:b/>
                <w:sz w:val="26"/>
                <w:szCs w:val="26"/>
                <w:rPrChange w:id="11171" w:author="superchickend" w:date="2012-12-16T15:33:00Z">
                  <w:rPr>
                    <w:ins w:id="11172" w:author="The Si Tran" w:date="2012-12-10T07:33:00Z"/>
                    <w:rFonts w:ascii="Calibri" w:eastAsia="Times New Roman" w:hAnsi="Calibri"/>
                    <w:b/>
                    <w:bCs/>
                    <w:color w:val="000000"/>
                    <w:sz w:val="22"/>
                    <w:szCs w:val="28"/>
                  </w:rPr>
                </w:rPrChange>
              </w:rPr>
              <w:pPrChange w:id="1117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74" w:author="The Si Tran" w:date="2012-12-10T07:33:00Z">
              <w:r w:rsidRPr="009523BA">
                <w:rPr>
                  <w:b/>
                  <w:sz w:val="26"/>
                  <w:szCs w:val="26"/>
                  <w:rPrChange w:id="11175" w:author="superchickend" w:date="2012-12-16T15:33:00Z">
                    <w:rPr>
                      <w:rFonts w:ascii="Calibri" w:hAnsi="Calibri"/>
                      <w:sz w:val="22"/>
                    </w:rPr>
                  </w:rPrChange>
                </w:rPr>
                <w:t>0.09</w:t>
              </w:r>
            </w:ins>
          </w:p>
        </w:tc>
        <w:tc>
          <w:tcPr>
            <w:tcW w:w="957" w:type="dxa"/>
            <w:tcBorders>
              <w:top w:val="nil"/>
              <w:left w:val="nil"/>
              <w:bottom w:val="single" w:sz="4" w:space="0" w:color="auto"/>
              <w:right w:val="single" w:sz="4" w:space="0" w:color="auto"/>
            </w:tcBorders>
            <w:shd w:val="clear" w:color="auto" w:fill="auto"/>
            <w:noWrap/>
            <w:vAlign w:val="center"/>
            <w:hideMark/>
            <w:tcPrChange w:id="1117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1177" w:author="The Si Tran" w:date="2012-12-10T07:33:00Z"/>
                <w:b/>
                <w:sz w:val="26"/>
                <w:szCs w:val="26"/>
                <w:rPrChange w:id="11178" w:author="superchickend" w:date="2012-12-16T15:33:00Z">
                  <w:rPr>
                    <w:ins w:id="11179" w:author="The Si Tran" w:date="2012-12-10T07:33:00Z"/>
                    <w:rFonts w:ascii="Calibri" w:eastAsia="Times New Roman" w:hAnsi="Calibri"/>
                    <w:b/>
                    <w:bCs/>
                    <w:color w:val="000000"/>
                    <w:sz w:val="22"/>
                    <w:szCs w:val="28"/>
                  </w:rPr>
                </w:rPrChange>
              </w:rPr>
              <w:pPrChange w:id="1118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81" w:author="The Si Tran" w:date="2012-12-10T07:33:00Z">
              <w:r w:rsidRPr="009523BA">
                <w:rPr>
                  <w:b/>
                  <w:sz w:val="26"/>
                  <w:szCs w:val="26"/>
                  <w:rPrChange w:id="11182" w:author="superchickend" w:date="2012-12-16T15:33:00Z">
                    <w:rPr>
                      <w:rFonts w:ascii="Calibri" w:hAnsi="Calibri"/>
                      <w:sz w:val="22"/>
                    </w:rPr>
                  </w:rPrChange>
                </w:rPr>
                <w:t>1.32</w:t>
              </w:r>
            </w:ins>
          </w:p>
        </w:tc>
      </w:tr>
      <w:tr w:rsidR="009523BA" w:rsidRPr="003A1CA3" w14:paraId="56749B02" w14:textId="77777777" w:rsidTr="00667906">
        <w:trPr>
          <w:trHeight w:val="270"/>
          <w:ins w:id="11183" w:author="The Si Tran" w:date="2012-12-10T07:33:00Z"/>
          <w:trPrChange w:id="11184" w:author="superchickend" w:date="2012-12-16T15:32:00Z">
            <w:trPr>
              <w:trHeight w:val="280"/>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1185"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1186" w:author="The Si Tran" w:date="2012-12-10T07:33:00Z"/>
                <w:b/>
                <w:sz w:val="26"/>
                <w:szCs w:val="26"/>
                <w:rPrChange w:id="11187" w:author="superchickend" w:date="2012-12-16T15:32:00Z">
                  <w:rPr>
                    <w:ins w:id="11188" w:author="The Si Tran" w:date="2012-12-10T07:33:00Z"/>
                    <w:rFonts w:ascii="Calibri" w:eastAsia="Times New Roman" w:hAnsi="Calibri"/>
                    <w:b/>
                    <w:bCs/>
                    <w:color w:val="000000"/>
                    <w:sz w:val="22"/>
                    <w:szCs w:val="28"/>
                  </w:rPr>
                </w:rPrChange>
              </w:rPr>
              <w:pPrChange w:id="11189"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190" w:author="The Si Tran" w:date="2012-12-10T07:33:00Z">
              <w:r w:rsidRPr="009523BA">
                <w:rPr>
                  <w:b/>
                  <w:sz w:val="26"/>
                  <w:szCs w:val="26"/>
                  <w:rPrChange w:id="11191" w:author="superchickend" w:date="2012-12-16T15:32:00Z">
                    <w:rPr>
                      <w:rFonts w:ascii="Calibri" w:hAnsi="Calibri"/>
                      <w:sz w:val="22"/>
                    </w:rPr>
                  </w:rPrChange>
                </w:rPr>
                <w:t>SARIMA</w:t>
              </w:r>
            </w:ins>
          </w:p>
        </w:tc>
        <w:tc>
          <w:tcPr>
            <w:tcW w:w="5357" w:type="dxa"/>
            <w:tcBorders>
              <w:top w:val="nil"/>
              <w:left w:val="nil"/>
              <w:bottom w:val="single" w:sz="4" w:space="0" w:color="auto"/>
              <w:right w:val="single" w:sz="4" w:space="0" w:color="auto"/>
            </w:tcBorders>
            <w:shd w:val="clear" w:color="auto" w:fill="auto"/>
            <w:vAlign w:val="bottom"/>
            <w:hideMark/>
            <w:tcPrChange w:id="11192"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1193" w:author="The Si Tran" w:date="2012-12-10T07:33:00Z"/>
                <w:sz w:val="26"/>
                <w:szCs w:val="26"/>
                <w:rPrChange w:id="11194" w:author="The Si Tran" w:date="2012-12-14T06:37:00Z">
                  <w:rPr>
                    <w:ins w:id="11195" w:author="The Si Tran" w:date="2012-12-10T07:33:00Z"/>
                    <w:rFonts w:ascii="Calibri" w:eastAsia="Times New Roman" w:hAnsi="Calibri"/>
                    <w:b/>
                    <w:bCs/>
                    <w:color w:val="000000"/>
                    <w:sz w:val="22"/>
                    <w:szCs w:val="28"/>
                  </w:rPr>
                </w:rPrChange>
              </w:rPr>
              <w:pPrChange w:id="11196"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197" w:author="The Si Tran" w:date="2012-12-10T07:33:00Z">
              <w:r w:rsidRPr="009523BA">
                <w:rPr>
                  <w:sz w:val="26"/>
                  <w:szCs w:val="26"/>
                  <w:rPrChange w:id="11198" w:author="The Si Tran" w:date="2012-12-14T06:37:00Z">
                    <w:rPr>
                      <w:rFonts w:ascii="Calibri" w:hAnsi="Calibri"/>
                      <w:sz w:val="22"/>
                    </w:rPr>
                  </w:rPrChange>
                </w:rPr>
                <w:t>ARIMA(2, 0, 2)(0, 0, 0)0</w:t>
              </w:r>
            </w:ins>
          </w:p>
        </w:tc>
        <w:tc>
          <w:tcPr>
            <w:tcW w:w="799" w:type="dxa"/>
            <w:tcBorders>
              <w:top w:val="nil"/>
              <w:left w:val="nil"/>
              <w:bottom w:val="single" w:sz="4" w:space="0" w:color="auto"/>
              <w:right w:val="single" w:sz="4" w:space="0" w:color="auto"/>
            </w:tcBorders>
            <w:shd w:val="clear" w:color="auto" w:fill="auto"/>
            <w:noWrap/>
            <w:vAlign w:val="center"/>
            <w:hideMark/>
            <w:tcPrChange w:id="1119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1200" w:author="The Si Tran" w:date="2012-12-10T07:33:00Z"/>
                <w:sz w:val="26"/>
                <w:szCs w:val="26"/>
                <w:rPrChange w:id="11201" w:author="The Si Tran" w:date="2012-12-14T06:37:00Z">
                  <w:rPr>
                    <w:ins w:id="11202" w:author="The Si Tran" w:date="2012-12-10T07:33:00Z"/>
                    <w:rFonts w:ascii="Calibri" w:eastAsia="Times New Roman" w:hAnsi="Calibri"/>
                    <w:b/>
                    <w:bCs/>
                    <w:color w:val="000000"/>
                    <w:sz w:val="22"/>
                    <w:szCs w:val="28"/>
                  </w:rPr>
                </w:rPrChange>
              </w:rPr>
              <w:pPrChange w:id="1120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04" w:author="The Si Tran" w:date="2012-12-10T07:33:00Z">
              <w:r w:rsidRPr="009523BA">
                <w:rPr>
                  <w:sz w:val="26"/>
                  <w:szCs w:val="26"/>
                  <w:rPrChange w:id="11205" w:author="The Si Tran" w:date="2012-12-14T06:37:00Z">
                    <w:rPr>
                      <w:rFonts w:ascii="Calibri" w:hAnsi="Calibri"/>
                      <w:sz w:val="22"/>
                    </w:rPr>
                  </w:rPrChange>
                </w:rPr>
                <w:t>0.24</w:t>
              </w:r>
            </w:ins>
          </w:p>
        </w:tc>
        <w:tc>
          <w:tcPr>
            <w:tcW w:w="777" w:type="dxa"/>
            <w:tcBorders>
              <w:top w:val="nil"/>
              <w:left w:val="nil"/>
              <w:bottom w:val="single" w:sz="4" w:space="0" w:color="auto"/>
              <w:right w:val="single" w:sz="4" w:space="0" w:color="auto"/>
            </w:tcBorders>
            <w:shd w:val="clear" w:color="auto" w:fill="auto"/>
            <w:noWrap/>
            <w:vAlign w:val="center"/>
            <w:hideMark/>
            <w:tcPrChange w:id="1120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1207" w:author="The Si Tran" w:date="2012-12-10T07:33:00Z"/>
                <w:sz w:val="26"/>
                <w:szCs w:val="26"/>
                <w:rPrChange w:id="11208" w:author="The Si Tran" w:date="2012-12-14T06:37:00Z">
                  <w:rPr>
                    <w:ins w:id="11209" w:author="The Si Tran" w:date="2012-12-10T07:33:00Z"/>
                    <w:rFonts w:ascii="Calibri" w:eastAsia="Times New Roman" w:hAnsi="Calibri"/>
                    <w:b/>
                    <w:bCs/>
                    <w:color w:val="000000"/>
                    <w:sz w:val="22"/>
                    <w:szCs w:val="28"/>
                  </w:rPr>
                </w:rPrChange>
              </w:rPr>
              <w:pPrChange w:id="1121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11" w:author="The Si Tran" w:date="2012-12-10T07:33:00Z">
              <w:r w:rsidRPr="009523BA">
                <w:rPr>
                  <w:sz w:val="26"/>
                  <w:szCs w:val="26"/>
                  <w:rPrChange w:id="11212" w:author="The Si Tran" w:date="2012-12-14T06:37:00Z">
                    <w:rPr>
                      <w:rFonts w:ascii="Calibri" w:hAnsi="Calibri"/>
                      <w:sz w:val="22"/>
                    </w:rPr>
                  </w:rPrChange>
                </w:rPr>
                <w:t>0.1</w:t>
              </w:r>
            </w:ins>
          </w:p>
        </w:tc>
        <w:tc>
          <w:tcPr>
            <w:tcW w:w="957" w:type="dxa"/>
            <w:tcBorders>
              <w:top w:val="nil"/>
              <w:left w:val="nil"/>
              <w:bottom w:val="single" w:sz="4" w:space="0" w:color="auto"/>
              <w:right w:val="single" w:sz="4" w:space="0" w:color="auto"/>
            </w:tcBorders>
            <w:shd w:val="clear" w:color="auto" w:fill="auto"/>
            <w:noWrap/>
            <w:vAlign w:val="center"/>
            <w:hideMark/>
            <w:tcPrChange w:id="1121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1214" w:author="The Si Tran" w:date="2012-12-10T07:33:00Z"/>
                <w:sz w:val="26"/>
                <w:szCs w:val="26"/>
                <w:rPrChange w:id="11215" w:author="The Si Tran" w:date="2012-12-14T06:37:00Z">
                  <w:rPr>
                    <w:ins w:id="11216" w:author="The Si Tran" w:date="2012-12-10T07:33:00Z"/>
                    <w:rFonts w:ascii="Calibri" w:eastAsia="Times New Roman" w:hAnsi="Calibri"/>
                    <w:b/>
                    <w:bCs/>
                    <w:color w:val="000000"/>
                    <w:sz w:val="22"/>
                    <w:szCs w:val="28"/>
                  </w:rPr>
                </w:rPrChange>
              </w:rPr>
              <w:pPrChange w:id="1121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18" w:author="The Si Tran" w:date="2012-12-10T07:33:00Z">
              <w:r w:rsidRPr="009523BA">
                <w:rPr>
                  <w:sz w:val="26"/>
                  <w:szCs w:val="26"/>
                  <w:rPrChange w:id="11219" w:author="The Si Tran" w:date="2012-12-14T06:37:00Z">
                    <w:rPr>
                      <w:rFonts w:ascii="Calibri" w:hAnsi="Calibri"/>
                      <w:sz w:val="22"/>
                    </w:rPr>
                  </w:rPrChange>
                </w:rPr>
                <w:t>1.42</w:t>
              </w:r>
            </w:ins>
          </w:p>
        </w:tc>
      </w:tr>
      <w:tr w:rsidR="009523BA" w:rsidRPr="003A1CA3" w14:paraId="425AF097" w14:textId="77777777" w:rsidTr="00667906">
        <w:trPr>
          <w:trHeight w:val="818"/>
          <w:ins w:id="11220" w:author="The Si Tran" w:date="2012-12-10T07:33:00Z"/>
          <w:trPrChange w:id="11221" w:author="superchickend" w:date="2012-12-16T15:32:00Z">
            <w:trPr>
              <w:trHeight w:val="842"/>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222"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1223" w:author="The Si Tran" w:date="2012-12-10T07:33:00Z"/>
                <w:b/>
                <w:sz w:val="26"/>
                <w:szCs w:val="26"/>
                <w:rPrChange w:id="11224" w:author="superchickend" w:date="2012-12-16T15:32:00Z">
                  <w:rPr>
                    <w:ins w:id="11225" w:author="The Si Tran" w:date="2012-12-10T07:33:00Z"/>
                    <w:rFonts w:ascii="Calibri" w:eastAsia="Times New Roman" w:hAnsi="Calibri"/>
                    <w:b/>
                    <w:bCs/>
                    <w:color w:val="000000"/>
                    <w:sz w:val="22"/>
                    <w:szCs w:val="28"/>
                  </w:rPr>
                </w:rPrChange>
              </w:rPr>
              <w:pPrChange w:id="11226"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227" w:author="The Si Tran" w:date="2012-12-10T07:33:00Z">
              <w:r w:rsidRPr="009523BA">
                <w:rPr>
                  <w:b/>
                  <w:sz w:val="26"/>
                  <w:szCs w:val="26"/>
                  <w:rPrChange w:id="11228" w:author="superchickend" w:date="2012-12-16T15:32:00Z">
                    <w:rPr>
                      <w:rFonts w:ascii="Calibri" w:hAnsi="Calibri"/>
                      <w:sz w:val="22"/>
                    </w:rPr>
                  </w:rPrChange>
                </w:rPr>
                <w:t>Hybrid</w:t>
              </w:r>
            </w:ins>
          </w:p>
        </w:tc>
        <w:tc>
          <w:tcPr>
            <w:tcW w:w="5357" w:type="dxa"/>
            <w:tcBorders>
              <w:top w:val="nil"/>
              <w:left w:val="nil"/>
              <w:bottom w:val="single" w:sz="4" w:space="0" w:color="auto"/>
              <w:right w:val="single" w:sz="4" w:space="0" w:color="auto"/>
            </w:tcBorders>
            <w:shd w:val="clear" w:color="auto" w:fill="auto"/>
            <w:vAlign w:val="bottom"/>
            <w:hideMark/>
            <w:tcPrChange w:id="11229"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1230" w:author="The Si Tran" w:date="2012-12-10T07:33:00Z"/>
                <w:sz w:val="26"/>
                <w:szCs w:val="26"/>
                <w:rPrChange w:id="11231" w:author="The Si Tran" w:date="2012-12-14T06:37:00Z">
                  <w:rPr>
                    <w:ins w:id="11232" w:author="The Si Tran" w:date="2012-12-10T07:33:00Z"/>
                    <w:rFonts w:ascii="Calibri" w:eastAsia="Times New Roman" w:hAnsi="Calibri"/>
                    <w:b/>
                    <w:bCs/>
                    <w:color w:val="000000"/>
                    <w:sz w:val="22"/>
                    <w:szCs w:val="28"/>
                  </w:rPr>
                </w:rPrChange>
              </w:rPr>
              <w:pPrChange w:id="1123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234" w:author="The Si Tran" w:date="2012-12-10T07:33:00Z">
              <w:r w:rsidRPr="009523BA">
                <w:rPr>
                  <w:sz w:val="26"/>
                  <w:szCs w:val="26"/>
                  <w:rPrChange w:id="11235" w:author="The Si Tran" w:date="2012-12-14T06:37:00Z">
                    <w:rPr>
                      <w:rFonts w:ascii="Calibri" w:hAnsi="Calibri"/>
                      <w:sz w:val="22"/>
                    </w:rPr>
                  </w:rPrChange>
                </w:rPr>
                <w:t>ARIMA(2, 0, 2)(0, 0, 0)0</w:t>
              </w:r>
              <w:r w:rsidRPr="009523BA">
                <w:rPr>
                  <w:sz w:val="26"/>
                  <w:szCs w:val="26"/>
                  <w:rPrChange w:id="11236" w:author="The Si Tran" w:date="2012-12-14T06:37:00Z">
                    <w:rPr>
                      <w:rFonts w:ascii="Calibri" w:hAnsi="Calibri"/>
                      <w:sz w:val="22"/>
                    </w:rPr>
                  </w:rPrChange>
                </w:rPr>
                <w:br/>
              </w:r>
            </w:ins>
            <w:r w:rsidR="00976130">
              <w:rPr>
                <w:sz w:val="26"/>
                <w:szCs w:val="26"/>
              </w:rPr>
              <w:t>Nơron</w:t>
            </w:r>
            <w:ins w:id="11237" w:author="The Si Tran" w:date="2012-12-10T07:33:00Z">
              <w:r w:rsidRPr="009523BA">
                <w:rPr>
                  <w:sz w:val="26"/>
                  <w:szCs w:val="26"/>
                  <w:rPrChange w:id="11238" w:author="The Si Tran" w:date="2012-12-14T06:37:00Z">
                    <w:rPr>
                      <w:rFonts w:ascii="Calibri" w:hAnsi="Calibri"/>
                      <w:sz w:val="22"/>
                    </w:rPr>
                  </w:rPrChange>
                </w:rPr>
                <w:t>(6,6,1),Algorithm=RPROP, epoches=130,  Residual=1E-6, default_update=0.1, max_update=10</w:t>
              </w:r>
            </w:ins>
          </w:p>
        </w:tc>
        <w:tc>
          <w:tcPr>
            <w:tcW w:w="799" w:type="dxa"/>
            <w:tcBorders>
              <w:top w:val="nil"/>
              <w:left w:val="nil"/>
              <w:bottom w:val="single" w:sz="4" w:space="0" w:color="auto"/>
              <w:right w:val="single" w:sz="4" w:space="0" w:color="auto"/>
            </w:tcBorders>
            <w:shd w:val="clear" w:color="auto" w:fill="auto"/>
            <w:noWrap/>
            <w:vAlign w:val="center"/>
            <w:hideMark/>
            <w:tcPrChange w:id="1123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1240" w:author="The Si Tran" w:date="2012-12-10T07:33:00Z"/>
                <w:b/>
                <w:sz w:val="26"/>
                <w:szCs w:val="26"/>
                <w:rPrChange w:id="11241" w:author="superchickend" w:date="2012-12-16T15:33:00Z">
                  <w:rPr>
                    <w:ins w:id="11242" w:author="The Si Tran" w:date="2012-12-10T07:33:00Z"/>
                    <w:rFonts w:ascii="Calibri" w:eastAsia="Times New Roman" w:hAnsi="Calibri"/>
                    <w:b/>
                    <w:bCs/>
                    <w:color w:val="000000"/>
                    <w:sz w:val="22"/>
                    <w:szCs w:val="28"/>
                  </w:rPr>
                </w:rPrChange>
              </w:rPr>
              <w:pPrChange w:id="1124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44" w:author="The Si Tran" w:date="2012-12-10T07:33:00Z">
              <w:r w:rsidRPr="009523BA">
                <w:rPr>
                  <w:b/>
                  <w:sz w:val="26"/>
                  <w:szCs w:val="26"/>
                  <w:rPrChange w:id="11245" w:author="superchickend" w:date="2012-12-16T15:33:00Z">
                    <w:rPr>
                      <w:rFonts w:ascii="Calibri" w:hAnsi="Calibri"/>
                      <w:sz w:val="22"/>
                    </w:rPr>
                  </w:rPrChange>
                </w:rPr>
                <w:t>0.22</w:t>
              </w:r>
            </w:ins>
          </w:p>
        </w:tc>
        <w:tc>
          <w:tcPr>
            <w:tcW w:w="777" w:type="dxa"/>
            <w:tcBorders>
              <w:top w:val="nil"/>
              <w:left w:val="nil"/>
              <w:bottom w:val="single" w:sz="4" w:space="0" w:color="auto"/>
              <w:right w:val="single" w:sz="4" w:space="0" w:color="auto"/>
            </w:tcBorders>
            <w:shd w:val="clear" w:color="auto" w:fill="auto"/>
            <w:noWrap/>
            <w:vAlign w:val="center"/>
            <w:hideMark/>
            <w:tcPrChange w:id="1124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1247" w:author="The Si Tran" w:date="2012-12-10T07:33:00Z"/>
                <w:b/>
                <w:sz w:val="26"/>
                <w:szCs w:val="26"/>
                <w:rPrChange w:id="11248" w:author="superchickend" w:date="2012-12-16T15:33:00Z">
                  <w:rPr>
                    <w:ins w:id="11249" w:author="The Si Tran" w:date="2012-12-10T07:33:00Z"/>
                    <w:rFonts w:ascii="Calibri" w:eastAsia="Times New Roman" w:hAnsi="Calibri"/>
                    <w:b/>
                    <w:bCs/>
                    <w:color w:val="000000"/>
                    <w:sz w:val="22"/>
                    <w:szCs w:val="28"/>
                  </w:rPr>
                </w:rPrChange>
              </w:rPr>
              <w:pPrChange w:id="1125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51" w:author="The Si Tran" w:date="2012-12-10T07:33:00Z">
              <w:r w:rsidRPr="009523BA">
                <w:rPr>
                  <w:b/>
                  <w:sz w:val="26"/>
                  <w:szCs w:val="26"/>
                  <w:rPrChange w:id="11252" w:author="superchickend" w:date="2012-12-16T15:33:00Z">
                    <w:rPr>
                      <w:rFonts w:ascii="Calibri" w:hAnsi="Calibri"/>
                      <w:sz w:val="22"/>
                    </w:rPr>
                  </w:rPrChange>
                </w:rPr>
                <w:t>0.087</w:t>
              </w:r>
            </w:ins>
          </w:p>
        </w:tc>
        <w:tc>
          <w:tcPr>
            <w:tcW w:w="957" w:type="dxa"/>
            <w:tcBorders>
              <w:top w:val="nil"/>
              <w:left w:val="nil"/>
              <w:bottom w:val="single" w:sz="4" w:space="0" w:color="auto"/>
              <w:right w:val="single" w:sz="4" w:space="0" w:color="auto"/>
            </w:tcBorders>
            <w:shd w:val="clear" w:color="auto" w:fill="auto"/>
            <w:noWrap/>
            <w:vAlign w:val="center"/>
            <w:hideMark/>
            <w:tcPrChange w:id="1125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1254" w:author="The Si Tran" w:date="2012-12-10T07:33:00Z"/>
                <w:b/>
                <w:sz w:val="26"/>
                <w:szCs w:val="26"/>
                <w:rPrChange w:id="11255" w:author="superchickend" w:date="2012-12-16T15:33:00Z">
                  <w:rPr>
                    <w:ins w:id="11256" w:author="The Si Tran" w:date="2012-12-10T07:33:00Z"/>
                    <w:rFonts w:ascii="Calibri" w:eastAsia="Times New Roman" w:hAnsi="Calibri"/>
                    <w:b/>
                    <w:bCs/>
                    <w:color w:val="000000"/>
                    <w:sz w:val="22"/>
                    <w:szCs w:val="28"/>
                  </w:rPr>
                </w:rPrChange>
              </w:rPr>
              <w:pPrChange w:id="1125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58" w:author="The Si Tran" w:date="2012-12-10T07:33:00Z">
              <w:r w:rsidRPr="009523BA">
                <w:rPr>
                  <w:b/>
                  <w:sz w:val="26"/>
                  <w:szCs w:val="26"/>
                  <w:rPrChange w:id="11259" w:author="superchickend" w:date="2012-12-16T15:33:00Z">
                    <w:rPr>
                      <w:rFonts w:ascii="Calibri" w:hAnsi="Calibri"/>
                      <w:sz w:val="22"/>
                    </w:rPr>
                  </w:rPrChange>
                </w:rPr>
                <w:t>1.32</w:t>
              </w:r>
            </w:ins>
          </w:p>
        </w:tc>
      </w:tr>
      <w:tr w:rsidR="009523BA" w:rsidRPr="003A1CA3" w14:paraId="036F6E47" w14:textId="77777777" w:rsidTr="00667906">
        <w:trPr>
          <w:trHeight w:val="818"/>
          <w:ins w:id="11260" w:author="The Si Tran" w:date="2012-12-10T07:33:00Z"/>
          <w:trPrChange w:id="11261" w:author="superchickend" w:date="2012-12-16T15:33:00Z">
            <w:trPr>
              <w:trHeight w:val="842"/>
            </w:trPr>
          </w:trPrChange>
        </w:trPr>
        <w:tc>
          <w:tcPr>
            <w:tcW w:w="1244" w:type="dxa"/>
            <w:vMerge/>
            <w:tcBorders>
              <w:top w:val="nil"/>
              <w:left w:val="single" w:sz="4" w:space="0" w:color="auto"/>
              <w:bottom w:val="single" w:sz="4" w:space="0" w:color="000000"/>
              <w:right w:val="single" w:sz="4" w:space="0" w:color="auto"/>
            </w:tcBorders>
            <w:vAlign w:val="center"/>
            <w:hideMark/>
            <w:tcPrChange w:id="11262"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1263" w:author="The Si Tran" w:date="2012-12-10T07:33:00Z"/>
                <w:sz w:val="26"/>
                <w:szCs w:val="26"/>
                <w:rPrChange w:id="11264" w:author="The Si Tran" w:date="2012-12-14T06:37:00Z">
                  <w:rPr>
                    <w:ins w:id="11265" w:author="The Si Tran" w:date="2012-12-10T07:33:00Z"/>
                    <w:rFonts w:ascii="Calibri" w:eastAsia="Times New Roman" w:hAnsi="Calibri"/>
                    <w:color w:val="000000"/>
                    <w:sz w:val="22"/>
                  </w:rPr>
                </w:rPrChange>
              </w:rPr>
              <w:pPrChange w:id="11266" w:author="The Si Tran" w:date="2012-12-16T08:45:00Z">
                <w:pPr>
                  <w:framePr w:hSpace="180" w:wrap="around" w:vAnchor="text" w:hAnchor="margin" w:y="486"/>
                  <w:spacing w:before="0" w:line="240" w:lineRule="auto"/>
                  <w:jc w:val="left"/>
                </w:pPr>
              </w:pPrChange>
            </w:pPr>
          </w:p>
        </w:tc>
        <w:tc>
          <w:tcPr>
            <w:tcW w:w="5357" w:type="dxa"/>
            <w:tcBorders>
              <w:top w:val="nil"/>
              <w:left w:val="nil"/>
              <w:bottom w:val="single" w:sz="4" w:space="0" w:color="auto"/>
              <w:right w:val="single" w:sz="4" w:space="0" w:color="auto"/>
            </w:tcBorders>
            <w:shd w:val="clear" w:color="auto" w:fill="auto"/>
            <w:vAlign w:val="bottom"/>
            <w:hideMark/>
            <w:tcPrChange w:id="11267"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1268" w:author="The Si Tran" w:date="2012-12-10T07:33:00Z"/>
                <w:sz w:val="26"/>
                <w:szCs w:val="26"/>
                <w:rPrChange w:id="11269" w:author="The Si Tran" w:date="2012-12-14T06:37:00Z">
                  <w:rPr>
                    <w:ins w:id="11270" w:author="The Si Tran" w:date="2012-12-10T07:33:00Z"/>
                    <w:rFonts w:ascii="Calibri" w:eastAsia="Times New Roman" w:hAnsi="Calibri"/>
                    <w:b/>
                    <w:bCs/>
                    <w:color w:val="000000"/>
                    <w:sz w:val="22"/>
                    <w:szCs w:val="28"/>
                  </w:rPr>
                </w:rPrChange>
              </w:rPr>
              <w:pPrChange w:id="11271"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272" w:author="The Si Tran" w:date="2012-12-10T07:33:00Z">
              <w:r w:rsidRPr="009523BA">
                <w:rPr>
                  <w:sz w:val="26"/>
                  <w:szCs w:val="26"/>
                  <w:rPrChange w:id="11273" w:author="The Si Tran" w:date="2012-12-14T06:37:00Z">
                    <w:rPr>
                      <w:rFonts w:ascii="Calibri" w:hAnsi="Calibri"/>
                      <w:sz w:val="22"/>
                    </w:rPr>
                  </w:rPrChange>
                </w:rPr>
                <w:t>ARIMA(2, 0, 2)(0, 0, 0)0</w:t>
              </w:r>
              <w:r w:rsidRPr="009523BA">
                <w:rPr>
                  <w:sz w:val="26"/>
                  <w:szCs w:val="26"/>
                  <w:rPrChange w:id="11274" w:author="The Si Tran" w:date="2012-12-14T06:37:00Z">
                    <w:rPr>
                      <w:rFonts w:ascii="Calibri" w:hAnsi="Calibri"/>
                      <w:sz w:val="22"/>
                    </w:rPr>
                  </w:rPrChange>
                </w:rPr>
                <w:br/>
              </w:r>
            </w:ins>
            <w:r w:rsidR="00976130">
              <w:rPr>
                <w:sz w:val="26"/>
                <w:szCs w:val="26"/>
              </w:rPr>
              <w:t>Nơron</w:t>
            </w:r>
            <w:ins w:id="11275" w:author="The Si Tran" w:date="2012-12-10T07:33:00Z">
              <w:r w:rsidRPr="009523BA">
                <w:rPr>
                  <w:sz w:val="26"/>
                  <w:szCs w:val="26"/>
                  <w:rPrChange w:id="11276" w:author="The Si Tran" w:date="2012-12-14T06:37:00Z">
                    <w:rPr>
                      <w:rFonts w:ascii="Calibri" w:hAnsi="Calibri"/>
                      <w:sz w:val="22"/>
                    </w:rPr>
                  </w:rPrChange>
                </w:rPr>
                <w:t>(6,6,1),Algorithm=Back Propagation, epoches=145, Residual=1E-6, learning_rate=0.4, momemtum = 0,2</w:t>
              </w:r>
            </w:ins>
          </w:p>
        </w:tc>
        <w:tc>
          <w:tcPr>
            <w:tcW w:w="799" w:type="dxa"/>
            <w:tcBorders>
              <w:top w:val="nil"/>
              <w:left w:val="nil"/>
              <w:bottom w:val="single" w:sz="4" w:space="0" w:color="auto"/>
              <w:right w:val="single" w:sz="4" w:space="0" w:color="auto"/>
            </w:tcBorders>
            <w:shd w:val="clear" w:color="auto" w:fill="auto"/>
            <w:noWrap/>
            <w:vAlign w:val="center"/>
            <w:hideMark/>
            <w:tcPrChange w:id="11277"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1278" w:author="The Si Tran" w:date="2012-12-10T07:33:00Z"/>
                <w:sz w:val="26"/>
                <w:szCs w:val="26"/>
                <w:rPrChange w:id="11279" w:author="The Si Tran" w:date="2012-12-14T06:37:00Z">
                  <w:rPr>
                    <w:ins w:id="11280" w:author="The Si Tran" w:date="2012-12-10T07:33:00Z"/>
                    <w:rFonts w:ascii="Calibri" w:eastAsia="Times New Roman" w:hAnsi="Calibri"/>
                    <w:b/>
                    <w:bCs/>
                    <w:color w:val="000000"/>
                    <w:sz w:val="22"/>
                    <w:szCs w:val="28"/>
                  </w:rPr>
                </w:rPrChange>
              </w:rPr>
              <w:pPrChange w:id="11281"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82" w:author="The Si Tran" w:date="2012-12-10T07:33:00Z">
              <w:r w:rsidRPr="009523BA">
                <w:rPr>
                  <w:sz w:val="26"/>
                  <w:szCs w:val="26"/>
                  <w:rPrChange w:id="11283" w:author="The Si Tran" w:date="2012-12-14T06:37:00Z">
                    <w:rPr>
                      <w:rFonts w:ascii="Calibri" w:hAnsi="Calibri"/>
                      <w:sz w:val="22"/>
                    </w:rPr>
                  </w:rPrChange>
                </w:rPr>
                <w:t>0.28</w:t>
              </w:r>
            </w:ins>
          </w:p>
        </w:tc>
        <w:tc>
          <w:tcPr>
            <w:tcW w:w="777" w:type="dxa"/>
            <w:tcBorders>
              <w:top w:val="nil"/>
              <w:left w:val="nil"/>
              <w:bottom w:val="single" w:sz="4" w:space="0" w:color="auto"/>
              <w:right w:val="single" w:sz="4" w:space="0" w:color="auto"/>
            </w:tcBorders>
            <w:shd w:val="clear" w:color="auto" w:fill="auto"/>
            <w:noWrap/>
            <w:vAlign w:val="center"/>
            <w:hideMark/>
            <w:tcPrChange w:id="11284"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1285" w:author="The Si Tran" w:date="2012-12-10T07:33:00Z"/>
                <w:sz w:val="26"/>
                <w:szCs w:val="26"/>
                <w:rPrChange w:id="11286" w:author="The Si Tran" w:date="2012-12-14T06:37:00Z">
                  <w:rPr>
                    <w:ins w:id="11287" w:author="The Si Tran" w:date="2012-12-10T07:33:00Z"/>
                    <w:rFonts w:ascii="Calibri" w:eastAsia="Times New Roman" w:hAnsi="Calibri"/>
                    <w:b/>
                    <w:bCs/>
                    <w:color w:val="000000"/>
                    <w:sz w:val="22"/>
                    <w:szCs w:val="28"/>
                  </w:rPr>
                </w:rPrChange>
              </w:rPr>
              <w:pPrChange w:id="11288"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89" w:author="The Si Tran" w:date="2012-12-10T07:33:00Z">
              <w:r w:rsidRPr="009523BA">
                <w:rPr>
                  <w:sz w:val="26"/>
                  <w:szCs w:val="26"/>
                  <w:rPrChange w:id="11290" w:author="The Si Tran" w:date="2012-12-14T06:37:00Z">
                    <w:rPr>
                      <w:rFonts w:ascii="Calibri" w:hAnsi="Calibri"/>
                      <w:sz w:val="22"/>
                    </w:rPr>
                  </w:rPrChange>
                </w:rPr>
                <w:t>0.13</w:t>
              </w:r>
            </w:ins>
          </w:p>
        </w:tc>
        <w:tc>
          <w:tcPr>
            <w:tcW w:w="957" w:type="dxa"/>
            <w:tcBorders>
              <w:top w:val="nil"/>
              <w:left w:val="nil"/>
              <w:bottom w:val="single" w:sz="4" w:space="0" w:color="auto"/>
              <w:right w:val="single" w:sz="4" w:space="0" w:color="auto"/>
            </w:tcBorders>
            <w:shd w:val="clear" w:color="auto" w:fill="auto"/>
            <w:noWrap/>
            <w:vAlign w:val="center"/>
            <w:hideMark/>
            <w:tcPrChange w:id="11291"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1292" w:author="The Si Tran" w:date="2012-12-10T07:33:00Z"/>
                <w:sz w:val="26"/>
                <w:szCs w:val="26"/>
                <w:rPrChange w:id="11293" w:author="The Si Tran" w:date="2012-12-14T06:37:00Z">
                  <w:rPr>
                    <w:ins w:id="11294" w:author="The Si Tran" w:date="2012-12-10T07:33:00Z"/>
                    <w:rFonts w:ascii="Calibri" w:eastAsia="Times New Roman" w:hAnsi="Calibri"/>
                    <w:b/>
                    <w:bCs/>
                    <w:color w:val="000000"/>
                    <w:sz w:val="22"/>
                    <w:szCs w:val="28"/>
                  </w:rPr>
                </w:rPrChange>
              </w:rPr>
              <w:pPrChange w:id="11295"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96" w:author="The Si Tran" w:date="2012-12-10T07:33:00Z">
              <w:r w:rsidRPr="009523BA">
                <w:rPr>
                  <w:sz w:val="26"/>
                  <w:szCs w:val="26"/>
                  <w:rPrChange w:id="11297"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1298" w:author="The Si Tran" w:date="2012-12-14T06:36:00Z"/>
        </w:rPr>
      </w:pPr>
      <w:bookmarkStart w:id="11299" w:name="_Toc343841780"/>
      <w:bookmarkEnd w:id="11080"/>
      <w:ins w:id="11300" w:author="The Si Tran" w:date="2012-12-14T06:36:00Z">
        <w:r w:rsidRPr="00EF4E32">
          <w:t>Bảng 6.6:</w:t>
        </w:r>
        <w:r w:rsidRPr="004D696B">
          <w:t xml:space="preserve"> Kết quả thực nghiệm chuỗi dữ liệu</w:t>
        </w:r>
        <w:r>
          <w:t xml:space="preserve"> </w:t>
        </w:r>
        <w:r w:rsidRPr="004D696B">
          <w:t>Chemical</w:t>
        </w:r>
        <w:bookmarkEnd w:id="11299"/>
      </w:ins>
    </w:p>
    <w:p w14:paraId="50DA0B79" w14:textId="77777777" w:rsidR="000F226B" w:rsidRDefault="000F226B" w:rsidP="000F226B">
      <w:pPr>
        <w:pStyle w:val="Bang"/>
      </w:pPr>
      <w:bookmarkStart w:id="11301" w:name="_Toc343033799"/>
    </w:p>
    <w:p w14:paraId="57F709C8" w14:textId="77777777" w:rsidR="000F226B" w:rsidRDefault="000F226B" w:rsidP="000F226B">
      <w:pPr>
        <w:pStyle w:val="Bang"/>
      </w:pPr>
    </w:p>
    <w:p w14:paraId="3B3F1BEB" w14:textId="77777777" w:rsidR="000F226B" w:rsidRDefault="000F226B" w:rsidP="000F226B">
      <w:pPr>
        <w:pStyle w:val="Bang"/>
      </w:pPr>
    </w:p>
    <w:p w14:paraId="7792E666" w14:textId="064C8B36" w:rsidR="00726875" w:rsidRPr="00EF4E32" w:rsidRDefault="00E30631">
      <w:pPr>
        <w:pStyle w:val="Bang"/>
        <w:rPr>
          <w:ins w:id="11302" w:author="The Si Tran" w:date="2012-12-11T20:13:00Z"/>
        </w:rPr>
        <w:pPrChange w:id="11303" w:author="The Si Tran" w:date="2012-12-16T10:03:00Z">
          <w:pPr>
            <w:pStyle w:val="Heading3"/>
            <w:numPr>
              <w:ilvl w:val="0"/>
              <w:numId w:val="0"/>
            </w:numPr>
            <w:tabs>
              <w:tab w:val="clear" w:pos="1080"/>
            </w:tabs>
            <w:ind w:left="0" w:firstLine="0"/>
            <w:jc w:val="center"/>
          </w:pPr>
        </w:pPrChange>
      </w:pPr>
      <w:bookmarkStart w:id="11304" w:name="_Toc343841781"/>
      <w:ins w:id="11305" w:author="The Si Tran" w:date="2012-12-14T06:38:00Z">
        <w:r w:rsidRPr="00EF4E32">
          <w:t>Bảng 6.7: Kết quả thực nghiệm chuỗi dữ liệu Prices</w:t>
        </w:r>
      </w:ins>
      <w:bookmarkEnd w:id="11301"/>
      <w:bookmarkEnd w:id="11304"/>
    </w:p>
    <w:tbl>
      <w:tblPr>
        <w:tblW w:w="8973" w:type="dxa"/>
        <w:tblLook w:val="04A0" w:firstRow="1" w:lastRow="0" w:firstColumn="1" w:lastColumn="0" w:noHBand="0" w:noVBand="1"/>
        <w:tblPrChange w:id="11306"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258"/>
        <w:gridCol w:w="805"/>
        <w:gridCol w:w="913"/>
        <w:gridCol w:w="964"/>
        <w:tblGridChange w:id="11307">
          <w:tblGrid>
            <w:gridCol w:w="1072"/>
            <w:gridCol w:w="6557"/>
            <w:gridCol w:w="767"/>
            <w:gridCol w:w="830"/>
            <w:gridCol w:w="828"/>
          </w:tblGrid>
        </w:tblGridChange>
      </w:tblGrid>
      <w:tr w:rsidR="00A80B78" w:rsidRPr="007F5C98" w14:paraId="1E2C0D10" w14:textId="77777777" w:rsidTr="00667906">
        <w:trPr>
          <w:trHeight w:val="302"/>
          <w:ins w:id="11308" w:author="The Si Tran" w:date="2012-12-12T07:51:00Z"/>
          <w:trPrChange w:id="11309" w:author="superchickend" w:date="2012-12-16T15:33:00Z">
            <w:trPr>
              <w:trHeight w:val="287"/>
            </w:trPr>
          </w:trPrChange>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310"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1311" w:author="The Si Tran" w:date="2012-12-12T07:51:00Z"/>
                <w:sz w:val="26"/>
                <w:szCs w:val="26"/>
                <w:rPrChange w:id="11312" w:author="The Si Tran" w:date="2012-12-14T06:37:00Z">
                  <w:rPr>
                    <w:ins w:id="11313" w:author="The Si Tran" w:date="2012-12-12T07:51:00Z"/>
                    <w:rFonts w:eastAsia="Times New Roman"/>
                    <w:color w:val="000000"/>
                    <w:sz w:val="22"/>
                  </w:rPr>
                </w:rPrChange>
              </w:rPr>
              <w:pPrChange w:id="11314" w:author="The Si Tran" w:date="2012-12-16T08:46:00Z">
                <w:pPr>
                  <w:spacing w:before="0" w:line="240" w:lineRule="auto"/>
                  <w:ind w:left="-113"/>
                  <w:jc w:val="left"/>
                </w:pPr>
              </w:pPrChange>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Change w:id="11315"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1316" w:author="The Si Tran" w:date="2012-12-12T07:51:00Z"/>
                <w:b/>
                <w:sz w:val="26"/>
                <w:szCs w:val="26"/>
                <w:rPrChange w:id="11317" w:author="superchickend" w:date="2012-12-16T15:33:00Z">
                  <w:rPr>
                    <w:ins w:id="11318" w:author="The Si Tran" w:date="2012-12-12T07:51:00Z"/>
                    <w:rFonts w:eastAsia="Times New Roman"/>
                    <w:color w:val="000000"/>
                    <w:sz w:val="22"/>
                  </w:rPr>
                </w:rPrChange>
              </w:rPr>
              <w:pPrChange w:id="11319" w:author="superchickend" w:date="2012-12-16T15:33:00Z">
                <w:pPr>
                  <w:spacing w:before="0" w:line="240" w:lineRule="auto"/>
                  <w:jc w:val="left"/>
                </w:pPr>
              </w:pPrChange>
            </w:pPr>
            <w:ins w:id="11320" w:author="The Si Tran" w:date="2012-12-12T07:51:00Z">
              <w:r w:rsidRPr="009523BA">
                <w:rPr>
                  <w:b/>
                  <w:sz w:val="26"/>
                  <w:szCs w:val="26"/>
                  <w:rPrChange w:id="11321" w:author="superchickend" w:date="2012-12-16T15:33:00Z">
                    <w:rPr>
                      <w:sz w:val="22"/>
                    </w:rPr>
                  </w:rPrChange>
                </w:rPr>
                <w:t>Model</w:t>
              </w:r>
            </w:ins>
          </w:p>
        </w:tc>
        <w:tc>
          <w:tcPr>
            <w:tcW w:w="760" w:type="dxa"/>
            <w:tcBorders>
              <w:top w:val="single" w:sz="4" w:space="0" w:color="auto"/>
              <w:left w:val="nil"/>
              <w:bottom w:val="single" w:sz="4" w:space="0" w:color="auto"/>
              <w:right w:val="single" w:sz="4" w:space="0" w:color="auto"/>
            </w:tcBorders>
            <w:shd w:val="clear" w:color="auto" w:fill="auto"/>
            <w:noWrap/>
            <w:vAlign w:val="center"/>
            <w:hideMark/>
            <w:tcPrChange w:id="11322"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1323" w:author="The Si Tran" w:date="2012-12-12T07:51:00Z"/>
                <w:b/>
                <w:sz w:val="26"/>
                <w:szCs w:val="26"/>
                <w:rPrChange w:id="11324" w:author="superchickend" w:date="2012-12-16T15:33:00Z">
                  <w:rPr>
                    <w:ins w:id="11325" w:author="The Si Tran" w:date="2012-12-12T07:51:00Z"/>
                    <w:rFonts w:eastAsia="Times New Roman"/>
                    <w:color w:val="000000"/>
                    <w:sz w:val="22"/>
                  </w:rPr>
                </w:rPrChange>
              </w:rPr>
              <w:pPrChange w:id="11326" w:author="superchickend" w:date="2012-12-16T15:33:00Z">
                <w:pPr>
                  <w:spacing w:before="0" w:line="240" w:lineRule="auto"/>
                  <w:jc w:val="left"/>
                </w:pPr>
              </w:pPrChange>
            </w:pPr>
            <w:ins w:id="11327" w:author="The Si Tran" w:date="2012-12-12T07:51:00Z">
              <w:r w:rsidRPr="009523BA">
                <w:rPr>
                  <w:b/>
                  <w:sz w:val="26"/>
                  <w:szCs w:val="26"/>
                  <w:rPrChange w:id="11328" w:author="superchickend" w:date="2012-12-16T15:33:00Z">
                    <w:rPr>
                      <w:sz w:val="22"/>
                    </w:rPr>
                  </w:rPrChange>
                </w:rPr>
                <w:t>MAE</w:t>
              </w:r>
            </w:ins>
          </w:p>
        </w:tc>
        <w:tc>
          <w:tcPr>
            <w:tcW w:w="862" w:type="dxa"/>
            <w:tcBorders>
              <w:top w:val="single" w:sz="4" w:space="0" w:color="auto"/>
              <w:left w:val="nil"/>
              <w:bottom w:val="single" w:sz="4" w:space="0" w:color="auto"/>
              <w:right w:val="single" w:sz="4" w:space="0" w:color="auto"/>
            </w:tcBorders>
            <w:shd w:val="clear" w:color="auto" w:fill="auto"/>
            <w:noWrap/>
            <w:vAlign w:val="center"/>
            <w:hideMark/>
            <w:tcPrChange w:id="11329"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1330" w:author="The Si Tran" w:date="2012-12-12T07:51:00Z"/>
                <w:b/>
                <w:sz w:val="26"/>
                <w:szCs w:val="26"/>
                <w:rPrChange w:id="11331" w:author="superchickend" w:date="2012-12-16T15:33:00Z">
                  <w:rPr>
                    <w:ins w:id="11332" w:author="The Si Tran" w:date="2012-12-12T07:51:00Z"/>
                    <w:rFonts w:eastAsia="Times New Roman"/>
                    <w:color w:val="000000"/>
                    <w:sz w:val="22"/>
                  </w:rPr>
                </w:rPrChange>
              </w:rPr>
              <w:pPrChange w:id="11333" w:author="superchickend" w:date="2012-12-16T15:33:00Z">
                <w:pPr>
                  <w:spacing w:before="0" w:line="240" w:lineRule="auto"/>
                  <w:jc w:val="left"/>
                </w:pPr>
              </w:pPrChange>
            </w:pPr>
            <w:ins w:id="11334" w:author="The Si Tran" w:date="2012-12-12T07:51:00Z">
              <w:r w:rsidRPr="009523BA">
                <w:rPr>
                  <w:b/>
                  <w:sz w:val="26"/>
                  <w:szCs w:val="26"/>
                  <w:rPrChange w:id="11335" w:author="superchickend" w:date="2012-12-16T15:33:00Z">
                    <w:rPr>
                      <w:sz w:val="22"/>
                    </w:rPr>
                  </w:rPrChange>
                </w:rPr>
                <w:t>MSE</w:t>
              </w:r>
            </w:ins>
          </w:p>
        </w:tc>
        <w:tc>
          <w:tcPr>
            <w:tcW w:w="910" w:type="dxa"/>
            <w:tcBorders>
              <w:top w:val="single" w:sz="4" w:space="0" w:color="auto"/>
              <w:left w:val="nil"/>
              <w:bottom w:val="single" w:sz="4" w:space="0" w:color="auto"/>
              <w:right w:val="single" w:sz="4" w:space="0" w:color="auto"/>
            </w:tcBorders>
            <w:shd w:val="clear" w:color="auto" w:fill="auto"/>
            <w:noWrap/>
            <w:vAlign w:val="center"/>
            <w:hideMark/>
            <w:tcPrChange w:id="11336"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1337" w:author="The Si Tran" w:date="2012-12-12T07:51:00Z"/>
                <w:b/>
                <w:sz w:val="26"/>
                <w:szCs w:val="26"/>
                <w:rPrChange w:id="11338" w:author="superchickend" w:date="2012-12-16T15:33:00Z">
                  <w:rPr>
                    <w:ins w:id="11339" w:author="The Si Tran" w:date="2012-12-12T07:51:00Z"/>
                    <w:rFonts w:eastAsia="Times New Roman"/>
                    <w:color w:val="000000"/>
                    <w:sz w:val="22"/>
                  </w:rPr>
                </w:rPrChange>
              </w:rPr>
              <w:pPrChange w:id="11340" w:author="superchickend" w:date="2012-12-16T15:33:00Z">
                <w:pPr>
                  <w:spacing w:before="0" w:line="240" w:lineRule="auto"/>
                  <w:jc w:val="left"/>
                </w:pPr>
              </w:pPrChange>
            </w:pPr>
            <w:ins w:id="11341" w:author="The Si Tran" w:date="2012-12-12T07:51:00Z">
              <w:r w:rsidRPr="009523BA">
                <w:rPr>
                  <w:b/>
                  <w:sz w:val="26"/>
                  <w:szCs w:val="26"/>
                  <w:rPrChange w:id="11342" w:author="superchickend" w:date="2012-12-16T15:33:00Z">
                    <w:rPr>
                      <w:sz w:val="22"/>
                    </w:rPr>
                  </w:rPrChange>
                </w:rPr>
                <w:t>MAPE</w:t>
              </w:r>
            </w:ins>
          </w:p>
        </w:tc>
      </w:tr>
      <w:tr w:rsidR="00A80B78" w:rsidRPr="007F5C98" w14:paraId="7021695F" w14:textId="77777777" w:rsidTr="00667906">
        <w:trPr>
          <w:trHeight w:val="609"/>
          <w:ins w:id="11343" w:author="The Si Tran" w:date="2012-12-12T07:51:00Z"/>
          <w:trPrChange w:id="11344" w:author="superchickend" w:date="2012-12-16T15:33:00Z">
            <w:trPr>
              <w:trHeight w:val="575"/>
            </w:trPr>
          </w:trPrChange>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345"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1346" w:author="The Si Tran" w:date="2012-12-12T07:51:00Z"/>
                <w:b/>
                <w:sz w:val="26"/>
                <w:szCs w:val="26"/>
                <w:rPrChange w:id="11347" w:author="superchickend" w:date="2012-12-16T15:33:00Z">
                  <w:rPr>
                    <w:ins w:id="11348" w:author="The Si Tran" w:date="2012-12-12T07:51:00Z"/>
                    <w:rFonts w:eastAsia="Times New Roman"/>
                    <w:color w:val="000000"/>
                    <w:sz w:val="22"/>
                  </w:rPr>
                </w:rPrChange>
              </w:rPr>
              <w:pPrChange w:id="11349" w:author="superchickend" w:date="2012-12-16T15:33:00Z">
                <w:pPr>
                  <w:spacing w:before="0" w:line="240" w:lineRule="auto"/>
                  <w:jc w:val="center"/>
                </w:pPr>
              </w:pPrChange>
            </w:pPr>
            <w:ins w:id="11350" w:author="The Si Tran" w:date="2012-12-12T07:51:00Z">
              <w:r w:rsidRPr="009523BA">
                <w:rPr>
                  <w:b/>
                  <w:sz w:val="26"/>
                  <w:szCs w:val="26"/>
                  <w:rPrChange w:id="11351" w:author="superchickend" w:date="2012-12-16T15:33:00Z">
                    <w:rPr>
                      <w:sz w:val="22"/>
                    </w:rPr>
                  </w:rPrChange>
                </w:rPr>
                <w:t>ANN</w:t>
              </w:r>
            </w:ins>
          </w:p>
        </w:tc>
        <w:tc>
          <w:tcPr>
            <w:tcW w:w="5258" w:type="dxa"/>
            <w:tcBorders>
              <w:top w:val="nil"/>
              <w:left w:val="nil"/>
              <w:bottom w:val="single" w:sz="4" w:space="0" w:color="auto"/>
              <w:right w:val="single" w:sz="4" w:space="0" w:color="auto"/>
            </w:tcBorders>
            <w:shd w:val="clear" w:color="auto" w:fill="auto"/>
            <w:vAlign w:val="bottom"/>
            <w:hideMark/>
            <w:tcPrChange w:id="1135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1353" w:author="The Si Tran" w:date="2012-12-12T07:51:00Z"/>
                <w:sz w:val="26"/>
                <w:szCs w:val="26"/>
                <w:rPrChange w:id="11354" w:author="The Si Tran" w:date="2012-12-14T06:37:00Z">
                  <w:rPr>
                    <w:ins w:id="11355" w:author="The Si Tran" w:date="2012-12-12T07:51:00Z"/>
                    <w:rFonts w:eastAsia="Times New Roman"/>
                    <w:color w:val="000000"/>
                    <w:sz w:val="22"/>
                  </w:rPr>
                </w:rPrChange>
              </w:rPr>
              <w:pPrChange w:id="11356" w:author="The Si Tran" w:date="2012-12-16T08:46:00Z">
                <w:pPr>
                  <w:spacing w:before="0" w:line="240" w:lineRule="auto"/>
                  <w:jc w:val="left"/>
                </w:pPr>
              </w:pPrChange>
            </w:pPr>
            <w:r>
              <w:rPr>
                <w:sz w:val="26"/>
                <w:szCs w:val="26"/>
              </w:rPr>
              <w:t>Nơron</w:t>
            </w:r>
            <w:ins w:id="11357" w:author="The Si Tran" w:date="2012-12-12T07:51:00Z">
              <w:r w:rsidR="00A80B78" w:rsidRPr="009523BA">
                <w:rPr>
                  <w:sz w:val="26"/>
                  <w:szCs w:val="26"/>
                  <w:rPrChange w:id="11358" w:author="The Si Tran" w:date="2012-12-14T06:37:00Z">
                    <w:rPr>
                      <w:sz w:val="22"/>
                    </w:rPr>
                  </w:rPrChange>
                </w:rPr>
                <w:t>(6,6,1), Algorithm=RPROP, epoches=91,  Residual=1E-6, default_update=0.1, max_update=10</w:t>
              </w:r>
            </w:ins>
          </w:p>
        </w:tc>
        <w:tc>
          <w:tcPr>
            <w:tcW w:w="760" w:type="dxa"/>
            <w:tcBorders>
              <w:top w:val="nil"/>
              <w:left w:val="nil"/>
              <w:bottom w:val="single" w:sz="4" w:space="0" w:color="auto"/>
              <w:right w:val="single" w:sz="4" w:space="0" w:color="auto"/>
            </w:tcBorders>
            <w:shd w:val="clear" w:color="auto" w:fill="auto"/>
            <w:noWrap/>
            <w:vAlign w:val="center"/>
            <w:hideMark/>
            <w:tcPrChange w:id="1135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1360" w:author="The Si Tran" w:date="2012-12-12T07:51:00Z"/>
                <w:sz w:val="26"/>
                <w:szCs w:val="26"/>
                <w:rPrChange w:id="11361" w:author="The Si Tran" w:date="2012-12-14T06:37:00Z">
                  <w:rPr>
                    <w:ins w:id="11362" w:author="The Si Tran" w:date="2012-12-12T07:51:00Z"/>
                    <w:rFonts w:eastAsia="Times New Roman"/>
                    <w:color w:val="000000"/>
                    <w:sz w:val="22"/>
                  </w:rPr>
                </w:rPrChange>
              </w:rPr>
              <w:pPrChange w:id="11363" w:author="superchickend" w:date="2012-12-16T15:33:00Z">
                <w:pPr>
                  <w:spacing w:before="0" w:line="240" w:lineRule="auto"/>
                  <w:jc w:val="right"/>
                </w:pPr>
              </w:pPrChange>
            </w:pPr>
            <w:ins w:id="11364" w:author="The Si Tran" w:date="2012-12-12T07:51:00Z">
              <w:r w:rsidRPr="009523BA">
                <w:rPr>
                  <w:sz w:val="26"/>
                  <w:szCs w:val="26"/>
                  <w:rPrChange w:id="11365" w:author="The Si Tran" w:date="2012-12-14T06:37:00Z">
                    <w:rPr>
                      <w:sz w:val="22"/>
                    </w:rPr>
                  </w:rPrChange>
                </w:rPr>
                <w:t>9.98</w:t>
              </w:r>
            </w:ins>
          </w:p>
        </w:tc>
        <w:tc>
          <w:tcPr>
            <w:tcW w:w="862" w:type="dxa"/>
            <w:tcBorders>
              <w:top w:val="nil"/>
              <w:left w:val="nil"/>
              <w:bottom w:val="single" w:sz="4" w:space="0" w:color="auto"/>
              <w:right w:val="single" w:sz="4" w:space="0" w:color="auto"/>
            </w:tcBorders>
            <w:shd w:val="clear" w:color="auto" w:fill="auto"/>
            <w:noWrap/>
            <w:vAlign w:val="center"/>
            <w:hideMark/>
            <w:tcPrChange w:id="1136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1367" w:author="The Si Tran" w:date="2012-12-12T07:51:00Z"/>
                <w:sz w:val="26"/>
                <w:szCs w:val="26"/>
                <w:rPrChange w:id="11368" w:author="The Si Tran" w:date="2012-12-14T06:37:00Z">
                  <w:rPr>
                    <w:ins w:id="11369" w:author="The Si Tran" w:date="2012-12-12T07:51:00Z"/>
                    <w:rFonts w:eastAsia="Times New Roman"/>
                    <w:color w:val="000000"/>
                    <w:sz w:val="22"/>
                  </w:rPr>
                </w:rPrChange>
              </w:rPr>
              <w:pPrChange w:id="11370" w:author="superchickend" w:date="2012-12-16T15:33:00Z">
                <w:pPr>
                  <w:spacing w:before="0" w:line="240" w:lineRule="auto"/>
                  <w:jc w:val="right"/>
                </w:pPr>
              </w:pPrChange>
            </w:pPr>
            <w:ins w:id="11371" w:author="The Si Tran" w:date="2012-12-12T07:51:00Z">
              <w:r w:rsidRPr="009523BA">
                <w:rPr>
                  <w:sz w:val="26"/>
                  <w:szCs w:val="26"/>
                  <w:rPrChange w:id="11372" w:author="The Si Tran" w:date="2012-12-14T06:37:00Z">
                    <w:rPr>
                      <w:sz w:val="22"/>
                    </w:rPr>
                  </w:rPrChange>
                </w:rPr>
                <w:t>174.11</w:t>
              </w:r>
            </w:ins>
          </w:p>
        </w:tc>
        <w:tc>
          <w:tcPr>
            <w:tcW w:w="910" w:type="dxa"/>
            <w:tcBorders>
              <w:top w:val="nil"/>
              <w:left w:val="nil"/>
              <w:bottom w:val="single" w:sz="4" w:space="0" w:color="auto"/>
              <w:right w:val="single" w:sz="4" w:space="0" w:color="auto"/>
            </w:tcBorders>
            <w:shd w:val="clear" w:color="auto" w:fill="auto"/>
            <w:noWrap/>
            <w:vAlign w:val="center"/>
            <w:hideMark/>
            <w:tcPrChange w:id="1137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1374" w:author="The Si Tran" w:date="2012-12-12T07:51:00Z"/>
                <w:sz w:val="26"/>
                <w:szCs w:val="26"/>
                <w:rPrChange w:id="11375" w:author="The Si Tran" w:date="2012-12-14T06:37:00Z">
                  <w:rPr>
                    <w:ins w:id="11376" w:author="The Si Tran" w:date="2012-12-12T07:51:00Z"/>
                    <w:rFonts w:eastAsia="Times New Roman"/>
                    <w:color w:val="000000"/>
                    <w:sz w:val="22"/>
                  </w:rPr>
                </w:rPrChange>
              </w:rPr>
              <w:pPrChange w:id="11377" w:author="superchickend" w:date="2012-12-16T15:33:00Z">
                <w:pPr>
                  <w:spacing w:before="0" w:line="240" w:lineRule="auto"/>
                  <w:jc w:val="right"/>
                </w:pPr>
              </w:pPrChange>
            </w:pPr>
            <w:ins w:id="11378" w:author="The Si Tran" w:date="2012-12-12T07:51:00Z">
              <w:r w:rsidRPr="009523BA">
                <w:rPr>
                  <w:sz w:val="26"/>
                  <w:szCs w:val="26"/>
                  <w:rPrChange w:id="11379" w:author="The Si Tran" w:date="2012-12-14T06:37:00Z">
                    <w:rPr>
                      <w:sz w:val="22"/>
                    </w:rPr>
                  </w:rPrChange>
                </w:rPr>
                <w:t>2.2</w:t>
              </w:r>
            </w:ins>
          </w:p>
        </w:tc>
      </w:tr>
      <w:tr w:rsidR="00A80B78" w:rsidRPr="007F5C98" w14:paraId="31026145" w14:textId="77777777" w:rsidTr="00667906">
        <w:trPr>
          <w:trHeight w:val="609"/>
          <w:ins w:id="11380" w:author="The Si Tran" w:date="2012-12-12T07:51:00Z"/>
          <w:trPrChange w:id="11381" w:author="superchickend" w:date="2012-12-16T15:33:00Z">
            <w:trPr>
              <w:trHeight w:val="575"/>
            </w:trPr>
          </w:trPrChange>
        </w:trPr>
        <w:tc>
          <w:tcPr>
            <w:tcW w:w="1183" w:type="dxa"/>
            <w:vMerge/>
            <w:tcBorders>
              <w:top w:val="nil"/>
              <w:left w:val="single" w:sz="4" w:space="0" w:color="auto"/>
              <w:bottom w:val="single" w:sz="4" w:space="0" w:color="000000"/>
              <w:right w:val="single" w:sz="4" w:space="0" w:color="auto"/>
            </w:tcBorders>
            <w:vAlign w:val="center"/>
            <w:hideMark/>
            <w:tcPrChange w:id="11382"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1383" w:author="The Si Tran" w:date="2012-12-12T07:51:00Z"/>
                <w:b/>
                <w:sz w:val="26"/>
                <w:szCs w:val="26"/>
                <w:rPrChange w:id="11384" w:author="superchickend" w:date="2012-12-16T15:33:00Z">
                  <w:rPr>
                    <w:ins w:id="11385" w:author="The Si Tran" w:date="2012-12-12T07:51:00Z"/>
                    <w:rFonts w:eastAsia="Times New Roman"/>
                    <w:color w:val="000000"/>
                    <w:sz w:val="22"/>
                  </w:rPr>
                </w:rPrChange>
              </w:rPr>
              <w:pPrChange w:id="11386" w:author="superchickend" w:date="2012-12-16T15:33:00Z">
                <w:pPr>
                  <w:spacing w:before="0" w:line="240" w:lineRule="auto"/>
                  <w:jc w:val="left"/>
                </w:pPr>
              </w:pPrChange>
            </w:pPr>
          </w:p>
        </w:tc>
        <w:tc>
          <w:tcPr>
            <w:tcW w:w="5258" w:type="dxa"/>
            <w:tcBorders>
              <w:top w:val="nil"/>
              <w:left w:val="nil"/>
              <w:bottom w:val="single" w:sz="4" w:space="0" w:color="auto"/>
              <w:right w:val="single" w:sz="4" w:space="0" w:color="auto"/>
            </w:tcBorders>
            <w:shd w:val="clear" w:color="auto" w:fill="auto"/>
            <w:vAlign w:val="bottom"/>
            <w:hideMark/>
            <w:tcPrChange w:id="1138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1388" w:author="The Si Tran" w:date="2012-12-12T07:51:00Z"/>
                <w:sz w:val="26"/>
                <w:szCs w:val="26"/>
                <w:rPrChange w:id="11389" w:author="The Si Tran" w:date="2012-12-14T06:37:00Z">
                  <w:rPr>
                    <w:ins w:id="11390" w:author="The Si Tran" w:date="2012-12-12T07:51:00Z"/>
                    <w:rFonts w:eastAsia="Times New Roman"/>
                    <w:color w:val="000000"/>
                    <w:sz w:val="22"/>
                  </w:rPr>
                </w:rPrChange>
              </w:rPr>
              <w:pPrChange w:id="11391" w:author="The Si Tran" w:date="2012-12-16T08:46:00Z">
                <w:pPr>
                  <w:spacing w:before="0" w:line="240" w:lineRule="auto"/>
                  <w:jc w:val="left"/>
                </w:pPr>
              </w:pPrChange>
            </w:pPr>
            <w:r>
              <w:rPr>
                <w:sz w:val="26"/>
                <w:szCs w:val="26"/>
              </w:rPr>
              <w:t>Nơron</w:t>
            </w:r>
            <w:ins w:id="11392" w:author="The Si Tran" w:date="2012-12-12T07:51:00Z">
              <w:r w:rsidR="00A80B78" w:rsidRPr="009523BA">
                <w:rPr>
                  <w:sz w:val="26"/>
                  <w:szCs w:val="26"/>
                  <w:rPrChange w:id="11393" w:author="The Si Tran" w:date="2012-12-14T06:37:00Z">
                    <w:rPr>
                      <w:sz w:val="22"/>
                    </w:rPr>
                  </w:rPrChange>
                </w:rPr>
                <w:t>(6,6,1),Algorithm=Back Propagation, epoches=1000, Residual=1E-6, learning_rate=0.4, momemtum = 0,2</w:t>
              </w:r>
            </w:ins>
          </w:p>
        </w:tc>
        <w:tc>
          <w:tcPr>
            <w:tcW w:w="760" w:type="dxa"/>
            <w:tcBorders>
              <w:top w:val="nil"/>
              <w:left w:val="nil"/>
              <w:bottom w:val="single" w:sz="4" w:space="0" w:color="auto"/>
              <w:right w:val="single" w:sz="4" w:space="0" w:color="auto"/>
            </w:tcBorders>
            <w:shd w:val="clear" w:color="auto" w:fill="auto"/>
            <w:noWrap/>
            <w:vAlign w:val="center"/>
            <w:hideMark/>
            <w:tcPrChange w:id="11394"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1395" w:author="The Si Tran" w:date="2012-12-12T07:51:00Z"/>
                <w:sz w:val="26"/>
                <w:szCs w:val="26"/>
                <w:rPrChange w:id="11396" w:author="The Si Tran" w:date="2012-12-14T06:37:00Z">
                  <w:rPr>
                    <w:ins w:id="11397" w:author="The Si Tran" w:date="2012-12-12T07:51:00Z"/>
                    <w:rFonts w:eastAsia="Times New Roman"/>
                    <w:color w:val="000000"/>
                    <w:sz w:val="22"/>
                  </w:rPr>
                </w:rPrChange>
              </w:rPr>
              <w:pPrChange w:id="11398" w:author="superchickend" w:date="2012-12-16T15:33:00Z">
                <w:pPr>
                  <w:spacing w:before="0" w:line="240" w:lineRule="auto"/>
                  <w:jc w:val="right"/>
                </w:pPr>
              </w:pPrChange>
            </w:pPr>
            <w:ins w:id="11399" w:author="The Si Tran" w:date="2012-12-12T07:51:00Z">
              <w:r w:rsidRPr="009523BA">
                <w:rPr>
                  <w:sz w:val="26"/>
                  <w:szCs w:val="26"/>
                  <w:rPrChange w:id="11400" w:author="The Si Tran" w:date="2012-12-14T06:37:00Z">
                    <w:rPr>
                      <w:sz w:val="22"/>
                    </w:rPr>
                  </w:rPrChange>
                </w:rPr>
                <w:t>15.53</w:t>
              </w:r>
            </w:ins>
          </w:p>
        </w:tc>
        <w:tc>
          <w:tcPr>
            <w:tcW w:w="862" w:type="dxa"/>
            <w:tcBorders>
              <w:top w:val="nil"/>
              <w:left w:val="nil"/>
              <w:bottom w:val="single" w:sz="4" w:space="0" w:color="auto"/>
              <w:right w:val="single" w:sz="4" w:space="0" w:color="auto"/>
            </w:tcBorders>
            <w:shd w:val="clear" w:color="auto" w:fill="auto"/>
            <w:noWrap/>
            <w:vAlign w:val="center"/>
            <w:hideMark/>
            <w:tcPrChange w:id="11401"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1402" w:author="The Si Tran" w:date="2012-12-12T07:51:00Z"/>
                <w:sz w:val="26"/>
                <w:szCs w:val="26"/>
                <w:rPrChange w:id="11403" w:author="The Si Tran" w:date="2012-12-14T06:37:00Z">
                  <w:rPr>
                    <w:ins w:id="11404" w:author="The Si Tran" w:date="2012-12-12T07:51:00Z"/>
                    <w:rFonts w:eastAsia="Times New Roman"/>
                    <w:color w:val="000000"/>
                    <w:sz w:val="22"/>
                  </w:rPr>
                </w:rPrChange>
              </w:rPr>
              <w:pPrChange w:id="11405" w:author="superchickend" w:date="2012-12-16T15:33:00Z">
                <w:pPr>
                  <w:spacing w:before="0" w:line="240" w:lineRule="auto"/>
                  <w:jc w:val="right"/>
                </w:pPr>
              </w:pPrChange>
            </w:pPr>
            <w:ins w:id="11406" w:author="The Si Tran" w:date="2012-12-12T07:51:00Z">
              <w:r w:rsidRPr="009523BA">
                <w:rPr>
                  <w:sz w:val="26"/>
                  <w:szCs w:val="26"/>
                  <w:rPrChange w:id="11407" w:author="The Si Tran" w:date="2012-12-14T06:37:00Z">
                    <w:rPr>
                      <w:sz w:val="22"/>
                    </w:rPr>
                  </w:rPrChange>
                </w:rPr>
                <w:t>356</w:t>
              </w:r>
            </w:ins>
          </w:p>
        </w:tc>
        <w:tc>
          <w:tcPr>
            <w:tcW w:w="910" w:type="dxa"/>
            <w:tcBorders>
              <w:top w:val="nil"/>
              <w:left w:val="nil"/>
              <w:bottom w:val="single" w:sz="4" w:space="0" w:color="auto"/>
              <w:right w:val="single" w:sz="4" w:space="0" w:color="auto"/>
            </w:tcBorders>
            <w:shd w:val="clear" w:color="auto" w:fill="auto"/>
            <w:noWrap/>
            <w:vAlign w:val="center"/>
            <w:hideMark/>
            <w:tcPrChange w:id="11408"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1409" w:author="The Si Tran" w:date="2012-12-12T07:51:00Z"/>
                <w:sz w:val="26"/>
                <w:szCs w:val="26"/>
                <w:rPrChange w:id="11410" w:author="The Si Tran" w:date="2012-12-14T06:37:00Z">
                  <w:rPr>
                    <w:ins w:id="11411" w:author="The Si Tran" w:date="2012-12-12T07:51:00Z"/>
                    <w:rFonts w:eastAsia="Times New Roman"/>
                    <w:color w:val="000000"/>
                    <w:sz w:val="22"/>
                  </w:rPr>
                </w:rPrChange>
              </w:rPr>
              <w:pPrChange w:id="11412" w:author="superchickend" w:date="2012-12-16T15:33:00Z">
                <w:pPr>
                  <w:spacing w:before="0" w:line="240" w:lineRule="auto"/>
                  <w:jc w:val="right"/>
                </w:pPr>
              </w:pPrChange>
            </w:pPr>
            <w:ins w:id="11413" w:author="The Si Tran" w:date="2012-12-12T07:51:00Z">
              <w:r w:rsidRPr="009523BA">
                <w:rPr>
                  <w:sz w:val="26"/>
                  <w:szCs w:val="26"/>
                  <w:rPrChange w:id="11414" w:author="The Si Tran" w:date="2012-12-14T06:37:00Z">
                    <w:rPr>
                      <w:sz w:val="22"/>
                    </w:rPr>
                  </w:rPrChange>
                </w:rPr>
                <w:t>3.08</w:t>
              </w:r>
            </w:ins>
          </w:p>
        </w:tc>
      </w:tr>
      <w:tr w:rsidR="00A80B78" w:rsidRPr="007F5C98" w14:paraId="7AFBC497" w14:textId="77777777" w:rsidTr="00667906">
        <w:trPr>
          <w:trHeight w:val="302"/>
          <w:ins w:id="11415" w:author="The Si Tran" w:date="2012-12-12T07:51:00Z"/>
          <w:trPrChange w:id="11416" w:author="superchickend" w:date="2012-12-16T15:33:00Z">
            <w:trPr>
              <w:trHeight w:val="287"/>
            </w:trPr>
          </w:trPrChange>
        </w:trPr>
        <w:tc>
          <w:tcPr>
            <w:tcW w:w="1183" w:type="dxa"/>
            <w:tcBorders>
              <w:top w:val="nil"/>
              <w:left w:val="single" w:sz="4" w:space="0" w:color="auto"/>
              <w:bottom w:val="single" w:sz="4" w:space="0" w:color="auto"/>
              <w:right w:val="single" w:sz="4" w:space="0" w:color="auto"/>
            </w:tcBorders>
            <w:shd w:val="clear" w:color="auto" w:fill="auto"/>
            <w:noWrap/>
            <w:vAlign w:val="center"/>
            <w:hideMark/>
            <w:tcPrChange w:id="11417"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1418" w:author="The Si Tran" w:date="2012-12-12T07:51:00Z"/>
                <w:b/>
                <w:sz w:val="26"/>
                <w:szCs w:val="26"/>
                <w:rPrChange w:id="11419" w:author="superchickend" w:date="2012-12-16T15:33:00Z">
                  <w:rPr>
                    <w:ins w:id="11420" w:author="The Si Tran" w:date="2012-12-12T07:51:00Z"/>
                    <w:rFonts w:eastAsia="Times New Roman"/>
                    <w:color w:val="000000"/>
                    <w:sz w:val="22"/>
                  </w:rPr>
                </w:rPrChange>
              </w:rPr>
              <w:pPrChange w:id="11421" w:author="superchickend" w:date="2012-12-16T15:33:00Z">
                <w:pPr>
                  <w:spacing w:before="0" w:line="240" w:lineRule="auto"/>
                  <w:jc w:val="center"/>
                </w:pPr>
              </w:pPrChange>
            </w:pPr>
            <w:ins w:id="11422" w:author="The Si Tran" w:date="2012-12-12T07:51:00Z">
              <w:r w:rsidRPr="009523BA">
                <w:rPr>
                  <w:b/>
                  <w:sz w:val="26"/>
                  <w:szCs w:val="26"/>
                  <w:rPrChange w:id="11423" w:author="superchickend" w:date="2012-12-16T15:33:00Z">
                    <w:rPr>
                      <w:sz w:val="22"/>
                    </w:rPr>
                  </w:rPrChange>
                </w:rPr>
                <w:t>SARIMA</w:t>
              </w:r>
            </w:ins>
          </w:p>
        </w:tc>
        <w:tc>
          <w:tcPr>
            <w:tcW w:w="5258" w:type="dxa"/>
            <w:tcBorders>
              <w:top w:val="nil"/>
              <w:left w:val="nil"/>
              <w:bottom w:val="single" w:sz="4" w:space="0" w:color="auto"/>
              <w:right w:val="single" w:sz="4" w:space="0" w:color="auto"/>
            </w:tcBorders>
            <w:shd w:val="clear" w:color="auto" w:fill="auto"/>
            <w:vAlign w:val="bottom"/>
            <w:hideMark/>
            <w:tcPrChange w:id="11424"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1425" w:author="The Si Tran" w:date="2012-12-12T07:51:00Z"/>
                <w:sz w:val="26"/>
                <w:szCs w:val="26"/>
                <w:rPrChange w:id="11426" w:author="The Si Tran" w:date="2012-12-14T06:37:00Z">
                  <w:rPr>
                    <w:ins w:id="11427" w:author="The Si Tran" w:date="2012-12-12T07:51:00Z"/>
                    <w:rFonts w:eastAsia="Times New Roman"/>
                    <w:color w:val="000000"/>
                    <w:sz w:val="22"/>
                  </w:rPr>
                </w:rPrChange>
              </w:rPr>
              <w:pPrChange w:id="11428" w:author="The Si Tran" w:date="2012-12-16T08:46:00Z">
                <w:pPr>
                  <w:spacing w:before="0" w:line="240" w:lineRule="auto"/>
                  <w:jc w:val="left"/>
                </w:pPr>
              </w:pPrChange>
            </w:pPr>
            <w:ins w:id="11429" w:author="The Si Tran" w:date="2012-12-12T07:51:00Z">
              <w:r w:rsidRPr="009523BA">
                <w:rPr>
                  <w:sz w:val="26"/>
                  <w:szCs w:val="26"/>
                  <w:rPrChange w:id="11430" w:author="The Si Tran" w:date="2012-12-14T06:37:00Z">
                    <w:rPr>
                      <w:sz w:val="22"/>
                    </w:rPr>
                  </w:rPrChange>
                </w:rPr>
                <w:t>ARIMA(2, 1, 2)(0, 0, 0)0</w:t>
              </w:r>
            </w:ins>
          </w:p>
        </w:tc>
        <w:tc>
          <w:tcPr>
            <w:tcW w:w="760" w:type="dxa"/>
            <w:tcBorders>
              <w:top w:val="nil"/>
              <w:left w:val="nil"/>
              <w:bottom w:val="single" w:sz="4" w:space="0" w:color="auto"/>
              <w:right w:val="single" w:sz="4" w:space="0" w:color="auto"/>
            </w:tcBorders>
            <w:shd w:val="clear" w:color="auto" w:fill="auto"/>
            <w:noWrap/>
            <w:vAlign w:val="center"/>
            <w:hideMark/>
            <w:tcPrChange w:id="11431"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1432" w:author="The Si Tran" w:date="2012-12-12T07:51:00Z"/>
                <w:b/>
                <w:sz w:val="26"/>
                <w:szCs w:val="26"/>
                <w:rPrChange w:id="11433" w:author="superchickend" w:date="2012-12-16T15:34:00Z">
                  <w:rPr>
                    <w:ins w:id="11434" w:author="The Si Tran" w:date="2012-12-12T07:51:00Z"/>
                    <w:rFonts w:eastAsia="Times New Roman"/>
                    <w:color w:val="000000"/>
                    <w:sz w:val="22"/>
                  </w:rPr>
                </w:rPrChange>
              </w:rPr>
              <w:pPrChange w:id="11435" w:author="superchickend" w:date="2012-12-16T15:33:00Z">
                <w:pPr>
                  <w:spacing w:before="0" w:line="240" w:lineRule="auto"/>
                  <w:jc w:val="right"/>
                </w:pPr>
              </w:pPrChange>
            </w:pPr>
            <w:ins w:id="11436" w:author="The Si Tran" w:date="2012-12-12T07:51:00Z">
              <w:r w:rsidRPr="009523BA">
                <w:rPr>
                  <w:b/>
                  <w:sz w:val="26"/>
                  <w:szCs w:val="26"/>
                  <w:rPrChange w:id="11437" w:author="superchickend" w:date="2012-12-16T15:34:00Z">
                    <w:rPr>
                      <w:sz w:val="22"/>
                    </w:rPr>
                  </w:rPrChange>
                </w:rPr>
                <w:t>5.18</w:t>
              </w:r>
            </w:ins>
          </w:p>
        </w:tc>
        <w:tc>
          <w:tcPr>
            <w:tcW w:w="862" w:type="dxa"/>
            <w:tcBorders>
              <w:top w:val="nil"/>
              <w:left w:val="nil"/>
              <w:bottom w:val="single" w:sz="4" w:space="0" w:color="auto"/>
              <w:right w:val="single" w:sz="4" w:space="0" w:color="auto"/>
            </w:tcBorders>
            <w:shd w:val="clear" w:color="auto" w:fill="auto"/>
            <w:noWrap/>
            <w:vAlign w:val="center"/>
            <w:hideMark/>
            <w:tcPrChange w:id="11438"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1439" w:author="The Si Tran" w:date="2012-12-12T07:51:00Z"/>
                <w:b/>
                <w:sz w:val="26"/>
                <w:szCs w:val="26"/>
                <w:rPrChange w:id="11440" w:author="superchickend" w:date="2012-12-16T15:34:00Z">
                  <w:rPr>
                    <w:ins w:id="11441" w:author="The Si Tran" w:date="2012-12-12T07:51:00Z"/>
                    <w:rFonts w:eastAsia="Times New Roman"/>
                    <w:color w:val="000000"/>
                    <w:sz w:val="22"/>
                  </w:rPr>
                </w:rPrChange>
              </w:rPr>
              <w:pPrChange w:id="11442" w:author="superchickend" w:date="2012-12-16T15:33:00Z">
                <w:pPr>
                  <w:spacing w:before="0" w:line="240" w:lineRule="auto"/>
                  <w:jc w:val="right"/>
                </w:pPr>
              </w:pPrChange>
            </w:pPr>
            <w:ins w:id="11443" w:author="The Si Tran" w:date="2012-12-12T07:51:00Z">
              <w:r w:rsidRPr="009523BA">
                <w:rPr>
                  <w:b/>
                  <w:sz w:val="26"/>
                  <w:szCs w:val="26"/>
                  <w:rPrChange w:id="11444" w:author="superchickend" w:date="2012-12-16T15:34:00Z">
                    <w:rPr>
                      <w:sz w:val="22"/>
                    </w:rPr>
                  </w:rPrChange>
                </w:rPr>
                <w:t>51.99</w:t>
              </w:r>
            </w:ins>
          </w:p>
        </w:tc>
        <w:tc>
          <w:tcPr>
            <w:tcW w:w="910" w:type="dxa"/>
            <w:tcBorders>
              <w:top w:val="nil"/>
              <w:left w:val="nil"/>
              <w:bottom w:val="single" w:sz="4" w:space="0" w:color="auto"/>
              <w:right w:val="single" w:sz="4" w:space="0" w:color="auto"/>
            </w:tcBorders>
            <w:shd w:val="clear" w:color="auto" w:fill="auto"/>
            <w:noWrap/>
            <w:vAlign w:val="center"/>
            <w:hideMark/>
            <w:tcPrChange w:id="11445"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1446" w:author="The Si Tran" w:date="2012-12-12T07:51:00Z"/>
                <w:b/>
                <w:sz w:val="26"/>
                <w:szCs w:val="26"/>
                <w:rPrChange w:id="11447" w:author="superchickend" w:date="2012-12-16T15:34:00Z">
                  <w:rPr>
                    <w:ins w:id="11448" w:author="The Si Tran" w:date="2012-12-12T07:51:00Z"/>
                    <w:rFonts w:eastAsia="Times New Roman"/>
                    <w:color w:val="000000"/>
                    <w:sz w:val="22"/>
                  </w:rPr>
                </w:rPrChange>
              </w:rPr>
              <w:pPrChange w:id="11449" w:author="superchickend" w:date="2012-12-16T15:33:00Z">
                <w:pPr>
                  <w:spacing w:before="0" w:line="240" w:lineRule="auto"/>
                  <w:jc w:val="right"/>
                </w:pPr>
              </w:pPrChange>
            </w:pPr>
            <w:ins w:id="11450" w:author="The Si Tran" w:date="2012-12-12T07:51:00Z">
              <w:r w:rsidRPr="009523BA">
                <w:rPr>
                  <w:b/>
                  <w:sz w:val="26"/>
                  <w:szCs w:val="26"/>
                  <w:rPrChange w:id="11451" w:author="superchickend" w:date="2012-12-16T15:34:00Z">
                    <w:rPr>
                      <w:sz w:val="22"/>
                    </w:rPr>
                  </w:rPrChange>
                </w:rPr>
                <w:t>1.19</w:t>
              </w:r>
            </w:ins>
          </w:p>
        </w:tc>
      </w:tr>
      <w:tr w:rsidR="00A80B78" w:rsidRPr="007F5C98" w14:paraId="7815F608" w14:textId="77777777" w:rsidTr="00667906">
        <w:trPr>
          <w:trHeight w:val="916"/>
          <w:ins w:id="11452" w:author="The Si Tran" w:date="2012-12-12T07:51:00Z"/>
          <w:trPrChange w:id="11453" w:author="superchickend" w:date="2012-12-16T15:33:00Z">
            <w:trPr>
              <w:trHeight w:val="863"/>
            </w:trPr>
          </w:trPrChange>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454"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1455" w:author="The Si Tran" w:date="2012-12-12T07:51:00Z"/>
                <w:b/>
                <w:sz w:val="26"/>
                <w:szCs w:val="26"/>
                <w:rPrChange w:id="11456" w:author="superchickend" w:date="2012-12-16T15:33:00Z">
                  <w:rPr>
                    <w:ins w:id="11457" w:author="The Si Tran" w:date="2012-12-12T07:51:00Z"/>
                    <w:rFonts w:eastAsia="Times New Roman"/>
                    <w:color w:val="000000"/>
                    <w:sz w:val="22"/>
                  </w:rPr>
                </w:rPrChange>
              </w:rPr>
              <w:pPrChange w:id="11458" w:author="superchickend" w:date="2012-12-16T15:33:00Z">
                <w:pPr>
                  <w:spacing w:before="0" w:line="240" w:lineRule="auto"/>
                  <w:jc w:val="center"/>
                </w:pPr>
              </w:pPrChange>
            </w:pPr>
            <w:ins w:id="11459" w:author="The Si Tran" w:date="2012-12-12T07:51:00Z">
              <w:r w:rsidRPr="009523BA">
                <w:rPr>
                  <w:b/>
                  <w:sz w:val="26"/>
                  <w:szCs w:val="26"/>
                  <w:rPrChange w:id="11460" w:author="superchickend" w:date="2012-12-16T15:33:00Z">
                    <w:rPr>
                      <w:sz w:val="22"/>
                    </w:rPr>
                  </w:rPrChange>
                </w:rPr>
                <w:t>Hybrid</w:t>
              </w:r>
            </w:ins>
          </w:p>
        </w:tc>
        <w:tc>
          <w:tcPr>
            <w:tcW w:w="5258" w:type="dxa"/>
            <w:tcBorders>
              <w:top w:val="nil"/>
              <w:left w:val="nil"/>
              <w:bottom w:val="single" w:sz="4" w:space="0" w:color="auto"/>
              <w:right w:val="single" w:sz="4" w:space="0" w:color="auto"/>
            </w:tcBorders>
            <w:shd w:val="clear" w:color="auto" w:fill="auto"/>
            <w:vAlign w:val="bottom"/>
            <w:hideMark/>
            <w:tcPrChange w:id="11461"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1462" w:author="The Si Tran" w:date="2012-12-12T07:51:00Z"/>
                <w:sz w:val="26"/>
                <w:szCs w:val="26"/>
                <w:rPrChange w:id="11463" w:author="The Si Tran" w:date="2012-12-14T06:37:00Z">
                  <w:rPr>
                    <w:ins w:id="11464" w:author="The Si Tran" w:date="2012-12-12T07:51:00Z"/>
                    <w:rFonts w:eastAsia="Times New Roman"/>
                    <w:color w:val="000000"/>
                    <w:sz w:val="22"/>
                  </w:rPr>
                </w:rPrChange>
              </w:rPr>
              <w:pPrChange w:id="11465" w:author="The Si Tran" w:date="2012-12-16T08:46:00Z">
                <w:pPr>
                  <w:spacing w:before="0" w:line="240" w:lineRule="auto"/>
                  <w:jc w:val="left"/>
                </w:pPr>
              </w:pPrChange>
            </w:pPr>
            <w:ins w:id="11466" w:author="The Si Tran" w:date="2012-12-12T07:51:00Z">
              <w:r w:rsidRPr="009523BA">
                <w:rPr>
                  <w:sz w:val="26"/>
                  <w:szCs w:val="26"/>
                  <w:rPrChange w:id="11467" w:author="The Si Tran" w:date="2012-12-14T06:37:00Z">
                    <w:rPr>
                      <w:sz w:val="22"/>
                    </w:rPr>
                  </w:rPrChange>
                </w:rPr>
                <w:t>ARIMA(2, 1, 2)(0, 0, 0)0</w:t>
              </w:r>
              <w:r w:rsidRPr="009523BA">
                <w:rPr>
                  <w:sz w:val="26"/>
                  <w:szCs w:val="26"/>
                  <w:rPrChange w:id="11468" w:author="The Si Tran" w:date="2012-12-14T06:37:00Z">
                    <w:rPr>
                      <w:sz w:val="22"/>
                    </w:rPr>
                  </w:rPrChange>
                </w:rPr>
                <w:br/>
              </w:r>
            </w:ins>
            <w:r w:rsidR="00976130">
              <w:rPr>
                <w:sz w:val="26"/>
                <w:szCs w:val="26"/>
              </w:rPr>
              <w:t>Nơron</w:t>
            </w:r>
            <w:ins w:id="11469" w:author="The Si Tran" w:date="2012-12-12T07:51:00Z">
              <w:r w:rsidRPr="009523BA">
                <w:rPr>
                  <w:sz w:val="26"/>
                  <w:szCs w:val="26"/>
                  <w:rPrChange w:id="11470" w:author="The Si Tran" w:date="2012-12-14T06:37:00Z">
                    <w:rPr>
                      <w:sz w:val="22"/>
                    </w:rPr>
                  </w:rPrChange>
                </w:rPr>
                <w:t>(6,6,1),Algorithm=RPROP, epoches=35,  Residual=1E-6, default_update=0.1, max_update=10</w:t>
              </w:r>
            </w:ins>
          </w:p>
        </w:tc>
        <w:tc>
          <w:tcPr>
            <w:tcW w:w="760" w:type="dxa"/>
            <w:tcBorders>
              <w:top w:val="nil"/>
              <w:left w:val="nil"/>
              <w:bottom w:val="single" w:sz="4" w:space="0" w:color="auto"/>
              <w:right w:val="single" w:sz="4" w:space="0" w:color="auto"/>
            </w:tcBorders>
            <w:shd w:val="clear" w:color="auto" w:fill="auto"/>
            <w:noWrap/>
            <w:vAlign w:val="center"/>
            <w:hideMark/>
            <w:tcPrChange w:id="11471"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1472" w:author="The Si Tran" w:date="2012-12-12T07:51:00Z"/>
                <w:b/>
                <w:sz w:val="26"/>
                <w:szCs w:val="26"/>
                <w:rPrChange w:id="11473" w:author="superchickend" w:date="2012-12-16T15:33:00Z">
                  <w:rPr>
                    <w:ins w:id="11474" w:author="The Si Tran" w:date="2012-12-12T07:51:00Z"/>
                    <w:rFonts w:eastAsia="Times New Roman"/>
                    <w:color w:val="000000"/>
                    <w:sz w:val="22"/>
                  </w:rPr>
                </w:rPrChange>
              </w:rPr>
              <w:pPrChange w:id="11475" w:author="superchickend" w:date="2012-12-16T15:33:00Z">
                <w:pPr>
                  <w:spacing w:before="0" w:line="240" w:lineRule="auto"/>
                  <w:jc w:val="right"/>
                </w:pPr>
              </w:pPrChange>
            </w:pPr>
            <w:ins w:id="11476" w:author="The Si Tran" w:date="2012-12-12T07:51:00Z">
              <w:r w:rsidRPr="009523BA">
                <w:rPr>
                  <w:b/>
                  <w:sz w:val="26"/>
                  <w:szCs w:val="26"/>
                  <w:rPrChange w:id="11477" w:author="superchickend" w:date="2012-12-16T15:33:00Z">
                    <w:rPr>
                      <w:sz w:val="22"/>
                    </w:rPr>
                  </w:rPrChange>
                </w:rPr>
                <w:t>5.14</w:t>
              </w:r>
            </w:ins>
          </w:p>
        </w:tc>
        <w:tc>
          <w:tcPr>
            <w:tcW w:w="862" w:type="dxa"/>
            <w:tcBorders>
              <w:top w:val="nil"/>
              <w:left w:val="nil"/>
              <w:bottom w:val="single" w:sz="4" w:space="0" w:color="auto"/>
              <w:right w:val="single" w:sz="4" w:space="0" w:color="auto"/>
            </w:tcBorders>
            <w:shd w:val="clear" w:color="auto" w:fill="auto"/>
            <w:noWrap/>
            <w:vAlign w:val="center"/>
            <w:hideMark/>
            <w:tcPrChange w:id="11478"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1479" w:author="The Si Tran" w:date="2012-12-12T07:51:00Z"/>
                <w:b/>
                <w:sz w:val="26"/>
                <w:szCs w:val="26"/>
                <w:rPrChange w:id="11480" w:author="superchickend" w:date="2012-12-16T15:33:00Z">
                  <w:rPr>
                    <w:ins w:id="11481" w:author="The Si Tran" w:date="2012-12-12T07:51:00Z"/>
                    <w:rFonts w:eastAsia="Times New Roman"/>
                    <w:color w:val="000000"/>
                    <w:sz w:val="22"/>
                  </w:rPr>
                </w:rPrChange>
              </w:rPr>
              <w:pPrChange w:id="11482" w:author="superchickend" w:date="2012-12-16T15:33:00Z">
                <w:pPr>
                  <w:spacing w:before="0" w:line="240" w:lineRule="auto"/>
                  <w:jc w:val="right"/>
                </w:pPr>
              </w:pPrChange>
            </w:pPr>
            <w:ins w:id="11483" w:author="The Si Tran" w:date="2012-12-12T07:51:00Z">
              <w:r w:rsidRPr="009523BA">
                <w:rPr>
                  <w:b/>
                  <w:sz w:val="26"/>
                  <w:szCs w:val="26"/>
                  <w:rPrChange w:id="11484" w:author="superchickend" w:date="2012-12-16T15:33:00Z">
                    <w:rPr>
                      <w:sz w:val="22"/>
                    </w:rPr>
                  </w:rPrChange>
                </w:rPr>
                <w:t>51.74</w:t>
              </w:r>
            </w:ins>
          </w:p>
        </w:tc>
        <w:tc>
          <w:tcPr>
            <w:tcW w:w="910" w:type="dxa"/>
            <w:tcBorders>
              <w:top w:val="nil"/>
              <w:left w:val="nil"/>
              <w:bottom w:val="single" w:sz="4" w:space="0" w:color="auto"/>
              <w:right w:val="single" w:sz="4" w:space="0" w:color="auto"/>
            </w:tcBorders>
            <w:shd w:val="clear" w:color="auto" w:fill="auto"/>
            <w:noWrap/>
            <w:vAlign w:val="center"/>
            <w:hideMark/>
            <w:tcPrChange w:id="11485"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1486" w:author="The Si Tran" w:date="2012-12-12T07:51:00Z"/>
                <w:b/>
                <w:sz w:val="26"/>
                <w:szCs w:val="26"/>
                <w:rPrChange w:id="11487" w:author="superchickend" w:date="2012-12-16T15:33:00Z">
                  <w:rPr>
                    <w:ins w:id="11488" w:author="The Si Tran" w:date="2012-12-12T07:51:00Z"/>
                    <w:rFonts w:eastAsia="Times New Roman"/>
                    <w:color w:val="000000"/>
                    <w:sz w:val="22"/>
                  </w:rPr>
                </w:rPrChange>
              </w:rPr>
              <w:pPrChange w:id="11489" w:author="superchickend" w:date="2012-12-16T15:33:00Z">
                <w:pPr>
                  <w:spacing w:before="0" w:line="240" w:lineRule="auto"/>
                  <w:jc w:val="right"/>
                </w:pPr>
              </w:pPrChange>
            </w:pPr>
            <w:ins w:id="11490" w:author="The Si Tran" w:date="2012-12-12T07:51:00Z">
              <w:r w:rsidRPr="009523BA">
                <w:rPr>
                  <w:b/>
                  <w:sz w:val="26"/>
                  <w:szCs w:val="26"/>
                  <w:rPrChange w:id="11491" w:author="superchickend" w:date="2012-12-16T15:33:00Z">
                    <w:rPr>
                      <w:sz w:val="22"/>
                    </w:rPr>
                  </w:rPrChange>
                </w:rPr>
                <w:t>1.18</w:t>
              </w:r>
            </w:ins>
          </w:p>
        </w:tc>
      </w:tr>
      <w:tr w:rsidR="00A80B78" w:rsidRPr="007F5C98" w14:paraId="69CCC02C" w14:textId="77777777" w:rsidTr="00667906">
        <w:trPr>
          <w:trHeight w:val="916"/>
          <w:ins w:id="11492" w:author="The Si Tran" w:date="2012-12-12T07:51:00Z"/>
          <w:trPrChange w:id="11493" w:author="superchickend" w:date="2012-12-16T15:33:00Z">
            <w:trPr>
              <w:trHeight w:val="863"/>
            </w:trPr>
          </w:trPrChange>
        </w:trPr>
        <w:tc>
          <w:tcPr>
            <w:tcW w:w="1183" w:type="dxa"/>
            <w:vMerge/>
            <w:tcBorders>
              <w:top w:val="nil"/>
              <w:left w:val="single" w:sz="4" w:space="0" w:color="auto"/>
              <w:bottom w:val="single" w:sz="4" w:space="0" w:color="000000"/>
              <w:right w:val="single" w:sz="4" w:space="0" w:color="auto"/>
            </w:tcBorders>
            <w:vAlign w:val="center"/>
            <w:hideMark/>
            <w:tcPrChange w:id="11494"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1495" w:author="The Si Tran" w:date="2012-12-12T07:51:00Z"/>
                <w:sz w:val="26"/>
                <w:szCs w:val="26"/>
                <w:rPrChange w:id="11496" w:author="The Si Tran" w:date="2012-12-14T06:37:00Z">
                  <w:rPr>
                    <w:ins w:id="11497" w:author="The Si Tran" w:date="2012-12-12T07:51:00Z"/>
                    <w:rFonts w:eastAsia="Times New Roman"/>
                    <w:color w:val="000000"/>
                    <w:sz w:val="22"/>
                  </w:rPr>
                </w:rPrChange>
              </w:rPr>
              <w:pPrChange w:id="11498" w:author="The Si Tran" w:date="2012-12-16T08:46:00Z">
                <w:pPr>
                  <w:spacing w:before="0" w:line="240" w:lineRule="auto"/>
                  <w:jc w:val="left"/>
                </w:pPr>
              </w:pPrChange>
            </w:pPr>
          </w:p>
        </w:tc>
        <w:tc>
          <w:tcPr>
            <w:tcW w:w="5258" w:type="dxa"/>
            <w:tcBorders>
              <w:top w:val="nil"/>
              <w:left w:val="nil"/>
              <w:bottom w:val="single" w:sz="4" w:space="0" w:color="auto"/>
              <w:right w:val="single" w:sz="4" w:space="0" w:color="auto"/>
            </w:tcBorders>
            <w:shd w:val="clear" w:color="auto" w:fill="auto"/>
            <w:vAlign w:val="bottom"/>
            <w:hideMark/>
            <w:tcPrChange w:id="11499"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1500" w:author="The Si Tran" w:date="2012-12-12T07:51:00Z"/>
                <w:sz w:val="26"/>
                <w:szCs w:val="26"/>
                <w:rPrChange w:id="11501" w:author="The Si Tran" w:date="2012-12-14T06:37:00Z">
                  <w:rPr>
                    <w:ins w:id="11502" w:author="The Si Tran" w:date="2012-12-12T07:51:00Z"/>
                    <w:rFonts w:eastAsia="Times New Roman"/>
                    <w:color w:val="000000"/>
                    <w:sz w:val="22"/>
                  </w:rPr>
                </w:rPrChange>
              </w:rPr>
              <w:pPrChange w:id="11503" w:author="The Si Tran" w:date="2012-12-16T08:46:00Z">
                <w:pPr>
                  <w:spacing w:before="0" w:line="240" w:lineRule="auto"/>
                  <w:jc w:val="left"/>
                </w:pPr>
              </w:pPrChange>
            </w:pPr>
            <w:ins w:id="11504" w:author="The Si Tran" w:date="2012-12-12T07:51:00Z">
              <w:r w:rsidRPr="009523BA">
                <w:rPr>
                  <w:sz w:val="26"/>
                  <w:szCs w:val="26"/>
                  <w:rPrChange w:id="11505" w:author="The Si Tran" w:date="2012-12-14T06:37:00Z">
                    <w:rPr>
                      <w:sz w:val="22"/>
                    </w:rPr>
                  </w:rPrChange>
                </w:rPr>
                <w:t>ARIMA(2, 0, 2)(0, 0, 0)0</w:t>
              </w:r>
              <w:r w:rsidRPr="009523BA">
                <w:rPr>
                  <w:sz w:val="26"/>
                  <w:szCs w:val="26"/>
                  <w:rPrChange w:id="11506" w:author="The Si Tran" w:date="2012-12-14T06:37:00Z">
                    <w:rPr>
                      <w:sz w:val="22"/>
                    </w:rPr>
                  </w:rPrChange>
                </w:rPr>
                <w:br/>
              </w:r>
            </w:ins>
            <w:r w:rsidR="00976130">
              <w:rPr>
                <w:sz w:val="26"/>
                <w:szCs w:val="26"/>
              </w:rPr>
              <w:t>Nơron</w:t>
            </w:r>
            <w:ins w:id="11507" w:author="The Si Tran" w:date="2012-12-12T07:51:00Z">
              <w:r w:rsidRPr="009523BA">
                <w:rPr>
                  <w:sz w:val="26"/>
                  <w:szCs w:val="26"/>
                  <w:rPrChange w:id="11508" w:author="The Si Tran" w:date="2012-12-14T06:37:00Z">
                    <w:rPr>
                      <w:sz w:val="22"/>
                    </w:rPr>
                  </w:rPrChange>
                </w:rPr>
                <w:t>(6,6,1),Algorithm=Back Propagation, epoches=136, Residual=1E-6, learning_rate=0.4, momemtum = 0,2</w:t>
              </w:r>
            </w:ins>
          </w:p>
        </w:tc>
        <w:tc>
          <w:tcPr>
            <w:tcW w:w="760" w:type="dxa"/>
            <w:tcBorders>
              <w:top w:val="nil"/>
              <w:left w:val="nil"/>
              <w:bottom w:val="single" w:sz="4" w:space="0" w:color="auto"/>
              <w:right w:val="single" w:sz="4" w:space="0" w:color="auto"/>
            </w:tcBorders>
            <w:shd w:val="clear" w:color="auto" w:fill="auto"/>
            <w:noWrap/>
            <w:vAlign w:val="center"/>
            <w:hideMark/>
            <w:tcPrChange w:id="1150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1510" w:author="The Si Tran" w:date="2012-12-12T07:51:00Z"/>
                <w:sz w:val="26"/>
                <w:szCs w:val="26"/>
                <w:rPrChange w:id="11511" w:author="The Si Tran" w:date="2012-12-14T06:37:00Z">
                  <w:rPr>
                    <w:ins w:id="11512" w:author="The Si Tran" w:date="2012-12-12T07:51:00Z"/>
                    <w:rFonts w:eastAsia="Times New Roman"/>
                    <w:color w:val="000000"/>
                    <w:sz w:val="22"/>
                  </w:rPr>
                </w:rPrChange>
              </w:rPr>
              <w:pPrChange w:id="11513" w:author="superchickend" w:date="2012-12-16T15:33:00Z">
                <w:pPr>
                  <w:spacing w:before="0" w:line="240" w:lineRule="auto"/>
                  <w:jc w:val="right"/>
                </w:pPr>
              </w:pPrChange>
            </w:pPr>
            <w:ins w:id="11514" w:author="The Si Tran" w:date="2012-12-12T07:51:00Z">
              <w:r w:rsidRPr="009523BA">
                <w:rPr>
                  <w:sz w:val="26"/>
                  <w:szCs w:val="26"/>
                  <w:rPrChange w:id="11515" w:author="The Si Tran" w:date="2012-12-14T06:37:00Z">
                    <w:rPr>
                      <w:sz w:val="22"/>
                    </w:rPr>
                  </w:rPrChange>
                </w:rPr>
                <w:t>5.18</w:t>
              </w:r>
            </w:ins>
          </w:p>
        </w:tc>
        <w:tc>
          <w:tcPr>
            <w:tcW w:w="862" w:type="dxa"/>
            <w:tcBorders>
              <w:top w:val="nil"/>
              <w:left w:val="nil"/>
              <w:bottom w:val="single" w:sz="4" w:space="0" w:color="auto"/>
              <w:right w:val="single" w:sz="4" w:space="0" w:color="auto"/>
            </w:tcBorders>
            <w:shd w:val="clear" w:color="auto" w:fill="auto"/>
            <w:noWrap/>
            <w:vAlign w:val="center"/>
            <w:hideMark/>
            <w:tcPrChange w:id="1151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1517" w:author="The Si Tran" w:date="2012-12-12T07:51:00Z"/>
                <w:sz w:val="26"/>
                <w:szCs w:val="26"/>
                <w:rPrChange w:id="11518" w:author="The Si Tran" w:date="2012-12-14T06:37:00Z">
                  <w:rPr>
                    <w:ins w:id="11519" w:author="The Si Tran" w:date="2012-12-12T07:51:00Z"/>
                    <w:rFonts w:eastAsia="Times New Roman"/>
                    <w:color w:val="000000"/>
                    <w:sz w:val="22"/>
                  </w:rPr>
                </w:rPrChange>
              </w:rPr>
              <w:pPrChange w:id="11520" w:author="superchickend" w:date="2012-12-16T15:33:00Z">
                <w:pPr>
                  <w:spacing w:before="0" w:line="240" w:lineRule="auto"/>
                  <w:jc w:val="right"/>
                </w:pPr>
              </w:pPrChange>
            </w:pPr>
            <w:ins w:id="11521" w:author="The Si Tran" w:date="2012-12-12T07:51:00Z">
              <w:r w:rsidRPr="009523BA">
                <w:rPr>
                  <w:sz w:val="26"/>
                  <w:szCs w:val="26"/>
                  <w:rPrChange w:id="11522" w:author="The Si Tran" w:date="2012-12-14T06:37:00Z">
                    <w:rPr>
                      <w:sz w:val="22"/>
                    </w:rPr>
                  </w:rPrChange>
                </w:rPr>
                <w:t>54.85</w:t>
              </w:r>
            </w:ins>
          </w:p>
        </w:tc>
        <w:tc>
          <w:tcPr>
            <w:tcW w:w="910" w:type="dxa"/>
            <w:tcBorders>
              <w:top w:val="nil"/>
              <w:left w:val="nil"/>
              <w:bottom w:val="single" w:sz="4" w:space="0" w:color="auto"/>
              <w:right w:val="single" w:sz="4" w:space="0" w:color="auto"/>
            </w:tcBorders>
            <w:shd w:val="clear" w:color="auto" w:fill="auto"/>
            <w:noWrap/>
            <w:vAlign w:val="center"/>
            <w:hideMark/>
            <w:tcPrChange w:id="1152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1524" w:author="The Si Tran" w:date="2012-12-12T07:51:00Z"/>
                <w:sz w:val="26"/>
                <w:szCs w:val="26"/>
                <w:rPrChange w:id="11525" w:author="The Si Tran" w:date="2012-12-14T06:37:00Z">
                  <w:rPr>
                    <w:ins w:id="11526" w:author="The Si Tran" w:date="2012-12-12T07:51:00Z"/>
                    <w:rFonts w:eastAsia="Times New Roman"/>
                    <w:color w:val="000000"/>
                    <w:sz w:val="22"/>
                  </w:rPr>
                </w:rPrChange>
              </w:rPr>
              <w:pPrChange w:id="11527" w:author="superchickend" w:date="2012-12-16T15:33:00Z">
                <w:pPr>
                  <w:spacing w:before="0" w:line="240" w:lineRule="auto"/>
                  <w:jc w:val="right"/>
                </w:pPr>
              </w:pPrChange>
            </w:pPr>
            <w:ins w:id="11528" w:author="The Si Tran" w:date="2012-12-12T07:51:00Z">
              <w:r w:rsidRPr="009523BA">
                <w:rPr>
                  <w:sz w:val="26"/>
                  <w:szCs w:val="26"/>
                  <w:rPrChange w:id="11529" w:author="The Si Tran" w:date="2012-12-14T06:37:00Z">
                    <w:rPr>
                      <w:sz w:val="22"/>
                    </w:rPr>
                  </w:rPrChange>
                </w:rPr>
                <w:t>1.19</w:t>
              </w:r>
            </w:ins>
          </w:p>
        </w:tc>
      </w:tr>
    </w:tbl>
    <w:p w14:paraId="5377D661" w14:textId="76919DE6" w:rsidR="00A21340" w:rsidRDefault="00810267" w:rsidP="00A21340">
      <w:pPr>
        <w:pStyle w:val="Heading3"/>
      </w:pPr>
      <w:bookmarkStart w:id="11530" w:name="_Toc343841987"/>
      <w:ins w:id="11531" w:author="The Si Tran" w:date="2012-12-10T07:24:00Z">
        <w:r>
          <w:lastRenderedPageBreak/>
          <w:t>Bộ dữ liệu</w:t>
        </w:r>
        <w:r w:rsidR="00DC7B41">
          <w:t xml:space="preserve"> có tính phi tuyến</w:t>
        </w:r>
      </w:ins>
      <w:bookmarkStart w:id="11532" w:name="_Toc343033800"/>
      <w:bookmarkEnd w:id="11530"/>
    </w:p>
    <w:p w14:paraId="016E457A" w14:textId="41C29140" w:rsidR="00B228F5" w:rsidRPr="00EF4E32" w:rsidRDefault="00B228F5">
      <w:pPr>
        <w:pStyle w:val="Bang"/>
        <w:rPr>
          <w:ins w:id="11533" w:author="The Si Tran" w:date="2012-12-12T07:52:00Z"/>
        </w:rPr>
        <w:pPrChange w:id="11534" w:author="The Si Tran" w:date="2012-12-16T10:03:00Z">
          <w:pPr>
            <w:pStyle w:val="Heading1"/>
            <w:jc w:val="left"/>
          </w:pPr>
        </w:pPrChange>
      </w:pPr>
      <w:bookmarkStart w:id="11535" w:name="_Toc343841782"/>
      <w:ins w:id="11536" w:author="The Si Tran" w:date="2012-12-14T06:39:00Z">
        <w:r w:rsidRPr="00EF4E32">
          <w:t>Bảng 6.8: Kết quả thực nghiệm chuỗi dữ liệu Sunspots</w:t>
        </w:r>
      </w:ins>
      <w:bookmarkEnd w:id="11532"/>
      <w:bookmarkEnd w:id="11535"/>
    </w:p>
    <w:tbl>
      <w:tblPr>
        <w:tblW w:w="9002" w:type="dxa"/>
        <w:tblLook w:val="04A0" w:firstRow="1" w:lastRow="0" w:firstColumn="1" w:lastColumn="0" w:noHBand="0" w:noVBand="1"/>
        <w:tblPrChange w:id="11537"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274"/>
        <w:gridCol w:w="805"/>
        <w:gridCol w:w="913"/>
        <w:gridCol w:w="964"/>
        <w:tblGridChange w:id="11538">
          <w:tblGrid>
            <w:gridCol w:w="1072"/>
            <w:gridCol w:w="6551"/>
            <w:gridCol w:w="764"/>
            <w:gridCol w:w="825"/>
            <w:gridCol w:w="828"/>
          </w:tblGrid>
        </w:tblGridChange>
      </w:tblGrid>
      <w:tr w:rsidR="00A80B78" w:rsidRPr="00AF5054" w14:paraId="32B6DDA6" w14:textId="77777777" w:rsidTr="00667906">
        <w:trPr>
          <w:trHeight w:val="300"/>
          <w:ins w:id="11539" w:author="The Si Tran" w:date="2012-12-12T07:52:00Z"/>
          <w:trPrChange w:id="11540"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541"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1542" w:author="The Si Tran" w:date="2012-12-12T07:52:00Z"/>
                <w:sz w:val="26"/>
                <w:szCs w:val="26"/>
                <w:rPrChange w:id="11543" w:author="The Si Tran" w:date="2012-12-14T06:38:00Z">
                  <w:rPr>
                    <w:ins w:id="11544" w:author="The Si Tran" w:date="2012-12-12T07:52:00Z"/>
                    <w:rFonts w:eastAsia="Times New Roman"/>
                    <w:b/>
                    <w:bCs/>
                    <w:color w:val="000000"/>
                    <w:sz w:val="22"/>
                    <w:szCs w:val="28"/>
                  </w:rPr>
                </w:rPrChange>
              </w:rPr>
              <w:pPrChange w:id="11545"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1546" w:author="The Si Tran" w:date="2012-12-12T07:52:00Z">
              <w:r w:rsidRPr="009523BA">
                <w:rPr>
                  <w:sz w:val="26"/>
                  <w:szCs w:val="26"/>
                  <w:rPrChange w:id="11547" w:author="The Si Tran" w:date="2012-12-14T06:38:00Z">
                    <w:rPr>
                      <w:sz w:val="22"/>
                    </w:rPr>
                  </w:rPrChange>
                </w:rPr>
                <w:t> </w:t>
              </w:r>
            </w:ins>
          </w:p>
        </w:tc>
        <w:tc>
          <w:tcPr>
            <w:tcW w:w="5274" w:type="dxa"/>
            <w:tcBorders>
              <w:top w:val="single" w:sz="4" w:space="0" w:color="auto"/>
              <w:left w:val="nil"/>
              <w:bottom w:val="single" w:sz="4" w:space="0" w:color="auto"/>
              <w:right w:val="single" w:sz="4" w:space="0" w:color="auto"/>
            </w:tcBorders>
            <w:shd w:val="clear" w:color="auto" w:fill="auto"/>
            <w:noWrap/>
            <w:vAlign w:val="center"/>
            <w:hideMark/>
            <w:tcPrChange w:id="11548"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1549" w:author="The Si Tran" w:date="2012-12-12T07:52:00Z"/>
                <w:b/>
                <w:sz w:val="26"/>
                <w:szCs w:val="26"/>
                <w:rPrChange w:id="11550" w:author="superchickend" w:date="2012-12-16T15:34:00Z">
                  <w:rPr>
                    <w:ins w:id="11551" w:author="The Si Tran" w:date="2012-12-12T07:52:00Z"/>
                    <w:rFonts w:eastAsia="Times New Roman"/>
                    <w:color w:val="000000"/>
                    <w:sz w:val="22"/>
                  </w:rPr>
                </w:rPrChange>
              </w:rPr>
              <w:pPrChange w:id="11552" w:author="superchickend" w:date="2012-12-16T15:34:00Z">
                <w:pPr>
                  <w:spacing w:before="0" w:line="240" w:lineRule="auto"/>
                  <w:jc w:val="left"/>
                </w:pPr>
              </w:pPrChange>
            </w:pPr>
            <w:ins w:id="11553" w:author="The Si Tran" w:date="2012-12-12T07:52:00Z">
              <w:r w:rsidRPr="009523BA">
                <w:rPr>
                  <w:b/>
                  <w:sz w:val="26"/>
                  <w:szCs w:val="26"/>
                  <w:rPrChange w:id="11554"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1555"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1556" w:author="The Si Tran" w:date="2012-12-12T07:52:00Z"/>
                <w:b/>
                <w:sz w:val="26"/>
                <w:szCs w:val="26"/>
                <w:rPrChange w:id="11557" w:author="superchickend" w:date="2012-12-16T15:34:00Z">
                  <w:rPr>
                    <w:ins w:id="11558" w:author="The Si Tran" w:date="2012-12-12T07:52:00Z"/>
                    <w:rFonts w:eastAsia="Times New Roman"/>
                    <w:color w:val="000000"/>
                    <w:sz w:val="22"/>
                  </w:rPr>
                </w:rPrChange>
              </w:rPr>
              <w:pPrChange w:id="11559" w:author="superchickend" w:date="2012-12-16T15:34:00Z">
                <w:pPr>
                  <w:spacing w:before="0" w:line="240" w:lineRule="auto"/>
                  <w:jc w:val="left"/>
                </w:pPr>
              </w:pPrChange>
            </w:pPr>
            <w:ins w:id="11560" w:author="The Si Tran" w:date="2012-12-12T07:52:00Z">
              <w:r w:rsidRPr="009523BA">
                <w:rPr>
                  <w:b/>
                  <w:sz w:val="26"/>
                  <w:szCs w:val="26"/>
                  <w:rPrChange w:id="11561"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1562"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1563" w:author="The Si Tran" w:date="2012-12-12T07:52:00Z"/>
                <w:b/>
                <w:sz w:val="26"/>
                <w:szCs w:val="26"/>
                <w:rPrChange w:id="11564" w:author="superchickend" w:date="2012-12-16T15:34:00Z">
                  <w:rPr>
                    <w:ins w:id="11565" w:author="The Si Tran" w:date="2012-12-12T07:52:00Z"/>
                    <w:rFonts w:eastAsia="Times New Roman"/>
                    <w:color w:val="000000"/>
                    <w:sz w:val="22"/>
                  </w:rPr>
                </w:rPrChange>
              </w:rPr>
              <w:pPrChange w:id="11566" w:author="superchickend" w:date="2012-12-16T15:34:00Z">
                <w:pPr>
                  <w:spacing w:before="0" w:line="240" w:lineRule="auto"/>
                  <w:jc w:val="left"/>
                </w:pPr>
              </w:pPrChange>
            </w:pPr>
            <w:ins w:id="11567" w:author="The Si Tran" w:date="2012-12-12T07:52:00Z">
              <w:r w:rsidRPr="009523BA">
                <w:rPr>
                  <w:b/>
                  <w:sz w:val="26"/>
                  <w:szCs w:val="26"/>
                  <w:rPrChange w:id="11568"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1569"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1570" w:author="The Si Tran" w:date="2012-12-12T07:52:00Z"/>
                <w:b/>
                <w:sz w:val="26"/>
                <w:szCs w:val="26"/>
                <w:rPrChange w:id="11571" w:author="superchickend" w:date="2012-12-16T15:34:00Z">
                  <w:rPr>
                    <w:ins w:id="11572" w:author="The Si Tran" w:date="2012-12-12T07:52:00Z"/>
                    <w:rFonts w:eastAsia="Times New Roman"/>
                    <w:color w:val="000000"/>
                    <w:sz w:val="22"/>
                  </w:rPr>
                </w:rPrChange>
              </w:rPr>
              <w:pPrChange w:id="11573" w:author="superchickend" w:date="2012-12-16T15:34:00Z">
                <w:pPr>
                  <w:spacing w:before="0" w:line="240" w:lineRule="auto"/>
                  <w:jc w:val="left"/>
                </w:pPr>
              </w:pPrChange>
            </w:pPr>
            <w:ins w:id="11574" w:author="The Si Tran" w:date="2012-12-12T07:52:00Z">
              <w:r w:rsidRPr="009523BA">
                <w:rPr>
                  <w:b/>
                  <w:sz w:val="26"/>
                  <w:szCs w:val="26"/>
                  <w:rPrChange w:id="11575" w:author="superchickend" w:date="2012-12-16T15:34:00Z">
                    <w:rPr>
                      <w:sz w:val="22"/>
                    </w:rPr>
                  </w:rPrChange>
                </w:rPr>
                <w:t>MAPE</w:t>
              </w:r>
            </w:ins>
          </w:p>
        </w:tc>
      </w:tr>
      <w:tr w:rsidR="00A80B78" w:rsidRPr="00AF5054" w14:paraId="13670A92" w14:textId="77777777" w:rsidTr="00667906">
        <w:trPr>
          <w:trHeight w:val="606"/>
          <w:ins w:id="11576" w:author="The Si Tran" w:date="2012-12-12T07:52:00Z"/>
          <w:trPrChange w:id="11577"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578"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1579" w:author="The Si Tran" w:date="2012-12-12T07:52:00Z"/>
                <w:b/>
                <w:sz w:val="26"/>
                <w:szCs w:val="26"/>
                <w:rPrChange w:id="11580" w:author="superchickend" w:date="2012-12-16T15:34:00Z">
                  <w:rPr>
                    <w:ins w:id="11581" w:author="The Si Tran" w:date="2012-12-12T07:52:00Z"/>
                    <w:rFonts w:eastAsia="Times New Roman"/>
                    <w:color w:val="000000"/>
                    <w:sz w:val="22"/>
                  </w:rPr>
                </w:rPrChange>
              </w:rPr>
              <w:pPrChange w:id="11582" w:author="superchickend" w:date="2012-12-16T15:34:00Z">
                <w:pPr>
                  <w:spacing w:before="0" w:line="240" w:lineRule="auto"/>
                  <w:ind w:left="-23"/>
                  <w:jc w:val="center"/>
                </w:pPr>
              </w:pPrChange>
            </w:pPr>
            <w:ins w:id="11583" w:author="The Si Tran" w:date="2012-12-12T07:52:00Z">
              <w:r w:rsidRPr="009523BA">
                <w:rPr>
                  <w:b/>
                  <w:sz w:val="26"/>
                  <w:szCs w:val="26"/>
                  <w:rPrChange w:id="11584" w:author="superchickend" w:date="2012-12-16T15:34:00Z">
                    <w:rPr>
                      <w:sz w:val="22"/>
                    </w:rPr>
                  </w:rPrChange>
                </w:rPr>
                <w:t>ANN</w:t>
              </w:r>
            </w:ins>
          </w:p>
        </w:tc>
        <w:tc>
          <w:tcPr>
            <w:tcW w:w="5274" w:type="dxa"/>
            <w:tcBorders>
              <w:top w:val="nil"/>
              <w:left w:val="nil"/>
              <w:bottom w:val="single" w:sz="4" w:space="0" w:color="auto"/>
              <w:right w:val="single" w:sz="4" w:space="0" w:color="auto"/>
            </w:tcBorders>
            <w:shd w:val="clear" w:color="auto" w:fill="auto"/>
            <w:vAlign w:val="bottom"/>
            <w:hideMark/>
            <w:tcPrChange w:id="11585"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1586" w:author="The Si Tran" w:date="2012-12-12T07:52:00Z"/>
                <w:sz w:val="26"/>
                <w:szCs w:val="26"/>
                <w:rPrChange w:id="11587" w:author="The Si Tran" w:date="2012-12-14T06:38:00Z">
                  <w:rPr>
                    <w:ins w:id="11588" w:author="The Si Tran" w:date="2012-12-12T07:52:00Z"/>
                    <w:rFonts w:eastAsia="Times New Roman"/>
                    <w:color w:val="000000"/>
                    <w:sz w:val="22"/>
                  </w:rPr>
                </w:rPrChange>
              </w:rPr>
              <w:pPrChange w:id="11589" w:author="The Si Tran" w:date="2012-12-16T08:46:00Z">
                <w:pPr>
                  <w:spacing w:before="0" w:line="240" w:lineRule="auto"/>
                  <w:jc w:val="left"/>
                </w:pPr>
              </w:pPrChange>
            </w:pPr>
            <w:r>
              <w:rPr>
                <w:sz w:val="26"/>
                <w:szCs w:val="26"/>
              </w:rPr>
              <w:t>Nơron</w:t>
            </w:r>
            <w:ins w:id="11590" w:author="The Si Tran" w:date="2012-12-12T07:52:00Z">
              <w:r w:rsidR="00A80B78" w:rsidRPr="009523BA">
                <w:rPr>
                  <w:sz w:val="26"/>
                  <w:szCs w:val="26"/>
                  <w:rPrChange w:id="11591"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1592"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1593" w:author="The Si Tran" w:date="2012-12-12T07:52:00Z"/>
                <w:b/>
                <w:sz w:val="26"/>
                <w:szCs w:val="26"/>
                <w:rPrChange w:id="11594" w:author="superchickend" w:date="2012-12-16T15:35:00Z">
                  <w:rPr>
                    <w:ins w:id="11595" w:author="The Si Tran" w:date="2012-12-12T07:52:00Z"/>
                    <w:rFonts w:eastAsia="Times New Roman"/>
                    <w:color w:val="000000"/>
                    <w:sz w:val="22"/>
                  </w:rPr>
                </w:rPrChange>
              </w:rPr>
              <w:pPrChange w:id="11596" w:author="superchickend" w:date="2012-12-16T15:34:00Z">
                <w:pPr>
                  <w:spacing w:before="0" w:line="240" w:lineRule="auto"/>
                  <w:jc w:val="right"/>
                </w:pPr>
              </w:pPrChange>
            </w:pPr>
            <w:ins w:id="11597" w:author="The Si Tran" w:date="2012-12-12T07:52:00Z">
              <w:r w:rsidRPr="009523BA">
                <w:rPr>
                  <w:b/>
                  <w:sz w:val="26"/>
                  <w:szCs w:val="26"/>
                  <w:rPrChange w:id="11598"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1599"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1600" w:author="The Si Tran" w:date="2012-12-12T07:52:00Z"/>
                <w:b/>
                <w:sz w:val="26"/>
                <w:szCs w:val="26"/>
                <w:rPrChange w:id="11601" w:author="superchickend" w:date="2012-12-16T15:35:00Z">
                  <w:rPr>
                    <w:ins w:id="11602" w:author="The Si Tran" w:date="2012-12-12T07:52:00Z"/>
                    <w:rFonts w:eastAsia="Times New Roman"/>
                    <w:color w:val="000000"/>
                    <w:sz w:val="22"/>
                  </w:rPr>
                </w:rPrChange>
              </w:rPr>
              <w:pPrChange w:id="11603" w:author="superchickend" w:date="2012-12-16T15:34:00Z">
                <w:pPr>
                  <w:spacing w:before="0" w:line="240" w:lineRule="auto"/>
                  <w:jc w:val="right"/>
                </w:pPr>
              </w:pPrChange>
            </w:pPr>
            <w:ins w:id="11604" w:author="The Si Tran" w:date="2012-12-12T07:52:00Z">
              <w:r w:rsidRPr="009523BA">
                <w:rPr>
                  <w:b/>
                  <w:sz w:val="26"/>
                  <w:szCs w:val="26"/>
                  <w:rPrChange w:id="11605"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1606"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1607" w:author="The Si Tran" w:date="2012-12-12T07:52:00Z"/>
                <w:b/>
                <w:sz w:val="26"/>
                <w:szCs w:val="26"/>
                <w:rPrChange w:id="11608" w:author="superchickend" w:date="2012-12-16T15:35:00Z">
                  <w:rPr>
                    <w:ins w:id="11609" w:author="The Si Tran" w:date="2012-12-12T07:52:00Z"/>
                    <w:rFonts w:eastAsia="Times New Roman"/>
                    <w:color w:val="000000"/>
                    <w:sz w:val="22"/>
                  </w:rPr>
                </w:rPrChange>
              </w:rPr>
              <w:pPrChange w:id="11610" w:author="superchickend" w:date="2012-12-16T15:34:00Z">
                <w:pPr>
                  <w:spacing w:before="0" w:line="240" w:lineRule="auto"/>
                  <w:jc w:val="right"/>
                </w:pPr>
              </w:pPrChange>
            </w:pPr>
            <w:ins w:id="11611" w:author="The Si Tran" w:date="2012-12-12T07:52:00Z">
              <w:r w:rsidRPr="009523BA">
                <w:rPr>
                  <w:b/>
                  <w:sz w:val="26"/>
                  <w:szCs w:val="26"/>
                  <w:rPrChange w:id="11612" w:author="superchickend" w:date="2012-12-16T15:35:00Z">
                    <w:rPr>
                      <w:sz w:val="22"/>
                    </w:rPr>
                  </w:rPrChange>
                </w:rPr>
                <w:t>33.25</w:t>
              </w:r>
            </w:ins>
          </w:p>
        </w:tc>
      </w:tr>
      <w:tr w:rsidR="00A80B78" w:rsidRPr="00AF5054" w14:paraId="5B526652" w14:textId="77777777" w:rsidTr="00667906">
        <w:trPr>
          <w:trHeight w:val="606"/>
          <w:ins w:id="11613" w:author="The Si Tran" w:date="2012-12-12T07:52:00Z"/>
          <w:trPrChange w:id="11614"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1615"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1616" w:author="The Si Tran" w:date="2012-12-12T07:52:00Z"/>
                <w:b/>
                <w:sz w:val="26"/>
                <w:szCs w:val="26"/>
                <w:rPrChange w:id="11617" w:author="superchickend" w:date="2012-12-16T15:34:00Z">
                  <w:rPr>
                    <w:ins w:id="11618" w:author="The Si Tran" w:date="2012-12-12T07:52:00Z"/>
                    <w:rFonts w:eastAsia="Times New Roman"/>
                    <w:color w:val="000000"/>
                    <w:sz w:val="22"/>
                  </w:rPr>
                </w:rPrChange>
              </w:rPr>
              <w:pPrChange w:id="11619" w:author="superchickend" w:date="2012-12-16T15:34:00Z">
                <w:pPr>
                  <w:spacing w:before="0" w:line="240" w:lineRule="auto"/>
                  <w:jc w:val="left"/>
                </w:pPr>
              </w:pPrChange>
            </w:pPr>
          </w:p>
        </w:tc>
        <w:tc>
          <w:tcPr>
            <w:tcW w:w="5274" w:type="dxa"/>
            <w:tcBorders>
              <w:top w:val="nil"/>
              <w:left w:val="nil"/>
              <w:bottom w:val="single" w:sz="4" w:space="0" w:color="auto"/>
              <w:right w:val="single" w:sz="4" w:space="0" w:color="auto"/>
            </w:tcBorders>
            <w:shd w:val="clear" w:color="auto" w:fill="auto"/>
            <w:vAlign w:val="bottom"/>
            <w:hideMark/>
            <w:tcPrChange w:id="11620"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1621" w:author="The Si Tran" w:date="2012-12-12T07:52:00Z"/>
                <w:sz w:val="26"/>
                <w:szCs w:val="26"/>
                <w:rPrChange w:id="11622" w:author="The Si Tran" w:date="2012-12-14T06:38:00Z">
                  <w:rPr>
                    <w:ins w:id="11623" w:author="The Si Tran" w:date="2012-12-12T07:52:00Z"/>
                    <w:rFonts w:eastAsia="Times New Roman"/>
                    <w:color w:val="000000"/>
                    <w:sz w:val="22"/>
                  </w:rPr>
                </w:rPrChange>
              </w:rPr>
              <w:pPrChange w:id="11624" w:author="The Si Tran" w:date="2012-12-16T08:46:00Z">
                <w:pPr>
                  <w:spacing w:before="0" w:line="240" w:lineRule="auto"/>
                  <w:jc w:val="left"/>
                </w:pPr>
              </w:pPrChange>
            </w:pPr>
            <w:r>
              <w:rPr>
                <w:sz w:val="26"/>
                <w:szCs w:val="26"/>
              </w:rPr>
              <w:t>Nơron</w:t>
            </w:r>
            <w:ins w:id="11625" w:author="The Si Tran" w:date="2012-12-12T07:52:00Z">
              <w:r w:rsidR="00A80B78" w:rsidRPr="009523BA">
                <w:rPr>
                  <w:sz w:val="26"/>
                  <w:szCs w:val="26"/>
                  <w:rPrChange w:id="11626"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1627"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1628" w:author="The Si Tran" w:date="2012-12-12T07:52:00Z"/>
                <w:sz w:val="26"/>
                <w:szCs w:val="26"/>
                <w:rPrChange w:id="11629" w:author="The Si Tran" w:date="2012-12-14T06:38:00Z">
                  <w:rPr>
                    <w:ins w:id="11630" w:author="The Si Tran" w:date="2012-12-12T07:52:00Z"/>
                    <w:rFonts w:eastAsia="Times New Roman"/>
                    <w:color w:val="000000"/>
                    <w:sz w:val="22"/>
                  </w:rPr>
                </w:rPrChange>
              </w:rPr>
              <w:pPrChange w:id="11631" w:author="superchickend" w:date="2012-12-16T15:34:00Z">
                <w:pPr>
                  <w:spacing w:before="0" w:line="240" w:lineRule="auto"/>
                  <w:jc w:val="right"/>
                </w:pPr>
              </w:pPrChange>
            </w:pPr>
            <w:ins w:id="11632" w:author="The Si Tran" w:date="2012-12-12T07:52:00Z">
              <w:r w:rsidRPr="009523BA">
                <w:rPr>
                  <w:sz w:val="26"/>
                  <w:szCs w:val="26"/>
                  <w:rPrChange w:id="11633"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1634"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1635" w:author="The Si Tran" w:date="2012-12-12T07:52:00Z"/>
                <w:sz w:val="26"/>
                <w:szCs w:val="26"/>
                <w:rPrChange w:id="11636" w:author="The Si Tran" w:date="2012-12-14T06:38:00Z">
                  <w:rPr>
                    <w:ins w:id="11637" w:author="The Si Tran" w:date="2012-12-12T07:52:00Z"/>
                    <w:rFonts w:eastAsia="Times New Roman"/>
                    <w:color w:val="000000"/>
                    <w:sz w:val="22"/>
                  </w:rPr>
                </w:rPrChange>
              </w:rPr>
              <w:pPrChange w:id="11638" w:author="superchickend" w:date="2012-12-16T15:34:00Z">
                <w:pPr>
                  <w:spacing w:before="0" w:line="240" w:lineRule="auto"/>
                  <w:jc w:val="right"/>
                </w:pPr>
              </w:pPrChange>
            </w:pPr>
            <w:ins w:id="11639" w:author="The Si Tran" w:date="2012-12-12T07:52:00Z">
              <w:r w:rsidRPr="009523BA">
                <w:rPr>
                  <w:sz w:val="26"/>
                  <w:szCs w:val="26"/>
                  <w:rPrChange w:id="11640"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1641"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1642" w:author="The Si Tran" w:date="2012-12-12T07:52:00Z"/>
                <w:sz w:val="26"/>
                <w:szCs w:val="26"/>
                <w:rPrChange w:id="11643" w:author="The Si Tran" w:date="2012-12-14T06:38:00Z">
                  <w:rPr>
                    <w:ins w:id="11644" w:author="The Si Tran" w:date="2012-12-12T07:52:00Z"/>
                    <w:rFonts w:eastAsia="Times New Roman"/>
                    <w:color w:val="000000"/>
                    <w:sz w:val="22"/>
                  </w:rPr>
                </w:rPrChange>
              </w:rPr>
              <w:pPrChange w:id="11645" w:author="superchickend" w:date="2012-12-16T15:34:00Z">
                <w:pPr>
                  <w:spacing w:before="0" w:line="240" w:lineRule="auto"/>
                  <w:jc w:val="right"/>
                </w:pPr>
              </w:pPrChange>
            </w:pPr>
            <w:ins w:id="11646" w:author="The Si Tran" w:date="2012-12-12T07:52:00Z">
              <w:r w:rsidRPr="009523BA">
                <w:rPr>
                  <w:sz w:val="26"/>
                  <w:szCs w:val="26"/>
                  <w:rPrChange w:id="11647" w:author="The Si Tran" w:date="2012-12-14T06:38:00Z">
                    <w:rPr>
                      <w:sz w:val="22"/>
                    </w:rPr>
                  </w:rPrChange>
                </w:rPr>
                <w:t>40.77</w:t>
              </w:r>
            </w:ins>
          </w:p>
        </w:tc>
      </w:tr>
      <w:tr w:rsidR="00A80B78" w:rsidRPr="00AF5054" w14:paraId="58350577" w14:textId="77777777" w:rsidTr="00667906">
        <w:trPr>
          <w:trHeight w:val="300"/>
          <w:ins w:id="11648" w:author="The Si Tran" w:date="2012-12-12T07:52:00Z"/>
          <w:trPrChange w:id="11649"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1650"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1651" w:author="The Si Tran" w:date="2012-12-12T07:52:00Z"/>
                <w:b/>
                <w:sz w:val="26"/>
                <w:szCs w:val="26"/>
                <w:rPrChange w:id="11652" w:author="superchickend" w:date="2012-12-16T15:34:00Z">
                  <w:rPr>
                    <w:ins w:id="11653" w:author="The Si Tran" w:date="2012-12-12T07:52:00Z"/>
                    <w:rFonts w:eastAsia="Times New Roman"/>
                    <w:color w:val="000000"/>
                    <w:sz w:val="22"/>
                  </w:rPr>
                </w:rPrChange>
              </w:rPr>
              <w:pPrChange w:id="11654" w:author="superchickend" w:date="2012-12-16T15:34:00Z">
                <w:pPr>
                  <w:spacing w:before="0" w:line="240" w:lineRule="auto"/>
                  <w:jc w:val="center"/>
                </w:pPr>
              </w:pPrChange>
            </w:pPr>
            <w:ins w:id="11655" w:author="The Si Tran" w:date="2012-12-12T07:52:00Z">
              <w:r w:rsidRPr="009523BA">
                <w:rPr>
                  <w:b/>
                  <w:sz w:val="26"/>
                  <w:szCs w:val="26"/>
                  <w:rPrChange w:id="11656" w:author="superchickend" w:date="2012-12-16T15:34:00Z">
                    <w:rPr>
                      <w:sz w:val="22"/>
                    </w:rPr>
                  </w:rPrChange>
                </w:rPr>
                <w:t>SARIMA</w:t>
              </w:r>
            </w:ins>
          </w:p>
        </w:tc>
        <w:tc>
          <w:tcPr>
            <w:tcW w:w="5274" w:type="dxa"/>
            <w:tcBorders>
              <w:top w:val="nil"/>
              <w:left w:val="nil"/>
              <w:bottom w:val="single" w:sz="4" w:space="0" w:color="auto"/>
              <w:right w:val="single" w:sz="4" w:space="0" w:color="auto"/>
            </w:tcBorders>
            <w:shd w:val="clear" w:color="auto" w:fill="auto"/>
            <w:vAlign w:val="bottom"/>
            <w:hideMark/>
            <w:tcPrChange w:id="11657"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1658" w:author="The Si Tran" w:date="2012-12-12T07:52:00Z"/>
                <w:sz w:val="26"/>
                <w:szCs w:val="26"/>
                <w:rPrChange w:id="11659" w:author="The Si Tran" w:date="2012-12-14T06:38:00Z">
                  <w:rPr>
                    <w:ins w:id="11660" w:author="The Si Tran" w:date="2012-12-12T07:52:00Z"/>
                    <w:rFonts w:eastAsia="Times New Roman"/>
                    <w:color w:val="000000"/>
                    <w:sz w:val="22"/>
                  </w:rPr>
                </w:rPrChange>
              </w:rPr>
              <w:pPrChange w:id="11661" w:author="The Si Tran" w:date="2012-12-16T08:46:00Z">
                <w:pPr>
                  <w:spacing w:before="0" w:line="240" w:lineRule="auto"/>
                  <w:jc w:val="left"/>
                </w:pPr>
              </w:pPrChange>
            </w:pPr>
            <w:ins w:id="11662" w:author="The Si Tran" w:date="2012-12-12T07:52:00Z">
              <w:r w:rsidRPr="009523BA">
                <w:rPr>
                  <w:sz w:val="26"/>
                  <w:szCs w:val="26"/>
                  <w:rPrChange w:id="11663"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1664"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1665" w:author="The Si Tran" w:date="2012-12-12T07:52:00Z"/>
                <w:sz w:val="26"/>
                <w:szCs w:val="26"/>
                <w:rPrChange w:id="11666" w:author="The Si Tran" w:date="2012-12-14T06:38:00Z">
                  <w:rPr>
                    <w:ins w:id="11667" w:author="The Si Tran" w:date="2012-12-12T07:52:00Z"/>
                    <w:rFonts w:eastAsia="Times New Roman"/>
                    <w:color w:val="000000"/>
                    <w:sz w:val="22"/>
                  </w:rPr>
                </w:rPrChange>
              </w:rPr>
              <w:pPrChange w:id="11668" w:author="superchickend" w:date="2012-12-16T15:35:00Z">
                <w:pPr>
                  <w:spacing w:before="0" w:line="240" w:lineRule="auto"/>
                  <w:jc w:val="right"/>
                </w:pPr>
              </w:pPrChange>
            </w:pPr>
            <w:ins w:id="11669" w:author="The Si Tran" w:date="2012-12-12T07:52:00Z">
              <w:r w:rsidRPr="009523BA">
                <w:rPr>
                  <w:sz w:val="26"/>
                  <w:szCs w:val="26"/>
                  <w:rPrChange w:id="11670"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1671"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1672" w:author="The Si Tran" w:date="2012-12-12T07:52:00Z"/>
                <w:sz w:val="26"/>
                <w:szCs w:val="26"/>
                <w:rPrChange w:id="11673" w:author="The Si Tran" w:date="2012-12-14T06:38:00Z">
                  <w:rPr>
                    <w:ins w:id="11674" w:author="The Si Tran" w:date="2012-12-12T07:52:00Z"/>
                    <w:rFonts w:eastAsia="Times New Roman"/>
                    <w:color w:val="000000"/>
                    <w:sz w:val="22"/>
                  </w:rPr>
                </w:rPrChange>
              </w:rPr>
              <w:pPrChange w:id="11675" w:author="superchickend" w:date="2012-12-16T15:35:00Z">
                <w:pPr>
                  <w:spacing w:before="0" w:line="240" w:lineRule="auto"/>
                  <w:jc w:val="right"/>
                </w:pPr>
              </w:pPrChange>
            </w:pPr>
            <w:ins w:id="11676" w:author="The Si Tran" w:date="2012-12-12T07:52:00Z">
              <w:r w:rsidRPr="009523BA">
                <w:rPr>
                  <w:sz w:val="26"/>
                  <w:szCs w:val="26"/>
                  <w:rPrChange w:id="11677"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1678"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1679" w:author="The Si Tran" w:date="2012-12-12T07:52:00Z"/>
                <w:sz w:val="26"/>
                <w:szCs w:val="26"/>
                <w:rPrChange w:id="11680" w:author="The Si Tran" w:date="2012-12-14T06:38:00Z">
                  <w:rPr>
                    <w:ins w:id="11681" w:author="The Si Tran" w:date="2012-12-12T07:52:00Z"/>
                    <w:rFonts w:eastAsia="Times New Roman"/>
                    <w:color w:val="000000"/>
                    <w:sz w:val="22"/>
                  </w:rPr>
                </w:rPrChange>
              </w:rPr>
              <w:pPrChange w:id="11682" w:author="superchickend" w:date="2012-12-16T15:35:00Z">
                <w:pPr>
                  <w:spacing w:before="0" w:line="240" w:lineRule="auto"/>
                  <w:jc w:val="right"/>
                </w:pPr>
              </w:pPrChange>
            </w:pPr>
            <w:ins w:id="11683" w:author="The Si Tran" w:date="2012-12-12T07:52:00Z">
              <w:r w:rsidRPr="009523BA">
                <w:rPr>
                  <w:sz w:val="26"/>
                  <w:szCs w:val="26"/>
                  <w:rPrChange w:id="11684" w:author="The Si Tran" w:date="2012-12-14T06:38:00Z">
                    <w:rPr>
                      <w:sz w:val="22"/>
                    </w:rPr>
                  </w:rPrChange>
                </w:rPr>
                <w:t>37.72</w:t>
              </w:r>
            </w:ins>
          </w:p>
        </w:tc>
      </w:tr>
      <w:tr w:rsidR="00A80B78" w:rsidRPr="00AF5054" w14:paraId="150C9E07" w14:textId="77777777" w:rsidTr="00667906">
        <w:trPr>
          <w:trHeight w:val="910"/>
          <w:ins w:id="11685" w:author="The Si Tran" w:date="2012-12-12T07:52:00Z"/>
          <w:trPrChange w:id="11686"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687"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1688" w:author="The Si Tran" w:date="2012-12-12T07:52:00Z"/>
                <w:b/>
                <w:sz w:val="26"/>
                <w:szCs w:val="26"/>
                <w:rPrChange w:id="11689" w:author="superchickend" w:date="2012-12-16T15:34:00Z">
                  <w:rPr>
                    <w:ins w:id="11690" w:author="The Si Tran" w:date="2012-12-12T07:52:00Z"/>
                    <w:rFonts w:eastAsia="Times New Roman"/>
                    <w:color w:val="000000"/>
                    <w:sz w:val="22"/>
                  </w:rPr>
                </w:rPrChange>
              </w:rPr>
              <w:pPrChange w:id="11691" w:author="superchickend" w:date="2012-12-16T15:34:00Z">
                <w:pPr>
                  <w:spacing w:before="0" w:line="240" w:lineRule="auto"/>
                  <w:jc w:val="center"/>
                </w:pPr>
              </w:pPrChange>
            </w:pPr>
            <w:ins w:id="11692" w:author="The Si Tran" w:date="2012-12-12T07:52:00Z">
              <w:r w:rsidRPr="009523BA">
                <w:rPr>
                  <w:b/>
                  <w:sz w:val="26"/>
                  <w:szCs w:val="26"/>
                  <w:rPrChange w:id="11693" w:author="superchickend" w:date="2012-12-16T15:34:00Z">
                    <w:rPr>
                      <w:sz w:val="22"/>
                    </w:rPr>
                  </w:rPrChange>
                </w:rPr>
                <w:t>Hybrid</w:t>
              </w:r>
            </w:ins>
          </w:p>
        </w:tc>
        <w:tc>
          <w:tcPr>
            <w:tcW w:w="5274" w:type="dxa"/>
            <w:tcBorders>
              <w:top w:val="nil"/>
              <w:left w:val="nil"/>
              <w:bottom w:val="single" w:sz="4" w:space="0" w:color="auto"/>
              <w:right w:val="single" w:sz="4" w:space="0" w:color="auto"/>
            </w:tcBorders>
            <w:shd w:val="clear" w:color="auto" w:fill="auto"/>
            <w:vAlign w:val="bottom"/>
            <w:hideMark/>
            <w:tcPrChange w:id="11694"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1695" w:author="The Si Tran" w:date="2012-12-12T07:52:00Z"/>
                <w:sz w:val="26"/>
                <w:szCs w:val="26"/>
                <w:rPrChange w:id="11696" w:author="The Si Tran" w:date="2012-12-14T06:38:00Z">
                  <w:rPr>
                    <w:ins w:id="11697" w:author="The Si Tran" w:date="2012-12-12T07:52:00Z"/>
                    <w:rFonts w:eastAsia="Times New Roman"/>
                    <w:color w:val="000000"/>
                    <w:sz w:val="22"/>
                  </w:rPr>
                </w:rPrChange>
              </w:rPr>
              <w:pPrChange w:id="11698" w:author="The Si Tran" w:date="2012-12-16T08:46:00Z">
                <w:pPr>
                  <w:spacing w:before="0" w:line="240" w:lineRule="auto"/>
                  <w:jc w:val="left"/>
                </w:pPr>
              </w:pPrChange>
            </w:pPr>
            <w:ins w:id="11699" w:author="The Si Tran" w:date="2012-12-12T07:52:00Z">
              <w:r w:rsidRPr="009523BA">
                <w:rPr>
                  <w:sz w:val="26"/>
                  <w:szCs w:val="26"/>
                  <w:rPrChange w:id="11700" w:author="The Si Tran" w:date="2012-12-14T06:38:00Z">
                    <w:rPr>
                      <w:sz w:val="22"/>
                    </w:rPr>
                  </w:rPrChange>
                </w:rPr>
                <w:t>ARIMA(2, 0, 0)(0, 0, 0)0</w:t>
              </w:r>
              <w:r w:rsidRPr="009523BA">
                <w:rPr>
                  <w:sz w:val="26"/>
                  <w:szCs w:val="26"/>
                  <w:rPrChange w:id="11701" w:author="The Si Tran" w:date="2012-12-14T06:38:00Z">
                    <w:rPr>
                      <w:sz w:val="22"/>
                    </w:rPr>
                  </w:rPrChange>
                </w:rPr>
                <w:br/>
              </w:r>
            </w:ins>
            <w:r w:rsidR="00976130">
              <w:rPr>
                <w:sz w:val="26"/>
                <w:szCs w:val="26"/>
              </w:rPr>
              <w:t>Nơron</w:t>
            </w:r>
            <w:ins w:id="11702" w:author="The Si Tran" w:date="2012-12-12T07:52:00Z">
              <w:r w:rsidRPr="009523BA">
                <w:rPr>
                  <w:sz w:val="26"/>
                  <w:szCs w:val="26"/>
                  <w:rPrChange w:id="11703"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1704"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1705" w:author="The Si Tran" w:date="2012-12-12T07:52:00Z"/>
                <w:b/>
                <w:sz w:val="26"/>
                <w:szCs w:val="26"/>
                <w:rPrChange w:id="11706" w:author="superchickend" w:date="2012-12-16T15:35:00Z">
                  <w:rPr>
                    <w:ins w:id="11707" w:author="The Si Tran" w:date="2012-12-12T07:52:00Z"/>
                    <w:rFonts w:eastAsia="Times New Roman"/>
                    <w:color w:val="000000"/>
                    <w:sz w:val="22"/>
                  </w:rPr>
                </w:rPrChange>
              </w:rPr>
              <w:pPrChange w:id="11708" w:author="superchickend" w:date="2012-12-16T15:35:00Z">
                <w:pPr>
                  <w:spacing w:before="0" w:line="240" w:lineRule="auto"/>
                  <w:jc w:val="right"/>
                </w:pPr>
              </w:pPrChange>
            </w:pPr>
            <w:ins w:id="11709" w:author="The Si Tran" w:date="2012-12-12T07:52:00Z">
              <w:r w:rsidRPr="009523BA">
                <w:rPr>
                  <w:b/>
                  <w:sz w:val="26"/>
                  <w:szCs w:val="26"/>
                  <w:rPrChange w:id="11710"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1711"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1712" w:author="The Si Tran" w:date="2012-12-12T07:52:00Z"/>
                <w:b/>
                <w:sz w:val="26"/>
                <w:szCs w:val="26"/>
                <w:rPrChange w:id="11713" w:author="superchickend" w:date="2012-12-16T15:35:00Z">
                  <w:rPr>
                    <w:ins w:id="11714" w:author="The Si Tran" w:date="2012-12-12T07:52:00Z"/>
                    <w:rFonts w:eastAsia="Times New Roman"/>
                    <w:color w:val="000000"/>
                    <w:sz w:val="22"/>
                  </w:rPr>
                </w:rPrChange>
              </w:rPr>
              <w:pPrChange w:id="11715" w:author="superchickend" w:date="2012-12-16T15:35:00Z">
                <w:pPr>
                  <w:spacing w:before="0" w:line="240" w:lineRule="auto"/>
                  <w:jc w:val="right"/>
                </w:pPr>
              </w:pPrChange>
            </w:pPr>
            <w:ins w:id="11716" w:author="The Si Tran" w:date="2012-12-12T07:52:00Z">
              <w:r w:rsidRPr="009523BA">
                <w:rPr>
                  <w:b/>
                  <w:sz w:val="26"/>
                  <w:szCs w:val="26"/>
                  <w:rPrChange w:id="11717"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1718"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1719" w:author="The Si Tran" w:date="2012-12-12T07:52:00Z"/>
                <w:b/>
                <w:sz w:val="26"/>
                <w:szCs w:val="26"/>
                <w:rPrChange w:id="11720" w:author="superchickend" w:date="2012-12-16T15:35:00Z">
                  <w:rPr>
                    <w:ins w:id="11721" w:author="The Si Tran" w:date="2012-12-12T07:52:00Z"/>
                    <w:rFonts w:eastAsia="Times New Roman"/>
                    <w:color w:val="000000"/>
                    <w:sz w:val="22"/>
                  </w:rPr>
                </w:rPrChange>
              </w:rPr>
              <w:pPrChange w:id="11722" w:author="superchickend" w:date="2012-12-16T15:35:00Z">
                <w:pPr>
                  <w:spacing w:before="0" w:line="240" w:lineRule="auto"/>
                  <w:jc w:val="right"/>
                </w:pPr>
              </w:pPrChange>
            </w:pPr>
            <w:ins w:id="11723" w:author="The Si Tran" w:date="2012-12-12T07:52:00Z">
              <w:r w:rsidRPr="009523BA">
                <w:rPr>
                  <w:b/>
                  <w:sz w:val="26"/>
                  <w:szCs w:val="26"/>
                  <w:rPrChange w:id="11724" w:author="superchickend" w:date="2012-12-16T15:35:00Z">
                    <w:rPr>
                      <w:sz w:val="22"/>
                    </w:rPr>
                  </w:rPrChange>
                </w:rPr>
                <w:t>35.69</w:t>
              </w:r>
            </w:ins>
          </w:p>
        </w:tc>
      </w:tr>
      <w:tr w:rsidR="00A80B78" w:rsidRPr="00AF5054" w14:paraId="5B9156D5" w14:textId="77777777" w:rsidTr="00667906">
        <w:trPr>
          <w:trHeight w:val="910"/>
          <w:ins w:id="11725" w:author="The Si Tran" w:date="2012-12-12T07:52:00Z"/>
          <w:trPrChange w:id="11726"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1727"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1728" w:author="The Si Tran" w:date="2012-12-12T07:52:00Z"/>
                <w:sz w:val="26"/>
                <w:szCs w:val="26"/>
                <w:rPrChange w:id="11729" w:author="The Si Tran" w:date="2012-12-14T06:38:00Z">
                  <w:rPr>
                    <w:ins w:id="11730" w:author="The Si Tran" w:date="2012-12-12T07:52:00Z"/>
                    <w:rFonts w:eastAsia="Times New Roman"/>
                    <w:color w:val="000000"/>
                    <w:sz w:val="22"/>
                  </w:rPr>
                </w:rPrChange>
              </w:rPr>
              <w:pPrChange w:id="11731" w:author="The Si Tran" w:date="2012-12-16T08:46:00Z">
                <w:pPr>
                  <w:spacing w:before="0" w:line="240" w:lineRule="auto"/>
                  <w:jc w:val="left"/>
                </w:pPr>
              </w:pPrChange>
            </w:pPr>
          </w:p>
        </w:tc>
        <w:tc>
          <w:tcPr>
            <w:tcW w:w="5274" w:type="dxa"/>
            <w:tcBorders>
              <w:top w:val="nil"/>
              <w:left w:val="nil"/>
              <w:bottom w:val="single" w:sz="4" w:space="0" w:color="auto"/>
              <w:right w:val="single" w:sz="4" w:space="0" w:color="auto"/>
            </w:tcBorders>
            <w:shd w:val="clear" w:color="auto" w:fill="auto"/>
            <w:vAlign w:val="bottom"/>
            <w:hideMark/>
            <w:tcPrChange w:id="11732"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1733" w:author="The Si Tran" w:date="2012-12-12T07:52:00Z"/>
                <w:sz w:val="26"/>
                <w:szCs w:val="26"/>
                <w:rPrChange w:id="11734" w:author="The Si Tran" w:date="2012-12-14T06:38:00Z">
                  <w:rPr>
                    <w:ins w:id="11735" w:author="The Si Tran" w:date="2012-12-12T07:52:00Z"/>
                    <w:rFonts w:eastAsia="Times New Roman"/>
                    <w:color w:val="000000"/>
                    <w:sz w:val="22"/>
                  </w:rPr>
                </w:rPrChange>
              </w:rPr>
              <w:pPrChange w:id="11736" w:author="The Si Tran" w:date="2012-12-16T08:46:00Z">
                <w:pPr>
                  <w:spacing w:before="0" w:line="240" w:lineRule="auto"/>
                  <w:jc w:val="left"/>
                </w:pPr>
              </w:pPrChange>
            </w:pPr>
            <w:ins w:id="11737" w:author="The Si Tran" w:date="2012-12-12T07:52:00Z">
              <w:r w:rsidRPr="009523BA">
                <w:rPr>
                  <w:sz w:val="26"/>
                  <w:szCs w:val="26"/>
                  <w:rPrChange w:id="11738" w:author="The Si Tran" w:date="2012-12-14T06:38:00Z">
                    <w:rPr>
                      <w:sz w:val="22"/>
                    </w:rPr>
                  </w:rPrChange>
                </w:rPr>
                <w:t>ARIMA(2, 0, 0)(0, 0, 0)0</w:t>
              </w:r>
              <w:r w:rsidRPr="009523BA">
                <w:rPr>
                  <w:sz w:val="26"/>
                  <w:szCs w:val="26"/>
                  <w:rPrChange w:id="11739" w:author="The Si Tran" w:date="2012-12-14T06:38:00Z">
                    <w:rPr>
                      <w:sz w:val="22"/>
                    </w:rPr>
                  </w:rPrChange>
                </w:rPr>
                <w:br/>
              </w:r>
            </w:ins>
            <w:r w:rsidR="00976130">
              <w:rPr>
                <w:sz w:val="26"/>
                <w:szCs w:val="26"/>
              </w:rPr>
              <w:t>Nơron</w:t>
            </w:r>
            <w:ins w:id="11740" w:author="The Si Tran" w:date="2012-12-12T07:52:00Z">
              <w:r w:rsidRPr="009523BA">
                <w:rPr>
                  <w:sz w:val="26"/>
                  <w:szCs w:val="26"/>
                  <w:rPrChange w:id="11741"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1742"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1743" w:author="The Si Tran" w:date="2012-12-12T07:52:00Z"/>
                <w:sz w:val="26"/>
                <w:szCs w:val="26"/>
                <w:rPrChange w:id="11744" w:author="The Si Tran" w:date="2012-12-14T06:38:00Z">
                  <w:rPr>
                    <w:ins w:id="11745" w:author="The Si Tran" w:date="2012-12-12T07:52:00Z"/>
                    <w:rFonts w:eastAsia="Times New Roman"/>
                    <w:color w:val="000000"/>
                    <w:sz w:val="22"/>
                  </w:rPr>
                </w:rPrChange>
              </w:rPr>
              <w:pPrChange w:id="11746" w:author="superchickend" w:date="2012-12-16T15:35:00Z">
                <w:pPr>
                  <w:spacing w:before="0" w:line="240" w:lineRule="auto"/>
                  <w:jc w:val="right"/>
                </w:pPr>
              </w:pPrChange>
            </w:pPr>
            <w:ins w:id="11747" w:author="The Si Tran" w:date="2012-12-12T07:52:00Z">
              <w:r w:rsidRPr="009523BA">
                <w:rPr>
                  <w:sz w:val="26"/>
                  <w:szCs w:val="26"/>
                  <w:rPrChange w:id="11748"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1749"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1750" w:author="The Si Tran" w:date="2012-12-12T07:52:00Z"/>
                <w:sz w:val="26"/>
                <w:szCs w:val="26"/>
                <w:rPrChange w:id="11751" w:author="The Si Tran" w:date="2012-12-14T06:38:00Z">
                  <w:rPr>
                    <w:ins w:id="11752" w:author="The Si Tran" w:date="2012-12-12T07:52:00Z"/>
                    <w:rFonts w:eastAsia="Times New Roman"/>
                    <w:color w:val="000000"/>
                    <w:sz w:val="22"/>
                  </w:rPr>
                </w:rPrChange>
              </w:rPr>
              <w:pPrChange w:id="11753" w:author="superchickend" w:date="2012-12-16T15:35:00Z">
                <w:pPr>
                  <w:spacing w:before="0" w:line="240" w:lineRule="auto"/>
                  <w:jc w:val="right"/>
                </w:pPr>
              </w:pPrChange>
            </w:pPr>
            <w:ins w:id="11754" w:author="The Si Tran" w:date="2012-12-12T07:52:00Z">
              <w:r w:rsidRPr="009523BA">
                <w:rPr>
                  <w:sz w:val="26"/>
                  <w:szCs w:val="26"/>
                  <w:rPrChange w:id="11755"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175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1757" w:author="The Si Tran" w:date="2012-12-12T07:52:00Z"/>
                <w:sz w:val="26"/>
                <w:szCs w:val="26"/>
                <w:rPrChange w:id="11758" w:author="The Si Tran" w:date="2012-12-14T06:38:00Z">
                  <w:rPr>
                    <w:ins w:id="11759" w:author="The Si Tran" w:date="2012-12-12T07:52:00Z"/>
                    <w:rFonts w:eastAsia="Times New Roman"/>
                    <w:color w:val="000000"/>
                    <w:sz w:val="22"/>
                  </w:rPr>
                </w:rPrChange>
              </w:rPr>
              <w:pPrChange w:id="11760" w:author="superchickend" w:date="2012-12-16T15:35:00Z">
                <w:pPr>
                  <w:spacing w:before="0" w:line="240" w:lineRule="auto"/>
                  <w:jc w:val="right"/>
                </w:pPr>
              </w:pPrChange>
            </w:pPr>
            <w:ins w:id="11761" w:author="The Si Tran" w:date="2012-12-12T07:52:00Z">
              <w:r w:rsidRPr="009523BA">
                <w:rPr>
                  <w:sz w:val="26"/>
                  <w:szCs w:val="26"/>
                  <w:rPrChange w:id="11762" w:author="The Si Tran" w:date="2012-12-14T06:38:00Z">
                    <w:rPr>
                      <w:sz w:val="22"/>
                    </w:rPr>
                  </w:rPrChange>
                </w:rPr>
                <w:t>39.9</w:t>
              </w:r>
            </w:ins>
          </w:p>
        </w:tc>
      </w:tr>
    </w:tbl>
    <w:p w14:paraId="67D1F52A" w14:textId="77777777" w:rsidR="00A21340" w:rsidRDefault="00A21340" w:rsidP="00A21340">
      <w:pPr>
        <w:pStyle w:val="Bang"/>
      </w:pPr>
      <w:bookmarkStart w:id="11763" w:name="_Toc343033801"/>
    </w:p>
    <w:p w14:paraId="46F9B62C" w14:textId="03B53E8B" w:rsidR="00B228F5" w:rsidRPr="00EF4E32" w:rsidRDefault="00B228F5">
      <w:pPr>
        <w:pStyle w:val="Bang"/>
        <w:pPrChange w:id="11764" w:author="The Si Tran" w:date="2012-12-16T10:03:00Z">
          <w:pPr>
            <w:pStyle w:val="Heading1"/>
            <w:jc w:val="left"/>
          </w:pPr>
        </w:pPrChange>
      </w:pPr>
      <w:bookmarkStart w:id="11765" w:name="_Toc343841783"/>
      <w:ins w:id="11766" w:author="The Si Tran" w:date="2012-12-14T06:39:00Z">
        <w:r w:rsidRPr="00EF4E32">
          <w:t xml:space="preserve">Bảng 6.9: </w:t>
        </w:r>
        <w:r w:rsidRPr="00EF4E32">
          <w:rPr>
            <w:rStyle w:val="BangChar"/>
          </w:rPr>
          <w:t>Kết quả thực nghiệm chuỗi dữ liệu Kobe</w:t>
        </w:r>
      </w:ins>
      <w:bookmarkEnd w:id="11763"/>
      <w:bookmarkEnd w:id="11765"/>
    </w:p>
    <w:tbl>
      <w:tblPr>
        <w:tblW w:w="9097" w:type="dxa"/>
        <w:tblLook w:val="04A0" w:firstRow="1" w:lastRow="0" w:firstColumn="1" w:lastColumn="0" w:noHBand="0" w:noVBand="1"/>
        <w:tblPrChange w:id="11767" w:author="superchickend" w:date="2012-12-16T15:35:00Z">
          <w:tblPr>
            <w:tblW w:w="10047" w:type="dxa"/>
            <w:tblLook w:val="04A0" w:firstRow="1" w:lastRow="0" w:firstColumn="1" w:lastColumn="0" w:noHBand="0" w:noVBand="1"/>
          </w:tblPr>
        </w:tblPrChange>
      </w:tblPr>
      <w:tblGrid>
        <w:gridCol w:w="1253"/>
        <w:gridCol w:w="4929"/>
        <w:gridCol w:w="913"/>
        <w:gridCol w:w="1108"/>
        <w:gridCol w:w="964"/>
        <w:tblGridChange w:id="11768">
          <w:tblGrid>
            <w:gridCol w:w="1072"/>
            <w:gridCol w:w="6340"/>
            <w:gridCol w:w="821"/>
            <w:gridCol w:w="986"/>
            <w:gridCol w:w="828"/>
          </w:tblGrid>
        </w:tblGridChange>
      </w:tblGrid>
      <w:tr w:rsidR="00A80B78" w:rsidRPr="00AF5054" w14:paraId="141DDDBD" w14:textId="77777777" w:rsidTr="00667906">
        <w:trPr>
          <w:trHeight w:val="300"/>
          <w:ins w:id="11769" w:author="The Si Tran" w:date="2012-12-12T07:53:00Z"/>
          <w:trPrChange w:id="11770" w:author="superchickend" w:date="2012-12-16T15:35:00Z">
            <w:trPr>
              <w:trHeight w:val="305"/>
            </w:trPr>
          </w:trPrChange>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771"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1772" w:author="The Si Tran" w:date="2012-12-12T07:53:00Z"/>
                <w:sz w:val="26"/>
                <w:szCs w:val="26"/>
                <w:rPrChange w:id="11773" w:author="The Si Tran" w:date="2012-12-14T06:39:00Z">
                  <w:rPr>
                    <w:ins w:id="11774" w:author="The Si Tran" w:date="2012-12-12T07:53:00Z"/>
                    <w:rFonts w:eastAsia="Times New Roman"/>
                    <w:color w:val="000000"/>
                    <w:sz w:val="22"/>
                  </w:rPr>
                </w:rPrChange>
              </w:rPr>
              <w:pPrChange w:id="11775" w:author="The Si Tran" w:date="2012-12-16T08:46:00Z">
                <w:pPr>
                  <w:spacing w:before="0" w:line="240" w:lineRule="auto"/>
                  <w:jc w:val="left"/>
                </w:pPr>
              </w:pPrChange>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Change w:id="11776"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1777" w:author="The Si Tran" w:date="2012-12-12T07:53:00Z"/>
                <w:b/>
                <w:sz w:val="26"/>
                <w:szCs w:val="26"/>
                <w:rPrChange w:id="11778" w:author="superchickend" w:date="2012-12-16T15:35:00Z">
                  <w:rPr>
                    <w:ins w:id="11779" w:author="The Si Tran" w:date="2012-12-12T07:53:00Z"/>
                    <w:rFonts w:eastAsia="Times New Roman"/>
                    <w:color w:val="000000"/>
                    <w:sz w:val="22"/>
                  </w:rPr>
                </w:rPrChange>
              </w:rPr>
              <w:pPrChange w:id="11780" w:author="superchickend" w:date="2012-12-16T15:35:00Z">
                <w:pPr>
                  <w:spacing w:before="0" w:line="240" w:lineRule="auto"/>
                  <w:jc w:val="left"/>
                </w:pPr>
              </w:pPrChange>
            </w:pPr>
            <w:ins w:id="11781" w:author="The Si Tran" w:date="2012-12-12T07:53:00Z">
              <w:r w:rsidRPr="009523BA">
                <w:rPr>
                  <w:b/>
                  <w:sz w:val="26"/>
                  <w:szCs w:val="26"/>
                  <w:rPrChange w:id="11782" w:author="superchickend" w:date="2012-12-16T15:35:00Z">
                    <w:rPr>
                      <w:sz w:val="22"/>
                    </w:rPr>
                  </w:rPrChange>
                </w:rPr>
                <w:t>Model</w:t>
              </w:r>
            </w:ins>
          </w:p>
        </w:tc>
        <w:tc>
          <w:tcPr>
            <w:tcW w:w="898" w:type="dxa"/>
            <w:tcBorders>
              <w:top w:val="single" w:sz="4" w:space="0" w:color="auto"/>
              <w:left w:val="nil"/>
              <w:bottom w:val="single" w:sz="4" w:space="0" w:color="auto"/>
              <w:right w:val="single" w:sz="4" w:space="0" w:color="auto"/>
            </w:tcBorders>
            <w:shd w:val="clear" w:color="auto" w:fill="auto"/>
            <w:noWrap/>
            <w:vAlign w:val="center"/>
            <w:hideMark/>
            <w:tcPrChange w:id="11783"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1784" w:author="The Si Tran" w:date="2012-12-12T07:53:00Z"/>
                <w:b/>
                <w:sz w:val="26"/>
                <w:szCs w:val="26"/>
                <w:rPrChange w:id="11785" w:author="superchickend" w:date="2012-12-16T15:35:00Z">
                  <w:rPr>
                    <w:ins w:id="11786" w:author="The Si Tran" w:date="2012-12-12T07:53:00Z"/>
                    <w:rFonts w:eastAsia="Times New Roman"/>
                    <w:color w:val="000000"/>
                    <w:sz w:val="22"/>
                  </w:rPr>
                </w:rPrChange>
              </w:rPr>
              <w:pPrChange w:id="11787" w:author="superchickend" w:date="2012-12-16T15:35:00Z">
                <w:pPr>
                  <w:spacing w:before="0" w:line="240" w:lineRule="auto"/>
                  <w:jc w:val="left"/>
                </w:pPr>
              </w:pPrChange>
            </w:pPr>
            <w:ins w:id="11788" w:author="The Si Tran" w:date="2012-12-12T07:53:00Z">
              <w:r w:rsidRPr="009523BA">
                <w:rPr>
                  <w:b/>
                  <w:sz w:val="26"/>
                  <w:szCs w:val="26"/>
                  <w:rPrChange w:id="11789" w:author="superchickend" w:date="2012-12-16T15:35:00Z">
                    <w:rPr>
                      <w:sz w:val="22"/>
                    </w:rPr>
                  </w:rPrChange>
                </w:rPr>
                <w:t>MAE</w:t>
              </w:r>
            </w:ins>
          </w:p>
        </w:tc>
        <w:tc>
          <w:tcPr>
            <w:tcW w:w="1090" w:type="dxa"/>
            <w:tcBorders>
              <w:top w:val="single" w:sz="4" w:space="0" w:color="auto"/>
              <w:left w:val="nil"/>
              <w:bottom w:val="single" w:sz="4" w:space="0" w:color="auto"/>
              <w:right w:val="single" w:sz="4" w:space="0" w:color="auto"/>
            </w:tcBorders>
            <w:shd w:val="clear" w:color="auto" w:fill="auto"/>
            <w:noWrap/>
            <w:vAlign w:val="center"/>
            <w:hideMark/>
            <w:tcPrChange w:id="11790"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1791" w:author="The Si Tran" w:date="2012-12-12T07:53:00Z"/>
                <w:b/>
                <w:sz w:val="26"/>
                <w:szCs w:val="26"/>
                <w:rPrChange w:id="11792" w:author="superchickend" w:date="2012-12-16T15:35:00Z">
                  <w:rPr>
                    <w:ins w:id="11793" w:author="The Si Tran" w:date="2012-12-12T07:53:00Z"/>
                    <w:rFonts w:eastAsia="Times New Roman"/>
                    <w:color w:val="000000"/>
                    <w:sz w:val="22"/>
                  </w:rPr>
                </w:rPrChange>
              </w:rPr>
              <w:pPrChange w:id="11794" w:author="superchickend" w:date="2012-12-16T15:35:00Z">
                <w:pPr>
                  <w:spacing w:before="0" w:line="240" w:lineRule="auto"/>
                  <w:jc w:val="left"/>
                </w:pPr>
              </w:pPrChange>
            </w:pPr>
            <w:ins w:id="11795" w:author="The Si Tran" w:date="2012-12-12T07:53:00Z">
              <w:r w:rsidRPr="009523BA">
                <w:rPr>
                  <w:b/>
                  <w:sz w:val="26"/>
                  <w:szCs w:val="26"/>
                  <w:rPrChange w:id="11796" w:author="superchickend" w:date="2012-12-16T15:35:00Z">
                    <w:rPr>
                      <w:sz w:val="22"/>
                    </w:rPr>
                  </w:rPrChange>
                </w:rPr>
                <w:t>MSE</w:t>
              </w:r>
            </w:ins>
          </w:p>
        </w:tc>
        <w:tc>
          <w:tcPr>
            <w:tcW w:w="948" w:type="dxa"/>
            <w:tcBorders>
              <w:top w:val="single" w:sz="4" w:space="0" w:color="auto"/>
              <w:left w:val="nil"/>
              <w:bottom w:val="single" w:sz="4" w:space="0" w:color="auto"/>
              <w:right w:val="single" w:sz="4" w:space="0" w:color="auto"/>
            </w:tcBorders>
            <w:shd w:val="clear" w:color="auto" w:fill="auto"/>
            <w:noWrap/>
            <w:vAlign w:val="center"/>
            <w:hideMark/>
            <w:tcPrChange w:id="11797"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1798" w:author="The Si Tran" w:date="2012-12-12T07:53:00Z"/>
                <w:b/>
                <w:sz w:val="26"/>
                <w:szCs w:val="26"/>
                <w:rPrChange w:id="11799" w:author="superchickend" w:date="2012-12-16T15:35:00Z">
                  <w:rPr>
                    <w:ins w:id="11800" w:author="The Si Tran" w:date="2012-12-12T07:53:00Z"/>
                    <w:rFonts w:eastAsia="Times New Roman"/>
                    <w:color w:val="000000"/>
                    <w:sz w:val="22"/>
                  </w:rPr>
                </w:rPrChange>
              </w:rPr>
              <w:pPrChange w:id="11801" w:author="superchickend" w:date="2012-12-16T15:35:00Z">
                <w:pPr>
                  <w:spacing w:before="0" w:line="240" w:lineRule="auto"/>
                  <w:jc w:val="left"/>
                </w:pPr>
              </w:pPrChange>
            </w:pPr>
            <w:ins w:id="11802" w:author="The Si Tran" w:date="2012-12-12T07:53:00Z">
              <w:r w:rsidRPr="009523BA">
                <w:rPr>
                  <w:b/>
                  <w:sz w:val="26"/>
                  <w:szCs w:val="26"/>
                  <w:rPrChange w:id="11803" w:author="superchickend" w:date="2012-12-16T15:35:00Z">
                    <w:rPr>
                      <w:sz w:val="22"/>
                    </w:rPr>
                  </w:rPrChange>
                </w:rPr>
                <w:t>MAPE</w:t>
              </w:r>
            </w:ins>
          </w:p>
        </w:tc>
      </w:tr>
      <w:tr w:rsidR="00A80B78" w:rsidRPr="00AF5054" w14:paraId="44B11DC2" w14:textId="77777777" w:rsidTr="00667906">
        <w:trPr>
          <w:trHeight w:val="602"/>
          <w:ins w:id="11804" w:author="The Si Tran" w:date="2012-12-12T07:53:00Z"/>
          <w:trPrChange w:id="11805" w:author="superchickend" w:date="2012-12-16T15:35:00Z">
            <w:trPr>
              <w:trHeight w:val="610"/>
            </w:trPr>
          </w:trPrChange>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806"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1807" w:author="The Si Tran" w:date="2012-12-12T07:53:00Z"/>
                <w:b/>
                <w:sz w:val="26"/>
                <w:szCs w:val="26"/>
                <w:rPrChange w:id="11808" w:author="superchickend" w:date="2012-12-16T15:35:00Z">
                  <w:rPr>
                    <w:ins w:id="11809" w:author="The Si Tran" w:date="2012-12-12T07:53:00Z"/>
                    <w:rFonts w:eastAsia="Times New Roman"/>
                    <w:color w:val="000000"/>
                    <w:sz w:val="22"/>
                  </w:rPr>
                </w:rPrChange>
              </w:rPr>
              <w:pPrChange w:id="11810" w:author="superchickend" w:date="2012-12-16T15:35:00Z">
                <w:pPr>
                  <w:spacing w:before="0" w:line="240" w:lineRule="auto"/>
                  <w:jc w:val="center"/>
                </w:pPr>
              </w:pPrChange>
            </w:pPr>
            <w:ins w:id="11811" w:author="The Si Tran" w:date="2012-12-12T07:53:00Z">
              <w:r w:rsidRPr="009523BA">
                <w:rPr>
                  <w:b/>
                  <w:sz w:val="26"/>
                  <w:szCs w:val="26"/>
                  <w:rPrChange w:id="11812" w:author="superchickend" w:date="2012-12-16T15:35:00Z">
                    <w:rPr>
                      <w:sz w:val="22"/>
                    </w:rPr>
                  </w:rPrChange>
                </w:rPr>
                <w:t>ANN</w:t>
              </w:r>
            </w:ins>
          </w:p>
        </w:tc>
        <w:tc>
          <w:tcPr>
            <w:tcW w:w="4929" w:type="dxa"/>
            <w:tcBorders>
              <w:top w:val="nil"/>
              <w:left w:val="nil"/>
              <w:bottom w:val="single" w:sz="4" w:space="0" w:color="auto"/>
              <w:right w:val="single" w:sz="4" w:space="0" w:color="auto"/>
            </w:tcBorders>
            <w:shd w:val="clear" w:color="auto" w:fill="auto"/>
            <w:vAlign w:val="bottom"/>
            <w:hideMark/>
            <w:tcPrChange w:id="11813"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1814" w:author="The Si Tran" w:date="2012-12-12T07:53:00Z"/>
                <w:sz w:val="26"/>
                <w:szCs w:val="26"/>
                <w:rPrChange w:id="11815" w:author="The Si Tran" w:date="2012-12-14T06:39:00Z">
                  <w:rPr>
                    <w:ins w:id="11816" w:author="The Si Tran" w:date="2012-12-12T07:53:00Z"/>
                    <w:rFonts w:eastAsia="Times New Roman"/>
                    <w:color w:val="000000"/>
                    <w:sz w:val="22"/>
                  </w:rPr>
                </w:rPrChange>
              </w:rPr>
              <w:pPrChange w:id="11817" w:author="The Si Tran" w:date="2012-12-16T08:46:00Z">
                <w:pPr>
                  <w:spacing w:before="0" w:line="240" w:lineRule="auto"/>
                  <w:jc w:val="left"/>
                </w:pPr>
              </w:pPrChange>
            </w:pPr>
            <w:r>
              <w:rPr>
                <w:sz w:val="26"/>
                <w:szCs w:val="26"/>
              </w:rPr>
              <w:t>Nơron</w:t>
            </w:r>
            <w:ins w:id="11818" w:author="The Si Tran" w:date="2012-12-12T07:53:00Z">
              <w:r w:rsidR="00A80B78" w:rsidRPr="009523BA">
                <w:rPr>
                  <w:sz w:val="26"/>
                  <w:szCs w:val="26"/>
                  <w:rPrChange w:id="11819" w:author="The Si Tran" w:date="2012-12-14T06:39:00Z">
                    <w:rPr>
                      <w:sz w:val="22"/>
                    </w:rPr>
                  </w:rPrChange>
                </w:rPr>
                <w:t>(6,6,1), Algorithm=RPROP, epoches=688,  Residual=1E-7, default_update=0.1, max_update=10</w:t>
              </w:r>
            </w:ins>
          </w:p>
        </w:tc>
        <w:tc>
          <w:tcPr>
            <w:tcW w:w="898" w:type="dxa"/>
            <w:tcBorders>
              <w:top w:val="nil"/>
              <w:left w:val="nil"/>
              <w:bottom w:val="single" w:sz="4" w:space="0" w:color="auto"/>
              <w:right w:val="single" w:sz="4" w:space="0" w:color="auto"/>
            </w:tcBorders>
            <w:shd w:val="clear" w:color="auto" w:fill="auto"/>
            <w:noWrap/>
            <w:vAlign w:val="center"/>
            <w:hideMark/>
            <w:tcPrChange w:id="11820"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1821" w:author="The Si Tran" w:date="2012-12-12T07:53:00Z"/>
                <w:sz w:val="26"/>
                <w:szCs w:val="26"/>
                <w:rPrChange w:id="11822" w:author="The Si Tran" w:date="2012-12-14T06:39:00Z">
                  <w:rPr>
                    <w:ins w:id="11823" w:author="The Si Tran" w:date="2012-12-12T07:53:00Z"/>
                    <w:rFonts w:eastAsia="Times New Roman"/>
                    <w:color w:val="000000"/>
                    <w:sz w:val="22"/>
                  </w:rPr>
                </w:rPrChange>
              </w:rPr>
              <w:pPrChange w:id="11824" w:author="superchickend" w:date="2012-12-16T15:35:00Z">
                <w:pPr>
                  <w:spacing w:before="0" w:line="240" w:lineRule="auto"/>
                  <w:jc w:val="right"/>
                </w:pPr>
              </w:pPrChange>
            </w:pPr>
            <w:ins w:id="11825" w:author="The Si Tran" w:date="2012-12-12T07:53:00Z">
              <w:r w:rsidRPr="009523BA">
                <w:rPr>
                  <w:sz w:val="26"/>
                  <w:szCs w:val="26"/>
                  <w:rPrChange w:id="11826" w:author="The Si Tran" w:date="2012-12-14T06:39:00Z">
                    <w:rPr>
                      <w:sz w:val="22"/>
                    </w:rPr>
                  </w:rPrChange>
                </w:rPr>
                <w:t>787.53</w:t>
              </w:r>
            </w:ins>
          </w:p>
        </w:tc>
        <w:tc>
          <w:tcPr>
            <w:tcW w:w="1090" w:type="dxa"/>
            <w:tcBorders>
              <w:top w:val="nil"/>
              <w:left w:val="nil"/>
              <w:bottom w:val="single" w:sz="4" w:space="0" w:color="auto"/>
              <w:right w:val="single" w:sz="4" w:space="0" w:color="auto"/>
            </w:tcBorders>
            <w:shd w:val="clear" w:color="auto" w:fill="auto"/>
            <w:noWrap/>
            <w:vAlign w:val="center"/>
            <w:hideMark/>
            <w:tcPrChange w:id="11827"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1828" w:author="The Si Tran" w:date="2012-12-12T07:53:00Z"/>
                <w:sz w:val="26"/>
                <w:szCs w:val="26"/>
                <w:rPrChange w:id="11829" w:author="The Si Tran" w:date="2012-12-14T06:39:00Z">
                  <w:rPr>
                    <w:ins w:id="11830" w:author="The Si Tran" w:date="2012-12-12T07:53:00Z"/>
                    <w:rFonts w:eastAsia="Times New Roman"/>
                    <w:color w:val="000000"/>
                    <w:sz w:val="22"/>
                  </w:rPr>
                </w:rPrChange>
              </w:rPr>
              <w:pPrChange w:id="11831" w:author="superchickend" w:date="2012-12-16T15:35:00Z">
                <w:pPr>
                  <w:spacing w:before="0" w:line="240" w:lineRule="auto"/>
                  <w:jc w:val="right"/>
                </w:pPr>
              </w:pPrChange>
            </w:pPr>
            <w:ins w:id="11832" w:author="The Si Tran" w:date="2012-12-12T07:53:00Z">
              <w:r w:rsidRPr="009523BA">
                <w:rPr>
                  <w:sz w:val="26"/>
                  <w:szCs w:val="26"/>
                  <w:rPrChange w:id="11833" w:author="The Si Tran" w:date="2012-12-14T06:39:00Z">
                    <w:rPr>
                      <w:sz w:val="22"/>
                    </w:rPr>
                  </w:rPrChange>
                </w:rPr>
                <w:t>1238980</w:t>
              </w:r>
            </w:ins>
          </w:p>
        </w:tc>
        <w:tc>
          <w:tcPr>
            <w:tcW w:w="948" w:type="dxa"/>
            <w:tcBorders>
              <w:top w:val="nil"/>
              <w:left w:val="nil"/>
              <w:bottom w:val="single" w:sz="4" w:space="0" w:color="auto"/>
              <w:right w:val="single" w:sz="4" w:space="0" w:color="auto"/>
            </w:tcBorders>
            <w:shd w:val="clear" w:color="auto" w:fill="auto"/>
            <w:noWrap/>
            <w:vAlign w:val="center"/>
            <w:hideMark/>
            <w:tcPrChange w:id="1183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1835" w:author="The Si Tran" w:date="2012-12-12T07:53:00Z"/>
                <w:sz w:val="26"/>
                <w:szCs w:val="26"/>
                <w:rPrChange w:id="11836" w:author="The Si Tran" w:date="2012-12-14T06:39:00Z">
                  <w:rPr>
                    <w:ins w:id="11837" w:author="The Si Tran" w:date="2012-12-12T07:53:00Z"/>
                    <w:rFonts w:eastAsia="Times New Roman"/>
                    <w:color w:val="000000"/>
                    <w:sz w:val="22"/>
                  </w:rPr>
                </w:rPrChange>
              </w:rPr>
              <w:pPrChange w:id="11838" w:author="superchickend" w:date="2012-12-16T15:35:00Z">
                <w:pPr>
                  <w:spacing w:before="0" w:line="240" w:lineRule="auto"/>
                  <w:jc w:val="right"/>
                </w:pPr>
              </w:pPrChange>
            </w:pPr>
            <w:ins w:id="11839" w:author="The Si Tran" w:date="2012-12-12T07:53:00Z">
              <w:r w:rsidRPr="009523BA">
                <w:rPr>
                  <w:sz w:val="26"/>
                  <w:szCs w:val="26"/>
                  <w:rPrChange w:id="11840" w:author="The Si Tran" w:date="2012-12-14T06:39:00Z">
                    <w:rPr>
                      <w:sz w:val="22"/>
                    </w:rPr>
                  </w:rPrChange>
                </w:rPr>
                <w:t>30.33</w:t>
              </w:r>
            </w:ins>
          </w:p>
        </w:tc>
      </w:tr>
      <w:tr w:rsidR="00A80B78" w:rsidRPr="00AF5054" w14:paraId="649AE6C9" w14:textId="77777777" w:rsidTr="00667906">
        <w:trPr>
          <w:trHeight w:val="602"/>
          <w:ins w:id="11841" w:author="The Si Tran" w:date="2012-12-12T07:53:00Z"/>
          <w:trPrChange w:id="11842" w:author="superchickend" w:date="2012-12-16T15:35:00Z">
            <w:trPr>
              <w:trHeight w:val="610"/>
            </w:trPr>
          </w:trPrChange>
        </w:trPr>
        <w:tc>
          <w:tcPr>
            <w:tcW w:w="1232" w:type="dxa"/>
            <w:vMerge/>
            <w:tcBorders>
              <w:top w:val="nil"/>
              <w:left w:val="single" w:sz="4" w:space="0" w:color="auto"/>
              <w:bottom w:val="single" w:sz="4" w:space="0" w:color="000000"/>
              <w:right w:val="single" w:sz="4" w:space="0" w:color="auto"/>
            </w:tcBorders>
            <w:vAlign w:val="center"/>
            <w:hideMark/>
            <w:tcPrChange w:id="11843"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1844" w:author="The Si Tran" w:date="2012-12-12T07:53:00Z"/>
                <w:b/>
                <w:sz w:val="26"/>
                <w:szCs w:val="26"/>
                <w:rPrChange w:id="11845" w:author="superchickend" w:date="2012-12-16T15:35:00Z">
                  <w:rPr>
                    <w:ins w:id="11846" w:author="The Si Tran" w:date="2012-12-12T07:53:00Z"/>
                    <w:rFonts w:eastAsia="Times New Roman"/>
                    <w:color w:val="000000"/>
                    <w:sz w:val="22"/>
                  </w:rPr>
                </w:rPrChange>
              </w:rPr>
              <w:pPrChange w:id="11847" w:author="superchickend" w:date="2012-12-16T15:35:00Z">
                <w:pPr>
                  <w:spacing w:before="0" w:line="240" w:lineRule="auto"/>
                  <w:jc w:val="left"/>
                </w:pPr>
              </w:pPrChange>
            </w:pPr>
          </w:p>
        </w:tc>
        <w:tc>
          <w:tcPr>
            <w:tcW w:w="4929" w:type="dxa"/>
            <w:tcBorders>
              <w:top w:val="nil"/>
              <w:left w:val="nil"/>
              <w:bottom w:val="single" w:sz="4" w:space="0" w:color="auto"/>
              <w:right w:val="single" w:sz="4" w:space="0" w:color="auto"/>
            </w:tcBorders>
            <w:shd w:val="clear" w:color="auto" w:fill="auto"/>
            <w:vAlign w:val="bottom"/>
            <w:hideMark/>
            <w:tcPrChange w:id="11848"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1849" w:author="The Si Tran" w:date="2012-12-12T07:53:00Z"/>
                <w:sz w:val="26"/>
                <w:szCs w:val="26"/>
                <w:rPrChange w:id="11850" w:author="The Si Tran" w:date="2012-12-14T06:39:00Z">
                  <w:rPr>
                    <w:ins w:id="11851" w:author="The Si Tran" w:date="2012-12-12T07:53:00Z"/>
                    <w:rFonts w:eastAsia="Times New Roman"/>
                    <w:color w:val="000000"/>
                    <w:sz w:val="22"/>
                  </w:rPr>
                </w:rPrChange>
              </w:rPr>
              <w:pPrChange w:id="11852" w:author="The Si Tran" w:date="2012-12-16T08:46:00Z">
                <w:pPr>
                  <w:spacing w:before="0" w:line="240" w:lineRule="auto"/>
                  <w:jc w:val="left"/>
                </w:pPr>
              </w:pPrChange>
            </w:pPr>
            <w:r>
              <w:rPr>
                <w:sz w:val="26"/>
                <w:szCs w:val="26"/>
              </w:rPr>
              <w:t>Nơron</w:t>
            </w:r>
            <w:ins w:id="11853" w:author="The Si Tran" w:date="2012-12-12T07:53:00Z">
              <w:r w:rsidR="00A80B78" w:rsidRPr="009523BA">
                <w:rPr>
                  <w:sz w:val="26"/>
                  <w:szCs w:val="26"/>
                  <w:rPrChange w:id="11854" w:author="The Si Tran" w:date="2012-12-14T06:39:00Z">
                    <w:rPr>
                      <w:sz w:val="22"/>
                    </w:rPr>
                  </w:rPrChange>
                </w:rPr>
                <w:t>(6,6,1),Algorithm=Back Propagation, epoches=1000, Residual=1E-7, learning_rate=0.4, momemtum = 0,2</w:t>
              </w:r>
            </w:ins>
          </w:p>
        </w:tc>
        <w:tc>
          <w:tcPr>
            <w:tcW w:w="898" w:type="dxa"/>
            <w:tcBorders>
              <w:top w:val="nil"/>
              <w:left w:val="nil"/>
              <w:bottom w:val="single" w:sz="4" w:space="0" w:color="auto"/>
              <w:right w:val="single" w:sz="4" w:space="0" w:color="auto"/>
            </w:tcBorders>
            <w:shd w:val="clear" w:color="auto" w:fill="auto"/>
            <w:noWrap/>
            <w:vAlign w:val="center"/>
            <w:hideMark/>
            <w:tcPrChange w:id="11855"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1856" w:author="The Si Tran" w:date="2012-12-12T07:53:00Z"/>
                <w:sz w:val="26"/>
                <w:szCs w:val="26"/>
                <w:rPrChange w:id="11857" w:author="The Si Tran" w:date="2012-12-14T06:39:00Z">
                  <w:rPr>
                    <w:ins w:id="11858" w:author="The Si Tran" w:date="2012-12-12T07:53:00Z"/>
                    <w:rFonts w:eastAsia="Times New Roman"/>
                    <w:color w:val="000000"/>
                    <w:sz w:val="22"/>
                  </w:rPr>
                </w:rPrChange>
              </w:rPr>
              <w:pPrChange w:id="11859" w:author="superchickend" w:date="2012-12-16T15:35:00Z">
                <w:pPr>
                  <w:spacing w:before="0" w:line="240" w:lineRule="auto"/>
                  <w:jc w:val="right"/>
                </w:pPr>
              </w:pPrChange>
            </w:pPr>
            <w:ins w:id="11860" w:author="The Si Tran" w:date="2012-12-12T07:53:00Z">
              <w:r w:rsidRPr="009523BA">
                <w:rPr>
                  <w:sz w:val="26"/>
                  <w:szCs w:val="26"/>
                  <w:rPrChange w:id="11861" w:author="The Si Tran" w:date="2012-12-14T06:39:00Z">
                    <w:rPr>
                      <w:sz w:val="22"/>
                    </w:rPr>
                  </w:rPrChange>
                </w:rPr>
                <w:t>812.89</w:t>
              </w:r>
            </w:ins>
          </w:p>
        </w:tc>
        <w:tc>
          <w:tcPr>
            <w:tcW w:w="1090" w:type="dxa"/>
            <w:tcBorders>
              <w:top w:val="nil"/>
              <w:left w:val="nil"/>
              <w:bottom w:val="single" w:sz="4" w:space="0" w:color="auto"/>
              <w:right w:val="single" w:sz="4" w:space="0" w:color="auto"/>
            </w:tcBorders>
            <w:shd w:val="clear" w:color="auto" w:fill="auto"/>
            <w:noWrap/>
            <w:vAlign w:val="center"/>
            <w:hideMark/>
            <w:tcPrChange w:id="11862"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1863" w:author="The Si Tran" w:date="2012-12-12T07:53:00Z"/>
                <w:sz w:val="26"/>
                <w:szCs w:val="26"/>
                <w:rPrChange w:id="11864" w:author="The Si Tran" w:date="2012-12-14T06:39:00Z">
                  <w:rPr>
                    <w:ins w:id="11865" w:author="The Si Tran" w:date="2012-12-12T07:53:00Z"/>
                    <w:rFonts w:eastAsia="Times New Roman"/>
                    <w:color w:val="000000"/>
                    <w:sz w:val="22"/>
                  </w:rPr>
                </w:rPrChange>
              </w:rPr>
              <w:pPrChange w:id="11866" w:author="superchickend" w:date="2012-12-16T15:35:00Z">
                <w:pPr>
                  <w:spacing w:before="0" w:line="240" w:lineRule="auto"/>
                  <w:jc w:val="right"/>
                </w:pPr>
              </w:pPrChange>
            </w:pPr>
            <w:ins w:id="11867" w:author="The Si Tran" w:date="2012-12-12T07:53:00Z">
              <w:r w:rsidRPr="009523BA">
                <w:rPr>
                  <w:sz w:val="26"/>
                  <w:szCs w:val="26"/>
                  <w:rPrChange w:id="11868" w:author="The Si Tran" w:date="2012-12-14T06:39:00Z">
                    <w:rPr>
                      <w:sz w:val="22"/>
                    </w:rPr>
                  </w:rPrChange>
                </w:rPr>
                <w:t>1134819</w:t>
              </w:r>
            </w:ins>
          </w:p>
        </w:tc>
        <w:tc>
          <w:tcPr>
            <w:tcW w:w="948" w:type="dxa"/>
            <w:tcBorders>
              <w:top w:val="nil"/>
              <w:left w:val="nil"/>
              <w:bottom w:val="single" w:sz="4" w:space="0" w:color="auto"/>
              <w:right w:val="single" w:sz="4" w:space="0" w:color="auto"/>
            </w:tcBorders>
            <w:shd w:val="clear" w:color="auto" w:fill="auto"/>
            <w:noWrap/>
            <w:vAlign w:val="center"/>
            <w:hideMark/>
            <w:tcPrChange w:id="1186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1870" w:author="The Si Tran" w:date="2012-12-12T07:53:00Z"/>
                <w:sz w:val="26"/>
                <w:szCs w:val="26"/>
                <w:rPrChange w:id="11871" w:author="The Si Tran" w:date="2012-12-14T06:39:00Z">
                  <w:rPr>
                    <w:ins w:id="11872" w:author="The Si Tran" w:date="2012-12-12T07:53:00Z"/>
                    <w:rFonts w:eastAsia="Times New Roman"/>
                    <w:color w:val="000000"/>
                    <w:sz w:val="22"/>
                  </w:rPr>
                </w:rPrChange>
              </w:rPr>
              <w:pPrChange w:id="11873" w:author="superchickend" w:date="2012-12-16T15:35:00Z">
                <w:pPr>
                  <w:spacing w:before="0" w:line="240" w:lineRule="auto"/>
                  <w:jc w:val="right"/>
                </w:pPr>
              </w:pPrChange>
            </w:pPr>
            <w:ins w:id="11874" w:author="The Si Tran" w:date="2012-12-12T07:53:00Z">
              <w:r w:rsidRPr="009523BA">
                <w:rPr>
                  <w:sz w:val="26"/>
                  <w:szCs w:val="26"/>
                  <w:rPrChange w:id="11875" w:author="The Si Tran" w:date="2012-12-14T06:39:00Z">
                    <w:rPr>
                      <w:sz w:val="22"/>
                    </w:rPr>
                  </w:rPrChange>
                </w:rPr>
                <w:t>32.58</w:t>
              </w:r>
            </w:ins>
          </w:p>
        </w:tc>
      </w:tr>
      <w:tr w:rsidR="00A80B78" w:rsidRPr="00AF5054" w14:paraId="3ECA3B91" w14:textId="77777777" w:rsidTr="00667906">
        <w:trPr>
          <w:trHeight w:val="300"/>
          <w:ins w:id="11876" w:author="The Si Tran" w:date="2012-12-12T07:53:00Z"/>
          <w:trPrChange w:id="11877" w:author="superchickend" w:date="2012-12-16T15:36:00Z">
            <w:trPr>
              <w:trHeight w:val="305"/>
            </w:trPr>
          </w:trPrChange>
        </w:trPr>
        <w:tc>
          <w:tcPr>
            <w:tcW w:w="1232" w:type="dxa"/>
            <w:tcBorders>
              <w:top w:val="nil"/>
              <w:left w:val="single" w:sz="4" w:space="0" w:color="auto"/>
              <w:bottom w:val="single" w:sz="4" w:space="0" w:color="auto"/>
              <w:right w:val="single" w:sz="4" w:space="0" w:color="auto"/>
            </w:tcBorders>
            <w:shd w:val="clear" w:color="auto" w:fill="auto"/>
            <w:noWrap/>
            <w:vAlign w:val="center"/>
            <w:hideMark/>
            <w:tcPrChange w:id="11878"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1879" w:author="The Si Tran" w:date="2012-12-12T07:53:00Z"/>
                <w:b/>
                <w:sz w:val="26"/>
                <w:szCs w:val="26"/>
                <w:rPrChange w:id="11880" w:author="superchickend" w:date="2012-12-16T15:35:00Z">
                  <w:rPr>
                    <w:ins w:id="11881" w:author="The Si Tran" w:date="2012-12-12T07:53:00Z"/>
                    <w:rFonts w:eastAsia="Times New Roman"/>
                    <w:color w:val="000000"/>
                    <w:sz w:val="22"/>
                  </w:rPr>
                </w:rPrChange>
              </w:rPr>
              <w:pPrChange w:id="11882" w:author="superchickend" w:date="2012-12-16T15:35:00Z">
                <w:pPr>
                  <w:spacing w:before="0" w:line="240" w:lineRule="auto"/>
                  <w:jc w:val="center"/>
                </w:pPr>
              </w:pPrChange>
            </w:pPr>
            <w:ins w:id="11883" w:author="The Si Tran" w:date="2012-12-12T07:53:00Z">
              <w:r w:rsidRPr="009523BA">
                <w:rPr>
                  <w:b/>
                  <w:sz w:val="26"/>
                  <w:szCs w:val="26"/>
                  <w:rPrChange w:id="11884" w:author="superchickend" w:date="2012-12-16T15:35:00Z">
                    <w:rPr>
                      <w:sz w:val="22"/>
                    </w:rPr>
                  </w:rPrChange>
                </w:rPr>
                <w:t>SARIMA</w:t>
              </w:r>
            </w:ins>
          </w:p>
        </w:tc>
        <w:tc>
          <w:tcPr>
            <w:tcW w:w="4929" w:type="dxa"/>
            <w:tcBorders>
              <w:top w:val="nil"/>
              <w:left w:val="nil"/>
              <w:bottom w:val="single" w:sz="4" w:space="0" w:color="auto"/>
              <w:right w:val="single" w:sz="4" w:space="0" w:color="auto"/>
            </w:tcBorders>
            <w:shd w:val="clear" w:color="auto" w:fill="auto"/>
            <w:vAlign w:val="bottom"/>
            <w:hideMark/>
            <w:tcPrChange w:id="11885"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1886" w:author="The Si Tran" w:date="2012-12-12T07:53:00Z"/>
                <w:sz w:val="26"/>
                <w:szCs w:val="26"/>
                <w:rPrChange w:id="11887" w:author="The Si Tran" w:date="2012-12-14T06:39:00Z">
                  <w:rPr>
                    <w:ins w:id="11888" w:author="The Si Tran" w:date="2012-12-12T07:53:00Z"/>
                    <w:rFonts w:eastAsia="Times New Roman"/>
                    <w:color w:val="000000"/>
                    <w:sz w:val="22"/>
                  </w:rPr>
                </w:rPrChange>
              </w:rPr>
              <w:pPrChange w:id="11889" w:author="The Si Tran" w:date="2012-12-16T08:46:00Z">
                <w:pPr>
                  <w:spacing w:before="0" w:line="240" w:lineRule="auto"/>
                  <w:jc w:val="left"/>
                </w:pPr>
              </w:pPrChange>
            </w:pPr>
            <w:ins w:id="11890" w:author="The Si Tran" w:date="2012-12-12T07:53:00Z">
              <w:r w:rsidRPr="009523BA">
                <w:rPr>
                  <w:sz w:val="26"/>
                  <w:szCs w:val="26"/>
                  <w:rPrChange w:id="11891" w:author="The Si Tran" w:date="2012-12-14T06:39:00Z">
                    <w:rPr>
                      <w:sz w:val="22"/>
                    </w:rPr>
                  </w:rPrChange>
                </w:rPr>
                <w:t>ARIMA(2, 0, 2)(1, 1, 1)10</w:t>
              </w:r>
            </w:ins>
          </w:p>
        </w:tc>
        <w:tc>
          <w:tcPr>
            <w:tcW w:w="898" w:type="dxa"/>
            <w:tcBorders>
              <w:top w:val="nil"/>
              <w:left w:val="nil"/>
              <w:bottom w:val="single" w:sz="4" w:space="0" w:color="auto"/>
              <w:right w:val="single" w:sz="4" w:space="0" w:color="auto"/>
            </w:tcBorders>
            <w:shd w:val="clear" w:color="auto" w:fill="auto"/>
            <w:noWrap/>
            <w:vAlign w:val="center"/>
            <w:hideMark/>
            <w:tcPrChange w:id="11892"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1893" w:author="The Si Tran" w:date="2012-12-12T07:53:00Z"/>
                <w:sz w:val="26"/>
                <w:szCs w:val="26"/>
                <w:rPrChange w:id="11894" w:author="The Si Tran" w:date="2012-12-14T06:39:00Z">
                  <w:rPr>
                    <w:ins w:id="11895" w:author="The Si Tran" w:date="2012-12-12T07:53:00Z"/>
                    <w:rFonts w:eastAsia="Times New Roman"/>
                    <w:color w:val="000000"/>
                    <w:sz w:val="22"/>
                  </w:rPr>
                </w:rPrChange>
              </w:rPr>
              <w:pPrChange w:id="11896" w:author="superchickend" w:date="2012-12-16T15:36:00Z">
                <w:pPr>
                  <w:spacing w:before="0" w:line="240" w:lineRule="auto"/>
                  <w:jc w:val="right"/>
                </w:pPr>
              </w:pPrChange>
            </w:pPr>
            <w:ins w:id="11897" w:author="The Si Tran" w:date="2012-12-12T07:53:00Z">
              <w:r w:rsidRPr="009523BA">
                <w:rPr>
                  <w:sz w:val="26"/>
                  <w:szCs w:val="26"/>
                  <w:rPrChange w:id="11898" w:author="The Si Tran" w:date="2012-12-14T06:39:00Z">
                    <w:rPr>
                      <w:sz w:val="22"/>
                    </w:rPr>
                  </w:rPrChange>
                </w:rPr>
                <w:t>1090</w:t>
              </w:r>
            </w:ins>
          </w:p>
        </w:tc>
        <w:tc>
          <w:tcPr>
            <w:tcW w:w="1090" w:type="dxa"/>
            <w:tcBorders>
              <w:top w:val="nil"/>
              <w:left w:val="nil"/>
              <w:bottom w:val="single" w:sz="4" w:space="0" w:color="auto"/>
              <w:right w:val="single" w:sz="4" w:space="0" w:color="auto"/>
            </w:tcBorders>
            <w:shd w:val="clear" w:color="auto" w:fill="auto"/>
            <w:noWrap/>
            <w:vAlign w:val="center"/>
            <w:hideMark/>
            <w:tcPrChange w:id="11899"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1900" w:author="The Si Tran" w:date="2012-12-12T07:53:00Z"/>
                <w:sz w:val="26"/>
                <w:szCs w:val="26"/>
                <w:rPrChange w:id="11901" w:author="The Si Tran" w:date="2012-12-14T06:39:00Z">
                  <w:rPr>
                    <w:ins w:id="11902" w:author="The Si Tran" w:date="2012-12-12T07:53:00Z"/>
                    <w:rFonts w:eastAsia="Times New Roman"/>
                    <w:color w:val="000000"/>
                    <w:sz w:val="22"/>
                  </w:rPr>
                </w:rPrChange>
              </w:rPr>
              <w:pPrChange w:id="11903" w:author="superchickend" w:date="2012-12-16T15:36:00Z">
                <w:pPr>
                  <w:spacing w:before="0" w:line="240" w:lineRule="auto"/>
                  <w:jc w:val="right"/>
                </w:pPr>
              </w:pPrChange>
            </w:pPr>
            <w:ins w:id="11904" w:author="The Si Tran" w:date="2012-12-12T07:53:00Z">
              <w:r w:rsidRPr="009523BA">
                <w:rPr>
                  <w:sz w:val="26"/>
                  <w:szCs w:val="26"/>
                  <w:rPrChange w:id="11905" w:author="The Si Tran" w:date="2012-12-14T06:39:00Z">
                    <w:rPr>
                      <w:sz w:val="22"/>
                    </w:rPr>
                  </w:rPrChange>
                </w:rPr>
                <w:t>2497855</w:t>
              </w:r>
            </w:ins>
          </w:p>
        </w:tc>
        <w:tc>
          <w:tcPr>
            <w:tcW w:w="948" w:type="dxa"/>
            <w:tcBorders>
              <w:top w:val="nil"/>
              <w:left w:val="nil"/>
              <w:bottom w:val="single" w:sz="4" w:space="0" w:color="auto"/>
              <w:right w:val="single" w:sz="4" w:space="0" w:color="auto"/>
            </w:tcBorders>
            <w:shd w:val="clear" w:color="auto" w:fill="auto"/>
            <w:noWrap/>
            <w:vAlign w:val="center"/>
            <w:hideMark/>
            <w:tcPrChange w:id="11906"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1907" w:author="The Si Tran" w:date="2012-12-12T07:53:00Z"/>
                <w:sz w:val="26"/>
                <w:szCs w:val="26"/>
                <w:rPrChange w:id="11908" w:author="The Si Tran" w:date="2012-12-14T06:39:00Z">
                  <w:rPr>
                    <w:ins w:id="11909" w:author="The Si Tran" w:date="2012-12-12T07:53:00Z"/>
                    <w:rFonts w:eastAsia="Times New Roman"/>
                    <w:color w:val="000000"/>
                    <w:sz w:val="22"/>
                  </w:rPr>
                </w:rPrChange>
              </w:rPr>
              <w:pPrChange w:id="11910" w:author="superchickend" w:date="2012-12-16T15:36:00Z">
                <w:pPr>
                  <w:spacing w:before="0" w:line="240" w:lineRule="auto"/>
                  <w:jc w:val="right"/>
                </w:pPr>
              </w:pPrChange>
            </w:pPr>
            <w:ins w:id="11911" w:author="The Si Tran" w:date="2012-12-12T07:53:00Z">
              <w:r w:rsidRPr="009523BA">
                <w:rPr>
                  <w:sz w:val="26"/>
                  <w:szCs w:val="26"/>
                  <w:rPrChange w:id="11912" w:author="The Si Tran" w:date="2012-12-14T06:39:00Z">
                    <w:rPr>
                      <w:sz w:val="22"/>
                    </w:rPr>
                  </w:rPrChange>
                </w:rPr>
                <w:t>37.37</w:t>
              </w:r>
            </w:ins>
          </w:p>
        </w:tc>
      </w:tr>
      <w:tr w:rsidR="00A80B78" w:rsidRPr="00AF5054" w14:paraId="41AB3AF1" w14:textId="77777777" w:rsidTr="00667906">
        <w:trPr>
          <w:trHeight w:val="905"/>
          <w:ins w:id="11913" w:author="The Si Tran" w:date="2012-12-12T07:53:00Z"/>
          <w:trPrChange w:id="11914" w:author="superchickend" w:date="2012-12-16T15:36:00Z">
            <w:trPr>
              <w:trHeight w:val="915"/>
            </w:trPr>
          </w:trPrChange>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915"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1916" w:author="The Si Tran" w:date="2012-12-12T07:53:00Z"/>
                <w:b/>
                <w:sz w:val="26"/>
                <w:szCs w:val="26"/>
                <w:rPrChange w:id="11917" w:author="superchickend" w:date="2012-12-16T15:35:00Z">
                  <w:rPr>
                    <w:ins w:id="11918" w:author="The Si Tran" w:date="2012-12-12T07:53:00Z"/>
                    <w:rFonts w:eastAsia="Times New Roman"/>
                    <w:color w:val="000000"/>
                    <w:sz w:val="22"/>
                  </w:rPr>
                </w:rPrChange>
              </w:rPr>
              <w:pPrChange w:id="11919" w:author="superchickend" w:date="2012-12-16T15:35:00Z">
                <w:pPr>
                  <w:spacing w:before="0" w:line="240" w:lineRule="auto"/>
                  <w:jc w:val="center"/>
                </w:pPr>
              </w:pPrChange>
            </w:pPr>
            <w:ins w:id="11920" w:author="The Si Tran" w:date="2012-12-12T07:53:00Z">
              <w:r w:rsidRPr="009523BA">
                <w:rPr>
                  <w:b/>
                  <w:sz w:val="26"/>
                  <w:szCs w:val="26"/>
                  <w:rPrChange w:id="11921" w:author="superchickend" w:date="2012-12-16T15:35:00Z">
                    <w:rPr>
                      <w:sz w:val="22"/>
                    </w:rPr>
                  </w:rPrChange>
                </w:rPr>
                <w:t>Hybrid</w:t>
              </w:r>
            </w:ins>
          </w:p>
        </w:tc>
        <w:tc>
          <w:tcPr>
            <w:tcW w:w="4929" w:type="dxa"/>
            <w:tcBorders>
              <w:top w:val="nil"/>
              <w:left w:val="nil"/>
              <w:bottom w:val="single" w:sz="4" w:space="0" w:color="auto"/>
              <w:right w:val="single" w:sz="4" w:space="0" w:color="auto"/>
            </w:tcBorders>
            <w:shd w:val="clear" w:color="auto" w:fill="auto"/>
            <w:vAlign w:val="bottom"/>
            <w:hideMark/>
            <w:tcPrChange w:id="11922"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1923" w:author="The Si Tran" w:date="2012-12-12T07:53:00Z"/>
                <w:sz w:val="26"/>
                <w:szCs w:val="26"/>
                <w:rPrChange w:id="11924" w:author="The Si Tran" w:date="2012-12-14T06:39:00Z">
                  <w:rPr>
                    <w:ins w:id="11925" w:author="The Si Tran" w:date="2012-12-12T07:53:00Z"/>
                    <w:rFonts w:eastAsia="Times New Roman"/>
                    <w:color w:val="000000"/>
                    <w:sz w:val="22"/>
                  </w:rPr>
                </w:rPrChange>
              </w:rPr>
              <w:pPrChange w:id="11926" w:author="The Si Tran" w:date="2012-12-16T08:46:00Z">
                <w:pPr>
                  <w:spacing w:before="0" w:line="240" w:lineRule="auto"/>
                  <w:jc w:val="left"/>
                </w:pPr>
              </w:pPrChange>
            </w:pPr>
            <w:ins w:id="11927" w:author="The Si Tran" w:date="2012-12-12T07:53:00Z">
              <w:r w:rsidRPr="009523BA">
                <w:rPr>
                  <w:sz w:val="26"/>
                  <w:szCs w:val="26"/>
                  <w:rPrChange w:id="11928" w:author="The Si Tran" w:date="2012-12-14T06:39:00Z">
                    <w:rPr>
                      <w:sz w:val="22"/>
                    </w:rPr>
                  </w:rPrChange>
                </w:rPr>
                <w:t>ARIMA(2, 0, 2)(1, 1, 1)10</w:t>
              </w:r>
              <w:r w:rsidRPr="009523BA">
                <w:rPr>
                  <w:sz w:val="26"/>
                  <w:szCs w:val="26"/>
                  <w:rPrChange w:id="11929" w:author="The Si Tran" w:date="2012-12-14T06:39:00Z">
                    <w:rPr>
                      <w:sz w:val="22"/>
                    </w:rPr>
                  </w:rPrChange>
                </w:rPr>
                <w:br/>
              </w:r>
            </w:ins>
            <w:r w:rsidR="00976130">
              <w:rPr>
                <w:sz w:val="26"/>
                <w:szCs w:val="26"/>
              </w:rPr>
              <w:t>Nơron</w:t>
            </w:r>
            <w:ins w:id="11930" w:author="The Si Tran" w:date="2012-12-12T07:53:00Z">
              <w:r w:rsidRPr="009523BA">
                <w:rPr>
                  <w:sz w:val="26"/>
                  <w:szCs w:val="26"/>
                  <w:rPrChange w:id="11931" w:author="The Si Tran" w:date="2012-12-14T06:39:00Z">
                    <w:rPr>
                      <w:sz w:val="22"/>
                    </w:rPr>
                  </w:rPrChange>
                </w:rPr>
                <w:t>(6,6,1),Algorithm=RPROP, epoches=170,  Residual=1E-6, default_update=0.1, max_update=10</w:t>
              </w:r>
            </w:ins>
          </w:p>
        </w:tc>
        <w:tc>
          <w:tcPr>
            <w:tcW w:w="898" w:type="dxa"/>
            <w:tcBorders>
              <w:top w:val="nil"/>
              <w:left w:val="nil"/>
              <w:bottom w:val="single" w:sz="4" w:space="0" w:color="auto"/>
              <w:right w:val="single" w:sz="4" w:space="0" w:color="auto"/>
            </w:tcBorders>
            <w:shd w:val="clear" w:color="auto" w:fill="auto"/>
            <w:noWrap/>
            <w:vAlign w:val="center"/>
            <w:hideMark/>
            <w:tcPrChange w:id="11932"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1933" w:author="The Si Tran" w:date="2012-12-12T07:53:00Z"/>
                <w:sz w:val="26"/>
                <w:szCs w:val="26"/>
                <w:rPrChange w:id="11934" w:author="The Si Tran" w:date="2012-12-14T06:39:00Z">
                  <w:rPr>
                    <w:ins w:id="11935" w:author="The Si Tran" w:date="2012-12-12T07:53:00Z"/>
                    <w:rFonts w:eastAsia="Times New Roman"/>
                    <w:color w:val="000000"/>
                    <w:sz w:val="22"/>
                  </w:rPr>
                </w:rPrChange>
              </w:rPr>
              <w:pPrChange w:id="11936" w:author="superchickend" w:date="2012-12-16T15:36:00Z">
                <w:pPr>
                  <w:spacing w:before="0" w:line="240" w:lineRule="auto"/>
                  <w:jc w:val="right"/>
                </w:pPr>
              </w:pPrChange>
            </w:pPr>
            <w:ins w:id="11937" w:author="The Si Tran" w:date="2012-12-12T07:53:00Z">
              <w:r w:rsidRPr="009523BA">
                <w:rPr>
                  <w:sz w:val="26"/>
                  <w:szCs w:val="26"/>
                  <w:rPrChange w:id="11938" w:author="The Si Tran" w:date="2012-12-14T06:39:00Z">
                    <w:rPr>
                      <w:sz w:val="22"/>
                    </w:rPr>
                  </w:rPrChange>
                </w:rPr>
                <w:t>698.36</w:t>
              </w:r>
            </w:ins>
          </w:p>
        </w:tc>
        <w:tc>
          <w:tcPr>
            <w:tcW w:w="1090" w:type="dxa"/>
            <w:tcBorders>
              <w:top w:val="nil"/>
              <w:left w:val="nil"/>
              <w:bottom w:val="single" w:sz="4" w:space="0" w:color="auto"/>
              <w:right w:val="single" w:sz="4" w:space="0" w:color="auto"/>
            </w:tcBorders>
            <w:shd w:val="clear" w:color="auto" w:fill="auto"/>
            <w:noWrap/>
            <w:vAlign w:val="center"/>
            <w:hideMark/>
            <w:tcPrChange w:id="11939"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1940" w:author="The Si Tran" w:date="2012-12-12T07:53:00Z"/>
                <w:sz w:val="26"/>
                <w:szCs w:val="26"/>
                <w:rPrChange w:id="11941" w:author="The Si Tran" w:date="2012-12-14T06:39:00Z">
                  <w:rPr>
                    <w:ins w:id="11942" w:author="The Si Tran" w:date="2012-12-12T07:53:00Z"/>
                    <w:rFonts w:eastAsia="Times New Roman"/>
                    <w:color w:val="000000"/>
                    <w:sz w:val="22"/>
                  </w:rPr>
                </w:rPrChange>
              </w:rPr>
              <w:pPrChange w:id="11943" w:author="superchickend" w:date="2012-12-16T15:36:00Z">
                <w:pPr>
                  <w:spacing w:before="0" w:line="240" w:lineRule="auto"/>
                  <w:jc w:val="right"/>
                </w:pPr>
              </w:pPrChange>
            </w:pPr>
            <w:ins w:id="11944" w:author="The Si Tran" w:date="2012-12-12T07:53:00Z">
              <w:r w:rsidRPr="009523BA">
                <w:rPr>
                  <w:sz w:val="26"/>
                  <w:szCs w:val="26"/>
                  <w:rPrChange w:id="11945" w:author="The Si Tran" w:date="2012-12-14T06:39:00Z">
                    <w:rPr>
                      <w:sz w:val="22"/>
                    </w:rPr>
                  </w:rPrChange>
                </w:rPr>
                <w:t>955424</w:t>
              </w:r>
            </w:ins>
          </w:p>
        </w:tc>
        <w:tc>
          <w:tcPr>
            <w:tcW w:w="948" w:type="dxa"/>
            <w:tcBorders>
              <w:top w:val="nil"/>
              <w:left w:val="nil"/>
              <w:bottom w:val="single" w:sz="4" w:space="0" w:color="auto"/>
              <w:right w:val="single" w:sz="4" w:space="0" w:color="auto"/>
            </w:tcBorders>
            <w:shd w:val="clear" w:color="auto" w:fill="auto"/>
            <w:noWrap/>
            <w:vAlign w:val="center"/>
            <w:hideMark/>
            <w:tcPrChange w:id="11946"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1947" w:author="The Si Tran" w:date="2012-12-12T07:53:00Z"/>
                <w:sz w:val="26"/>
                <w:szCs w:val="26"/>
                <w:rPrChange w:id="11948" w:author="The Si Tran" w:date="2012-12-14T06:39:00Z">
                  <w:rPr>
                    <w:ins w:id="11949" w:author="The Si Tran" w:date="2012-12-12T07:53:00Z"/>
                    <w:rFonts w:eastAsia="Times New Roman"/>
                    <w:color w:val="000000"/>
                    <w:sz w:val="22"/>
                  </w:rPr>
                </w:rPrChange>
              </w:rPr>
              <w:pPrChange w:id="11950" w:author="superchickend" w:date="2012-12-16T15:36:00Z">
                <w:pPr>
                  <w:spacing w:before="0" w:line="240" w:lineRule="auto"/>
                  <w:jc w:val="right"/>
                </w:pPr>
              </w:pPrChange>
            </w:pPr>
            <w:ins w:id="11951" w:author="The Si Tran" w:date="2012-12-12T07:53:00Z">
              <w:r w:rsidRPr="009523BA">
                <w:rPr>
                  <w:sz w:val="26"/>
                  <w:szCs w:val="26"/>
                  <w:rPrChange w:id="11952" w:author="The Si Tran" w:date="2012-12-14T06:39:00Z">
                    <w:rPr>
                      <w:sz w:val="22"/>
                    </w:rPr>
                  </w:rPrChange>
                </w:rPr>
                <w:t>28.71</w:t>
              </w:r>
            </w:ins>
          </w:p>
        </w:tc>
      </w:tr>
      <w:tr w:rsidR="00A80B78" w:rsidRPr="00AF5054" w14:paraId="316E99BA" w14:textId="77777777" w:rsidTr="00667906">
        <w:trPr>
          <w:trHeight w:val="905"/>
          <w:ins w:id="11953" w:author="The Si Tran" w:date="2012-12-12T07:53:00Z"/>
          <w:trPrChange w:id="11954" w:author="superchickend" w:date="2012-12-16T15:36:00Z">
            <w:trPr>
              <w:trHeight w:val="915"/>
            </w:trPr>
          </w:trPrChange>
        </w:trPr>
        <w:tc>
          <w:tcPr>
            <w:tcW w:w="1232" w:type="dxa"/>
            <w:vMerge/>
            <w:tcBorders>
              <w:top w:val="nil"/>
              <w:left w:val="single" w:sz="4" w:space="0" w:color="auto"/>
              <w:bottom w:val="single" w:sz="4" w:space="0" w:color="000000"/>
              <w:right w:val="single" w:sz="4" w:space="0" w:color="auto"/>
            </w:tcBorders>
            <w:vAlign w:val="center"/>
            <w:hideMark/>
            <w:tcPrChange w:id="11955"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1956" w:author="The Si Tran" w:date="2012-12-12T07:53:00Z"/>
                <w:sz w:val="26"/>
                <w:szCs w:val="26"/>
                <w:rPrChange w:id="11957" w:author="The Si Tran" w:date="2012-12-14T06:39:00Z">
                  <w:rPr>
                    <w:ins w:id="11958" w:author="The Si Tran" w:date="2012-12-12T07:53:00Z"/>
                    <w:rFonts w:eastAsia="Times New Roman"/>
                    <w:color w:val="000000"/>
                    <w:sz w:val="22"/>
                  </w:rPr>
                </w:rPrChange>
              </w:rPr>
              <w:pPrChange w:id="11959" w:author="The Si Tran" w:date="2012-12-16T08:46:00Z">
                <w:pPr>
                  <w:spacing w:before="0" w:line="240" w:lineRule="auto"/>
                  <w:jc w:val="left"/>
                </w:pPr>
              </w:pPrChange>
            </w:pPr>
          </w:p>
        </w:tc>
        <w:tc>
          <w:tcPr>
            <w:tcW w:w="4929" w:type="dxa"/>
            <w:tcBorders>
              <w:top w:val="nil"/>
              <w:left w:val="nil"/>
              <w:bottom w:val="single" w:sz="4" w:space="0" w:color="auto"/>
              <w:right w:val="single" w:sz="4" w:space="0" w:color="auto"/>
            </w:tcBorders>
            <w:shd w:val="clear" w:color="auto" w:fill="auto"/>
            <w:vAlign w:val="bottom"/>
            <w:hideMark/>
            <w:tcPrChange w:id="11960"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1961" w:author="The Si Tran" w:date="2012-12-12T07:53:00Z"/>
                <w:sz w:val="26"/>
                <w:szCs w:val="26"/>
                <w:rPrChange w:id="11962" w:author="The Si Tran" w:date="2012-12-14T06:39:00Z">
                  <w:rPr>
                    <w:ins w:id="11963" w:author="The Si Tran" w:date="2012-12-12T07:53:00Z"/>
                    <w:rFonts w:eastAsia="Times New Roman"/>
                    <w:color w:val="000000"/>
                    <w:sz w:val="22"/>
                  </w:rPr>
                </w:rPrChange>
              </w:rPr>
              <w:pPrChange w:id="11964" w:author="The Si Tran" w:date="2012-12-16T08:46:00Z">
                <w:pPr>
                  <w:spacing w:before="0" w:line="240" w:lineRule="auto"/>
                  <w:jc w:val="left"/>
                </w:pPr>
              </w:pPrChange>
            </w:pPr>
            <w:ins w:id="11965" w:author="The Si Tran" w:date="2012-12-12T07:53:00Z">
              <w:r w:rsidRPr="009523BA">
                <w:rPr>
                  <w:sz w:val="26"/>
                  <w:szCs w:val="26"/>
                  <w:rPrChange w:id="11966" w:author="The Si Tran" w:date="2012-12-14T06:39:00Z">
                    <w:rPr>
                      <w:sz w:val="22"/>
                    </w:rPr>
                  </w:rPrChange>
                </w:rPr>
                <w:t>ARIMA(2, 0, 2)(1, 1, 1)10</w:t>
              </w:r>
              <w:r w:rsidRPr="009523BA">
                <w:rPr>
                  <w:sz w:val="26"/>
                  <w:szCs w:val="26"/>
                  <w:rPrChange w:id="11967" w:author="The Si Tran" w:date="2012-12-14T06:39:00Z">
                    <w:rPr>
                      <w:sz w:val="22"/>
                    </w:rPr>
                  </w:rPrChange>
                </w:rPr>
                <w:br/>
              </w:r>
            </w:ins>
            <w:r w:rsidR="00976130">
              <w:rPr>
                <w:sz w:val="26"/>
                <w:szCs w:val="26"/>
              </w:rPr>
              <w:t>Nơron</w:t>
            </w:r>
            <w:ins w:id="11968" w:author="The Si Tran" w:date="2012-12-12T07:53:00Z">
              <w:r w:rsidRPr="009523BA">
                <w:rPr>
                  <w:sz w:val="26"/>
                  <w:szCs w:val="26"/>
                  <w:rPrChange w:id="11969" w:author="The Si Tran" w:date="2012-12-14T06:39:00Z">
                    <w:rPr>
                      <w:sz w:val="22"/>
                    </w:rPr>
                  </w:rPrChange>
                </w:rPr>
                <w:t>(6,6,1),Algorithm=Back Propagation, epoches=1000, Residual=1E-6, learning_rate=0.4, momemtum = 0,2</w:t>
              </w:r>
            </w:ins>
          </w:p>
        </w:tc>
        <w:tc>
          <w:tcPr>
            <w:tcW w:w="898" w:type="dxa"/>
            <w:tcBorders>
              <w:top w:val="nil"/>
              <w:left w:val="nil"/>
              <w:bottom w:val="single" w:sz="4" w:space="0" w:color="auto"/>
              <w:right w:val="single" w:sz="4" w:space="0" w:color="auto"/>
            </w:tcBorders>
            <w:shd w:val="clear" w:color="auto" w:fill="auto"/>
            <w:noWrap/>
            <w:vAlign w:val="center"/>
            <w:hideMark/>
            <w:tcPrChange w:id="11970"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1971" w:author="The Si Tran" w:date="2012-12-12T07:53:00Z"/>
                <w:b/>
                <w:sz w:val="26"/>
                <w:szCs w:val="26"/>
                <w:rPrChange w:id="11972" w:author="superchickend" w:date="2012-12-16T15:36:00Z">
                  <w:rPr>
                    <w:ins w:id="11973" w:author="The Si Tran" w:date="2012-12-12T07:53:00Z"/>
                    <w:rFonts w:eastAsia="Times New Roman"/>
                    <w:color w:val="000000"/>
                    <w:sz w:val="22"/>
                  </w:rPr>
                </w:rPrChange>
              </w:rPr>
              <w:pPrChange w:id="11974" w:author="superchickend" w:date="2012-12-16T15:36:00Z">
                <w:pPr>
                  <w:spacing w:before="0" w:line="240" w:lineRule="auto"/>
                  <w:jc w:val="right"/>
                </w:pPr>
              </w:pPrChange>
            </w:pPr>
            <w:ins w:id="11975" w:author="The Si Tran" w:date="2012-12-12T07:53:00Z">
              <w:r w:rsidRPr="009523BA">
                <w:rPr>
                  <w:b/>
                  <w:sz w:val="26"/>
                  <w:szCs w:val="26"/>
                  <w:rPrChange w:id="11976" w:author="superchickend" w:date="2012-12-16T15:36:00Z">
                    <w:rPr>
                      <w:sz w:val="22"/>
                    </w:rPr>
                  </w:rPrChange>
                </w:rPr>
                <w:t>467.98</w:t>
              </w:r>
            </w:ins>
          </w:p>
        </w:tc>
        <w:tc>
          <w:tcPr>
            <w:tcW w:w="1090" w:type="dxa"/>
            <w:tcBorders>
              <w:top w:val="nil"/>
              <w:left w:val="nil"/>
              <w:bottom w:val="single" w:sz="4" w:space="0" w:color="auto"/>
              <w:right w:val="single" w:sz="4" w:space="0" w:color="auto"/>
            </w:tcBorders>
            <w:shd w:val="clear" w:color="auto" w:fill="auto"/>
            <w:noWrap/>
            <w:vAlign w:val="center"/>
            <w:hideMark/>
            <w:tcPrChange w:id="11977"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1978" w:author="The Si Tran" w:date="2012-12-12T07:53:00Z"/>
                <w:b/>
                <w:sz w:val="26"/>
                <w:szCs w:val="26"/>
                <w:rPrChange w:id="11979" w:author="superchickend" w:date="2012-12-16T15:36:00Z">
                  <w:rPr>
                    <w:ins w:id="11980" w:author="The Si Tran" w:date="2012-12-12T07:53:00Z"/>
                    <w:rFonts w:eastAsia="Times New Roman"/>
                    <w:color w:val="000000"/>
                    <w:sz w:val="22"/>
                  </w:rPr>
                </w:rPrChange>
              </w:rPr>
              <w:pPrChange w:id="11981" w:author="superchickend" w:date="2012-12-16T15:36:00Z">
                <w:pPr>
                  <w:spacing w:before="0" w:line="240" w:lineRule="auto"/>
                  <w:jc w:val="right"/>
                </w:pPr>
              </w:pPrChange>
            </w:pPr>
            <w:ins w:id="11982" w:author="The Si Tran" w:date="2012-12-12T07:53:00Z">
              <w:r w:rsidRPr="009523BA">
                <w:rPr>
                  <w:b/>
                  <w:sz w:val="26"/>
                  <w:szCs w:val="26"/>
                  <w:rPrChange w:id="11983" w:author="superchickend" w:date="2012-12-16T15:36:00Z">
                    <w:rPr>
                      <w:sz w:val="22"/>
                    </w:rPr>
                  </w:rPrChange>
                </w:rPr>
                <w:t>421860</w:t>
              </w:r>
            </w:ins>
          </w:p>
        </w:tc>
        <w:tc>
          <w:tcPr>
            <w:tcW w:w="948" w:type="dxa"/>
            <w:tcBorders>
              <w:top w:val="nil"/>
              <w:left w:val="nil"/>
              <w:bottom w:val="single" w:sz="4" w:space="0" w:color="auto"/>
              <w:right w:val="single" w:sz="4" w:space="0" w:color="auto"/>
            </w:tcBorders>
            <w:shd w:val="clear" w:color="auto" w:fill="auto"/>
            <w:noWrap/>
            <w:vAlign w:val="center"/>
            <w:hideMark/>
            <w:tcPrChange w:id="11984"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1985" w:author="The Si Tran" w:date="2012-12-12T07:53:00Z"/>
                <w:b/>
                <w:sz w:val="26"/>
                <w:szCs w:val="26"/>
                <w:rPrChange w:id="11986" w:author="superchickend" w:date="2012-12-16T15:36:00Z">
                  <w:rPr>
                    <w:ins w:id="11987" w:author="The Si Tran" w:date="2012-12-12T07:53:00Z"/>
                    <w:rFonts w:eastAsia="Times New Roman"/>
                    <w:color w:val="000000"/>
                    <w:sz w:val="22"/>
                  </w:rPr>
                </w:rPrChange>
              </w:rPr>
              <w:pPrChange w:id="11988" w:author="superchickend" w:date="2012-12-16T15:36:00Z">
                <w:pPr>
                  <w:spacing w:before="0" w:line="240" w:lineRule="auto"/>
                  <w:jc w:val="right"/>
                </w:pPr>
              </w:pPrChange>
            </w:pPr>
            <w:ins w:id="11989" w:author="The Si Tran" w:date="2012-12-12T07:53:00Z">
              <w:r w:rsidRPr="009523BA">
                <w:rPr>
                  <w:b/>
                  <w:sz w:val="26"/>
                  <w:szCs w:val="26"/>
                  <w:rPrChange w:id="11990" w:author="superchickend" w:date="2012-12-16T15:36:00Z">
                    <w:rPr>
                      <w:sz w:val="22"/>
                    </w:rPr>
                  </w:rPrChange>
                </w:rPr>
                <w:t>22.25</w:t>
              </w:r>
            </w:ins>
          </w:p>
        </w:tc>
      </w:tr>
    </w:tbl>
    <w:p w14:paraId="53A82A4F" w14:textId="77777777" w:rsidR="00D7470D" w:rsidRDefault="00D7470D" w:rsidP="00D7470D">
      <w:pPr>
        <w:pStyle w:val="NoFormat"/>
      </w:pPr>
    </w:p>
    <w:p w14:paraId="4B638900" w14:textId="3A063F0A" w:rsidR="000F226B" w:rsidRDefault="000F226B" w:rsidP="000F226B">
      <w:r>
        <w:lastRenderedPageBreak/>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rPr>
          <w:ins w:id="11991" w:author="The Si Tran" w:date="2012-12-11T20:50:00Z"/>
        </w:rPr>
      </w:pPr>
      <w:bookmarkStart w:id="11992" w:name="_Toc343841988"/>
      <w:ins w:id="11993" w:author="The Si Tran" w:date="2012-12-11T20:50:00Z">
        <w:r>
          <w:t>Đánh giá kết quả thực nghiệm</w:t>
        </w:r>
        <w:bookmarkEnd w:id="11992"/>
      </w:ins>
    </w:p>
    <w:p w14:paraId="4C5337DE" w14:textId="77777777" w:rsidR="007F5275" w:rsidRDefault="007F5275">
      <w:pPr>
        <w:rPr>
          <w:ins w:id="11994" w:author="The Si Tran" w:date="2012-12-11T20:53:00Z"/>
        </w:rPr>
        <w:pPrChange w:id="11995" w:author="The Si Tran" w:date="2012-12-16T08:46:00Z">
          <w:pPr>
            <w:pStyle w:val="Heading2"/>
            <w:numPr>
              <w:numId w:val="44"/>
            </w:numPr>
            <w:tabs>
              <w:tab w:val="num" w:pos="1098"/>
            </w:tabs>
            <w:ind w:left="1098"/>
          </w:pPr>
        </w:pPrChange>
      </w:pPr>
      <w:ins w:id="11996" w:author="The Si Tran" w:date="2012-12-11T20:51:00Z">
        <w:r>
          <w:t>Qua quá trình chạy thực nghiệm với các bộ dữ liệu mang tính chất khác nhau và so sánh</w:t>
        </w:r>
      </w:ins>
      <w:ins w:id="11997" w:author="The Si Tran" w:date="2012-12-11T20:52:00Z">
        <w:r>
          <w:t xml:space="preserve"> các mô hình với nhau, </w:t>
        </w:r>
      </w:ins>
      <w:ins w:id="11998" w:author="The Si Tran" w:date="2012-12-11T20:53:00Z">
        <w:r>
          <w:t xml:space="preserve">nhóm </w:t>
        </w:r>
      </w:ins>
      <w:ins w:id="11999" w:author="The Si Tran" w:date="2012-12-11T20:52:00Z">
        <w:r>
          <w:t>chúng tôi</w:t>
        </w:r>
      </w:ins>
      <w:ins w:id="12000" w:author="The Si Tran" w:date="2012-12-11T20:53:00Z">
        <w:r>
          <w:t xml:space="preserve"> rút ra các nhận xét như sau:</w:t>
        </w:r>
      </w:ins>
    </w:p>
    <w:p w14:paraId="2F932FAB" w14:textId="77777777" w:rsidR="007F5275" w:rsidRPr="00097101" w:rsidRDefault="007F5275">
      <w:pPr>
        <w:pStyle w:val="BuletL1"/>
        <w:rPr>
          <w:ins w:id="12001" w:author="The Si Tran" w:date="2012-12-11T20:56:00Z"/>
        </w:rPr>
        <w:pPrChange w:id="12002" w:author="The Si Tran" w:date="2012-12-16T08:46:00Z">
          <w:pPr>
            <w:pStyle w:val="Heading2"/>
            <w:numPr>
              <w:numId w:val="44"/>
            </w:numPr>
            <w:tabs>
              <w:tab w:val="num" w:pos="1098"/>
            </w:tabs>
            <w:ind w:left="1098"/>
          </w:pPr>
        </w:pPrChange>
      </w:pPr>
      <w:ins w:id="12003" w:author="The Si Tran" w:date="2012-12-11T20:54:00Z">
        <w:r w:rsidRPr="000C3A28">
          <w:t xml:space="preserve">Mô </w:t>
        </w:r>
        <w:r w:rsidRPr="008A1996">
          <w:t>hình SARI</w:t>
        </w:r>
      </w:ins>
      <w:r>
        <w:t>MA</w:t>
      </w:r>
      <w:ins w:id="12004" w:author="The Si Tran" w:date="2012-12-11T20:54:00Z">
        <w:r w:rsidRPr="008A1996">
          <w:t xml:space="preserve"> cho ra kế</w:t>
        </w:r>
        <w:r w:rsidRPr="00B7223D">
          <w:rPr>
            <w:rPrChange w:id="12005" w:author="The Si Tran" w:date="2012-12-14T06:40:00Z">
              <w:rPr/>
            </w:rPrChange>
          </w:rPr>
          <w:t>t quả chính xác hơn mô hình mạng n</w:t>
        </w:r>
      </w:ins>
      <w:ins w:id="12006" w:author="The Si Tran" w:date="2012-12-11T20:55:00Z">
        <w:r w:rsidRPr="00B7223D">
          <w:rPr>
            <w:rPrChange w:id="12007" w:author="The Si Tran" w:date="2012-12-14T06:40:00Z">
              <w:rPr/>
            </w:rPrChange>
          </w:rPr>
          <w:t xml:space="preserve">ơron đối với các chuỗi dữ liệu tuyến tính, có tính mùa hoặc xu hướng rõ ràng như: chuỗi dữ liệu </w:t>
        </w:r>
      </w:ins>
      <w:ins w:id="12008" w:author="The Si Tran" w:date="2012-12-11T20:56:00Z">
        <w:r w:rsidRPr="00B7223D">
          <w:rPr>
            <w:rPrChange w:id="12009" w:author="The Si Tran" w:date="2012-12-14T06:40:00Z">
              <w:rPr/>
            </w:rPrChange>
          </w:rPr>
          <w:t>Passengers, chuỗi dữ liệu Paper.</w:t>
        </w:r>
      </w:ins>
    </w:p>
    <w:p w14:paraId="3C987BCD" w14:textId="77777777" w:rsidR="007F5275" w:rsidRPr="00097101" w:rsidRDefault="007F5275">
      <w:pPr>
        <w:pStyle w:val="BuletL1"/>
        <w:rPr>
          <w:ins w:id="12010" w:author="The Si Tran" w:date="2012-12-11T20:58:00Z"/>
        </w:rPr>
        <w:pPrChange w:id="12011" w:author="The Si Tran" w:date="2012-12-16T08:46:00Z">
          <w:pPr>
            <w:pStyle w:val="Heading2"/>
            <w:numPr>
              <w:numId w:val="44"/>
            </w:numPr>
            <w:tabs>
              <w:tab w:val="num" w:pos="1098"/>
            </w:tabs>
            <w:ind w:left="1098"/>
          </w:pPr>
        </w:pPrChange>
      </w:pPr>
      <w:ins w:id="12012" w:author="The Si Tran" w:date="2012-12-11T20:57:00Z">
        <w:r w:rsidRPr="000C3A28">
          <w:t>Mô hình m</w:t>
        </w:r>
        <w:r w:rsidRPr="008A1996">
          <w:t>ạng nơron cho ra k</w:t>
        </w:r>
        <w:r w:rsidRPr="00B7223D">
          <w:rPr>
            <w:rPrChange w:id="12013" w:author="The Si Tran" w:date="2012-12-14T06:40:00Z">
              <w:rPr/>
            </w:rPrChange>
          </w:rPr>
          <w:t>ết quả chính xác hơn mô hình SARIMA đối với các chuỗi dữ liệu phi tuyến.</w:t>
        </w:r>
      </w:ins>
    </w:p>
    <w:p w14:paraId="40D248A8" w14:textId="695FDEE2" w:rsidR="007F5275" w:rsidRPr="00097101" w:rsidRDefault="007F5275">
      <w:pPr>
        <w:pStyle w:val="BuletL1"/>
        <w:rPr>
          <w:ins w:id="12014" w:author="The Si Tran" w:date="2012-12-11T21:00:00Z"/>
        </w:rPr>
        <w:pPrChange w:id="12015" w:author="The Si Tran" w:date="2012-12-16T08:46:00Z">
          <w:pPr>
            <w:pStyle w:val="Heading2"/>
            <w:numPr>
              <w:numId w:val="44"/>
            </w:numPr>
            <w:tabs>
              <w:tab w:val="num" w:pos="1098"/>
            </w:tabs>
            <w:ind w:left="1098"/>
          </w:pPr>
        </w:pPrChange>
      </w:pPr>
      <w:ins w:id="12016" w:author="The Si Tran" w:date="2012-12-11T20:58:00Z">
        <w:r w:rsidRPr="000C3A28">
          <w:t>Đ</w:t>
        </w:r>
        <w:r w:rsidRPr="008A1996">
          <w:t>ối v</w:t>
        </w:r>
        <w:r w:rsidRPr="00B7223D">
          <w:rPr>
            <w:rPrChange w:id="12017" w:author="The Si Tran" w:date="2012-12-14T06:40:00Z">
              <w:rPr/>
            </w:rPrChange>
          </w:rPr>
          <w:t>ới các chuỗi dữ liệ</w:t>
        </w:r>
      </w:ins>
      <w:ins w:id="12018" w:author="The Si Tran" w:date="2012-12-11T20:59:00Z">
        <w:r w:rsidRPr="00B7223D">
          <w:rPr>
            <w:rPrChange w:id="12019" w:author="The Si Tran" w:date="2012-12-14T06:40:00Z">
              <w:rPr/>
            </w:rPrChange>
          </w:rPr>
          <w:t>u tuyến tính thì mô hình SARIMA có khả n</w:t>
        </w:r>
      </w:ins>
      <w:ins w:id="12020" w:author="The Si Tran" w:date="2012-12-11T21:00:00Z">
        <w:r w:rsidRPr="00B7223D">
          <w:rPr>
            <w:rPrChange w:id="12021" w:author="The Si Tran" w:date="2012-12-14T06:40:00Z">
              <w:rPr/>
            </w:rPrChange>
          </w:rPr>
          <w:t xml:space="preserve">ăng dự </w:t>
        </w:r>
      </w:ins>
      <w:r w:rsidR="00286C29">
        <w:t>báo</w:t>
      </w:r>
      <w:ins w:id="12022" w:author="The Si Tran" w:date="2012-12-11T21:00:00Z">
        <w:r w:rsidRPr="00B7223D">
          <w:rPr>
            <w:rPrChange w:id="12023" w:author="The Si Tran" w:date="2012-12-14T06:40:00Z">
              <w:rPr/>
            </w:rPrChange>
          </w:rPr>
          <w:t xml:space="preserve"> xa chính xác hơn mô hình mạng nơron.</w:t>
        </w:r>
      </w:ins>
    </w:p>
    <w:p w14:paraId="5E3A1F0F" w14:textId="77777777" w:rsidR="007F5275" w:rsidRPr="00785F58" w:rsidDel="00785F58" w:rsidRDefault="007F5275">
      <w:pPr>
        <w:pStyle w:val="BuletL1"/>
        <w:spacing w:before="0" w:after="200" w:line="276" w:lineRule="auto"/>
        <w:jc w:val="left"/>
        <w:rPr>
          <w:ins w:id="12024" w:author="superchickend" w:date="2012-12-12T08:20:00Z"/>
          <w:del w:id="12025" w:author="The Si Tran" w:date="2012-12-16T17:36:00Z"/>
          <w:rPrChange w:id="12026" w:author="The Si Tran" w:date="2012-12-16T17:37:00Z">
            <w:rPr>
              <w:ins w:id="12027" w:author="superchickend" w:date="2012-12-12T08:20:00Z"/>
              <w:del w:id="12028" w:author="The Si Tran" w:date="2012-12-16T17:36:00Z"/>
              <w:b/>
              <w:bCs/>
              <w:kern w:val="32"/>
            </w:rPr>
          </w:rPrChange>
        </w:rPr>
        <w:pPrChange w:id="12029" w:author="The Si Tran" w:date="2012-12-16T17:37:00Z">
          <w:pPr>
            <w:spacing w:before="0" w:after="200" w:line="276" w:lineRule="auto"/>
            <w:jc w:val="left"/>
          </w:pPr>
        </w:pPrChange>
      </w:pPr>
      <w:ins w:id="12030" w:author="The Si Tran" w:date="2012-12-11T21:02:00Z">
        <w:r w:rsidRPr="000C3A28">
          <w:t>Mô hình k</w:t>
        </w:r>
        <w:r w:rsidRPr="008A1996">
          <w:t>ết h</w:t>
        </w:r>
        <w:r w:rsidRPr="00B7223D">
          <w:rPr>
            <w:rPrChange w:id="12031" w:author="The Si Tran" w:date="2012-12-14T06:40:00Z">
              <w:rPr/>
            </w:rPrChange>
          </w:rPr>
          <w:t>ợp SARIMA với mạng nơron</w:t>
        </w:r>
      </w:ins>
      <w:ins w:id="12032" w:author="The Si Tran" w:date="2012-12-11T21:03:00Z">
        <w:r w:rsidRPr="00B7223D">
          <w:rPr>
            <w:rPrChange w:id="12033" w:author="The Si Tran" w:date="2012-12-14T06:40:00Z">
              <w:rPr/>
            </w:rPrChange>
          </w:rPr>
          <w:t xml:space="preserve"> sử dụng được ưu điểm của cả hai mô hình, tạo nên mô hình có kết quả chính xác với nhiều loại dữ liệu khác nhau.</w:t>
        </w:r>
      </w:ins>
      <w:ins w:id="12034" w:author="superchickend" w:date="2012-12-12T08:20:00Z">
        <w:del w:id="12035" w:author="The Si Tran" w:date="2012-12-16T17:37:00Z">
          <w:r w:rsidRPr="00785F58" w:rsidDel="00785F58">
            <w:rPr>
              <w:b/>
              <w:bCs/>
              <w:kern w:val="32"/>
              <w:rPrChange w:id="12036" w:author="The Si Tran" w:date="2012-12-16T17:37:00Z">
                <w:rPr>
                  <w:b/>
                  <w:bCs/>
                  <w:kern w:val="32"/>
                </w:rPr>
              </w:rPrChange>
            </w:rPr>
            <w:br/>
          </w:r>
        </w:del>
      </w:ins>
    </w:p>
    <w:p w14:paraId="76C66DF8" w14:textId="77777777" w:rsidR="007F5275" w:rsidDel="00785F58" w:rsidRDefault="007F5275">
      <w:pPr>
        <w:pStyle w:val="BuletL1"/>
        <w:rPr>
          <w:ins w:id="12037" w:author="superchickend" w:date="2012-12-12T08:20:00Z"/>
          <w:del w:id="12038" w:author="The Si Tran" w:date="2012-12-16T17:37:00Z"/>
        </w:rPr>
        <w:pPrChange w:id="12039" w:author="The Si Tran" w:date="2012-12-16T17:37:00Z">
          <w:pPr>
            <w:spacing w:before="0" w:after="200" w:line="276" w:lineRule="auto"/>
            <w:jc w:val="left"/>
          </w:pPr>
        </w:pPrChange>
      </w:pPr>
      <w:ins w:id="12040" w:author="superchickend" w:date="2012-12-12T08:20:00Z">
        <w:del w:id="12041" w:author="The Si Tran" w:date="2012-12-16T17:37:00Z">
          <w:r w:rsidDel="00785F58">
            <w:br w:type="page"/>
          </w:r>
        </w:del>
      </w:ins>
    </w:p>
    <w:p w14:paraId="3575B609" w14:textId="77777777" w:rsidR="007F5275" w:rsidRPr="00785F58" w:rsidDel="0087598C" w:rsidRDefault="007F5275">
      <w:pPr>
        <w:pStyle w:val="BuletL1"/>
        <w:spacing w:before="0" w:after="200" w:line="276" w:lineRule="auto"/>
        <w:jc w:val="left"/>
        <w:rPr>
          <w:del w:id="12042" w:author="superchickend" w:date="2012-12-12T08:20:00Z"/>
          <w:b/>
          <w:bCs/>
          <w:kern w:val="32"/>
          <w:rPrChange w:id="12043" w:author="The Si Tran" w:date="2012-12-16T17:37:00Z">
            <w:rPr>
              <w:del w:id="12044" w:author="superchickend" w:date="2012-12-12T08:20:00Z"/>
              <w:b/>
              <w:bCs/>
              <w:kern w:val="32"/>
              <w:sz w:val="32"/>
              <w:szCs w:val="32"/>
            </w:rPr>
          </w:rPrChange>
        </w:rPr>
        <w:pPrChange w:id="12045" w:author="The Si Tran" w:date="2012-12-16T17:37:00Z">
          <w:pPr>
            <w:spacing w:before="0" w:after="200" w:line="276" w:lineRule="auto"/>
            <w:jc w:val="left"/>
          </w:pPr>
        </w:pPrChange>
      </w:pPr>
      <w:del w:id="12046" w:author="superchickend" w:date="2012-12-12T08:20:00Z">
        <w:r w:rsidRPr="000C3A28" w:rsidDel="0087598C">
          <w:br w:type="page"/>
        </w:r>
      </w:del>
    </w:p>
    <w:p w14:paraId="7FD54351" w14:textId="77777777" w:rsidR="007F5275" w:rsidRPr="000064E1" w:rsidRDefault="007F5275">
      <w:pPr>
        <w:pStyle w:val="BuletL1"/>
        <w:rPr>
          <w:b/>
          <w:bCs/>
          <w:kern w:val="32"/>
          <w:sz w:val="32"/>
          <w:szCs w:val="32"/>
        </w:rPr>
        <w:pPrChange w:id="12047" w:author="The Si Tran" w:date="2012-12-16T17:37:00Z">
          <w:pPr>
            <w:spacing w:before="0" w:after="200" w:line="276" w:lineRule="auto"/>
            <w:jc w:val="left"/>
          </w:pPr>
        </w:pPrChange>
      </w:pPr>
    </w:p>
    <w:p w14:paraId="789266A7" w14:textId="7E7ACC1F" w:rsidR="0087598C" w:rsidRPr="007F5275" w:rsidDel="00785F58" w:rsidRDefault="007F5275">
      <w:pPr>
        <w:spacing w:before="0" w:after="200" w:line="276" w:lineRule="auto"/>
        <w:ind w:firstLine="0"/>
        <w:jc w:val="left"/>
        <w:rPr>
          <w:ins w:id="12048" w:author="superchickend" w:date="2012-12-12T08:20:00Z"/>
          <w:del w:id="12049" w:author="The Si Tran" w:date="2012-12-16T17:37:00Z"/>
          <w:b/>
          <w:bCs/>
          <w:kern w:val="32"/>
          <w:sz w:val="32"/>
          <w:szCs w:val="32"/>
        </w:rPr>
        <w:pPrChange w:id="12050" w:author="The Si Tran" w:date="2012-12-16T17:37:00Z">
          <w:pPr>
            <w:spacing w:before="0" w:after="200" w:line="276" w:lineRule="auto"/>
            <w:jc w:val="left"/>
          </w:pPr>
        </w:pPrChange>
      </w:pPr>
      <w:r>
        <w:br w:type="page"/>
      </w:r>
      <w:ins w:id="12051" w:author="superchickend" w:date="2012-12-12T08:20:00Z">
        <w:del w:id="12052" w:author="The Si Tran" w:date="2012-12-16T17:37:00Z">
          <w:r w:rsidR="0087598C" w:rsidDel="00785F58">
            <w:lastRenderedPageBreak/>
            <w:br w:type="page"/>
          </w:r>
        </w:del>
      </w:ins>
    </w:p>
    <w:p w14:paraId="23790104" w14:textId="77777777" w:rsidR="00451320" w:rsidRPr="00785F58" w:rsidDel="0087598C" w:rsidRDefault="00451320">
      <w:pPr>
        <w:rPr>
          <w:del w:id="12053" w:author="superchickend" w:date="2012-12-12T08:20:00Z"/>
          <w:kern w:val="32"/>
          <w:szCs w:val="26"/>
          <w:rPrChange w:id="12054" w:author="The Si Tran" w:date="2012-12-16T17:37:00Z">
            <w:rPr>
              <w:del w:id="12055" w:author="superchickend" w:date="2012-12-12T08:20:00Z"/>
              <w:b/>
              <w:bCs/>
              <w:kern w:val="32"/>
              <w:sz w:val="32"/>
              <w:szCs w:val="32"/>
            </w:rPr>
          </w:rPrChange>
        </w:rPr>
        <w:pPrChange w:id="12056" w:author="The Si Tran" w:date="2012-12-16T17:37:00Z">
          <w:pPr>
            <w:spacing w:before="0" w:after="200" w:line="276" w:lineRule="auto"/>
            <w:jc w:val="left"/>
          </w:pPr>
        </w:pPrChange>
      </w:pPr>
      <w:del w:id="12057" w:author="superchickend" w:date="2012-12-12T08:20:00Z">
        <w:r w:rsidRPr="000C3A28" w:rsidDel="0087598C">
          <w:br w:type="page"/>
        </w:r>
      </w:del>
    </w:p>
    <w:p w14:paraId="5AD1B5AE" w14:textId="7876F365" w:rsidR="00783FDB" w:rsidRPr="000064E1" w:rsidRDefault="00362721" w:rsidP="00097101">
      <w:pPr>
        <w:pStyle w:val="Heading1"/>
        <w:rPr>
          <w:rFonts w:cs="Times New Roman"/>
        </w:rPr>
      </w:pPr>
      <w:ins w:id="12058" w:author="superchickend" w:date="2012-12-16T14:59:00Z">
        <w:r>
          <w:rPr>
            <w:rFonts w:cs="Times New Roman"/>
          </w:rPr>
          <w:t xml:space="preserve">    </w:t>
        </w:r>
      </w:ins>
      <w:bookmarkStart w:id="12059" w:name="_Toc343841989"/>
      <w:r w:rsidR="00783FDB" w:rsidRPr="000064E1">
        <w:rPr>
          <w:rFonts w:cs="Times New Roman"/>
          <w:rPrChange w:id="12060" w:author="The Si Tran" w:date="2012-12-12T13:57:00Z">
            <w:rPr>
              <w:rFonts w:cs="Times New Roman"/>
              <w:b w:val="0"/>
              <w:bCs w:val="0"/>
              <w:iCs/>
              <w:kern w:val="0"/>
              <w:sz w:val="28"/>
              <w:szCs w:val="28"/>
            </w:rPr>
          </w:rPrChange>
        </w:rPr>
        <w:t>KẾT LUẬN</w:t>
      </w:r>
      <w:bookmarkEnd w:id="12059"/>
    </w:p>
    <w:p w14:paraId="3A33AA28" w14:textId="2C8A95E5" w:rsidR="00662C01" w:rsidRDefault="00662C01" w:rsidP="00286C29">
      <w:pPr>
        <w:pStyle w:val="Heading2"/>
        <w:rPr>
          <w:ins w:id="12061" w:author="superchickend" w:date="2012-12-16T15:36:00Z"/>
        </w:rPr>
      </w:pPr>
      <w:bookmarkStart w:id="12062" w:name="_Toc343841990"/>
      <w:ins w:id="12063" w:author="The Si Tran" w:date="2012-12-10T19:37:00Z">
        <w:r>
          <w:t>Đánh giá kết qu</w:t>
        </w:r>
      </w:ins>
      <w:ins w:id="12064" w:author="The Si Tran" w:date="2012-12-10T19:38:00Z">
        <w:r>
          <w:t>ả</w:t>
        </w:r>
      </w:ins>
      <w:bookmarkEnd w:id="12062"/>
    </w:p>
    <w:p w14:paraId="4F7F95A3" w14:textId="6C9C777D" w:rsidR="001B34D3" w:rsidRPr="000C3A28" w:rsidRDefault="001B34D3">
      <w:pPr>
        <w:ind w:firstLine="648"/>
        <w:rPr>
          <w:ins w:id="12065" w:author="The Si Tran" w:date="2012-12-10T19:38:00Z"/>
        </w:rPr>
        <w:pPrChange w:id="12066" w:author="superchickend" w:date="2012-12-16T15:39:00Z">
          <w:pPr>
            <w:pStyle w:val="Heading2"/>
          </w:pPr>
        </w:pPrChange>
      </w:pPr>
      <w:ins w:id="12067"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2068" w:author="The Si Tran" w:date="2012-12-10T20:56:00Z"/>
        </w:rPr>
        <w:pPrChange w:id="12069" w:author="The Si Tran" w:date="2012-12-10T19:38:00Z">
          <w:pPr>
            <w:pStyle w:val="Heading2"/>
          </w:pPr>
        </w:pPrChange>
      </w:pPr>
      <w:bookmarkStart w:id="12070" w:name="_Toc343841991"/>
      <w:ins w:id="12071" w:author="The Si Tran" w:date="2012-12-10T19:40:00Z">
        <w:r>
          <w:t xml:space="preserve">Những </w:t>
        </w:r>
        <w:r w:rsidRPr="00286C29">
          <w:t>công</w:t>
        </w:r>
        <w:r>
          <w:t xml:space="preserve"> việc làm được</w:t>
        </w:r>
      </w:ins>
      <w:bookmarkEnd w:id="12070"/>
    </w:p>
    <w:p w14:paraId="664D4BC4" w14:textId="77777777" w:rsidR="007700CE" w:rsidRPr="00097101" w:rsidRDefault="007700CE">
      <w:pPr>
        <w:rPr>
          <w:ins w:id="12072" w:author="The Si Tran" w:date="2012-12-11T04:44:00Z"/>
        </w:rPr>
        <w:pPrChange w:id="12073" w:author="The Si Tran" w:date="2012-12-16T08:46:00Z">
          <w:pPr>
            <w:pStyle w:val="ListParagraph"/>
            <w:spacing w:line="240" w:lineRule="auto"/>
          </w:pPr>
        </w:pPrChange>
      </w:pPr>
      <w:ins w:id="12074" w:author="The Si Tran" w:date="2012-12-11T04:44:00Z">
        <w:r w:rsidRPr="007700CE">
          <w:rPr>
            <w:rPrChange w:id="12075"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941798" w:rsidRDefault="007700CE">
      <w:pPr>
        <w:pStyle w:val="BuletL1"/>
        <w:rPr>
          <w:ins w:id="12076" w:author="The Si Tran" w:date="2012-12-11T04:44:00Z"/>
        </w:rPr>
        <w:pPrChange w:id="12077" w:author="The Si Tran" w:date="2012-12-16T08:47:00Z">
          <w:pPr>
            <w:pStyle w:val="ListParagraph"/>
            <w:spacing w:line="240" w:lineRule="auto"/>
          </w:pPr>
        </w:pPrChange>
      </w:pPr>
      <w:ins w:id="12078" w:author="The Si Tran" w:date="2012-12-11T04:44:00Z">
        <w:r w:rsidRPr="00B7223D">
          <w:rPr>
            <w:rPrChange w:id="12079" w:author="The Si Tran" w:date="2012-12-14T06:41:00Z">
              <w:rPr>
                <w:rFonts w:eastAsiaTheme="minorHAnsi" w:cs="Arial"/>
                <w:b/>
                <w:bCs/>
                <w:iCs/>
                <w:sz w:val="28"/>
                <w:szCs w:val="28"/>
              </w:rPr>
            </w:rPrChange>
          </w:rPr>
          <w:t>Tìm hiểu về dữ liệu chuỗi thời gian và các tính chất của nó</w:t>
        </w:r>
      </w:ins>
      <w:ins w:id="12080" w:author="The Si Tran" w:date="2012-12-11T04:49:00Z">
        <w:r w:rsidR="00BF3D5C" w:rsidRPr="000C3A28">
          <w:t>.</w:t>
        </w:r>
      </w:ins>
    </w:p>
    <w:p w14:paraId="1703C2FF" w14:textId="2827FE04" w:rsidR="007700CE" w:rsidRPr="000C3A28" w:rsidRDefault="007700CE">
      <w:pPr>
        <w:pStyle w:val="BuletL1"/>
        <w:rPr>
          <w:ins w:id="12081" w:author="The Si Tran" w:date="2012-12-11T04:46:00Z"/>
        </w:rPr>
        <w:pPrChange w:id="12082" w:author="The Si Tran" w:date="2012-12-16T08:47:00Z">
          <w:pPr>
            <w:pStyle w:val="ListParagraph"/>
            <w:spacing w:line="240" w:lineRule="auto"/>
          </w:pPr>
        </w:pPrChange>
      </w:pPr>
      <w:ins w:id="12083" w:author="The Si Tran" w:date="2012-12-11T04:44:00Z">
        <w:r w:rsidRPr="00B7223D">
          <w:rPr>
            <w:rPrChange w:id="12084"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2085" w:author="The Si Tran" w:date="2012-12-11T04:44:00Z">
        <w:r w:rsidRPr="00B7223D">
          <w:rPr>
            <w:rPrChange w:id="12086" w:author="The Si Tran" w:date="2012-12-14T06:41:00Z">
              <w:rPr>
                <w:rFonts w:eastAsiaTheme="minorHAnsi" w:cs="Arial"/>
                <w:b/>
                <w:bCs/>
                <w:iCs/>
                <w:sz w:val="28"/>
                <w:szCs w:val="28"/>
              </w:rPr>
            </w:rPrChange>
          </w:rPr>
          <w:t xml:space="preserve"> nhân tạo, </w:t>
        </w:r>
      </w:ins>
      <w:ins w:id="12087" w:author="The Si Tran" w:date="2012-12-11T04:50:00Z">
        <w:r w:rsidR="00BF3D5C" w:rsidRPr="000C3A28">
          <w:t>m</w:t>
        </w:r>
        <w:r w:rsidR="00BF3D5C" w:rsidRPr="00941798">
          <w:t>ạ</w:t>
        </w:r>
        <w:r w:rsidR="00BF3D5C" w:rsidRPr="002E47E8">
          <w:t xml:space="preserve">ng </w:t>
        </w:r>
      </w:ins>
      <w:r w:rsidR="00976130">
        <w:t>nơron</w:t>
      </w:r>
      <w:ins w:id="12088" w:author="The Si Tran" w:date="2012-12-11T04:50:00Z">
        <w:r w:rsidR="00BF3D5C" w:rsidRPr="000C3A28">
          <w:t xml:space="preserve"> nhân t</w:t>
        </w:r>
        <w:r w:rsidR="00BF3D5C" w:rsidRPr="00941798">
          <w:t>ạ</w:t>
        </w:r>
        <w:r w:rsidR="00BF3D5C" w:rsidRPr="002E47E8">
          <w:t>o cho phép ngư</w:t>
        </w:r>
        <w:r w:rsidR="00BF3D5C" w:rsidRPr="00B7223D">
          <w:rPr>
            <w:rPrChange w:id="12089" w:author="The Si Tran" w:date="2012-12-14T06:41:00Z">
              <w:rPr/>
            </w:rPrChange>
          </w:rPr>
          <w:t>ời dùng lựa chọn một trong hai giải thuật huấn luyện: lan truyền ngược và RPROP</w:t>
        </w:r>
      </w:ins>
      <w:ins w:id="12090" w:author="The Si Tran" w:date="2012-12-11T04:44:00Z">
        <w:r w:rsidRPr="00B7223D">
          <w:rPr>
            <w:rPrChange w:id="12091"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2092" w:author="The Si Tran" w:date="2012-12-11T04:47:00Z"/>
          <w:rPrChange w:id="12093" w:author="The Si Tran" w:date="2012-12-14T06:41:00Z">
            <w:rPr>
              <w:ins w:id="12094" w:author="The Si Tran" w:date="2012-12-11T04:47:00Z"/>
            </w:rPr>
          </w:rPrChange>
        </w:rPr>
        <w:pPrChange w:id="12095" w:author="The Si Tran" w:date="2012-12-16T08:47:00Z">
          <w:pPr>
            <w:pStyle w:val="ListParagraph"/>
            <w:spacing w:line="240" w:lineRule="auto"/>
          </w:pPr>
        </w:pPrChange>
      </w:pPr>
      <w:ins w:id="12096" w:author="The Si Tran" w:date="2012-12-11T04:46:00Z">
        <w:r w:rsidRPr="00941798">
          <w:t>Tìm hi</w:t>
        </w:r>
        <w:r w:rsidRPr="002E47E8">
          <w:t>ể</w:t>
        </w:r>
        <w:r w:rsidRPr="00B7223D">
          <w:rPr>
            <w:rPrChange w:id="12097" w:author="The Si Tran" w:date="2012-12-14T06:41:00Z">
              <w:rPr/>
            </w:rPrChange>
          </w:rPr>
          <w:t>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2098" w:author="The Si Tran" w:date="2012-12-11T04:49:00Z"/>
          <w:rPrChange w:id="12099" w:author="The Si Tran" w:date="2012-12-14T06:41:00Z">
            <w:rPr>
              <w:ins w:id="12100" w:author="The Si Tran" w:date="2012-12-11T04:49:00Z"/>
            </w:rPr>
          </w:rPrChange>
        </w:rPr>
        <w:pPrChange w:id="12101" w:author="The Si Tran" w:date="2012-12-16T08:47:00Z">
          <w:pPr>
            <w:pStyle w:val="ListParagraph"/>
            <w:spacing w:line="240" w:lineRule="auto"/>
          </w:pPr>
        </w:pPrChange>
      </w:pPr>
      <w:ins w:id="12102" w:author="The Si Tran" w:date="2012-12-11T04:47:00Z">
        <w:r w:rsidRPr="00B7223D">
          <w:rPr>
            <w:rPrChange w:id="12103" w:author="The Si Tran" w:date="2012-12-14T06:41:00Z">
              <w:rPr/>
            </w:rPrChange>
          </w:rPr>
          <w:t>Tìm hiểu nguyên lý kết hợp hai mô hình mạng nơron và ARIMA, từ đó xây dựng</w:t>
        </w:r>
      </w:ins>
      <w:ins w:id="12104" w:author="The Si Tran" w:date="2012-12-11T04:48:00Z">
        <w:r w:rsidRPr="00B7223D">
          <w:rPr>
            <w:rPrChange w:id="12105"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2106" w:author="The Si Tran" w:date="2012-12-10T19:44:00Z"/>
          <w:rPrChange w:id="12107" w:author="The Si Tran" w:date="2012-12-14T06:41:00Z">
            <w:rPr>
              <w:ins w:id="12108" w:author="The Si Tran" w:date="2012-12-10T19:44:00Z"/>
            </w:rPr>
          </w:rPrChange>
        </w:rPr>
        <w:pPrChange w:id="12109" w:author="The Si Tran" w:date="2012-12-16T08:47:00Z">
          <w:pPr>
            <w:pStyle w:val="Heading2"/>
          </w:pPr>
        </w:pPrChange>
      </w:pPr>
      <w:ins w:id="12110" w:author="The Si Tran" w:date="2012-12-11T04:44:00Z">
        <w:r w:rsidRPr="00B7223D">
          <w:rPr>
            <w:rPrChange w:id="12111" w:author="The Si Tran" w:date="2012-12-14T06:41:00Z">
              <w:rPr>
                <w:b w:val="0"/>
                <w:bCs w:val="0"/>
                <w:iCs w:val="0"/>
              </w:rPr>
            </w:rPrChange>
          </w:rPr>
          <w:t>Thực hiện chạy thử nghiệm chương trình trên các bộ dữ liệu mẫu</w:t>
        </w:r>
      </w:ins>
      <w:ins w:id="12112" w:author="The Si Tran" w:date="2012-12-11T04:50:00Z">
        <w:r w:rsidR="009C08F4" w:rsidRPr="00B7223D">
          <w:rPr>
            <w:rPrChange w:id="12113" w:author="The Si Tran" w:date="2012-12-14T06:41:00Z">
              <w:rPr/>
            </w:rPrChange>
          </w:rPr>
          <w:t xml:space="preserve"> khác nhau, </w:t>
        </w:r>
      </w:ins>
      <w:ins w:id="12114" w:author="The Si Tran" w:date="2012-12-11T04:51:00Z">
        <w:r w:rsidR="009C08F4" w:rsidRPr="00B7223D">
          <w:rPr>
            <w:rPrChange w:id="12115" w:author="The Si Tran" w:date="2012-12-14T06:41:00Z">
              <w:rPr/>
            </w:rPrChange>
          </w:rPr>
          <w:t>từ đó kiểm tra tính đúng đắn của cơ sở lý thuyết.</w:t>
        </w:r>
      </w:ins>
    </w:p>
    <w:p w14:paraId="0E72C806" w14:textId="12ACA8E1" w:rsidR="00662C01" w:rsidRDefault="00662C01">
      <w:pPr>
        <w:pStyle w:val="Heading3"/>
        <w:rPr>
          <w:ins w:id="12116" w:author="The Si Tran" w:date="2012-12-11T05:41:00Z"/>
        </w:rPr>
      </w:pPr>
      <w:bookmarkStart w:id="12117" w:name="_Toc343841992"/>
      <w:ins w:id="12118" w:author="The Si Tran" w:date="2012-12-10T19:41:00Z">
        <w:r w:rsidRPr="00662C01">
          <w:t>Những đúc kết về mặt lý luận</w:t>
        </w:r>
      </w:ins>
      <w:bookmarkEnd w:id="12117"/>
    </w:p>
    <w:p w14:paraId="64704074" w14:textId="6D7FF1E7" w:rsidR="00D54C04" w:rsidRDefault="00D54C04">
      <w:pPr>
        <w:rPr>
          <w:ins w:id="12119" w:author="The Si Tran" w:date="2012-12-11T05:42:00Z"/>
        </w:rPr>
        <w:pPrChange w:id="12120" w:author="The Si Tran" w:date="2012-12-16T08:47:00Z">
          <w:pPr>
            <w:pStyle w:val="Heading3"/>
          </w:pPr>
        </w:pPrChange>
      </w:pPr>
      <w:ins w:id="12121" w:author="The Si Tran" w:date="2012-12-11T05:41:00Z">
        <w:r>
          <w:t>Qua quá trình hiện thực và chạy thực nghiệm mô hình kết hợp SARIMA</w:t>
        </w:r>
      </w:ins>
      <w:ins w:id="12122"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2123" w:author="The Si Tran" w:date="2012-12-11T05:45:00Z"/>
        </w:rPr>
        <w:pPrChange w:id="12124" w:author="The Si Tran" w:date="2012-12-16T08:47:00Z">
          <w:pPr>
            <w:pStyle w:val="Heading3"/>
          </w:pPr>
        </w:pPrChange>
      </w:pPr>
      <w:ins w:id="12125" w:author="The Si Tran" w:date="2012-12-11T05:43:00Z">
        <w:r w:rsidRPr="000C3A28">
          <w:t>Đ</w:t>
        </w:r>
        <w:r w:rsidRPr="00941798">
          <w:t>ố</w:t>
        </w:r>
        <w:r w:rsidRPr="002E47E8">
          <w:t>i v</w:t>
        </w:r>
        <w:r w:rsidRPr="00B7223D">
          <w:rPr>
            <w:rPrChange w:id="12126" w:author="The Si Tran" w:date="2012-12-14T06:42:00Z">
              <w:rPr/>
            </w:rPrChange>
          </w:rPr>
          <w:t xml:space="preserve">ới các </w:t>
        </w:r>
      </w:ins>
      <w:ins w:id="12127" w:author="The Si Tran" w:date="2012-12-11T05:44:00Z">
        <w:r w:rsidRPr="00B7223D">
          <w:rPr>
            <w:rPrChange w:id="12128" w:author="The Si Tran" w:date="2012-12-14T06:42:00Z">
              <w:rPr/>
            </w:rPrChange>
          </w:rPr>
          <w:t xml:space="preserve">chuỗi dữ liệu chỉ có tính mùa hoặc xu hướng thì </w:t>
        </w:r>
      </w:ins>
      <w:ins w:id="12129" w:author="The Si Tran" w:date="2012-12-11T05:45:00Z">
        <w:r w:rsidRPr="00B7223D">
          <w:rPr>
            <w:rPrChange w:id="12130" w:author="The Si Tran" w:date="2012-12-14T06:42:00Z">
              <w:rPr/>
            </w:rPrChange>
          </w:rPr>
          <w:t>mô hình</w:t>
        </w:r>
      </w:ins>
      <w:ins w:id="12131" w:author="The Si Tran" w:date="2012-12-11T05:44:00Z">
        <w:r w:rsidRPr="00B7223D">
          <w:rPr>
            <w:rPrChange w:id="12132" w:author="The Si Tran" w:date="2012-12-14T06:42:00Z">
              <w:rPr/>
            </w:rPrChange>
          </w:rPr>
          <w:t xml:space="preserve"> SARIMA có kết quả ch</w:t>
        </w:r>
      </w:ins>
      <w:ins w:id="12133" w:author="The Si Tran" w:date="2012-12-11T05:45:00Z">
        <w:r w:rsidRPr="00B7223D">
          <w:rPr>
            <w:rPrChange w:id="12134" w:author="The Si Tran" w:date="2012-12-14T06:42:00Z">
              <w:rPr/>
            </w:rPrChange>
          </w:rPr>
          <w:t>ính xác hơn mô hình mạng nơron.</w:t>
        </w:r>
      </w:ins>
    </w:p>
    <w:p w14:paraId="72628387" w14:textId="77777777" w:rsidR="00983080" w:rsidRPr="00097101" w:rsidRDefault="00983080">
      <w:pPr>
        <w:pStyle w:val="BuletL1"/>
        <w:rPr>
          <w:ins w:id="12135" w:author="The Si Tran" w:date="2012-12-11T05:47:00Z"/>
        </w:rPr>
        <w:pPrChange w:id="12136" w:author="The Si Tran" w:date="2012-12-16T08:47:00Z">
          <w:pPr>
            <w:pStyle w:val="Heading3"/>
          </w:pPr>
        </w:pPrChange>
      </w:pPr>
      <w:ins w:id="12137" w:author="The Si Tran" w:date="2012-12-11T05:45:00Z">
        <w:r w:rsidRPr="000C3A28">
          <w:t>Đ</w:t>
        </w:r>
        <w:r w:rsidRPr="00941798">
          <w:t>ố</w:t>
        </w:r>
        <w:r w:rsidRPr="002E47E8">
          <w:t>i v</w:t>
        </w:r>
        <w:r w:rsidRPr="00B7223D">
          <w:rPr>
            <w:rPrChange w:id="12138" w:author="The Si Tran" w:date="2012-12-14T06:42:00Z">
              <w:rPr/>
            </w:rPrChange>
          </w:rPr>
          <w:t xml:space="preserve">ới các chuỗi dữ liệu có tính </w:t>
        </w:r>
      </w:ins>
      <w:ins w:id="12139" w:author="The Si Tran" w:date="2012-12-11T05:46:00Z">
        <w:r w:rsidRPr="00B7223D">
          <w:rPr>
            <w:rPrChange w:id="12140" w:author="The Si Tran" w:date="2012-12-14T06:42:00Z">
              <w:rPr/>
            </w:rPrChange>
          </w:rPr>
          <w:t>phi tuyến thì mô hình mạng nơron cho kết quả chính xác hơn.</w:t>
        </w:r>
      </w:ins>
    </w:p>
    <w:p w14:paraId="485CC0A3" w14:textId="2C3FD59D" w:rsidR="002C1C14" w:rsidRPr="00097101" w:rsidRDefault="002C1C14">
      <w:pPr>
        <w:pStyle w:val="BuletL1"/>
        <w:rPr>
          <w:ins w:id="12141" w:author="The Si Tran" w:date="2012-12-11T05:48:00Z"/>
        </w:rPr>
        <w:pPrChange w:id="12142" w:author="The Si Tran" w:date="2012-12-16T08:47:00Z">
          <w:pPr>
            <w:pStyle w:val="Heading3"/>
          </w:pPr>
        </w:pPrChange>
      </w:pPr>
      <w:ins w:id="12143" w:author="The Si Tran" w:date="2012-12-11T05:47:00Z">
        <w:r w:rsidRPr="000C3A28">
          <w:t>Do d</w:t>
        </w:r>
        <w:r w:rsidRPr="00941798">
          <w:t>ự</w:t>
        </w:r>
        <w:r w:rsidRPr="002E47E8">
          <w:t>a trên đ</w:t>
        </w:r>
        <w:r w:rsidRPr="00B7223D">
          <w:rPr>
            <w:rPrChange w:id="12144" w:author="The Si Tran" w:date="2012-12-14T06:42:00Z">
              <w:rPr/>
            </w:rPrChange>
          </w:rPr>
          <w:t xml:space="preserve">ặc tính của cả chuỗi thời gian nên mô hình SARIMA có khả năng dự </w:t>
        </w:r>
      </w:ins>
      <w:r w:rsidR="00286C29">
        <w:t xml:space="preserve">báo </w:t>
      </w:r>
      <w:ins w:id="12145" w:author="The Si Tran" w:date="2012-12-11T05:48:00Z">
        <w:r w:rsidRPr="00B7223D">
          <w:rPr>
            <w:rPrChange w:id="12146" w:author="The Si Tran" w:date="2012-12-14T06:42:00Z">
              <w:rPr/>
            </w:rPrChange>
          </w:rPr>
          <w:t xml:space="preserve"> xa chính xác hơn mô hình mạng nơron.</w:t>
        </w:r>
      </w:ins>
    </w:p>
    <w:p w14:paraId="29570AF4" w14:textId="36AD8EBB" w:rsidR="002C1C14" w:rsidRPr="00097101" w:rsidRDefault="002C1C14">
      <w:pPr>
        <w:pStyle w:val="BuletL1"/>
        <w:rPr>
          <w:ins w:id="12147" w:author="The Si Tran" w:date="2012-12-10T19:41:00Z"/>
        </w:rPr>
        <w:pPrChange w:id="12148" w:author="The Si Tran" w:date="2012-12-16T08:47:00Z">
          <w:pPr>
            <w:pStyle w:val="Heading3"/>
          </w:pPr>
        </w:pPrChange>
      </w:pPr>
      <w:ins w:id="12149" w:author="The Si Tran" w:date="2012-12-11T05:48:00Z">
        <w:r w:rsidRPr="000C3A28">
          <w:lastRenderedPageBreak/>
          <w:t>B</w:t>
        </w:r>
        <w:r w:rsidRPr="00941798">
          <w:t>ằ</w:t>
        </w:r>
        <w:r w:rsidRPr="002E47E8">
          <w:t>ng cách k</w:t>
        </w:r>
        <w:r w:rsidRPr="00B7223D">
          <w:rPr>
            <w:rPrChange w:id="12150" w:author="The Si Tran" w:date="2012-12-14T06:42:00Z">
              <w:rPr/>
            </w:rPrChange>
          </w:rPr>
          <w:t>ết hợp cả hai mô hình SARIMA và mạng nơron, ta c</w:t>
        </w:r>
      </w:ins>
      <w:ins w:id="12151" w:author="The Si Tran" w:date="2012-12-11T05:49:00Z">
        <w:r w:rsidRPr="00B7223D">
          <w:rPr>
            <w:rPrChange w:id="12152" w:author="The Si Tran" w:date="2012-12-14T06:42:00Z">
              <w:rPr/>
            </w:rPrChange>
          </w:rPr>
          <w:t>ó thể xây dựng một mô hình thích hợp với nhiều loại dữ liệu khác nhau</w:t>
        </w:r>
        <w:r w:rsidR="00BD71C0" w:rsidRPr="00B7223D">
          <w:rPr>
            <w:rPrChange w:id="12153" w:author="The Si Tran" w:date="2012-12-14T06:42:00Z">
              <w:rPr/>
            </w:rPrChange>
          </w:rPr>
          <w:t xml:space="preserve">, cho ra kết quả </w:t>
        </w:r>
      </w:ins>
      <w:r w:rsidR="00D95093">
        <w:t xml:space="preserve">dự báo </w:t>
      </w:r>
      <w:ins w:id="12154" w:author="The Si Tran" w:date="2012-12-11T05:49:00Z">
        <w:r w:rsidR="00BD71C0" w:rsidRPr="00941798">
          <w:t>chính xác c</w:t>
        </w:r>
      </w:ins>
      <w:ins w:id="12155" w:author="The Si Tran" w:date="2012-12-11T05:50:00Z">
        <w:r w:rsidR="00BD71C0" w:rsidRPr="002E47E8">
          <w:t>ao.</w:t>
        </w:r>
      </w:ins>
    </w:p>
    <w:p w14:paraId="0B4BEF09" w14:textId="4AB6B473" w:rsidR="00E830E0" w:rsidRDefault="00662C01">
      <w:pPr>
        <w:pStyle w:val="Heading3"/>
        <w:rPr>
          <w:ins w:id="12156" w:author="The Si Tran" w:date="2012-12-11T05:27:00Z"/>
        </w:rPr>
        <w:pPrChange w:id="12157" w:author="The Si Tran" w:date="2012-12-14T06:40:00Z">
          <w:pPr>
            <w:pStyle w:val="Heading2"/>
          </w:pPr>
        </w:pPrChange>
      </w:pPr>
      <w:bookmarkStart w:id="12158" w:name="_Toc343841993"/>
      <w:ins w:id="12159" w:author="The Si Tran" w:date="2012-12-10T19:41:00Z">
        <w:r>
          <w:t>Mặt hạn chế</w:t>
        </w:r>
      </w:ins>
      <w:bookmarkEnd w:id="12158"/>
    </w:p>
    <w:p w14:paraId="7B1DEF2D" w14:textId="33E9B641" w:rsidR="006B1716" w:rsidRPr="00102ED8" w:rsidRDefault="00DA3C57">
      <w:pPr>
        <w:rPr>
          <w:ins w:id="12160" w:author="The Si Tran" w:date="2012-12-11T05:29:00Z"/>
        </w:rPr>
        <w:pPrChange w:id="12161" w:author="The Si Tran" w:date="2012-12-16T08:47:00Z">
          <w:pPr>
            <w:spacing w:before="0"/>
            <w:ind w:firstLine="720"/>
          </w:pPr>
        </w:pPrChange>
      </w:pPr>
      <w:ins w:id="12162" w:author="The Si Tran" w:date="2012-12-11T05:31:00Z">
        <w:r>
          <w:t>Mô hình này chưa có phần tiền xử lý dữ liệu</w:t>
        </w:r>
      </w:ins>
      <w:ins w:id="12163" w:author="The Si Tran" w:date="2012-12-11T05:32:00Z">
        <w:r>
          <w:t>, nên đối với các dữ liệu chưa qua tiề</w:t>
        </w:r>
        <w:r w:rsidR="00B7223D">
          <w:t xml:space="preserve">n </w:t>
        </w:r>
        <w:r>
          <w:t>xử lý có chứa giá trị nhi</w:t>
        </w:r>
      </w:ins>
      <w:ins w:id="12164" w:author="The Si Tran" w:date="2012-12-11T05:33:00Z">
        <w:r>
          <w:t>ễu, không hợp lệ… thì kết quả của</w:t>
        </w:r>
      </w:ins>
      <w:ins w:id="12165" w:author="The Si Tran" w:date="2012-12-11T05:34:00Z">
        <w:r>
          <w:t xml:space="preserve"> mô hình không được cao.</w:t>
        </w:r>
      </w:ins>
    </w:p>
    <w:p w14:paraId="466D996B" w14:textId="77777777" w:rsidR="006A21F7" w:rsidRDefault="00E830E0">
      <w:pPr>
        <w:rPr>
          <w:ins w:id="12166" w:author="The Si Tran" w:date="2012-12-11T05:34:00Z"/>
        </w:rPr>
        <w:pPrChange w:id="12167" w:author="The Si Tran" w:date="2012-12-16T08:47:00Z">
          <w:pPr>
            <w:pStyle w:val="Heading2"/>
          </w:pPr>
        </w:pPrChange>
      </w:pPr>
      <w:ins w:id="12168" w:author="The Si Tran" w:date="2012-12-11T05:29:00Z">
        <w:r w:rsidRPr="00102ED8">
          <w:t>Giao diện chương trình hiện thực chưa thân thiện với người dùng.</w:t>
        </w:r>
      </w:ins>
      <w:del w:id="12169"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941798" w:rsidDel="00662C01">
          <w:delText>t</w:delText>
        </w:r>
      </w:del>
    </w:p>
    <w:p w14:paraId="75A37250" w14:textId="6C2D0D83" w:rsidR="00DA3C57" w:rsidRPr="008B2578" w:rsidRDefault="00DA3C57">
      <w:pPr>
        <w:rPr>
          <w:szCs w:val="26"/>
        </w:rPr>
        <w:pPrChange w:id="12170" w:author="The Si Tran" w:date="2012-12-16T08:47:00Z">
          <w:pPr>
            <w:pStyle w:val="Heading2"/>
          </w:pPr>
        </w:pPrChange>
      </w:pPr>
      <w:ins w:id="12171" w:author="The Si Tran" w:date="2012-12-11T05:34:00Z">
        <w:r>
          <w:t xml:space="preserve">Mô hình được xây dựng nhằm </w:t>
        </w:r>
      </w:ins>
      <w:ins w:id="12172" w:author="The Si Tran" w:date="2012-12-11T05:35:00Z">
        <w:r>
          <w:t>hiện thực các lý thuyết đã nghiên cứu</w:t>
        </w:r>
      </w:ins>
      <w:ins w:id="12173" w:author="The Si Tran" w:date="2012-12-11T05:36:00Z">
        <w:r>
          <w:t xml:space="preserve"> n</w:t>
        </w:r>
      </w:ins>
      <w:ins w:id="12174" w:author="The Si Tran" w:date="2012-12-11T05:37:00Z">
        <w:r>
          <w:t>ên chỉ sử dụ</w:t>
        </w:r>
        <w:r w:rsidR="00B7223D">
          <w:t xml:space="preserve">ng </w:t>
        </w:r>
      </w:ins>
      <w:r w:rsidR="00213161">
        <w:t>c</w:t>
      </w:r>
      <w:ins w:id="12175" w:author="The Si Tran" w:date="2012-12-11T05:37:00Z">
        <w:r>
          <w:t>ác dữ liệu đã thu thập sẵn, không có cập nhật các dữ liệu mới theo thời gian</w:t>
        </w:r>
      </w:ins>
      <w:ins w:id="12176" w:author="The Si Tran" w:date="2012-12-11T05:38:00Z">
        <w:r w:rsidR="00B7223D">
          <w:t xml:space="preserve"> nên </w:t>
        </w:r>
        <w:r>
          <w:t>c</w:t>
        </w:r>
      </w:ins>
      <w:ins w:id="12177" w:author="The Si Tran" w:date="2012-12-11T05:39:00Z">
        <w:r>
          <w:t>ần phải thay đổi để phù hợp với các bài toán thực tiễn.</w:t>
        </w:r>
      </w:ins>
    </w:p>
    <w:p w14:paraId="1A655C1A" w14:textId="13DD86DB" w:rsidR="00783FDB" w:rsidRDefault="00783FDB" w:rsidP="00286C29">
      <w:pPr>
        <w:pStyle w:val="Heading2"/>
        <w:rPr>
          <w:ins w:id="12178" w:author="The Si Tran" w:date="2012-12-11T04:57:00Z"/>
        </w:rPr>
      </w:pPr>
      <w:bookmarkStart w:id="12179" w:name="_Toc343841994"/>
      <w:r w:rsidRPr="0049233F">
        <w:rPr>
          <w:rPrChange w:id="12180" w:author="The Si Tran" w:date="2012-12-05T23:02:00Z">
            <w:rPr>
              <w:rFonts w:cs="Times New Roman"/>
            </w:rPr>
          </w:rPrChange>
        </w:rPr>
        <w:t>Hướng phát triển đề tài</w:t>
      </w:r>
      <w:bookmarkEnd w:id="12179"/>
    </w:p>
    <w:p w14:paraId="3D8B20CB" w14:textId="7CF2E319" w:rsidR="00F27A65" w:rsidRDefault="00F27A65">
      <w:pPr>
        <w:rPr>
          <w:ins w:id="12181" w:author="The Si Tran" w:date="2012-12-11T05:02:00Z"/>
        </w:rPr>
        <w:pPrChange w:id="12182" w:author="The Si Tran" w:date="2012-12-16T08:47:00Z">
          <w:pPr>
            <w:pStyle w:val="Heading2"/>
          </w:pPr>
        </w:pPrChange>
      </w:pPr>
      <w:ins w:id="12183" w:author="The Si Tran" w:date="2012-12-11T04:57:00Z">
        <w:r>
          <w:t>Đề tài đã đưa ra mô hình kết hợp SARIMA với mạng nơron</w:t>
        </w:r>
      </w:ins>
      <w:ins w:id="12184" w:author="The Si Tran" w:date="2012-12-11T04:58:00Z">
        <w:r>
          <w:t xml:space="preserve"> </w:t>
        </w:r>
      </w:ins>
      <w:ins w:id="12185" w:author="The Si Tran" w:date="2012-12-11T04:59:00Z">
        <w:r>
          <w:t>trong</w:t>
        </w:r>
      </w:ins>
      <w:ins w:id="12186" w:author="The Si Tran" w:date="2012-12-11T04:58:00Z">
        <w:r>
          <w:t xml:space="preserve"> bài toán dự báo chuỗi thời gian</w:t>
        </w:r>
      </w:ins>
      <w:ins w:id="12187" w:author="The Si Tran" w:date="2012-12-11T04:59:00Z">
        <w:r>
          <w:t>. Tuy nhiên, để cải thiện độ chính xác của mô hình</w:t>
        </w:r>
      </w:ins>
      <w:ins w:id="12188" w:author="The Si Tran" w:date="2012-12-11T05:01:00Z">
        <w:r>
          <w:t xml:space="preserve">, chúng ta cần </w:t>
        </w:r>
      </w:ins>
      <w:ins w:id="12189"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2190" w:author="The Si Tran" w:date="2012-12-11T05:21:00Z"/>
        </w:rPr>
        <w:pPrChange w:id="12191" w:author="The Si Tran" w:date="2012-12-16T08:47:00Z">
          <w:pPr>
            <w:pStyle w:val="Heading2"/>
          </w:pPr>
        </w:pPrChange>
      </w:pPr>
      <w:ins w:id="12192" w:author="The Si Tran" w:date="2012-12-11T05:03:00Z">
        <w:r w:rsidRPr="000C3A28">
          <w:t>Trong mô hình SARIMA, đ</w:t>
        </w:r>
        <w:r w:rsidRPr="00941798">
          <w:t>ể</w:t>
        </w:r>
        <w:r w:rsidRPr="002E47E8">
          <w:t xml:space="preserve"> chuy</w:t>
        </w:r>
        <w:r w:rsidRPr="00B7223D">
          <w:rPr>
            <w:rPrChange w:id="12193" w:author="The Si Tran" w:date="2012-12-14T06:43:00Z">
              <w:rPr/>
            </w:rPrChange>
          </w:rPr>
          <w:t>ển đổi từ chuỗi dữ liệu có tính mùa và xu hướng, chúng tôi đã sử dụng phương pháp lấy hiệu</w:t>
        </w:r>
      </w:ins>
      <w:ins w:id="12194" w:author="The Si Tran" w:date="2012-12-11T05:12:00Z">
        <w:r w:rsidR="002E24B1" w:rsidRPr="00B7223D">
          <w:rPr>
            <w:rPrChange w:id="12195" w:author="The Si Tran" w:date="2012-12-14T06:43:00Z">
              <w:rPr/>
            </w:rPrChange>
          </w:rPr>
          <w:t>. Nhưng phương pháp này đòi hỏi phương sai của chuỗi dữ liệu phải tĩnh.</w:t>
        </w:r>
      </w:ins>
      <w:ins w:id="12196" w:author="The Si Tran" w:date="2012-12-11T05:14:00Z">
        <w:r w:rsidR="002E24B1" w:rsidRPr="00B7223D">
          <w:rPr>
            <w:rPrChange w:id="12197" w:author="The Si Tran" w:date="2012-12-14T06:43:00Z">
              <w:rPr/>
            </w:rPrChange>
          </w:rPr>
          <w:t xml:space="preserve"> </w:t>
        </w:r>
        <w:r w:rsidR="00330004" w:rsidRPr="00B7223D">
          <w:rPr>
            <w:rPrChange w:id="12198" w:author="The Si Tran" w:date="2012-12-14T06:43:00Z">
              <w:rPr/>
            </w:rPrChange>
          </w:rPr>
          <w:t>Trong tr</w:t>
        </w:r>
      </w:ins>
      <w:ins w:id="12199" w:author="The Si Tran" w:date="2012-12-11T05:15:00Z">
        <w:r w:rsidR="00330004" w:rsidRPr="00B7223D">
          <w:rPr>
            <w:rPrChange w:id="12200" w:author="The Si Tran" w:date="2012-12-14T06:43:00Z">
              <w:rPr/>
            </w:rPrChange>
          </w:rPr>
          <w:t xml:space="preserve">ường hợp này cần phải sử dụng các phương pháp chuyển đổi khác: </w:t>
        </w:r>
      </w:ins>
      <w:ins w:id="12201" w:author="The Si Tran" w:date="2012-12-11T05:20:00Z">
        <w:r w:rsidR="00B663DE" w:rsidRPr="00B7223D">
          <w:rPr>
            <w:rPrChange w:id="12202" w:author="The Si Tran" w:date="2012-12-14T06:43:00Z">
              <w:rPr/>
            </w:rPrChange>
          </w:rPr>
          <w:t>phép biến đổi logarí</w:t>
        </w:r>
      </w:ins>
      <w:r w:rsidR="00D95093">
        <w:t>t</w:t>
      </w:r>
      <w:ins w:id="12203" w:author="The Si Tran" w:date="2012-12-11T05:20:00Z">
        <w:r w:rsidR="00B663DE" w:rsidRPr="00941798">
          <w:t xml:space="preserve">, </w:t>
        </w:r>
      </w:ins>
      <w:ins w:id="12204" w:author="The Si Tran" w:date="2012-12-11T05:21:00Z">
        <w:r w:rsidR="00B663DE" w:rsidRPr="002E47E8">
          <w:t>phép bi</w:t>
        </w:r>
        <w:r w:rsidR="00B663DE" w:rsidRPr="00B7223D">
          <w:rPr>
            <w:rPrChange w:id="12205" w:author="The Si Tran" w:date="2012-12-14T06:43:00Z">
              <w:rPr/>
            </w:rPrChange>
          </w:rPr>
          <w:t>ến đổi Box-Cox power.</w:t>
        </w:r>
      </w:ins>
    </w:p>
    <w:p w14:paraId="5103857F" w14:textId="77777777" w:rsidR="00D66640" w:rsidRPr="00B7223D" w:rsidRDefault="00D66640">
      <w:pPr>
        <w:pStyle w:val="BuletL1"/>
        <w:rPr>
          <w:rPrChange w:id="12206" w:author="The Si Tran" w:date="2012-12-14T06:43:00Z">
            <w:rPr/>
          </w:rPrChange>
        </w:rPr>
        <w:pPrChange w:id="12207" w:author="The Si Tran" w:date="2012-12-16T08:47:00Z">
          <w:pPr>
            <w:pStyle w:val="Heading2"/>
          </w:pPr>
        </w:pPrChange>
      </w:pPr>
      <w:ins w:id="12208" w:author="The Si Tran" w:date="2012-12-11T05:21:00Z">
        <w:r w:rsidRPr="000C3A28">
          <w:t>Theo th</w:t>
        </w:r>
        <w:r w:rsidRPr="00941798">
          <w:t>ờ</w:t>
        </w:r>
        <w:r w:rsidRPr="002E47E8">
          <w:t>i gian</w:t>
        </w:r>
      </w:ins>
      <w:ins w:id="12209" w:author="The Si Tran" w:date="2012-12-11T05:22:00Z">
        <w:r w:rsidRPr="00B7223D">
          <w:rPr>
            <w:rPrChange w:id="12210" w:author="The Si Tran" w:date="2012-12-14T06:43:00Z">
              <w:rPr/>
            </w:rPrChange>
          </w:rPr>
          <w:t xml:space="preserve"> thì chuỗi dữ liệu thay đổi tính chất, mô hình đã ước lượng trước đây có thể</w:t>
        </w:r>
      </w:ins>
      <w:ins w:id="12211" w:author="The Si Tran" w:date="2012-12-11T05:23:00Z">
        <w:r w:rsidRPr="00B7223D">
          <w:rPr>
            <w:rPrChange w:id="12212"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2213" w:author="The Si Tran" w:date="2012-12-11T05:25:00Z">
        <w:r w:rsidRPr="00B7223D">
          <w:rPr>
            <w:rPrChange w:id="12214" w:author="The Si Tran" w:date="2012-12-14T06:43:00Z">
              <w:rPr/>
            </w:rPrChange>
          </w:rPr>
          <w:t xml:space="preserve"> </w:t>
        </w:r>
      </w:ins>
      <w:ins w:id="12215" w:author="The Si Tran" w:date="2012-12-11T05:23:00Z">
        <w:r w:rsidRPr="00B7223D">
          <w:rPr>
            <w:rPrChange w:id="12216" w:author="The Si Tran" w:date="2012-12-14T06:43:00Z">
              <w:rPr/>
            </w:rPrChange>
          </w:rPr>
          <w:t>cập</w:t>
        </w:r>
      </w:ins>
      <w:ins w:id="12217" w:author="The Si Tran" w:date="2012-12-11T05:25:00Z">
        <w:r w:rsidRPr="00B7223D">
          <w:rPr>
            <w:rPrChange w:id="12218"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2219" w:author="The Si Tran" w:date="2012-12-05T23:02:00Z">
            <w:rPr>
              <w:b/>
              <w:bCs/>
              <w:kern w:val="32"/>
              <w:sz w:val="32"/>
              <w:szCs w:val="26"/>
            </w:rPr>
          </w:rPrChange>
        </w:rPr>
      </w:pPr>
      <w:bookmarkStart w:id="12220" w:name="_Toc328879942"/>
      <w:bookmarkStart w:id="12221"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2222" w:author="The Si Tran" w:date="2012-12-16T09:45:00Z">
          <w:pPr>
            <w:pStyle w:val="Heading1"/>
            <w:numPr>
              <w:numId w:val="0"/>
            </w:numPr>
            <w:spacing w:before="100" w:beforeAutospacing="1" w:after="100" w:afterAutospacing="1"/>
            <w:ind w:left="0" w:firstLine="0"/>
            <w:jc w:val="both"/>
          </w:pPr>
        </w:pPrChange>
      </w:pPr>
      <w:bookmarkStart w:id="12223" w:name="_Toc343841995"/>
      <w:r w:rsidRPr="0049233F">
        <w:rPr>
          <w:rPrChange w:id="12224" w:author="The Si Tran" w:date="2012-12-05T23:02:00Z">
            <w:rPr>
              <w:rFonts w:cs="Times New Roman"/>
              <w:iCs/>
              <w:kern w:val="0"/>
              <w:sz w:val="28"/>
              <w:szCs w:val="26"/>
            </w:rPr>
          </w:rPrChange>
        </w:rPr>
        <w:lastRenderedPageBreak/>
        <w:t>TÀI LIỆU THAM KHẢO</w:t>
      </w:r>
      <w:bookmarkEnd w:id="12220"/>
      <w:bookmarkEnd w:id="12221"/>
      <w:bookmarkEnd w:id="12223"/>
    </w:p>
    <w:p w14:paraId="67AE0CAF" w14:textId="77777777" w:rsidR="008C1D28" w:rsidRPr="00B7223D" w:rsidRDefault="008C1D28" w:rsidP="00097101">
      <w:pPr>
        <w:ind w:firstLine="547"/>
        <w:rPr>
          <w:ins w:id="12225" w:author="The Si Tran" w:date="2012-12-12T00:03:00Z"/>
          <w:szCs w:val="26"/>
        </w:rPr>
      </w:pPr>
      <w:ins w:id="12226" w:author="The Si Tran" w:date="2012-12-12T00:03:00Z">
        <w:r w:rsidRPr="00B7223D">
          <w:rPr>
            <w:szCs w:val="26"/>
          </w:rPr>
          <w:t xml:space="preserve">[1] J. E. Hanke, D. W. Wichenrn. </w:t>
        </w:r>
        <w:r w:rsidRPr="00B7223D">
          <w:rPr>
            <w:i/>
            <w:szCs w:val="26"/>
            <w:rPrChange w:id="12227"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2228" w:author="The Si Tran" w:date="2012-12-12T00:03:00Z"/>
        </w:rPr>
        <w:pPrChange w:id="12229" w:author="The Si Tran" w:date="2012-12-14T06:45:00Z">
          <w:pPr>
            <w:pStyle w:val="Stylechun"/>
            <w:ind w:firstLine="547"/>
          </w:pPr>
        </w:pPrChange>
      </w:pPr>
      <w:ins w:id="12230" w:author="The Si Tran" w:date="2012-12-12T00:03:00Z">
        <w:r w:rsidRPr="00B7223D">
          <w:t xml:space="preserve">[2] T. M. Mitchell. </w:t>
        </w:r>
        <w:r w:rsidRPr="00B7223D">
          <w:rPr>
            <w:i/>
            <w:rPrChange w:id="12231"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2232" w:author="The Si Tran" w:date="2012-12-12T00:03:00Z"/>
          <w:szCs w:val="26"/>
        </w:rPr>
      </w:pPr>
      <w:ins w:id="12233" w:author="The Si Tran" w:date="2012-12-12T00:03:00Z">
        <w:r w:rsidRPr="00B7223D">
          <w:rPr>
            <w:szCs w:val="26"/>
          </w:rPr>
          <w:t xml:space="preserve">[3] Trần Đức Minh. Luận văn thạc sĩ </w:t>
        </w:r>
        <w:r w:rsidRPr="00B7223D">
          <w:rPr>
            <w:i/>
            <w:szCs w:val="26"/>
            <w:rPrChange w:id="12234"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2235" w:author="The Si Tran" w:date="2012-12-12T00:03:00Z"/>
          <w:szCs w:val="26"/>
        </w:rPr>
        <w:pPrChange w:id="12236" w:author="The Si Tran" w:date="2012-12-14T06:45:00Z">
          <w:pPr>
            <w:spacing w:before="0"/>
            <w:ind w:firstLine="547"/>
          </w:pPr>
        </w:pPrChange>
      </w:pPr>
      <w:ins w:id="12237" w:author="The Si Tran" w:date="2012-12-12T00:03:00Z">
        <w:r w:rsidRPr="00B7223D">
          <w:rPr>
            <w:szCs w:val="26"/>
          </w:rPr>
          <w:t xml:space="preserve">[4] M. Riedmiller, H. Braun. </w:t>
        </w:r>
        <w:r w:rsidRPr="00B7223D">
          <w:rPr>
            <w:i/>
            <w:szCs w:val="26"/>
            <w:rPrChange w:id="12238"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2239" w:author="The Si Tran" w:date="2012-12-14T06:59:00Z">
        <w:r w:rsidR="006F78A0">
          <w:rPr>
            <w:szCs w:val="26"/>
          </w:rPr>
          <w:t>pp</w:t>
        </w:r>
      </w:ins>
      <w:ins w:id="12240" w:author="The Si Tran" w:date="2012-12-12T00:03:00Z">
        <w:r w:rsidRPr="00B7223D">
          <w:rPr>
            <w:szCs w:val="26"/>
          </w:rPr>
          <w:t xml:space="preserve"> 586-591, 1993.</w:t>
        </w:r>
      </w:ins>
    </w:p>
    <w:p w14:paraId="5474FCC3" w14:textId="77777777" w:rsidR="008C1D28" w:rsidRPr="00B7223D" w:rsidRDefault="008C1D28">
      <w:pPr>
        <w:ind w:firstLine="547"/>
        <w:rPr>
          <w:ins w:id="12241" w:author="The Si Tran" w:date="2012-12-12T00:03:00Z"/>
          <w:szCs w:val="26"/>
        </w:rPr>
        <w:pPrChange w:id="12242" w:author="The Si Tran" w:date="2012-12-14T06:45:00Z">
          <w:pPr>
            <w:spacing w:before="0"/>
            <w:ind w:firstLine="547"/>
          </w:pPr>
        </w:pPrChange>
      </w:pPr>
      <w:ins w:id="12243" w:author="The Si Tran" w:date="2012-12-12T00:03:00Z">
        <w:r w:rsidRPr="00B7223D">
          <w:rPr>
            <w:szCs w:val="26"/>
          </w:rPr>
          <w:t xml:space="preserve">[5] M. Riedmiller. </w:t>
        </w:r>
        <w:r w:rsidRPr="00B7223D">
          <w:rPr>
            <w:i/>
            <w:szCs w:val="26"/>
            <w:rPrChange w:id="12244"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2245" w:author="The Si Tran" w:date="2012-12-12T00:03:00Z"/>
          <w:szCs w:val="26"/>
        </w:rPr>
        <w:pPrChange w:id="12246" w:author="The Si Tran" w:date="2012-12-14T06:45:00Z">
          <w:pPr>
            <w:spacing w:before="0"/>
            <w:ind w:firstLine="547"/>
          </w:pPr>
        </w:pPrChange>
      </w:pPr>
      <w:ins w:id="12247" w:author="The Si Tran" w:date="2012-12-12T00:03:00Z">
        <w:r w:rsidRPr="00B7223D">
          <w:rPr>
            <w:szCs w:val="26"/>
          </w:rPr>
          <w:t xml:space="preserve">[6] T. Kolarik, G. Rudorfer. </w:t>
        </w:r>
        <w:r w:rsidRPr="00B7223D">
          <w:rPr>
            <w:i/>
            <w:szCs w:val="26"/>
            <w:rPrChange w:id="12248" w:author="The Si Tran" w:date="2012-12-14T06:44:00Z">
              <w:rPr>
                <w:b/>
                <w:i/>
                <w:szCs w:val="26"/>
              </w:rPr>
            </w:rPrChange>
          </w:rPr>
          <w:t>Time Series Forecasting Using Neural Networks.</w:t>
        </w:r>
        <w:r w:rsidRPr="00B7223D">
          <w:rPr>
            <w:szCs w:val="26"/>
          </w:rPr>
          <w:t xml:space="preserve"> ACM Sigapl Apl Quote Quad, vol. 25, no. 1, </w:t>
        </w:r>
      </w:ins>
      <w:ins w:id="12249" w:author="The Si Tran" w:date="2012-12-14T07:00:00Z">
        <w:r w:rsidR="006F78A0">
          <w:rPr>
            <w:szCs w:val="26"/>
          </w:rPr>
          <w:t>pp</w:t>
        </w:r>
      </w:ins>
      <w:ins w:id="12250" w:author="The Si Tran" w:date="2012-12-12T00:03:00Z">
        <w:r w:rsidRPr="00B7223D">
          <w:rPr>
            <w:szCs w:val="26"/>
          </w:rPr>
          <w:t xml:space="preserve"> 86-94, 1994.</w:t>
        </w:r>
      </w:ins>
    </w:p>
    <w:p w14:paraId="6BB0777B" w14:textId="216FEE3B" w:rsidR="008C1D28" w:rsidRPr="00B7223D" w:rsidRDefault="008C1D28">
      <w:pPr>
        <w:ind w:firstLine="547"/>
        <w:rPr>
          <w:ins w:id="12251" w:author="The Si Tran" w:date="2012-12-12T00:03:00Z"/>
          <w:szCs w:val="26"/>
        </w:rPr>
        <w:pPrChange w:id="12252" w:author="The Si Tran" w:date="2012-12-14T06:45:00Z">
          <w:pPr>
            <w:spacing w:before="0"/>
            <w:ind w:firstLine="547"/>
          </w:pPr>
        </w:pPrChange>
      </w:pPr>
      <w:ins w:id="12253" w:author="The Si Tran" w:date="2012-12-12T00:03:00Z">
        <w:r w:rsidRPr="00B7223D">
          <w:rPr>
            <w:szCs w:val="26"/>
          </w:rPr>
          <w:t xml:space="preserve">[7] I. Kaastra, M. Boyd. </w:t>
        </w:r>
        <w:r w:rsidRPr="00B7223D">
          <w:rPr>
            <w:i/>
            <w:szCs w:val="26"/>
            <w:rPrChange w:id="12254" w:author="The Si Tran" w:date="2012-12-14T06:44:00Z">
              <w:rPr>
                <w:b/>
                <w:i/>
                <w:szCs w:val="26"/>
              </w:rPr>
            </w:rPrChange>
          </w:rPr>
          <w:t>Designing A Neural Network For Forecasting Financial And Economic Time Series.</w:t>
        </w:r>
        <w:r w:rsidRPr="00B7223D">
          <w:rPr>
            <w:szCs w:val="26"/>
          </w:rPr>
          <w:t xml:space="preserve"> Neurocomputing, 10, </w:t>
        </w:r>
      </w:ins>
      <w:ins w:id="12255" w:author="The Si Tran" w:date="2012-12-14T07:00:00Z">
        <w:r w:rsidR="006F78A0">
          <w:rPr>
            <w:szCs w:val="26"/>
          </w:rPr>
          <w:t>pp</w:t>
        </w:r>
      </w:ins>
      <w:ins w:id="12256" w:author="The Si Tran" w:date="2012-12-12T00:03:00Z">
        <w:r w:rsidRPr="00B7223D">
          <w:rPr>
            <w:szCs w:val="26"/>
          </w:rPr>
          <w:t xml:space="preserve"> 215-236, 1996.</w:t>
        </w:r>
      </w:ins>
    </w:p>
    <w:p w14:paraId="6BE4A517" w14:textId="3E8A515A" w:rsidR="006E5672" w:rsidRPr="00B7223D" w:rsidRDefault="008C1D28">
      <w:pPr>
        <w:ind w:firstLine="547"/>
        <w:jc w:val="left"/>
        <w:rPr>
          <w:ins w:id="12257" w:author="superchickend" w:date="2012-12-12T08:19:00Z"/>
          <w:szCs w:val="26"/>
        </w:rPr>
        <w:pPrChange w:id="12258" w:author="The Si Tran" w:date="2012-12-14T06:45:00Z">
          <w:pPr>
            <w:spacing w:before="0"/>
            <w:ind w:firstLine="547"/>
            <w:jc w:val="left"/>
          </w:pPr>
        </w:pPrChange>
      </w:pPr>
      <w:ins w:id="12259" w:author="The Si Tran" w:date="2012-12-12T00:03:00Z">
        <w:r w:rsidRPr="00B7223D">
          <w:rPr>
            <w:szCs w:val="26"/>
          </w:rPr>
          <w:t xml:space="preserve">[8] G. Zhang, Michael Y. Hu. </w:t>
        </w:r>
        <w:r w:rsidRPr="00B7223D">
          <w:rPr>
            <w:i/>
            <w:szCs w:val="26"/>
            <w:rPrChange w:id="12260" w:author="The Si Tran" w:date="2012-12-14T06:44:00Z">
              <w:rPr>
                <w:b/>
                <w:i/>
                <w:szCs w:val="26"/>
              </w:rPr>
            </w:rPrChange>
          </w:rPr>
          <w:t>Neural Network Forecasting Of The British Pound/US Dollar Exchange Rate.</w:t>
        </w:r>
        <w:r w:rsidRPr="00B7223D">
          <w:rPr>
            <w:szCs w:val="26"/>
          </w:rPr>
          <w:t xml:space="preserve"> Omega, International Journal of Management Science, </w:t>
        </w:r>
      </w:ins>
      <w:r w:rsidR="000A397A">
        <w:rPr>
          <w:szCs w:val="26"/>
        </w:rPr>
        <w:t xml:space="preserve">vol. </w:t>
      </w:r>
      <w:ins w:id="12261" w:author="The Si Tran" w:date="2012-12-12T00:03:00Z">
        <w:r w:rsidRPr="00B7223D">
          <w:rPr>
            <w:szCs w:val="26"/>
          </w:rPr>
          <w:t xml:space="preserve">26, </w:t>
        </w:r>
      </w:ins>
      <w:ins w:id="12262" w:author="The Si Tran" w:date="2012-12-14T07:00:00Z">
        <w:r w:rsidR="006F78A0">
          <w:rPr>
            <w:szCs w:val="26"/>
          </w:rPr>
          <w:t>pp</w:t>
        </w:r>
      </w:ins>
      <w:ins w:id="12263"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2264" w:author="superchickend" w:date="2012-12-12T08:19:00Z"/>
        </w:rPr>
        <w:pPrChange w:id="12265" w:author="The Si Tran" w:date="2012-12-14T06:45:00Z">
          <w:pPr>
            <w:pStyle w:val="Stylechun"/>
            <w:ind w:firstLine="547"/>
          </w:pPr>
        </w:pPrChange>
      </w:pPr>
      <w:ins w:id="12266" w:author="superchickend" w:date="2012-12-12T08:19:00Z">
        <w:r w:rsidRPr="00B7223D">
          <w:t xml:space="preserve">[9] Chatfield, Christopher. </w:t>
        </w:r>
        <w:r w:rsidRPr="00B7223D">
          <w:rPr>
            <w:i/>
            <w:rPrChange w:id="12267"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2268" w:author="superchickend" w:date="2012-12-12T08:19:00Z"/>
        </w:rPr>
        <w:pPrChange w:id="12269" w:author="The Si Tran" w:date="2012-12-14T06:45:00Z">
          <w:pPr>
            <w:pStyle w:val="Stylechun"/>
            <w:ind w:firstLine="547"/>
          </w:pPr>
        </w:pPrChange>
      </w:pPr>
      <w:ins w:id="12270" w:author="superchickend" w:date="2012-12-12T08:19:00Z">
        <w:r w:rsidRPr="00B7223D">
          <w:t xml:space="preserve">[10] J. Scott Armstrong. </w:t>
        </w:r>
        <w:r w:rsidRPr="00B7223D">
          <w:rPr>
            <w:i/>
            <w:rPrChange w:id="12271"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2272" w:author="The Si Tran" w:date="2012-12-16T20:35:00Z"/>
        </w:rPr>
        <w:pPrChange w:id="12273" w:author="The Si Tran" w:date="2012-12-14T06:45:00Z">
          <w:pPr>
            <w:pStyle w:val="Stylechun"/>
            <w:ind w:firstLine="547"/>
          </w:pPr>
        </w:pPrChange>
      </w:pPr>
      <w:ins w:id="12274" w:author="superchickend" w:date="2012-12-12T08:19:00Z">
        <w:r w:rsidRPr="00B7223D">
          <w:t xml:space="preserve">[11] Jan Sterba, Katarina Hilovska. </w:t>
        </w:r>
        <w:r w:rsidRPr="00B7223D">
          <w:rPr>
            <w:i/>
            <w:rPrChange w:id="12275" w:author="The Si Tran" w:date="2012-12-14T06:44:00Z">
              <w:rPr>
                <w:b/>
                <w:i/>
              </w:rPr>
            </w:rPrChange>
          </w:rPr>
          <w:t>The implementation of hybrid ARIMA-Neural network prediction model for aggregate water consumption prediction</w:t>
        </w:r>
        <w:r w:rsidRPr="00B7223D">
          <w:t>, 201</w:t>
        </w:r>
      </w:ins>
      <w:ins w:id="12276" w:author="The Si Tran" w:date="2012-12-14T06:46:00Z">
        <w:r w:rsidR="00B84941">
          <w:t>0</w:t>
        </w:r>
      </w:ins>
    </w:p>
    <w:p w14:paraId="4FBC053B" w14:textId="2B3ECD49" w:rsidR="00C564CC" w:rsidRDefault="00C564CC">
      <w:pPr>
        <w:pStyle w:val="Stylechun"/>
        <w:ind w:firstLine="547"/>
        <w:rPr>
          <w:ins w:id="12277" w:author="The Si Tran" w:date="2012-12-16T20:44:00Z"/>
          <w:rStyle w:val="NoFormatChar"/>
        </w:rPr>
      </w:pPr>
      <w:ins w:id="12278" w:author="The Si Tran" w:date="2012-12-16T20:35:00Z">
        <w:r>
          <w:t>[12]</w:t>
        </w:r>
      </w:ins>
      <w:ins w:id="12279" w:author="The Si Tran" w:date="2012-12-16T20:38:00Z">
        <w:r>
          <w:t xml:space="preserve"> Nancy Ngo</w:t>
        </w:r>
        <w:r w:rsidRPr="00C564CC">
          <w:t>c Tran</w:t>
        </w:r>
        <w:r>
          <w:t xml:space="preserve">. </w:t>
        </w:r>
      </w:ins>
      <w:ins w:id="12280" w:author="The Si Tran" w:date="2012-12-16T20:40:00Z">
        <w:r w:rsidRPr="00724C67">
          <w:rPr>
            <w:i/>
            <w:rPrChange w:id="12281" w:author="The Si Tran" w:date="2012-12-16T20:47:00Z">
              <w:rPr/>
            </w:rPrChange>
          </w:rPr>
          <w:t>Automatic</w:t>
        </w:r>
      </w:ins>
      <w:ins w:id="12282" w:author="The Si Tran" w:date="2012-12-16T20:39:00Z">
        <w:r w:rsidRPr="00724C67">
          <w:rPr>
            <w:rStyle w:val="NoFormatChar"/>
            <w:i/>
            <w:rPrChange w:id="12283" w:author="The Si Tran" w:date="2012-12-16T20:47:00Z">
              <w:rPr>
                <w:rStyle w:val="NoFormatChar"/>
              </w:rPr>
            </w:rPrChange>
          </w:rPr>
          <w:t xml:space="preserve"> ARIMA time </w:t>
        </w:r>
      </w:ins>
      <w:ins w:id="12284" w:author="The Si Tran" w:date="2012-12-16T20:41:00Z">
        <w:r w:rsidRPr="00724C67">
          <w:rPr>
            <w:rStyle w:val="NoFormatChar"/>
            <w:i/>
            <w:rPrChange w:id="12285"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2286" w:author="The Si Tran" w:date="2012-12-16T20:44:00Z">
        <w:r>
          <w:rPr>
            <w:rStyle w:val="NoFormatChar"/>
          </w:rPr>
          <w:lastRenderedPageBreak/>
          <w:t xml:space="preserve">[13] </w:t>
        </w:r>
      </w:ins>
      <w:ins w:id="12287"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2288" w:author="The Si Tran" w:date="2012-12-16T20:44:00Z">
        <w:r w:rsidRPr="00724C67">
          <w:rPr>
            <w:rStyle w:val="NoFormatChar"/>
            <w:i/>
            <w:rPrChange w:id="12289" w:author="The Si Tran" w:date="2012-12-16T20:47:00Z">
              <w:rPr>
                <w:rStyle w:val="NoFormatChar"/>
              </w:rPr>
            </w:rPrChange>
          </w:rPr>
          <w:t>A closed formula for the Durbin-</w:t>
        </w:r>
      </w:ins>
      <w:ins w:id="12290" w:author="The Si Tran" w:date="2012-12-16T20:45:00Z">
        <w:r w:rsidRPr="00724C67">
          <w:rPr>
            <w:rStyle w:val="NoFormatChar"/>
            <w:i/>
            <w:rPrChange w:id="12291" w:author="The Si Tran" w:date="2012-12-16T20:47:00Z">
              <w:rPr>
                <w:rStyle w:val="NoFormatChar"/>
              </w:rPr>
            </w:rPrChange>
          </w:rPr>
          <w:t>Levinson’</w:t>
        </w:r>
      </w:ins>
      <w:ins w:id="12292" w:author="The Si Tran" w:date="2012-12-16T20:44:00Z">
        <w:r w:rsidRPr="00724C67">
          <w:rPr>
            <w:rStyle w:val="NoFormatChar"/>
            <w:i/>
            <w:rPrChange w:id="12293" w:author="The Si Tran" w:date="2012-12-16T20:47:00Z">
              <w:rPr>
                <w:rStyle w:val="NoFormatChar"/>
              </w:rPr>
            </w:rPrChange>
          </w:rPr>
          <w:t xml:space="preserve">S </w:t>
        </w:r>
      </w:ins>
      <w:ins w:id="12294" w:author="The Si Tran" w:date="2012-12-16T20:45:00Z">
        <w:r w:rsidRPr="00724C67">
          <w:rPr>
            <w:rStyle w:val="NoFormatChar"/>
            <w:i/>
            <w:rPrChange w:id="12295" w:author="The Si Tran" w:date="2012-12-16T20:47:00Z">
              <w:rPr>
                <w:rStyle w:val="NoFormatChar"/>
              </w:rPr>
            </w:rPrChange>
          </w:rPr>
          <w:t>algorithmin seasonal fractionaly integrated processes</w:t>
        </w:r>
        <w:r w:rsidR="00724C67">
          <w:rPr>
            <w:rStyle w:val="NoFormatChar"/>
          </w:rPr>
          <w:t>, 2004</w:t>
        </w:r>
      </w:ins>
      <w:ins w:id="12296" w:author="The Si Tran" w:date="2012-12-16T20:48:00Z">
        <w:r w:rsidR="00ED159E">
          <w:rPr>
            <w:rStyle w:val="NoFormatChar"/>
          </w:rPr>
          <w:t>.</w:t>
        </w:r>
      </w:ins>
    </w:p>
    <w:p w14:paraId="5B5FBD3D" w14:textId="77284722" w:rsidR="000A397A" w:rsidRPr="00252995" w:rsidRDefault="000A397A" w:rsidP="000A397A">
      <w:pPr>
        <w:pStyle w:val="Stylechun"/>
        <w:ind w:firstLine="547"/>
        <w:rPr>
          <w:ins w:id="12297"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2298" w:author="superchickend" w:date="2012-12-12T08:19:00Z"/>
        </w:rPr>
        <w:sectPr w:rsidR="005E182F" w:rsidSect="00097101">
          <w:headerReference w:type="default" r:id="rId337"/>
          <w:pgSz w:w="11909" w:h="16834" w:code="9"/>
          <w:pgMar w:top="1411" w:right="1138" w:bottom="1411" w:left="1699" w:header="720" w:footer="720" w:gutter="0"/>
          <w:pgNumType w:start="1"/>
          <w:cols w:space="720"/>
          <w:docGrid w:linePitch="360"/>
        </w:sectPr>
        <w:pPrChange w:id="12302" w:author="The Si Tran" w:date="2012-12-14T06:45:00Z">
          <w:pPr>
            <w:pStyle w:val="Stylechun"/>
            <w:ind w:firstLine="547"/>
          </w:pPr>
        </w:pPrChange>
      </w:pPr>
      <w:ins w:id="12303" w:author="superchickend" w:date="2012-12-12T08:19:00Z">
        <w:del w:id="12304"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2305" w:author="The Si Tran" w:date="2012-12-12T00:03:00Z"/>
        </w:rPr>
        <w:pPrChange w:id="12306" w:author="The Si Tran" w:date="2012-12-14T06:45:00Z">
          <w:pPr/>
        </w:pPrChange>
      </w:pPr>
    </w:p>
    <w:p w14:paraId="0C82F3BD" w14:textId="77777777" w:rsidR="006A21F7" w:rsidRPr="00263465" w:rsidDel="008C1D28" w:rsidRDefault="0080635D">
      <w:pPr>
        <w:pStyle w:val="Heading1"/>
        <w:numPr>
          <w:ilvl w:val="0"/>
          <w:numId w:val="0"/>
        </w:numPr>
        <w:ind w:left="360"/>
        <w:rPr>
          <w:del w:id="12307" w:author="The Si Tran" w:date="2012-12-12T00:03:00Z"/>
        </w:rPr>
        <w:pPrChange w:id="12308" w:author="The Si Tran" w:date="2012-12-14T06:45:00Z">
          <w:pPr/>
        </w:pPrChange>
      </w:pPr>
      <w:bookmarkStart w:id="12309" w:name="Bussiness_forecasting_book"/>
      <w:del w:id="12310" w:author="The Si Tran" w:date="2012-12-12T00:03:00Z">
        <w:r w:rsidRPr="00082976" w:rsidDel="008C1D28">
          <w:delText>[1]</w:delText>
        </w:r>
        <w:bookmarkEnd w:id="12309"/>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2311" w:author="The Si Tran" w:date="2012-12-11T06:15:00Z"/>
          <w:rFonts w:cs="Times New Roman"/>
        </w:rPr>
        <w:pPrChange w:id="12312" w:author="The Si Tran" w:date="2012-12-14T06:45:00Z">
          <w:pPr>
            <w:pStyle w:val="Heading1"/>
            <w:numPr>
              <w:numId w:val="0"/>
            </w:numPr>
            <w:ind w:left="0" w:firstLine="0"/>
          </w:pPr>
        </w:pPrChange>
      </w:pPr>
      <w:bookmarkStart w:id="12313" w:name="www_investopedia_com"/>
      <w:del w:id="12314" w:author="The Si Tran" w:date="2012-12-12T00:03:00Z">
        <w:r w:rsidRPr="00B312F5" w:rsidDel="008C1D28">
          <w:delText>[2]</w:delText>
        </w:r>
        <w:bookmarkEnd w:id="12313"/>
        <w:r w:rsidRPr="00B312F5" w:rsidDel="008C1D28">
          <w:delText xml:space="preserve"> http://www.investopedia.com/articles/trading/07/stationary.asp#axzz2Bu5LkrNQ</w:delText>
        </w:r>
      </w:del>
      <w:bookmarkStart w:id="12315" w:name="_Toc327348208"/>
      <w:bookmarkStart w:id="12316" w:name="_Toc343841996"/>
      <w:ins w:id="12317" w:author="The Si Tran" w:date="2012-12-11T06:15:00Z">
        <w:r w:rsidR="00516934">
          <w:rPr>
            <w:rFonts w:cs="Times New Roman"/>
          </w:rPr>
          <w:t>P</w:t>
        </w:r>
      </w:ins>
      <w:ins w:id="12318" w:author="The Si Tran" w:date="2012-12-11T06:16:00Z">
        <w:r w:rsidR="00516934">
          <w:rPr>
            <w:rFonts w:cs="Times New Roman"/>
          </w:rPr>
          <w:t>HỤ LỤC</w:t>
        </w:r>
      </w:ins>
      <w:ins w:id="12319" w:author="The Si Tran" w:date="2012-12-11T06:15:00Z">
        <w:r w:rsidR="007F45A3" w:rsidRPr="00E31193">
          <w:rPr>
            <w:rFonts w:cs="Times New Roman"/>
          </w:rPr>
          <w:t xml:space="preserve"> A</w:t>
        </w:r>
        <w:del w:id="12320" w:author="superchickend" w:date="2012-12-16T15:00:00Z">
          <w:r w:rsidR="007F45A3" w:rsidDel="00A70A83">
            <w:rPr>
              <w:rFonts w:cs="Times New Roman"/>
            </w:rPr>
            <w:br/>
          </w:r>
        </w:del>
      </w:ins>
      <w:ins w:id="12321" w:author="superchickend" w:date="2012-12-16T15:00:00Z">
        <w:r w:rsidR="00A70A83">
          <w:rPr>
            <w:rFonts w:cs="Times New Roman"/>
          </w:rPr>
          <w:t xml:space="preserve">    </w:t>
        </w:r>
      </w:ins>
      <w:ins w:id="12322" w:author="The Si Tran" w:date="2012-12-11T06:15:00Z">
        <w:r w:rsidR="007F45A3" w:rsidRPr="003E4DFC">
          <w:rPr>
            <w:rFonts w:cs="Times New Roman"/>
            <w:rPrChange w:id="12323" w:author="The Si Tran" w:date="2012-12-16T09:45:00Z">
              <w:rPr>
                <w:rFonts w:cs="Times New Roman"/>
                <w:sz w:val="26"/>
              </w:rPr>
            </w:rPrChange>
          </w:rPr>
          <w:t>Bảng thuật ngữ Anh-Việt</w:t>
        </w:r>
        <w:bookmarkEnd w:id="12315"/>
        <w:bookmarkEnd w:id="12316"/>
      </w:ins>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77777777" w:rsidR="00F71FF5" w:rsidRPr="006F1B6E" w:rsidRDefault="00F71FF5" w:rsidP="00F71FF5">
            <w:pPr>
              <w:spacing w:line="240" w:lineRule="auto"/>
              <w:rPr>
                <w:color w:val="000000"/>
                <w:szCs w:val="26"/>
              </w:rPr>
            </w:pPr>
            <w:r w:rsidRPr="006F1B6E">
              <w:rPr>
                <w:color w:val="000000"/>
                <w:szCs w:val="26"/>
              </w:rPr>
              <w:t>cực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77777777" w:rsidR="00F71FF5" w:rsidRPr="006F1B6E" w:rsidRDefault="00F71FF5" w:rsidP="00F71FF5">
            <w:pPr>
              <w:spacing w:line="240" w:lineRule="auto"/>
              <w:rPr>
                <w:color w:val="000000"/>
                <w:szCs w:val="26"/>
              </w:rPr>
            </w:pPr>
            <w:r w:rsidRPr="006F1B6E">
              <w:rPr>
                <w:color w:val="000000"/>
                <w:szCs w:val="26"/>
              </w:rPr>
              <w:t>chiến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pPr>
        <w:spacing w:before="0" w:after="200" w:line="276" w:lineRule="auto"/>
        <w:jc w:val="left"/>
        <w:rPr>
          <w:ins w:id="12324" w:author="The Si Tran" w:date="2012-12-14T06:51:00Z"/>
          <w:b/>
          <w:bCs/>
        </w:rPr>
        <w:sectPr w:rsidR="00857243" w:rsidSect="009933FE">
          <w:footerReference w:type="default" r:id="rId338"/>
          <w:pgSz w:w="11909" w:h="16834" w:code="9"/>
          <w:pgMar w:top="1138" w:right="1134" w:bottom="1138" w:left="1699" w:header="720" w:footer="720" w:gutter="0"/>
          <w:pgNumType w:start="1"/>
          <w:cols w:space="720"/>
          <w:docGrid w:linePitch="360"/>
        </w:sectPr>
        <w:pPrChange w:id="12331" w:author="The Si Tran" w:date="2012-12-16T09:47:00Z">
          <w:pPr>
            <w:pStyle w:val="Heading1"/>
            <w:numPr>
              <w:numId w:val="0"/>
            </w:numPr>
            <w:ind w:left="0" w:firstLine="0"/>
          </w:pPr>
        </w:pPrChange>
      </w:pPr>
      <w:ins w:id="12332" w:author="The Si Tran" w:date="2012-12-12T00:03:00Z">
        <w:r>
          <w:br w:type="page"/>
        </w:r>
      </w:ins>
    </w:p>
    <w:p w14:paraId="40C882F6" w14:textId="17A0AA4D" w:rsidR="003E4DFC" w:rsidRPr="000C3A28" w:rsidRDefault="003E4DFC">
      <w:pPr>
        <w:pStyle w:val="Heading1"/>
        <w:numPr>
          <w:ilvl w:val="0"/>
          <w:numId w:val="0"/>
        </w:numPr>
        <w:ind w:left="360"/>
        <w:rPr>
          <w:ins w:id="12333" w:author="The Si Tran" w:date="2012-12-16T09:48:00Z"/>
          <w:rFonts w:cs="Times New Roman"/>
        </w:rPr>
        <w:pPrChange w:id="12334" w:author="The Si Tran" w:date="2012-12-16T09:57:00Z">
          <w:pPr>
            <w:pStyle w:val="Heading1"/>
            <w:numPr>
              <w:numId w:val="0"/>
            </w:numPr>
            <w:ind w:left="0" w:firstLine="0"/>
          </w:pPr>
        </w:pPrChange>
      </w:pPr>
      <w:bookmarkStart w:id="12335" w:name="_Toc343841997"/>
      <w:ins w:id="12336" w:author="The Si Tran" w:date="2012-12-16T09:47:00Z">
        <w:r>
          <w:rPr>
            <w:rFonts w:cs="Times New Roman"/>
          </w:rPr>
          <w:lastRenderedPageBreak/>
          <w:t>PHỤ LỤC B</w:t>
        </w:r>
        <w:del w:id="12337" w:author="superchickend" w:date="2012-12-16T15:00:00Z">
          <w:r w:rsidDel="00714282">
            <w:rPr>
              <w:rFonts w:cs="Times New Roman"/>
            </w:rPr>
            <w:br/>
          </w:r>
        </w:del>
      </w:ins>
      <w:ins w:id="12338" w:author="superchickend" w:date="2012-12-16T15:00:00Z">
        <w:r w:rsidR="00714282">
          <w:rPr>
            <w:rFonts w:cs="Times New Roman"/>
          </w:rPr>
          <w:t xml:space="preserve">    </w:t>
        </w:r>
      </w:ins>
      <w:ins w:id="12339" w:author="The Si Tran" w:date="2012-12-16T09:47:00Z">
        <w:r>
          <w:rPr>
            <w:rFonts w:cs="Times New Roman"/>
          </w:rPr>
          <w:t>Danh mục từ viết tắt</w:t>
        </w:r>
      </w:ins>
      <w:bookmarkEnd w:id="12335"/>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2340"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2341">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2342" w:author="The Si Tran" w:date="2012-12-16T09:48:00Z"/>
          <w:trPrChange w:id="12343" w:author="The Si Tran" w:date="2012-12-16T09:53:00Z">
            <w:trPr>
              <w:trHeight w:val="296"/>
              <w:jc w:val="center"/>
            </w:trPr>
          </w:trPrChange>
        </w:trPr>
        <w:tc>
          <w:tcPr>
            <w:tcW w:w="1833" w:type="dxa"/>
            <w:shd w:val="clear" w:color="auto" w:fill="auto"/>
            <w:noWrap/>
            <w:vAlign w:val="bottom"/>
            <w:hideMark/>
            <w:tcPrChange w:id="12344"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2345" w:author="The Si Tran" w:date="2012-12-16T09:48:00Z"/>
                <w:szCs w:val="26"/>
              </w:rPr>
            </w:pPr>
            <w:ins w:id="12346" w:author="The Si Tran" w:date="2012-12-16T09:49:00Z">
              <w:r w:rsidRPr="00537CF3">
                <w:rPr>
                  <w:sz w:val="26"/>
                  <w:szCs w:val="26"/>
                </w:rPr>
                <w:t>ARIMA</w:t>
              </w:r>
            </w:ins>
          </w:p>
        </w:tc>
        <w:tc>
          <w:tcPr>
            <w:tcW w:w="276" w:type="dxa"/>
            <w:shd w:val="clear" w:color="auto" w:fill="auto"/>
            <w:noWrap/>
            <w:vAlign w:val="bottom"/>
            <w:hideMark/>
            <w:tcPrChange w:id="12347"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2348" w:author="The Si Tran" w:date="2012-12-16T09:48:00Z"/>
                <w:szCs w:val="26"/>
              </w:rPr>
            </w:pPr>
          </w:p>
        </w:tc>
        <w:tc>
          <w:tcPr>
            <w:tcW w:w="257" w:type="dxa"/>
            <w:tcPrChange w:id="12349" w:author="The Si Tran" w:date="2012-12-16T09:53:00Z">
              <w:tcPr>
                <w:tcW w:w="5093" w:type="dxa"/>
                <w:gridSpan w:val="2"/>
              </w:tcPr>
            </w:tcPrChange>
          </w:tcPr>
          <w:p w14:paraId="4FC4D474" w14:textId="77777777" w:rsidR="00BA560D" w:rsidRDefault="00BA560D" w:rsidP="00537CF3">
            <w:pPr>
              <w:pStyle w:val="BangBody"/>
              <w:rPr>
                <w:ins w:id="12350" w:author="The Si Tran" w:date="2012-12-16T09:52:00Z"/>
                <w:sz w:val="26"/>
                <w:szCs w:val="26"/>
              </w:rPr>
            </w:pPr>
          </w:p>
        </w:tc>
        <w:tc>
          <w:tcPr>
            <w:tcW w:w="5550" w:type="dxa"/>
            <w:shd w:val="clear" w:color="auto" w:fill="auto"/>
            <w:noWrap/>
            <w:vAlign w:val="bottom"/>
            <w:hideMark/>
            <w:tcPrChange w:id="12351"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2352" w:author="The Si Tran" w:date="2012-12-16T09:48:00Z"/>
                <w:szCs w:val="26"/>
              </w:rPr>
            </w:pPr>
            <w:ins w:id="12353"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2354" w:author="The Si Tran" w:date="2012-12-16T09:52:00Z"/>
          <w:trPrChange w:id="12355" w:author="The Si Tran" w:date="2012-12-16T09:53:00Z">
            <w:trPr>
              <w:trHeight w:val="296"/>
              <w:jc w:val="center"/>
            </w:trPr>
          </w:trPrChange>
        </w:trPr>
        <w:tc>
          <w:tcPr>
            <w:tcW w:w="1833" w:type="dxa"/>
            <w:shd w:val="clear" w:color="auto" w:fill="auto"/>
            <w:noWrap/>
            <w:vAlign w:val="bottom"/>
            <w:tcPrChange w:id="12356"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2357" w:author="The Si Tran" w:date="2012-12-16T09:52:00Z"/>
                <w:sz w:val="26"/>
                <w:szCs w:val="26"/>
              </w:rPr>
            </w:pPr>
            <w:ins w:id="12358" w:author="The Si Tran" w:date="2012-12-16T09:52:00Z">
              <w:r>
                <w:rPr>
                  <w:sz w:val="26"/>
                  <w:szCs w:val="26"/>
                </w:rPr>
                <w:t xml:space="preserve">SARIMA </w:t>
              </w:r>
            </w:ins>
          </w:p>
        </w:tc>
        <w:tc>
          <w:tcPr>
            <w:tcW w:w="276" w:type="dxa"/>
            <w:shd w:val="clear" w:color="auto" w:fill="auto"/>
            <w:noWrap/>
            <w:vAlign w:val="bottom"/>
            <w:tcPrChange w:id="12359"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2360" w:author="The Si Tran" w:date="2012-12-16T09:52:00Z"/>
                <w:szCs w:val="26"/>
              </w:rPr>
            </w:pPr>
          </w:p>
        </w:tc>
        <w:tc>
          <w:tcPr>
            <w:tcW w:w="257" w:type="dxa"/>
            <w:tcPrChange w:id="12361" w:author="The Si Tran" w:date="2012-12-16T09:53:00Z">
              <w:tcPr>
                <w:tcW w:w="5093" w:type="dxa"/>
                <w:gridSpan w:val="2"/>
              </w:tcPr>
            </w:tcPrChange>
          </w:tcPr>
          <w:p w14:paraId="1062ED55" w14:textId="77777777" w:rsidR="00BA560D" w:rsidRPr="00BA560D" w:rsidRDefault="00BA560D" w:rsidP="00537CF3">
            <w:pPr>
              <w:pStyle w:val="BangBody"/>
              <w:rPr>
                <w:ins w:id="12362" w:author="The Si Tran" w:date="2012-12-16T09:52:00Z"/>
                <w:sz w:val="26"/>
                <w:szCs w:val="26"/>
              </w:rPr>
            </w:pPr>
          </w:p>
        </w:tc>
        <w:tc>
          <w:tcPr>
            <w:tcW w:w="5550" w:type="dxa"/>
            <w:shd w:val="clear" w:color="auto" w:fill="auto"/>
            <w:noWrap/>
            <w:vAlign w:val="bottom"/>
            <w:tcPrChange w:id="12363"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2364" w:author="The Si Tran" w:date="2012-12-16T09:52:00Z"/>
                <w:sz w:val="26"/>
                <w:szCs w:val="26"/>
              </w:rPr>
            </w:pPr>
            <w:ins w:id="12365"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2366" w:author="The Si Tran" w:date="2012-12-16T09:53:00Z"/>
        </w:trPr>
        <w:tc>
          <w:tcPr>
            <w:tcW w:w="1833" w:type="dxa"/>
            <w:shd w:val="clear" w:color="auto" w:fill="auto"/>
            <w:noWrap/>
            <w:vAlign w:val="bottom"/>
          </w:tcPr>
          <w:p w14:paraId="2D71AF91" w14:textId="1505D9E8" w:rsidR="00BA560D" w:rsidRDefault="00BA560D" w:rsidP="00537CF3">
            <w:pPr>
              <w:pStyle w:val="BangBody"/>
              <w:rPr>
                <w:ins w:id="12367" w:author="The Si Tran" w:date="2012-12-16T09:53:00Z"/>
                <w:sz w:val="26"/>
                <w:szCs w:val="26"/>
              </w:rPr>
            </w:pPr>
            <w:ins w:id="12368"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2369" w:author="The Si Tran" w:date="2012-12-16T09:53:00Z"/>
                <w:szCs w:val="26"/>
              </w:rPr>
            </w:pPr>
          </w:p>
        </w:tc>
        <w:tc>
          <w:tcPr>
            <w:tcW w:w="257" w:type="dxa"/>
          </w:tcPr>
          <w:p w14:paraId="42385180" w14:textId="77777777" w:rsidR="00BA560D" w:rsidRPr="00BA560D" w:rsidRDefault="00BA560D" w:rsidP="00537CF3">
            <w:pPr>
              <w:pStyle w:val="BangBody"/>
              <w:rPr>
                <w:ins w:id="12370"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2371" w:author="The Si Tran" w:date="2012-12-16T09:53:00Z"/>
                <w:sz w:val="26"/>
                <w:szCs w:val="26"/>
              </w:rPr>
            </w:pPr>
            <w:ins w:id="12372"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2373" w:author="The Si Tran" w:date="2012-12-16T09:53:00Z"/>
        </w:trPr>
        <w:tc>
          <w:tcPr>
            <w:tcW w:w="1833" w:type="dxa"/>
            <w:shd w:val="clear" w:color="auto" w:fill="auto"/>
            <w:noWrap/>
            <w:vAlign w:val="bottom"/>
          </w:tcPr>
          <w:p w14:paraId="120E1962" w14:textId="7D4164A7" w:rsidR="00BA560D" w:rsidRDefault="00BA560D" w:rsidP="00537CF3">
            <w:pPr>
              <w:pStyle w:val="BangBody"/>
              <w:rPr>
                <w:ins w:id="12374" w:author="The Si Tran" w:date="2012-12-16T09:53:00Z"/>
                <w:sz w:val="26"/>
                <w:szCs w:val="26"/>
              </w:rPr>
            </w:pPr>
            <w:ins w:id="12375"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2376" w:author="The Si Tran" w:date="2012-12-16T09:53:00Z"/>
                <w:szCs w:val="26"/>
              </w:rPr>
            </w:pPr>
          </w:p>
        </w:tc>
        <w:tc>
          <w:tcPr>
            <w:tcW w:w="257" w:type="dxa"/>
          </w:tcPr>
          <w:p w14:paraId="43497145" w14:textId="77777777" w:rsidR="00BA560D" w:rsidRPr="00BA560D" w:rsidRDefault="00BA560D" w:rsidP="00537CF3">
            <w:pPr>
              <w:pStyle w:val="BangBody"/>
              <w:rPr>
                <w:ins w:id="12377"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2378" w:author="The Si Tran" w:date="2012-12-16T09:53:00Z"/>
                <w:sz w:val="26"/>
                <w:szCs w:val="26"/>
              </w:rPr>
            </w:pPr>
            <w:ins w:id="12379"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2380" w:author="The Si Tran" w:date="2012-12-16T09:53:00Z"/>
        </w:trPr>
        <w:tc>
          <w:tcPr>
            <w:tcW w:w="1833" w:type="dxa"/>
            <w:shd w:val="clear" w:color="auto" w:fill="auto"/>
            <w:noWrap/>
            <w:vAlign w:val="bottom"/>
          </w:tcPr>
          <w:p w14:paraId="6797253E" w14:textId="3DBB59FB" w:rsidR="00BA560D" w:rsidRDefault="00BA560D" w:rsidP="00537CF3">
            <w:pPr>
              <w:pStyle w:val="BangBody"/>
              <w:rPr>
                <w:ins w:id="12381" w:author="The Si Tran" w:date="2012-12-16T09:53:00Z"/>
                <w:sz w:val="26"/>
                <w:szCs w:val="26"/>
              </w:rPr>
            </w:pPr>
            <w:ins w:id="12382"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2383" w:author="The Si Tran" w:date="2012-12-16T09:53:00Z"/>
                <w:szCs w:val="26"/>
              </w:rPr>
            </w:pPr>
          </w:p>
        </w:tc>
        <w:tc>
          <w:tcPr>
            <w:tcW w:w="257" w:type="dxa"/>
          </w:tcPr>
          <w:p w14:paraId="46353785" w14:textId="77777777" w:rsidR="00BA560D" w:rsidRPr="00BA560D" w:rsidRDefault="00BA560D" w:rsidP="00537CF3">
            <w:pPr>
              <w:pStyle w:val="BangBody"/>
              <w:rPr>
                <w:ins w:id="12384"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2385" w:author="The Si Tran" w:date="2012-12-16T09:53:00Z"/>
                <w:sz w:val="26"/>
                <w:szCs w:val="26"/>
              </w:rPr>
            </w:pPr>
            <w:ins w:id="12386"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2387" w:author="The Si Tran" w:date="2012-12-16T09:53:00Z"/>
        </w:trPr>
        <w:tc>
          <w:tcPr>
            <w:tcW w:w="1833" w:type="dxa"/>
            <w:shd w:val="clear" w:color="auto" w:fill="auto"/>
            <w:noWrap/>
            <w:vAlign w:val="bottom"/>
          </w:tcPr>
          <w:p w14:paraId="7D8C5D49" w14:textId="553EF630" w:rsidR="00BA560D" w:rsidRDefault="00BA560D" w:rsidP="00537CF3">
            <w:pPr>
              <w:pStyle w:val="BangBody"/>
              <w:rPr>
                <w:ins w:id="12388" w:author="The Si Tran" w:date="2012-12-16T09:53:00Z"/>
                <w:sz w:val="26"/>
                <w:szCs w:val="26"/>
              </w:rPr>
            </w:pPr>
            <w:ins w:id="12389"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2390" w:author="The Si Tran" w:date="2012-12-16T09:53:00Z"/>
                <w:szCs w:val="26"/>
              </w:rPr>
            </w:pPr>
          </w:p>
        </w:tc>
        <w:tc>
          <w:tcPr>
            <w:tcW w:w="257" w:type="dxa"/>
          </w:tcPr>
          <w:p w14:paraId="176FBEEC" w14:textId="77777777" w:rsidR="00BA560D" w:rsidRPr="00BA560D" w:rsidRDefault="00BA560D" w:rsidP="00537CF3">
            <w:pPr>
              <w:pStyle w:val="BangBody"/>
              <w:rPr>
                <w:ins w:id="12391"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2392" w:author="The Si Tran" w:date="2012-12-16T09:53:00Z"/>
                <w:sz w:val="26"/>
                <w:szCs w:val="26"/>
              </w:rPr>
            </w:pPr>
            <w:ins w:id="12393" w:author="The Si Tran" w:date="2012-12-16T09:54:00Z">
              <w:r w:rsidRPr="00BA560D">
                <w:rPr>
                  <w:sz w:val="26"/>
                  <w:szCs w:val="26"/>
                </w:rPr>
                <w:t>moving average</w:t>
              </w:r>
            </w:ins>
          </w:p>
        </w:tc>
      </w:tr>
      <w:tr w:rsidR="00BA560D" w:rsidRPr="006F1B6E" w14:paraId="66424D36" w14:textId="77777777" w:rsidTr="00BA560D">
        <w:trPr>
          <w:trHeight w:val="338"/>
          <w:jc w:val="center"/>
          <w:ins w:id="12394" w:author="The Si Tran" w:date="2012-12-16T09:53:00Z"/>
        </w:trPr>
        <w:tc>
          <w:tcPr>
            <w:tcW w:w="1833" w:type="dxa"/>
            <w:shd w:val="clear" w:color="auto" w:fill="auto"/>
            <w:noWrap/>
            <w:vAlign w:val="bottom"/>
          </w:tcPr>
          <w:p w14:paraId="343E8527" w14:textId="55D01097" w:rsidR="00BA560D" w:rsidRDefault="00BA560D" w:rsidP="00537CF3">
            <w:pPr>
              <w:pStyle w:val="BangBody"/>
              <w:rPr>
                <w:ins w:id="12395" w:author="The Si Tran" w:date="2012-12-16T09:53:00Z"/>
                <w:sz w:val="26"/>
                <w:szCs w:val="26"/>
              </w:rPr>
            </w:pPr>
            <w:ins w:id="12396"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2397" w:author="The Si Tran" w:date="2012-12-16T09:53:00Z"/>
                <w:szCs w:val="26"/>
              </w:rPr>
            </w:pPr>
          </w:p>
        </w:tc>
        <w:tc>
          <w:tcPr>
            <w:tcW w:w="257" w:type="dxa"/>
          </w:tcPr>
          <w:p w14:paraId="1FEA1EEB" w14:textId="77777777" w:rsidR="00BA560D" w:rsidRPr="00BA560D" w:rsidRDefault="00BA560D" w:rsidP="00537CF3">
            <w:pPr>
              <w:pStyle w:val="BangBody"/>
              <w:rPr>
                <w:ins w:id="12398"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2399" w:author="The Si Tran" w:date="2012-12-16T09:53:00Z"/>
                <w:sz w:val="26"/>
                <w:szCs w:val="26"/>
              </w:rPr>
            </w:pPr>
            <w:ins w:id="12400"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2401" w:author="The Si Tran" w:date="2012-12-16T09:53:00Z"/>
        </w:trPr>
        <w:tc>
          <w:tcPr>
            <w:tcW w:w="1833" w:type="dxa"/>
            <w:shd w:val="clear" w:color="auto" w:fill="auto"/>
            <w:noWrap/>
            <w:vAlign w:val="bottom"/>
          </w:tcPr>
          <w:p w14:paraId="3494229F" w14:textId="54EBC657" w:rsidR="00BA560D" w:rsidRDefault="00BA560D" w:rsidP="00537CF3">
            <w:pPr>
              <w:pStyle w:val="BangBody"/>
              <w:rPr>
                <w:ins w:id="12402" w:author="The Si Tran" w:date="2012-12-16T09:53:00Z"/>
                <w:sz w:val="26"/>
                <w:szCs w:val="26"/>
              </w:rPr>
            </w:pPr>
            <w:ins w:id="12403"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2404" w:author="The Si Tran" w:date="2012-12-16T09:53:00Z"/>
                <w:szCs w:val="26"/>
              </w:rPr>
            </w:pPr>
          </w:p>
        </w:tc>
        <w:tc>
          <w:tcPr>
            <w:tcW w:w="257" w:type="dxa"/>
          </w:tcPr>
          <w:p w14:paraId="68B65CD8" w14:textId="77777777" w:rsidR="00BA560D" w:rsidRPr="00BA560D" w:rsidRDefault="00BA560D" w:rsidP="00537CF3">
            <w:pPr>
              <w:pStyle w:val="BangBody"/>
              <w:rPr>
                <w:ins w:id="12405"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2406" w:author="The Si Tran" w:date="2012-12-16T09:53:00Z"/>
                <w:sz w:val="26"/>
                <w:szCs w:val="26"/>
              </w:rPr>
            </w:pPr>
            <w:ins w:id="12407" w:author="The Si Tran" w:date="2012-12-16T09:55:00Z">
              <w:r w:rsidRPr="00BA560D">
                <w:rPr>
                  <w:sz w:val="26"/>
                  <w:szCs w:val="26"/>
                </w:rPr>
                <w:t>mean absolute error</w:t>
              </w:r>
            </w:ins>
          </w:p>
        </w:tc>
      </w:tr>
      <w:tr w:rsidR="00BA560D" w:rsidRPr="006F1B6E" w14:paraId="15C173FB" w14:textId="77777777" w:rsidTr="00BA560D">
        <w:trPr>
          <w:trHeight w:val="338"/>
          <w:jc w:val="center"/>
          <w:ins w:id="12408" w:author="The Si Tran" w:date="2012-12-16T09:55:00Z"/>
        </w:trPr>
        <w:tc>
          <w:tcPr>
            <w:tcW w:w="1833" w:type="dxa"/>
            <w:shd w:val="clear" w:color="auto" w:fill="auto"/>
            <w:noWrap/>
            <w:vAlign w:val="bottom"/>
          </w:tcPr>
          <w:p w14:paraId="75830E8A" w14:textId="6807F1E3" w:rsidR="00BA560D" w:rsidRDefault="00BA560D" w:rsidP="00537CF3">
            <w:pPr>
              <w:pStyle w:val="BangBody"/>
              <w:rPr>
                <w:ins w:id="12409" w:author="The Si Tran" w:date="2012-12-16T09:55:00Z"/>
                <w:sz w:val="26"/>
                <w:szCs w:val="26"/>
              </w:rPr>
            </w:pPr>
            <w:ins w:id="12410"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2411" w:author="The Si Tran" w:date="2012-12-16T09:55:00Z"/>
                <w:szCs w:val="26"/>
              </w:rPr>
            </w:pPr>
          </w:p>
        </w:tc>
        <w:tc>
          <w:tcPr>
            <w:tcW w:w="257" w:type="dxa"/>
          </w:tcPr>
          <w:p w14:paraId="6C71940E" w14:textId="77777777" w:rsidR="00BA560D" w:rsidRPr="00BA560D" w:rsidRDefault="00BA560D" w:rsidP="00537CF3">
            <w:pPr>
              <w:pStyle w:val="BangBody"/>
              <w:rPr>
                <w:ins w:id="12412"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2413" w:author="The Si Tran" w:date="2012-12-16T09:55:00Z"/>
                <w:sz w:val="26"/>
                <w:szCs w:val="26"/>
              </w:rPr>
            </w:pPr>
            <w:ins w:id="12414" w:author="The Si Tran" w:date="2012-12-16T09:56:00Z">
              <w:r w:rsidRPr="00BA560D">
                <w:rPr>
                  <w:sz w:val="26"/>
                  <w:szCs w:val="26"/>
                </w:rPr>
                <w:t>mean square error</w:t>
              </w:r>
            </w:ins>
          </w:p>
        </w:tc>
      </w:tr>
      <w:tr w:rsidR="00BA560D" w:rsidRPr="006F1B6E" w14:paraId="312D6DF7" w14:textId="77777777" w:rsidTr="00BA560D">
        <w:trPr>
          <w:trHeight w:val="338"/>
          <w:jc w:val="center"/>
          <w:ins w:id="12415" w:author="The Si Tran" w:date="2012-12-16T09:55:00Z"/>
        </w:trPr>
        <w:tc>
          <w:tcPr>
            <w:tcW w:w="1833" w:type="dxa"/>
            <w:shd w:val="clear" w:color="auto" w:fill="auto"/>
            <w:noWrap/>
            <w:vAlign w:val="bottom"/>
          </w:tcPr>
          <w:p w14:paraId="06533CAF" w14:textId="018616B8" w:rsidR="00BA560D" w:rsidRDefault="00BA560D" w:rsidP="00537CF3">
            <w:pPr>
              <w:pStyle w:val="BangBody"/>
              <w:rPr>
                <w:ins w:id="12416" w:author="The Si Tran" w:date="2012-12-16T09:55:00Z"/>
                <w:sz w:val="26"/>
                <w:szCs w:val="26"/>
              </w:rPr>
            </w:pPr>
            <w:ins w:id="12417"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2418" w:author="The Si Tran" w:date="2012-12-16T09:55:00Z"/>
                <w:szCs w:val="26"/>
              </w:rPr>
            </w:pPr>
          </w:p>
        </w:tc>
        <w:tc>
          <w:tcPr>
            <w:tcW w:w="257" w:type="dxa"/>
          </w:tcPr>
          <w:p w14:paraId="6C5AC3A8" w14:textId="77777777" w:rsidR="00BA560D" w:rsidRPr="00BA560D" w:rsidRDefault="00BA560D" w:rsidP="00537CF3">
            <w:pPr>
              <w:pStyle w:val="BangBody"/>
              <w:rPr>
                <w:ins w:id="12419"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2420" w:author="The Si Tran" w:date="2012-12-16T09:55:00Z"/>
                <w:sz w:val="26"/>
                <w:szCs w:val="26"/>
              </w:rPr>
            </w:pPr>
            <w:ins w:id="12421"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2422" w:author="The Si Tran" w:date="2012-12-16T09:55:00Z"/>
        </w:trPr>
        <w:tc>
          <w:tcPr>
            <w:tcW w:w="1833" w:type="dxa"/>
            <w:shd w:val="clear" w:color="auto" w:fill="auto"/>
            <w:noWrap/>
            <w:vAlign w:val="bottom"/>
          </w:tcPr>
          <w:p w14:paraId="3742F47F" w14:textId="088452F7" w:rsidR="00BA560D" w:rsidRDefault="00BA560D" w:rsidP="00537CF3">
            <w:pPr>
              <w:pStyle w:val="BangBody"/>
              <w:rPr>
                <w:ins w:id="12423" w:author="The Si Tran" w:date="2012-12-16T09:55:00Z"/>
                <w:sz w:val="26"/>
                <w:szCs w:val="26"/>
              </w:rPr>
            </w:pPr>
            <w:ins w:id="12424"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2425" w:author="The Si Tran" w:date="2012-12-16T09:55:00Z"/>
                <w:szCs w:val="26"/>
              </w:rPr>
            </w:pPr>
          </w:p>
        </w:tc>
        <w:tc>
          <w:tcPr>
            <w:tcW w:w="257" w:type="dxa"/>
          </w:tcPr>
          <w:p w14:paraId="0F2A8D44" w14:textId="77777777" w:rsidR="00BA560D" w:rsidRPr="00BA560D" w:rsidRDefault="00BA560D" w:rsidP="00537CF3">
            <w:pPr>
              <w:pStyle w:val="BangBody"/>
              <w:rPr>
                <w:ins w:id="12426"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2427" w:author="The Si Tran" w:date="2012-12-16T09:55:00Z"/>
                <w:sz w:val="26"/>
                <w:szCs w:val="26"/>
              </w:rPr>
            </w:pPr>
            <w:ins w:id="12428" w:author="The Si Tran" w:date="2012-12-16T09:56:00Z">
              <w:r w:rsidRPr="00BA560D">
                <w:rPr>
                  <w:sz w:val="26"/>
                  <w:szCs w:val="26"/>
                </w:rPr>
                <w:t>autoregressive</w:t>
              </w:r>
            </w:ins>
          </w:p>
        </w:tc>
      </w:tr>
      <w:tr w:rsidR="00BA560D" w:rsidRPr="006F1B6E" w14:paraId="7C3710B3" w14:textId="77777777" w:rsidTr="00BA560D">
        <w:trPr>
          <w:trHeight w:val="338"/>
          <w:jc w:val="center"/>
          <w:ins w:id="12429" w:author="The Si Tran" w:date="2012-12-16T09:55:00Z"/>
        </w:trPr>
        <w:tc>
          <w:tcPr>
            <w:tcW w:w="1833" w:type="dxa"/>
            <w:shd w:val="clear" w:color="auto" w:fill="auto"/>
            <w:noWrap/>
            <w:vAlign w:val="bottom"/>
          </w:tcPr>
          <w:p w14:paraId="5C650B7C" w14:textId="542A0CF6" w:rsidR="00BA560D" w:rsidRDefault="00BA560D" w:rsidP="00537CF3">
            <w:pPr>
              <w:pStyle w:val="BangBody"/>
              <w:rPr>
                <w:ins w:id="12430" w:author="The Si Tran" w:date="2012-12-16T09:55:00Z"/>
                <w:sz w:val="26"/>
                <w:szCs w:val="26"/>
              </w:rPr>
            </w:pPr>
            <w:ins w:id="12431"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2432" w:author="The Si Tran" w:date="2012-12-16T09:55:00Z"/>
                <w:szCs w:val="26"/>
              </w:rPr>
            </w:pPr>
          </w:p>
        </w:tc>
        <w:tc>
          <w:tcPr>
            <w:tcW w:w="257" w:type="dxa"/>
          </w:tcPr>
          <w:p w14:paraId="7E3C3744" w14:textId="77777777" w:rsidR="00BA560D" w:rsidRPr="00BA560D" w:rsidRDefault="00BA560D" w:rsidP="00537CF3">
            <w:pPr>
              <w:pStyle w:val="BangBody"/>
              <w:rPr>
                <w:ins w:id="12433"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2434" w:author="The Si Tran" w:date="2012-12-16T09:55:00Z"/>
                <w:sz w:val="26"/>
                <w:szCs w:val="26"/>
              </w:rPr>
            </w:pPr>
            <w:ins w:id="12435"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2436" w:author="The Si Tran" w:date="2012-12-16T09:55:00Z"/>
        </w:trPr>
        <w:tc>
          <w:tcPr>
            <w:tcW w:w="1833" w:type="dxa"/>
            <w:shd w:val="clear" w:color="auto" w:fill="auto"/>
            <w:noWrap/>
            <w:vAlign w:val="bottom"/>
          </w:tcPr>
          <w:p w14:paraId="571CC6FD" w14:textId="366A0153" w:rsidR="00BA560D" w:rsidRDefault="00BA560D" w:rsidP="00537CF3">
            <w:pPr>
              <w:pStyle w:val="BangBody"/>
              <w:rPr>
                <w:ins w:id="12437" w:author="The Si Tran" w:date="2012-12-16T09:55:00Z"/>
                <w:sz w:val="26"/>
                <w:szCs w:val="26"/>
              </w:rPr>
            </w:pPr>
            <w:ins w:id="12438"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2439" w:author="The Si Tran" w:date="2012-12-16T09:55:00Z"/>
                <w:szCs w:val="26"/>
              </w:rPr>
            </w:pPr>
          </w:p>
        </w:tc>
        <w:tc>
          <w:tcPr>
            <w:tcW w:w="257" w:type="dxa"/>
          </w:tcPr>
          <w:p w14:paraId="64CD5359" w14:textId="77777777" w:rsidR="00BA560D" w:rsidRPr="00BA560D" w:rsidRDefault="00BA560D" w:rsidP="00537CF3">
            <w:pPr>
              <w:pStyle w:val="BangBody"/>
              <w:rPr>
                <w:ins w:id="12440"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2441" w:author="The Si Tran" w:date="2012-12-16T09:55:00Z"/>
                <w:sz w:val="26"/>
                <w:szCs w:val="26"/>
              </w:rPr>
            </w:pPr>
            <w:ins w:id="12442"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2443" w:author="The Si Tran" w:date="2012-12-16T09:55:00Z"/>
        </w:trPr>
        <w:tc>
          <w:tcPr>
            <w:tcW w:w="1833" w:type="dxa"/>
            <w:shd w:val="clear" w:color="auto" w:fill="auto"/>
            <w:noWrap/>
            <w:vAlign w:val="bottom"/>
          </w:tcPr>
          <w:p w14:paraId="298A19B9" w14:textId="216804F7" w:rsidR="00BA560D" w:rsidRDefault="00BA560D" w:rsidP="00537CF3">
            <w:pPr>
              <w:pStyle w:val="BangBody"/>
              <w:rPr>
                <w:ins w:id="12444" w:author="The Si Tran" w:date="2012-12-16T09:55:00Z"/>
                <w:sz w:val="26"/>
                <w:szCs w:val="26"/>
              </w:rPr>
            </w:pPr>
            <w:ins w:id="12445"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2446" w:author="The Si Tran" w:date="2012-12-16T09:55:00Z"/>
                <w:szCs w:val="26"/>
              </w:rPr>
            </w:pPr>
          </w:p>
        </w:tc>
        <w:tc>
          <w:tcPr>
            <w:tcW w:w="257" w:type="dxa"/>
          </w:tcPr>
          <w:p w14:paraId="33089981" w14:textId="77777777" w:rsidR="00BA560D" w:rsidRPr="00BA560D" w:rsidRDefault="00BA560D" w:rsidP="00537CF3">
            <w:pPr>
              <w:pStyle w:val="BangBody"/>
              <w:rPr>
                <w:ins w:id="12447"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2448" w:author="The Si Tran" w:date="2012-12-16T09:55:00Z"/>
                <w:sz w:val="26"/>
                <w:szCs w:val="26"/>
              </w:rPr>
            </w:pPr>
            <w:ins w:id="12449"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2450" w:author="The Si Tran" w:date="2012-12-16T09:55:00Z"/>
        </w:trPr>
        <w:tc>
          <w:tcPr>
            <w:tcW w:w="1833" w:type="dxa"/>
            <w:shd w:val="clear" w:color="auto" w:fill="auto"/>
            <w:noWrap/>
            <w:vAlign w:val="bottom"/>
          </w:tcPr>
          <w:p w14:paraId="18EADF0C" w14:textId="5628C874" w:rsidR="00BA560D" w:rsidRDefault="00BA560D" w:rsidP="00537CF3">
            <w:pPr>
              <w:pStyle w:val="BangBody"/>
              <w:rPr>
                <w:ins w:id="12451" w:author="The Si Tran" w:date="2012-12-16T09:55:00Z"/>
                <w:sz w:val="26"/>
                <w:szCs w:val="26"/>
              </w:rPr>
            </w:pPr>
            <w:ins w:id="12452"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2453" w:author="The Si Tran" w:date="2012-12-16T09:55:00Z"/>
                <w:szCs w:val="26"/>
              </w:rPr>
            </w:pPr>
          </w:p>
        </w:tc>
        <w:tc>
          <w:tcPr>
            <w:tcW w:w="257" w:type="dxa"/>
          </w:tcPr>
          <w:p w14:paraId="6FDE0BD3" w14:textId="77777777" w:rsidR="00BA560D" w:rsidRPr="00BA560D" w:rsidRDefault="00BA560D" w:rsidP="00537CF3">
            <w:pPr>
              <w:pStyle w:val="BangBody"/>
              <w:rPr>
                <w:ins w:id="12454"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2455" w:author="The Si Tran" w:date="2012-12-16T09:55:00Z"/>
                <w:sz w:val="26"/>
                <w:szCs w:val="26"/>
              </w:rPr>
            </w:pPr>
            <w:ins w:id="12456" w:author="The Si Tran" w:date="2012-12-16T09:57:00Z">
              <w:r w:rsidRPr="00BA560D">
                <w:rPr>
                  <w:sz w:val="26"/>
                  <w:szCs w:val="26"/>
                </w:rPr>
                <w:t>sum square error</w:t>
              </w:r>
            </w:ins>
          </w:p>
        </w:tc>
      </w:tr>
    </w:tbl>
    <w:p w14:paraId="6FCD92AE" w14:textId="77777777" w:rsidR="002F1D4B" w:rsidRDefault="002F1D4B">
      <w:pPr>
        <w:rPr>
          <w:ins w:id="12457" w:author="The Si Tran" w:date="2012-12-16T09:47:00Z"/>
          <w:rPrChange w:id="12458" w:author="The Si Tran" w:date="2012-12-16T09:48:00Z">
            <w:rPr>
              <w:ins w:id="12459" w:author="The Si Tran" w:date="2012-12-16T09:47:00Z"/>
            </w:rPr>
          </w:rPrChange>
        </w:rPr>
        <w:sectPr w:rsidR="002F1D4B" w:rsidSect="009933FE">
          <w:footerReference w:type="default" r:id="rId339"/>
          <w:pgSz w:w="11909" w:h="16834" w:code="9"/>
          <w:pgMar w:top="1138" w:right="1134" w:bottom="1138" w:left="1701" w:header="720" w:footer="720" w:gutter="0"/>
          <w:pgNumType w:start="1"/>
          <w:cols w:space="720"/>
          <w:docGrid w:linePitch="360"/>
        </w:sectPr>
        <w:pPrChange w:id="12466"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2467" w:author="The Si Tran" w:date="2012-12-11T06:25:00Z"/>
          <w:del w:id="12468" w:author="superchickend" w:date="2012-12-16T15:00:00Z"/>
        </w:rPr>
        <w:pPrChange w:id="12469" w:author="The Si Tran" w:date="2012-12-11T06:25:00Z">
          <w:pPr/>
        </w:pPrChange>
      </w:pPr>
      <w:bookmarkStart w:id="12470" w:name="_Toc343841998"/>
      <w:ins w:id="12471" w:author="The Si Tran" w:date="2012-12-11T06:18:00Z">
        <w:r w:rsidRPr="00BE2D8B">
          <w:lastRenderedPageBreak/>
          <w:t xml:space="preserve">PHỤ LỤC </w:t>
        </w:r>
        <w:r w:rsidR="00BF6BDF" w:rsidRPr="00BE2D8B">
          <w:t>C</w:t>
        </w:r>
      </w:ins>
      <w:bookmarkEnd w:id="12470"/>
    </w:p>
    <w:p w14:paraId="7CBF589D" w14:textId="4F1D34BC" w:rsidR="00C64004" w:rsidRPr="00BE2D8B" w:rsidRDefault="00D22ECB">
      <w:pPr>
        <w:pStyle w:val="Heading1"/>
        <w:numPr>
          <w:ilvl w:val="0"/>
          <w:numId w:val="0"/>
        </w:numPr>
        <w:ind w:left="360"/>
        <w:rPr>
          <w:ins w:id="12472" w:author="The Si Tran" w:date="2012-12-11T06:20:00Z"/>
          <w:b w:val="0"/>
          <w:rPrChange w:id="12473" w:author="The Si Tran" w:date="2012-12-11T06:25:00Z">
            <w:rPr>
              <w:ins w:id="12474" w:author="The Si Tran" w:date="2012-12-11T06:20:00Z"/>
              <w:b/>
              <w:szCs w:val="26"/>
            </w:rPr>
          </w:rPrChange>
        </w:rPr>
        <w:pPrChange w:id="12475" w:author="The Si Tran" w:date="2012-12-11T06:25:00Z">
          <w:pPr/>
        </w:pPrChange>
      </w:pPr>
      <w:ins w:id="12476" w:author="superchickend" w:date="2012-12-16T15:00:00Z">
        <w:r w:rsidRPr="00BE2D8B">
          <w:t xml:space="preserve">    </w:t>
        </w:r>
      </w:ins>
      <w:bookmarkStart w:id="12477" w:name="_Toc343461332"/>
      <w:bookmarkStart w:id="12478" w:name="_Toc343841999"/>
      <w:ins w:id="12479" w:author="The Si Tran" w:date="2012-12-11T06:18:00Z">
        <w:r w:rsidR="000920C5" w:rsidRPr="00BE2D8B">
          <w:t>H</w:t>
        </w:r>
      </w:ins>
      <w:ins w:id="12480" w:author="The Si Tran" w:date="2012-12-11T06:19:00Z">
        <w:r w:rsidR="000920C5" w:rsidRPr="00BE2D8B">
          <w:t>ướng dẫn sử dụng chương trình</w:t>
        </w:r>
      </w:ins>
      <w:bookmarkEnd w:id="12477"/>
      <w:bookmarkEnd w:id="12478"/>
    </w:p>
    <w:p w14:paraId="3E577E69" w14:textId="7F72F418" w:rsidR="00A33636" w:rsidRPr="00124FB8" w:rsidRDefault="00A33636">
      <w:pPr>
        <w:pStyle w:val="NoFormat"/>
        <w:numPr>
          <w:ilvl w:val="0"/>
          <w:numId w:val="69"/>
        </w:numPr>
        <w:ind w:left="360"/>
        <w:rPr>
          <w:ins w:id="12481" w:author="The Si Tran" w:date="2012-12-11T06:20:00Z"/>
          <w:rFonts w:cs="Arial"/>
          <w:b/>
          <w:bCs/>
          <w:iCs/>
          <w:sz w:val="28"/>
          <w:szCs w:val="28"/>
        </w:rPr>
        <w:pPrChange w:id="12482" w:author="The Si Tran" w:date="2012-12-11T06:26:00Z">
          <w:pPr>
            <w:pStyle w:val="ListParagraph"/>
            <w:numPr>
              <w:numId w:val="34"/>
            </w:numPr>
            <w:spacing w:after="160" w:line="259" w:lineRule="auto"/>
            <w:ind w:hanging="360"/>
          </w:pPr>
        </w:pPrChange>
      </w:pPr>
      <w:ins w:id="12483" w:author="The Si Tran" w:date="2012-12-11T06:26:00Z">
        <w:r w:rsidRPr="0074010E">
          <w:rPr>
            <w:b/>
          </w:rPr>
          <w:t>Xây dựng mô hình SARIMA</w:t>
        </w:r>
      </w:ins>
    </w:p>
    <w:p w14:paraId="3D996859" w14:textId="77777777" w:rsidR="00667F2E" w:rsidRDefault="00667F2E">
      <w:pPr>
        <w:pStyle w:val="Canhgiua"/>
        <w:rPr>
          <w:ins w:id="12484" w:author="The Si Tran" w:date="2012-12-11T06:28:00Z"/>
        </w:rPr>
        <w:pPrChange w:id="12485" w:author="The Si Tran" w:date="2012-12-11T06:29:00Z">
          <w:pPr>
            <w:pStyle w:val="ListParagraph"/>
          </w:pPr>
        </w:pPrChange>
      </w:pPr>
      <w:ins w:id="12486" w:author="The Si Tran" w:date="2012-12-11T06:20:00Z">
        <w:r w:rsidRPr="001B545C">
          <w:rPr>
            <w:noProof/>
            <w:rPrChange w:id="12487" w:author="Unknown">
              <w:rPr>
                <w:noProof/>
              </w:rPr>
            </w:rPrChange>
          </w:rPr>
          <w:drawing>
            <wp:inline distT="0" distB="0" distL="0" distR="0" wp14:anchorId="066BD0F2" wp14:editId="75C81F9A">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282334" cy="2978086"/>
                      </a:xfrm>
                      <a:prstGeom prst="rect">
                        <a:avLst/>
                      </a:prstGeom>
                    </pic:spPr>
                  </pic:pic>
                </a:graphicData>
              </a:graphic>
            </wp:inline>
          </w:drawing>
        </w:r>
      </w:ins>
    </w:p>
    <w:p w14:paraId="42ED5701" w14:textId="51C61AAA" w:rsidR="00D945B7" w:rsidRDefault="003D6C9F" w:rsidP="00124FB8">
      <w:pPr>
        <w:pStyle w:val="Canhgiua"/>
        <w:spacing w:before="0"/>
      </w:pPr>
      <w:r>
        <w:t xml:space="preserve">Hình C.1: </w:t>
      </w:r>
      <w:ins w:id="12488" w:author="The Si Tran" w:date="2012-12-11T06:30:00Z">
        <w:r w:rsidR="00B20D96" w:rsidRPr="00E64586">
          <w:t>Giao diện chính của mô hình SARIMA</w:t>
        </w:r>
      </w:ins>
    </w:p>
    <w:p w14:paraId="2F1C452F" w14:textId="6A96D5D7" w:rsidR="003D6C9F" w:rsidRPr="003D6C9F" w:rsidRDefault="003D6C9F" w:rsidP="00D57449">
      <w:pPr>
        <w:rPr>
          <w:ins w:id="12489" w:author="The Si Tran" w:date="2012-12-11T06:27:00Z"/>
        </w:rPr>
      </w:pPr>
      <w:r w:rsidRPr="003D6C9F">
        <w:t>Thông qua giao diện này, ta có thể chọn dữ liệu để xây dựng mô hình và xem tính chất của dữ liệu qua các đồ thị: đồ thị dữ liệu theo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12490" w:name="_Toc343029971"/>
      <w:ins w:id="12491" w:author="The Si Tran" w:date="2012-12-11T06:27:00Z">
        <w:r w:rsidRPr="00A33636">
          <w:rPr>
            <w:rPrChange w:id="12492" w:author="The Si Tran" w:date="2012-12-11T06:27:00Z">
              <w:rPr>
                <w:rFonts w:ascii="Calibri" w:hAnsi="Calibri"/>
                <w:b/>
                <w:bCs/>
                <w:sz w:val="22"/>
                <w:szCs w:val="22"/>
              </w:rPr>
            </w:rPrChange>
          </w:rPr>
          <w:t>Chọn tập dữ liệu</w:t>
        </w:r>
      </w:ins>
      <w:bookmarkEnd w:id="12490"/>
    </w:p>
    <w:p w14:paraId="11E39FF1" w14:textId="7AFEA637" w:rsidR="002E47E8" w:rsidRDefault="002E47E8" w:rsidP="002E47E8">
      <w:pPr>
        <w:pStyle w:val="Canhgiua"/>
      </w:pPr>
      <w:r>
        <w:rPr>
          <w:noProof/>
        </w:rPr>
        <w:drawing>
          <wp:inline distT="0" distB="0" distL="0" distR="0" wp14:anchorId="163B7748" wp14:editId="19715102">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pPr>
        <w:rPr>
          <w:ins w:id="12493" w:author="The Si Tran" w:date="2012-12-11T06:31:00Z"/>
        </w:rPr>
      </w:pPr>
      <w:r>
        <w:t xml:space="preserve">Như đã đề cập ở mục 6.1.2 (Các module chính), chương trình chỉ cho phép đọc dữ liệu từ tập tin có định dạng </w:t>
      </w:r>
      <w:r w:rsidRPr="00920B1C">
        <w:rPr>
          <w:i/>
        </w:rPr>
        <w:t>csv</w:t>
      </w:r>
      <w:r>
        <w:t xml:space="preserve">. Trong đó, mỗi cột của tập tin là một loại dữ liệu khác </w:t>
      </w:r>
      <w:r>
        <w:lastRenderedPageBreak/>
        <w:t>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pPr>
        <w:pStyle w:val="Canhgiua"/>
        <w:pPrChange w:id="12494" w:author="The Si Tran" w:date="2012-12-11T06:31:00Z">
          <w:pPr>
            <w:pStyle w:val="ListParagraph"/>
          </w:pPr>
        </w:pPrChange>
      </w:pPr>
      <w:ins w:id="12495" w:author="The Si Tran" w:date="2012-12-11T06:34:00Z">
        <w:r w:rsidRPr="002E47E8">
          <w:rPr>
            <w:noProof/>
            <w:rPrChange w:id="12496" w:author="Unknown">
              <w:rPr>
                <w:noProof/>
              </w:rPr>
            </w:rPrChange>
          </w:rPr>
          <mc:AlternateContent>
            <mc:Choice Requires="wps">
              <w:drawing>
                <wp:anchor distT="0" distB="0" distL="114300" distR="114300" simplePos="0" relativeHeight="251666944" behindDoc="0" locked="0" layoutInCell="1" allowOverlap="1" wp14:anchorId="1192725A" wp14:editId="2B3D6928">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7D482D" w:rsidRPr="00D57449" w:rsidRDefault="007D482D">
                              <w:pPr>
                                <w:pStyle w:val="EquationIndex"/>
                                <w:rPr>
                                  <w:sz w:val="24"/>
                                  <w:szCs w:val="24"/>
                                </w:rPr>
                                <w:pPrChange w:id="12497" w:author="The Si Tran" w:date="2012-12-16T10:41:00Z">
                                  <w:pPr>
                                    <w:spacing w:before="0" w:line="240" w:lineRule="auto"/>
                                  </w:pPr>
                                </w:pPrChange>
                              </w:pPr>
                              <w:ins w:id="12498" w:author="The Si Tran" w:date="2012-12-11T06:34:00Z">
                                <w:r w:rsidRPr="00D57449">
                                  <w:rPr>
                                    <w:sz w:val="24"/>
                                    <w:szCs w:val="24"/>
                                  </w:rPr>
                                  <w:t>Chọn</w:t>
                                </w:r>
                              </w:ins>
                              <w:ins w:id="12499" w:author="The Si Tran" w:date="2012-12-16T10:41:00Z">
                                <w:r w:rsidRPr="00D57449">
                                  <w:rPr>
                                    <w:sz w:val="24"/>
                                    <w:szCs w:val="24"/>
                                  </w:rPr>
                                  <w:t xml:space="preserve"> </w:t>
                                </w:r>
                              </w:ins>
                              <w:ins w:id="12500" w:author="The Si Tran" w:date="2012-12-11T06:34:00Z">
                                <w:r w:rsidRPr="00D57449">
                                  <w:rPr>
                                    <w:sz w:val="24"/>
                                    <w:szCs w:val="24"/>
                                  </w:rP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7D482D" w:rsidRPr="00D57449" w:rsidRDefault="007D482D">
                        <w:pPr>
                          <w:pStyle w:val="EquationIndex"/>
                          <w:rPr>
                            <w:sz w:val="24"/>
                            <w:szCs w:val="24"/>
                          </w:rPr>
                          <w:pPrChange w:id="12501" w:author="The Si Tran" w:date="2012-12-16T10:41:00Z">
                            <w:pPr>
                              <w:spacing w:before="0" w:line="240" w:lineRule="auto"/>
                            </w:pPr>
                          </w:pPrChange>
                        </w:pPr>
                        <w:ins w:id="12502" w:author="The Si Tran" w:date="2012-12-11T06:34:00Z">
                          <w:r w:rsidRPr="00D57449">
                            <w:rPr>
                              <w:sz w:val="24"/>
                              <w:szCs w:val="24"/>
                            </w:rPr>
                            <w:t>Chọn</w:t>
                          </w:r>
                        </w:ins>
                        <w:ins w:id="12503" w:author="The Si Tran" w:date="2012-12-16T10:41:00Z">
                          <w:r w:rsidRPr="00D57449">
                            <w:rPr>
                              <w:sz w:val="24"/>
                              <w:szCs w:val="24"/>
                            </w:rPr>
                            <w:t xml:space="preserve"> </w:t>
                          </w:r>
                        </w:ins>
                        <w:ins w:id="12504" w:author="The Si Tran" w:date="2012-12-11T06:34:00Z">
                          <w:r w:rsidRPr="00D57449">
                            <w:rPr>
                              <w:sz w:val="24"/>
                              <w:szCs w:val="24"/>
                            </w:rPr>
                            <w:t>dữ liệu</w:t>
                          </w:r>
                        </w:ins>
                      </w:p>
                    </w:txbxContent>
                  </v:textbox>
                </v:shape>
              </w:pict>
            </mc:Fallback>
          </mc:AlternateContent>
        </w:r>
        <w:r>
          <w:rPr>
            <w:noProof/>
            <w:rPrChange w:id="12505" w:author="Unknown">
              <w:rPr>
                <w:noProof/>
              </w:rPr>
            </w:rPrChange>
          </w:rPr>
          <mc:AlternateContent>
            <mc:Choice Requires="wps">
              <w:drawing>
                <wp:anchor distT="0" distB="0" distL="114300" distR="114300" simplePos="0" relativeHeight="251664896" behindDoc="0" locked="0" layoutInCell="1" allowOverlap="1" wp14:anchorId="4F21588D" wp14:editId="6DF7FC8B">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7D482D" w:rsidRPr="00D57449" w:rsidRDefault="007D482D">
                              <w:pPr>
                                <w:pStyle w:val="EquationIndex"/>
                                <w:rPr>
                                  <w:sz w:val="24"/>
                                  <w:szCs w:val="24"/>
                                </w:rPr>
                                <w:pPrChange w:id="12506" w:author="The Si Tran" w:date="2012-12-16T10:41:00Z">
                                  <w:pPr>
                                    <w:spacing w:before="0" w:line="240" w:lineRule="auto"/>
                                  </w:pPr>
                                </w:pPrChange>
                              </w:pPr>
                              <w:ins w:id="12507" w:author="The Si Tran" w:date="2012-12-11T06:35:00Z">
                                <w:r w:rsidRPr="00D57449">
                                  <w:rPr>
                                    <w:sz w:val="24"/>
                                    <w:szCs w:val="24"/>
                                  </w:rP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7D482D" w:rsidRPr="00D57449" w:rsidRDefault="007D482D">
                        <w:pPr>
                          <w:pStyle w:val="EquationIndex"/>
                          <w:rPr>
                            <w:sz w:val="24"/>
                            <w:szCs w:val="24"/>
                          </w:rPr>
                          <w:pPrChange w:id="12508" w:author="The Si Tran" w:date="2012-12-16T10:41:00Z">
                            <w:pPr>
                              <w:spacing w:before="0" w:line="240" w:lineRule="auto"/>
                            </w:pPr>
                          </w:pPrChange>
                        </w:pPr>
                        <w:ins w:id="12509" w:author="The Si Tran" w:date="2012-12-11T06:35:00Z">
                          <w:r w:rsidRPr="00D57449">
                            <w:rPr>
                              <w:sz w:val="24"/>
                              <w:szCs w:val="24"/>
                            </w:rPr>
                            <w:t>Thông tin dữ liệu</w:t>
                          </w:r>
                        </w:ins>
                      </w:p>
                    </w:txbxContent>
                  </v:textbox>
                </v:shape>
              </w:pict>
            </mc:Fallback>
          </mc:AlternateContent>
        </w:r>
      </w:ins>
      <w:ins w:id="12510" w:author="The Si Tran" w:date="2012-12-11T06:33:00Z">
        <w:r w:rsidR="00B737B9">
          <w:rPr>
            <w:noProof/>
            <w:rPrChange w:id="12511" w:author="Unknown">
              <w:rPr>
                <w:noProof/>
              </w:rPr>
            </w:rPrChange>
          </w:rPr>
          <mc:AlternateContent>
            <mc:Choice Requires="wps">
              <w:drawing>
                <wp:anchor distT="0" distB="0" distL="114300" distR="114300" simplePos="0" relativeHeight="251663872" behindDoc="0" locked="0" layoutInCell="1" allowOverlap="1" wp14:anchorId="6B2B2353" wp14:editId="5DA0589B">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7D482D" w:rsidRPr="00D57449" w:rsidRDefault="007D482D">
                              <w:pPr>
                                <w:pStyle w:val="EquationIndex"/>
                                <w:rPr>
                                  <w:sz w:val="24"/>
                                  <w:szCs w:val="24"/>
                                </w:rPr>
                                <w:pPrChange w:id="12512" w:author="The Si Tran" w:date="2012-12-16T10:41:00Z">
                                  <w:pPr>
                                    <w:spacing w:before="0" w:line="240" w:lineRule="auto"/>
                                  </w:pPr>
                                </w:pPrChange>
                              </w:pPr>
                              <w:ins w:id="12513" w:author="The Si Tran" w:date="2012-12-11T06:33:00Z">
                                <w:r w:rsidRPr="00D57449">
                                  <w:rPr>
                                    <w:sz w:val="24"/>
                                    <w:szCs w:val="24"/>
                                  </w:rP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7D482D" w:rsidRPr="00D57449" w:rsidRDefault="007D482D">
                        <w:pPr>
                          <w:pStyle w:val="EquationIndex"/>
                          <w:rPr>
                            <w:sz w:val="24"/>
                            <w:szCs w:val="24"/>
                          </w:rPr>
                          <w:pPrChange w:id="12514" w:author="The Si Tran" w:date="2012-12-16T10:41:00Z">
                            <w:pPr>
                              <w:spacing w:before="0" w:line="240" w:lineRule="auto"/>
                            </w:pPr>
                          </w:pPrChange>
                        </w:pPr>
                        <w:ins w:id="12515" w:author="The Si Tran" w:date="2012-12-11T06:33:00Z">
                          <w:r w:rsidRPr="00D57449">
                            <w:rPr>
                              <w:sz w:val="24"/>
                              <w:szCs w:val="24"/>
                            </w:rPr>
                            <w:t>Chọn tập tin dữ liệu</w:t>
                          </w:r>
                        </w:ins>
                      </w:p>
                    </w:txbxContent>
                  </v:textbox>
                </v:shape>
              </w:pict>
            </mc:Fallback>
          </mc:AlternateContent>
        </w:r>
      </w:ins>
      <w:ins w:id="12516" w:author="The Si Tran" w:date="2012-12-11T06:32:00Z">
        <w:r w:rsidR="00B737B9">
          <w:rPr>
            <w:noProof/>
            <w:rPrChange w:id="12517" w:author="Unknown">
              <w:rPr>
                <w:noProof/>
              </w:rPr>
            </w:rPrChange>
          </w:rPr>
          <mc:AlternateContent>
            <mc:Choice Requires="wps">
              <w:drawing>
                <wp:anchor distT="0" distB="0" distL="114300" distR="114300" simplePos="0" relativeHeight="251661824" behindDoc="0" locked="0" layoutInCell="1" allowOverlap="1" wp14:anchorId="51664591" wp14:editId="6B7412BD">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2E994" id="Straight Connector 158"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2518" w:author="Unknown">
              <w:rPr>
                <w:noProof/>
              </w:rPr>
            </w:rPrChange>
          </w:rPr>
          <mc:AlternateContent>
            <mc:Choice Requires="wps">
              <w:drawing>
                <wp:anchor distT="0" distB="0" distL="114300" distR="114300" simplePos="0" relativeHeight="251657728" behindDoc="0" locked="0" layoutInCell="1" allowOverlap="1" wp14:anchorId="00FEE6EF" wp14:editId="5EFFD41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A070A" id="Straight Connector 15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2519" w:author="Unknown">
              <w:rPr>
                <w:noProof/>
              </w:rPr>
            </w:rPrChange>
          </w:rPr>
          <mc:AlternateContent>
            <mc:Choice Requires="wps">
              <w:drawing>
                <wp:anchor distT="0" distB="0" distL="114300" distR="114300" simplePos="0" relativeHeight="251654656" behindDoc="0" locked="0" layoutInCell="1" allowOverlap="1" wp14:anchorId="43350F25" wp14:editId="17788B3E">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0AC60" id="Straight Connector 156"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2520" w:author="The Si Tran" w:date="2012-12-11T06:31:00Z">
        <w:r w:rsidR="00B737B9">
          <w:rPr>
            <w:noProof/>
            <w:rPrChange w:id="12521" w:author="Unknown">
              <w:rPr>
                <w:noProof/>
              </w:rPr>
            </w:rPrChange>
          </w:rPr>
          <mc:AlternateContent>
            <mc:Choice Requires="wps">
              <w:drawing>
                <wp:anchor distT="0" distB="0" distL="114300" distR="114300" simplePos="0" relativeHeight="251647488" behindDoc="0" locked="0" layoutInCell="1" allowOverlap="1" wp14:anchorId="4B2D0E99" wp14:editId="068279EE">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ED212" id="Straight Connector 153"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2522" w:author="Unknown">
              <w:rPr>
                <w:noProof/>
              </w:rPr>
            </w:rPrChange>
          </w:rPr>
          <mc:AlternateContent>
            <mc:Choice Requires="wps">
              <w:drawing>
                <wp:anchor distT="0" distB="0" distL="114300" distR="114300" simplePos="0" relativeHeight="251649536" behindDoc="0" locked="0" layoutInCell="1" allowOverlap="1" wp14:anchorId="03A6DB0A" wp14:editId="568C5FF9">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4E944" id="Straight Connector 15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2523" w:author="Unknown">
              <w:rPr>
                <w:noProof/>
              </w:rPr>
            </w:rPrChange>
          </w:rPr>
          <w:drawing>
            <wp:inline distT="0" distB="0" distL="0" distR="0" wp14:anchorId="7B62F606" wp14:editId="624ABC5B">
              <wp:extent cx="5638800" cy="3179056"/>
              <wp:effectExtent l="19050" t="19050" r="19050" b="215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647719" cy="3184084"/>
                      </a:xfrm>
                      <a:prstGeom prst="rect">
                        <a:avLst/>
                      </a:prstGeom>
                      <a:ln w="6350">
                        <a:solidFill>
                          <a:schemeClr val="bg1">
                            <a:lumMod val="75000"/>
                          </a:schemeClr>
                        </a:solidFill>
                      </a:ln>
                    </pic:spPr>
                  </pic:pic>
                </a:graphicData>
              </a:graphic>
            </wp:inline>
          </w:drawing>
        </w:r>
      </w:ins>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rPr>
          <w:ins w:id="12524" w:author="The Si Tran" w:date="2012-12-11T06:20:00Z"/>
        </w:rPr>
      </w:pPr>
    </w:p>
    <w:p w14:paraId="01B59B52" w14:textId="77777777" w:rsidR="00667F2E" w:rsidRDefault="00667F2E" w:rsidP="00D57449">
      <w:pPr>
        <w:rPr>
          <w:ins w:id="12525" w:author="The Si Tran" w:date="2012-12-11T06:29:00Z"/>
        </w:rPr>
      </w:pPr>
      <w:ins w:id="12526" w:author="The Si Tran" w:date="2012-12-11T06:20:00Z">
        <w:r w:rsidRPr="00B20D96">
          <w:t xml:space="preserve">Ta nhấp vào </w:t>
        </w:r>
      </w:ins>
      <w:ins w:id="12527" w:author="The Si Tran" w:date="2012-12-11T06:27:00Z">
        <w:r w:rsidR="00A33636" w:rsidRPr="00B20D96">
          <w:t>nút</w:t>
        </w:r>
      </w:ins>
      <w:ins w:id="12528" w:author="The Si Tran" w:date="2012-12-11T06:20:00Z">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67F68C16" w14:textId="77777777" w:rsidR="00D57449" w:rsidRPr="00F51D11" w:rsidRDefault="00D57449" w:rsidP="00D57449">
      <w:pPr>
        <w:rPr>
          <w:ins w:id="12529" w:author="The Si Tran" w:date="2012-12-11T06:20:00Z"/>
        </w:rPr>
      </w:pPr>
      <w:ins w:id="12530" w:author="The Si Tran" w:date="2012-12-11T06:20:00Z">
        <w:r w:rsidRPr="00F51D11">
          <w:t>Sau khi chọn tập tin, ta chọn loại dữ liệu trong trường hợp tập tin có nhiều loại dữ liệu thông qua hộp kí tự [Column] và lượng dữ liệu thông qua hộp kí tự [Row].</w:t>
        </w:r>
      </w:ins>
    </w:p>
    <w:p w14:paraId="2F144CDE" w14:textId="77777777" w:rsidR="00B20D96" w:rsidRPr="00B20D96" w:rsidRDefault="00B20D96">
      <w:pPr>
        <w:pStyle w:val="ListParagraph"/>
        <w:spacing w:after="160" w:line="259" w:lineRule="auto"/>
        <w:ind w:left="0" w:firstLine="0"/>
        <w:jc w:val="center"/>
        <w:rPr>
          <w:ins w:id="12531" w:author="The Si Tran" w:date="2012-12-11T06:20:00Z"/>
          <w:rFonts w:ascii="Times New Roman" w:hAnsi="Times New Roman"/>
          <w:sz w:val="26"/>
          <w:szCs w:val="26"/>
          <w:rPrChange w:id="12532" w:author="The Si Tran" w:date="2012-12-11T06:28:00Z">
            <w:rPr>
              <w:ins w:id="12533" w:author="The Si Tran" w:date="2012-12-11T06:20:00Z"/>
            </w:rPr>
          </w:rPrChange>
        </w:rPr>
        <w:pPrChange w:id="12534" w:author="The Si Tran" w:date="2012-12-11T06:29:00Z">
          <w:pPr>
            <w:pStyle w:val="ListParagraph"/>
            <w:numPr>
              <w:numId w:val="36"/>
            </w:numPr>
            <w:spacing w:after="160" w:line="259" w:lineRule="auto"/>
            <w:ind w:left="1440" w:hanging="360"/>
          </w:pPr>
        </w:pPrChange>
      </w:pPr>
    </w:p>
    <w:p w14:paraId="38D59D58" w14:textId="77777777" w:rsidR="00667F2E" w:rsidRDefault="00667F2E" w:rsidP="00C5087F">
      <w:pPr>
        <w:pStyle w:val="Canhgiua"/>
        <w:rPr>
          <w:ins w:id="12535" w:author="The Si Tran" w:date="2012-12-11T06:36:00Z"/>
        </w:rPr>
      </w:pPr>
      <w:ins w:id="12536" w:author="The Si Tran" w:date="2012-12-11T06:20:00Z">
        <w:r w:rsidRPr="001B545C">
          <w:rPr>
            <w:noProof/>
            <w:rPrChange w:id="12537" w:author="Unknown">
              <w:rPr>
                <w:noProof/>
              </w:rPr>
            </w:rPrChange>
          </w:rPr>
          <w:lastRenderedPageBreak/>
          <w:drawing>
            <wp:inline distT="0" distB="0" distL="0" distR="0" wp14:anchorId="7A0D5060" wp14:editId="6828D449">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297075" cy="2699681"/>
                      </a:xfrm>
                      <a:prstGeom prst="rect">
                        <a:avLst/>
                      </a:prstGeom>
                      <a:ln w="3175">
                        <a:solidFill>
                          <a:schemeClr val="bg1">
                            <a:lumMod val="75000"/>
                          </a:schemeClr>
                        </a:solidFill>
                      </a:ln>
                    </pic:spPr>
                  </pic:pic>
                </a:graphicData>
              </a:graphic>
            </wp:inline>
          </w:drawing>
        </w:r>
      </w:ins>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rPr>
          <w:ins w:id="12538" w:author="The Si Tran" w:date="2012-12-11T06:20:00Z"/>
        </w:rPr>
      </w:pPr>
    </w:p>
    <w:p w14:paraId="388DA5AD" w14:textId="41F6BEAF" w:rsidR="00554AC4" w:rsidRPr="00554AC4" w:rsidRDefault="00554AC4">
      <w:pPr>
        <w:pStyle w:val="BuletL1"/>
        <w:rPr>
          <w:ins w:id="12539" w:author="The Si Tran" w:date="2012-12-11T06:37:00Z"/>
          <w:rPrChange w:id="12540" w:author="The Si Tran" w:date="2012-12-11T06:38:00Z">
            <w:rPr>
              <w:ins w:id="12541" w:author="The Si Tran" w:date="2012-12-11T06:37:00Z"/>
            </w:rPr>
          </w:rPrChange>
        </w:rPr>
        <w:pPrChange w:id="12542" w:author="The Si Tran" w:date="2012-12-11T06:38:00Z">
          <w:pPr>
            <w:pStyle w:val="ListParagraph"/>
            <w:numPr>
              <w:numId w:val="35"/>
            </w:numPr>
            <w:spacing w:after="160" w:line="259" w:lineRule="auto"/>
            <w:ind w:left="1080" w:hanging="360"/>
          </w:pPr>
        </w:pPrChange>
      </w:pPr>
      <w:bookmarkStart w:id="12543" w:name="_Toc343029972"/>
      <w:ins w:id="12544" w:author="The Si Tran" w:date="2012-12-11T06:38:00Z">
        <w:r w:rsidRPr="00554AC4">
          <w:rPr>
            <w:rPrChange w:id="12545" w:author="The Si Tran" w:date="2012-12-11T06:38:00Z">
              <w:rPr>
                <w:b/>
                <w:bCs/>
              </w:rPr>
            </w:rPrChange>
          </w:rPr>
          <w:t>Phân tích tập dữ liệu qua đồ thị</w:t>
        </w:r>
      </w:ins>
      <w:bookmarkEnd w:id="12543"/>
    </w:p>
    <w:p w14:paraId="2D19A555" w14:textId="77777777" w:rsidR="00667F2E" w:rsidRPr="003E01A2" w:rsidRDefault="00667F2E" w:rsidP="00C5087F">
      <w:pPr>
        <w:pStyle w:val="BuletL2"/>
        <w:rPr>
          <w:ins w:id="12546" w:author="The Si Tran" w:date="2012-12-11T06:20:00Z"/>
        </w:rPr>
      </w:pPr>
      <w:ins w:id="12547" w:author="The Si Tran" w:date="2012-12-11T06:20:00Z">
        <w:r w:rsidRPr="003E01A2">
          <w:t xml:space="preserve">Xem đồ thị chuỗi dữ liệu bằng cách chọn </w:t>
        </w:r>
      </w:ins>
      <w:ins w:id="12548" w:author="The Si Tran" w:date="2012-12-11T06:39:00Z">
        <w:r w:rsidR="00554AC4" w:rsidRPr="003E01A2">
          <w:t>nút</w:t>
        </w:r>
      </w:ins>
      <w:ins w:id="12549" w:author="The Si Tran" w:date="2012-12-11T06:20:00Z">
        <w:r w:rsidRPr="003E01A2">
          <w:t xml:space="preserve"> [Plot]</w:t>
        </w:r>
      </w:ins>
    </w:p>
    <w:p w14:paraId="4BE86C4B" w14:textId="77777777" w:rsidR="00667F2E" w:rsidRPr="001B545C" w:rsidRDefault="00667F2E" w:rsidP="006352B3">
      <w:pPr>
        <w:pStyle w:val="Canhgiua"/>
        <w:rPr>
          <w:ins w:id="12550" w:author="The Si Tran" w:date="2012-12-11T06:20:00Z"/>
        </w:rPr>
      </w:pPr>
      <w:ins w:id="12551" w:author="The Si Tran" w:date="2012-12-11T06:20:00Z">
        <w:r w:rsidRPr="001B545C">
          <w:rPr>
            <w:noProof/>
            <w:rPrChange w:id="12552" w:author="Unknown">
              <w:rPr>
                <w:noProof/>
              </w:rPr>
            </w:rPrChange>
          </w:rPr>
          <w:drawing>
            <wp:inline distT="0" distB="0" distL="0" distR="0" wp14:anchorId="5E272D5A" wp14:editId="0164DD93">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60C4E83D" w:rsidR="00667F2E" w:rsidRDefault="001B4795">
      <w:pPr>
        <w:pStyle w:val="Canhgiua"/>
        <w:pPrChange w:id="12553" w:author="The Si Tran" w:date="2012-12-11T06:40:00Z">
          <w:pPr>
            <w:pStyle w:val="ListParagraph"/>
            <w:ind w:left="1440"/>
          </w:pPr>
        </w:pPrChange>
      </w:pPr>
      <w:r>
        <w:t xml:space="preserve">Hình C.4: </w:t>
      </w:r>
      <w:ins w:id="12554" w:author="The Si Tran" w:date="2012-12-11T06:40:00Z">
        <w:r w:rsidR="0072356A" w:rsidRPr="003E01A2">
          <w:rPr>
            <w:rPrChange w:id="12555" w:author="The Si Tran" w:date="2012-12-11T06:41:00Z">
              <w:rPr/>
            </w:rPrChange>
          </w:rPr>
          <w:t>Đồ thị chuỗi dữ liệu theo thời gian</w:t>
        </w:r>
      </w:ins>
    </w:p>
    <w:p w14:paraId="2C29535C" w14:textId="77777777" w:rsidR="00C5087F" w:rsidRPr="003E01A2" w:rsidRDefault="00C5087F" w:rsidP="00C5087F">
      <w:pPr>
        <w:pStyle w:val="ListParagraph"/>
        <w:ind w:left="1440"/>
        <w:jc w:val="center"/>
        <w:rPr>
          <w:ins w:id="12556" w:author="The Si Tran" w:date="2012-12-11T06:20:00Z"/>
          <w:rFonts w:ascii="Times New Roman" w:hAnsi="Times New Roman"/>
          <w:sz w:val="26"/>
          <w:szCs w:val="26"/>
          <w:rPrChange w:id="12557" w:author="The Si Tran" w:date="2012-12-11T06:41:00Z">
            <w:rPr>
              <w:ins w:id="12558" w:author="The Si Tran" w:date="2012-12-11T06:20:00Z"/>
            </w:rPr>
          </w:rPrChange>
        </w:rPr>
      </w:pPr>
    </w:p>
    <w:p w14:paraId="4D36905C" w14:textId="77777777" w:rsidR="00667F2E" w:rsidRPr="003E01A2" w:rsidRDefault="00667F2E" w:rsidP="00643A1D">
      <w:pPr>
        <w:pStyle w:val="BuletL2"/>
        <w:spacing w:after="0"/>
        <w:rPr>
          <w:ins w:id="12559" w:author="The Si Tran" w:date="2012-12-11T06:39:00Z"/>
        </w:rPr>
      </w:pPr>
      <w:ins w:id="12560" w:author="The Si Tran" w:date="2012-12-11T06:20:00Z">
        <w:r w:rsidRPr="003E01A2">
          <w:t>Xem hàm tự tương quan của chuỗi dữ liệu [Correlogram]</w:t>
        </w:r>
      </w:ins>
    </w:p>
    <w:p w14:paraId="40D23ADD" w14:textId="04784A0E" w:rsidR="00EA266F" w:rsidRPr="003E01A2" w:rsidRDefault="00DA68B1">
      <w:pPr>
        <w:pStyle w:val="ListParagraph"/>
        <w:spacing w:after="0" w:line="259" w:lineRule="auto"/>
        <w:ind w:left="1440" w:firstLine="0"/>
        <w:rPr>
          <w:ins w:id="12561" w:author="The Si Tran" w:date="2012-12-11T06:20:00Z"/>
          <w:rFonts w:ascii="Times New Roman" w:hAnsi="Times New Roman"/>
          <w:sz w:val="26"/>
          <w:szCs w:val="26"/>
          <w:rPrChange w:id="12562" w:author="The Si Tran" w:date="2012-12-11T06:41:00Z">
            <w:rPr>
              <w:ins w:id="12563" w:author="The Si Tran" w:date="2012-12-11T06:20:00Z"/>
            </w:rPr>
          </w:rPrChange>
        </w:rPr>
        <w:pPrChange w:id="12564" w:author="The Si Tran" w:date="2012-12-11T06:39:00Z">
          <w:pPr>
            <w:pStyle w:val="ListParagraph"/>
            <w:numPr>
              <w:numId w:val="36"/>
            </w:numPr>
            <w:spacing w:after="160" w:line="259" w:lineRule="auto"/>
            <w:ind w:left="1440" w:hanging="360"/>
          </w:pPr>
        </w:pPrChange>
      </w:pPr>
      <w:ins w:id="12565" w:author="The Si Tran" w:date="2012-12-11T06:39:00Z">
        <w:r w:rsidRPr="003E01A2">
          <w:rPr>
            <w:rFonts w:ascii="Times New Roman" w:hAnsi="Times New Roman"/>
            <w:sz w:val="26"/>
            <w:szCs w:val="26"/>
            <w:rPrChange w:id="12566" w:author="The Si Tran" w:date="2012-12-11T06:41:00Z">
              <w:rPr>
                <w:rFonts w:ascii="Times New Roman" w:hAnsi="Times New Roman"/>
              </w:rPr>
            </w:rPrChange>
          </w:rPr>
          <w:t>Thông qua đồ thị này, ta có thể ước lượng được tính xu hướng và tính m</w:t>
        </w:r>
      </w:ins>
      <w:ins w:id="12567" w:author="The Si Tran" w:date="2012-12-11T06:40:00Z">
        <w:r w:rsidRPr="003E01A2">
          <w:rPr>
            <w:rFonts w:ascii="Times New Roman" w:hAnsi="Times New Roman"/>
            <w:sz w:val="26"/>
            <w:szCs w:val="26"/>
            <w:rPrChange w:id="12568" w:author="The Si Tran" w:date="2012-12-11T06:41:00Z">
              <w:rPr>
                <w:rFonts w:ascii="Times New Roman" w:hAnsi="Times New Roman"/>
              </w:rPr>
            </w:rPrChange>
          </w:rPr>
          <w:t>ùa trong chuỗi dữ liệu</w:t>
        </w:r>
      </w:ins>
      <w:ins w:id="12569" w:author="The Si Tran" w:date="2012-12-11T06:41:00Z">
        <w:r w:rsidR="003E01A2">
          <w:rPr>
            <w:rFonts w:ascii="Times New Roman" w:hAnsi="Times New Roman"/>
            <w:sz w:val="26"/>
            <w:szCs w:val="26"/>
          </w:rPr>
          <w:t>.</w:t>
        </w:r>
      </w:ins>
    </w:p>
    <w:p w14:paraId="5C291297" w14:textId="77777777" w:rsidR="00667F2E" w:rsidRPr="001B545C" w:rsidRDefault="00667F2E" w:rsidP="006352B3">
      <w:pPr>
        <w:pStyle w:val="Canhgiua"/>
        <w:rPr>
          <w:ins w:id="12570" w:author="The Si Tran" w:date="2012-12-11T06:20:00Z"/>
        </w:rPr>
      </w:pPr>
      <w:ins w:id="12571" w:author="The Si Tran" w:date="2012-12-11T06:20:00Z">
        <w:r w:rsidRPr="001B545C">
          <w:rPr>
            <w:noProof/>
            <w:rPrChange w:id="12572" w:author="Unknown">
              <w:rPr>
                <w:noProof/>
              </w:rPr>
            </w:rPrChange>
          </w:rPr>
          <w:lastRenderedPageBreak/>
          <w:drawing>
            <wp:inline distT="0" distB="0" distL="0" distR="0" wp14:anchorId="4AF5CF79" wp14:editId="1594F6D8">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003919" cy="2573394"/>
                      </a:xfrm>
                      <a:prstGeom prst="rect">
                        <a:avLst/>
                      </a:prstGeom>
                      <a:ln w="3175">
                        <a:solidFill>
                          <a:schemeClr val="bg1">
                            <a:lumMod val="75000"/>
                          </a:schemeClr>
                        </a:solidFill>
                      </a:ln>
                    </pic:spPr>
                  </pic:pic>
                </a:graphicData>
              </a:graphic>
            </wp:inline>
          </w:drawing>
        </w:r>
      </w:ins>
    </w:p>
    <w:p w14:paraId="597BDDA4" w14:textId="3F4E0348" w:rsidR="00667F2E" w:rsidRPr="001B545C" w:rsidRDefault="001B4795" w:rsidP="00124FB8">
      <w:pPr>
        <w:pStyle w:val="Canhgiua"/>
        <w:rPr>
          <w:ins w:id="12573" w:author="The Si Tran" w:date="2012-12-11T06:20:00Z"/>
        </w:rPr>
      </w:pPr>
      <w:r>
        <w:t xml:space="preserve">Hình C.5: </w:t>
      </w:r>
      <w:ins w:id="12574" w:author="The Si Tran" w:date="2012-12-11T06:41:00Z">
        <w:r w:rsidR="00EA266F" w:rsidRPr="00D348B4">
          <w:t xml:space="preserve">Đồ thị </w:t>
        </w:r>
        <w:r w:rsidR="00EA266F">
          <w:t>hệ số tự tương q</w:t>
        </w:r>
      </w:ins>
      <w:ins w:id="12575" w:author="The Si Tran" w:date="2012-12-11T06:42:00Z">
        <w:r w:rsidR="00EA266F">
          <w:t>uan theo độ trễ</w:t>
        </w:r>
      </w:ins>
    </w:p>
    <w:p w14:paraId="7FF2D522" w14:textId="77777777" w:rsidR="00667F2E" w:rsidRDefault="00667F2E" w:rsidP="00124FB8">
      <w:pPr>
        <w:pStyle w:val="BuletL2"/>
        <w:spacing w:after="0"/>
        <w:rPr>
          <w:ins w:id="12576" w:author="The Si Tran" w:date="2012-12-11T06:43:00Z"/>
        </w:rPr>
      </w:pPr>
      <w:ins w:id="12577" w:author="The Si Tran" w:date="2012-12-11T06:20:00Z">
        <w:r w:rsidRPr="0097191E">
          <w:t>Xem hàm tự tương quan riêng phần của chuỗi dữ liệu [Partial Correlogram]</w:t>
        </w:r>
      </w:ins>
    </w:p>
    <w:p w14:paraId="21E78386" w14:textId="77777777" w:rsidR="00997389" w:rsidRDefault="00997389">
      <w:pPr>
        <w:pStyle w:val="ListParagraph"/>
        <w:spacing w:after="0" w:line="259" w:lineRule="auto"/>
        <w:ind w:left="1440" w:firstLine="0"/>
        <w:rPr>
          <w:ins w:id="12578" w:author="The Si Tran" w:date="2012-12-11T06:43:00Z"/>
          <w:rFonts w:ascii="Times New Roman" w:hAnsi="Times New Roman"/>
          <w:sz w:val="26"/>
          <w:szCs w:val="26"/>
        </w:rPr>
        <w:pPrChange w:id="12579" w:author="The Si Tran" w:date="2012-12-11T06:43:00Z">
          <w:pPr>
            <w:pStyle w:val="ListParagraph"/>
            <w:numPr>
              <w:numId w:val="36"/>
            </w:numPr>
            <w:spacing w:after="160" w:line="259" w:lineRule="auto"/>
            <w:ind w:left="1440" w:hanging="360"/>
          </w:pPr>
        </w:pPrChange>
      </w:pPr>
      <w:ins w:id="12580" w:author="The Si Tran" w:date="2012-12-11T06:43:00Z">
        <w:r>
          <w:rPr>
            <w:rFonts w:ascii="Times New Roman" w:hAnsi="Times New Roman"/>
            <w:sz w:val="26"/>
            <w:szCs w:val="26"/>
          </w:rPr>
          <w:t>Thông qua đồ thị này và đồ thị hệ số tự tương quan</w:t>
        </w:r>
      </w:ins>
      <w:ins w:id="12581"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582" w:author="The Si Tran" w:date="2012-12-11T06:20:00Z"/>
          <w:rFonts w:ascii="Times New Roman" w:hAnsi="Times New Roman"/>
          <w:sz w:val="26"/>
          <w:szCs w:val="26"/>
          <w:rPrChange w:id="12583" w:author="The Si Tran" w:date="2012-12-11T06:42:00Z">
            <w:rPr>
              <w:ins w:id="12584" w:author="The Si Tran" w:date="2012-12-11T06:20:00Z"/>
            </w:rPr>
          </w:rPrChange>
        </w:rPr>
        <w:pPrChange w:id="12585" w:author="The Si Tran" w:date="2012-12-11T06:43:00Z">
          <w:pPr>
            <w:pStyle w:val="ListParagraph"/>
            <w:numPr>
              <w:numId w:val="36"/>
            </w:numPr>
            <w:spacing w:after="160" w:line="259" w:lineRule="auto"/>
            <w:ind w:left="1440" w:hanging="360"/>
          </w:pPr>
        </w:pPrChange>
      </w:pPr>
    </w:p>
    <w:p w14:paraId="1AD7D6D4" w14:textId="77777777" w:rsidR="00667F2E" w:rsidRDefault="00667F2E" w:rsidP="00643A1D">
      <w:pPr>
        <w:pStyle w:val="Canhgiua"/>
        <w:rPr>
          <w:ins w:id="12586" w:author="The Si Tran" w:date="2012-12-11T06:44:00Z"/>
        </w:rPr>
      </w:pPr>
      <w:ins w:id="12587" w:author="The Si Tran" w:date="2012-12-11T06:20:00Z">
        <w:r w:rsidRPr="00643A1D">
          <w:rPr>
            <w:noProof/>
            <w:rPrChange w:id="12588" w:author="Unknown">
              <w:rPr>
                <w:noProof/>
              </w:rPr>
            </w:rPrChange>
          </w:rPr>
          <w:drawing>
            <wp:inline distT="0" distB="0" distL="0" distR="0" wp14:anchorId="5413DEB2" wp14:editId="0ECE76EB">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4981975" cy="2682340"/>
                      </a:xfrm>
                      <a:prstGeom prst="rect">
                        <a:avLst/>
                      </a:prstGeom>
                      <a:ln w="3175">
                        <a:solidFill>
                          <a:schemeClr val="bg1">
                            <a:lumMod val="75000"/>
                          </a:schemeClr>
                        </a:solidFill>
                      </a:ln>
                    </pic:spPr>
                  </pic:pic>
                </a:graphicData>
              </a:graphic>
            </wp:inline>
          </w:drawing>
        </w:r>
      </w:ins>
    </w:p>
    <w:p w14:paraId="65593657" w14:textId="753A09D1" w:rsidR="006225F4" w:rsidRPr="00D348B4" w:rsidRDefault="00643A1D" w:rsidP="00124FB8">
      <w:pPr>
        <w:pStyle w:val="Canhgiua"/>
        <w:spacing w:before="0" w:line="240" w:lineRule="auto"/>
        <w:rPr>
          <w:ins w:id="12589" w:author="The Si Tran" w:date="2012-12-11T06:44:00Z"/>
        </w:rPr>
      </w:pPr>
      <w:r>
        <w:t xml:space="preserve">Hình C.6: </w:t>
      </w:r>
      <w:ins w:id="12590" w:author="The Si Tran" w:date="2012-12-11T06:44:00Z">
        <w:r w:rsidR="006225F4" w:rsidRPr="00D348B4">
          <w:t xml:space="preserve">Đồ thị </w:t>
        </w:r>
        <w:r w:rsidR="006225F4">
          <w:t>hệ số tự tương quan riêng phần theo độ trễ</w:t>
        </w:r>
      </w:ins>
    </w:p>
    <w:p w14:paraId="2A8691B5" w14:textId="77777777" w:rsidR="006225F4" w:rsidRPr="001B545C" w:rsidRDefault="006225F4" w:rsidP="00667F2E">
      <w:pPr>
        <w:pStyle w:val="ListParagraph"/>
        <w:ind w:left="1440"/>
        <w:rPr>
          <w:ins w:id="12591" w:author="The Si Tran" w:date="2012-12-11T06:20:00Z"/>
          <w:rFonts w:ascii="Times New Roman" w:hAnsi="Times New Roman"/>
          <w:rPrChange w:id="12592" w:author="The Si Tran" w:date="2012-12-11T06:24:00Z">
            <w:rPr>
              <w:ins w:id="12593" w:author="The Si Tran" w:date="2012-12-11T06:20:00Z"/>
            </w:rPr>
          </w:rPrChange>
        </w:rPr>
      </w:pPr>
    </w:p>
    <w:p w14:paraId="07908807" w14:textId="77777777" w:rsidR="00667F2E" w:rsidRPr="001B545C" w:rsidRDefault="00667F2E" w:rsidP="00667F2E">
      <w:pPr>
        <w:pStyle w:val="ListParagraph"/>
        <w:ind w:left="1440"/>
        <w:rPr>
          <w:ins w:id="12594" w:author="The Si Tran" w:date="2012-12-11T06:20:00Z"/>
          <w:rFonts w:ascii="Times New Roman" w:hAnsi="Times New Roman"/>
          <w:rPrChange w:id="12595" w:author="The Si Tran" w:date="2012-12-11T06:24:00Z">
            <w:rPr>
              <w:ins w:id="12596"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597" w:author="The Si Tran" w:date="2012-12-11T06:45:00Z"/>
          <w:rFonts w:ascii="Times New Roman" w:hAnsi="Times New Roman"/>
          <w:sz w:val="26"/>
          <w:szCs w:val="26"/>
        </w:rPr>
      </w:pPr>
      <w:ins w:id="12598" w:author="The Si Tran" w:date="2012-12-11T06:20:00Z">
        <w:r w:rsidRPr="00C14E00">
          <w:rPr>
            <w:rFonts w:ascii="Times New Roman" w:hAnsi="Times New Roman"/>
            <w:sz w:val="26"/>
            <w:szCs w:val="26"/>
            <w:rPrChange w:id="12599"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600" w:author="The Si Tran" w:date="2012-12-11T06:20:00Z"/>
          <w:rFonts w:ascii="Times New Roman" w:hAnsi="Times New Roman"/>
          <w:sz w:val="26"/>
          <w:szCs w:val="26"/>
          <w:rPrChange w:id="12601" w:author="The Si Tran" w:date="2012-12-11T06:45:00Z">
            <w:rPr>
              <w:ins w:id="12602" w:author="The Si Tran" w:date="2012-12-11T06:20:00Z"/>
            </w:rPr>
          </w:rPrChange>
        </w:rPr>
        <w:pPrChange w:id="12603" w:author="The Si Tran" w:date="2012-12-11T06:45:00Z">
          <w:pPr>
            <w:pStyle w:val="ListParagraph"/>
            <w:numPr>
              <w:numId w:val="36"/>
            </w:numPr>
            <w:spacing w:after="160" w:line="259" w:lineRule="auto"/>
            <w:ind w:left="1440" w:hanging="360"/>
          </w:pPr>
        </w:pPrChange>
      </w:pPr>
      <w:ins w:id="12604" w:author="The Si Tran" w:date="2012-12-11T06:45:00Z">
        <w:r>
          <w:rPr>
            <w:rFonts w:ascii="Times New Roman" w:hAnsi="Times New Roman"/>
            <w:sz w:val="26"/>
            <w:szCs w:val="26"/>
          </w:rPr>
          <w:t>Thông qua đồ thị này, ta có thể đánh giá được độ chính xác của</w:t>
        </w:r>
      </w:ins>
      <w:ins w:id="12605" w:author="The Si Tran" w:date="2012-12-11T06:46:00Z">
        <w:r>
          <w:rPr>
            <w:rFonts w:ascii="Times New Roman" w:hAnsi="Times New Roman"/>
            <w:sz w:val="26"/>
            <w:szCs w:val="26"/>
          </w:rPr>
          <w:t xml:space="preserve"> mô hình SARIMA.</w:t>
        </w:r>
      </w:ins>
    </w:p>
    <w:p w14:paraId="2BCF69D7" w14:textId="77777777" w:rsidR="00667F2E" w:rsidRDefault="00667F2E" w:rsidP="00643A1D">
      <w:pPr>
        <w:pStyle w:val="Canhgiua"/>
        <w:rPr>
          <w:ins w:id="12606" w:author="The Si Tran" w:date="2012-12-11T06:49:00Z"/>
        </w:rPr>
      </w:pPr>
      <w:ins w:id="12607" w:author="The Si Tran" w:date="2012-12-11T06:20:00Z">
        <w:r w:rsidRPr="001B545C">
          <w:rPr>
            <w:noProof/>
            <w:rPrChange w:id="12608" w:author="Unknown">
              <w:rPr>
                <w:noProof/>
              </w:rPr>
            </w:rPrChange>
          </w:rPr>
          <w:lastRenderedPageBreak/>
          <w:drawing>
            <wp:inline distT="0" distB="0" distL="0" distR="0" wp14:anchorId="27469DE2" wp14:editId="21B4C810">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4E97825F" w:rsidR="00EF72DD" w:rsidRPr="00D348B4" w:rsidRDefault="00643A1D" w:rsidP="00643A1D">
      <w:pPr>
        <w:pStyle w:val="Canhgiua"/>
        <w:rPr>
          <w:ins w:id="12609" w:author="The Si Tran" w:date="2012-12-11T06:49:00Z"/>
        </w:rPr>
      </w:pPr>
      <w:r>
        <w:t xml:space="preserve">Hình C.7: </w:t>
      </w:r>
      <w:ins w:id="12610" w:author="The Si Tran" w:date="2012-12-11T06:49:00Z">
        <w:r w:rsidR="00EF72DD" w:rsidRPr="00D348B4">
          <w:t xml:space="preserve">Đồ thị </w:t>
        </w:r>
        <w:r w:rsidR="00EF72DD">
          <w:t>lỗi của SARIMA theo thời gian</w:t>
        </w:r>
      </w:ins>
    </w:p>
    <w:p w14:paraId="08F32DE6" w14:textId="3ED1534E" w:rsidR="00EF72DD" w:rsidRPr="00835F6C" w:rsidRDefault="00662619">
      <w:pPr>
        <w:pStyle w:val="BuletL1"/>
        <w:rPr>
          <w:ins w:id="12611" w:author="The Si Tran" w:date="2012-12-11T06:20:00Z"/>
        </w:rPr>
        <w:pPrChange w:id="12612" w:author="The Si Tran" w:date="2012-12-11T06:50:00Z">
          <w:pPr>
            <w:pStyle w:val="ListParagraph"/>
            <w:ind w:left="1440"/>
          </w:pPr>
        </w:pPrChange>
      </w:pPr>
      <w:bookmarkStart w:id="12613" w:name="_Toc343029973"/>
      <w:ins w:id="12614" w:author="The Si Tran" w:date="2012-12-11T06:50:00Z">
        <w:r>
          <w:t>Ước lượng tham số cho mô hình SARIMA</w:t>
        </w:r>
        <w:bookmarkEnd w:id="12613"/>
        <w:r>
          <w:t xml:space="preserve"> </w:t>
        </w:r>
      </w:ins>
    </w:p>
    <w:p w14:paraId="74348E11" w14:textId="77777777" w:rsidR="00667F2E" w:rsidRPr="00FF6A63" w:rsidRDefault="00667F2E" w:rsidP="00643A1D">
      <w:pPr>
        <w:pStyle w:val="BuletL2"/>
        <w:rPr>
          <w:ins w:id="12615" w:author="The Si Tran" w:date="2012-12-11T06:20:00Z"/>
        </w:rPr>
      </w:pPr>
      <w:ins w:id="12616" w:author="The Si Tran" w:date="2012-12-11T06:20:00Z">
        <w:r w:rsidRPr="00FF6A63">
          <w:t>Ước lượng tự động</w:t>
        </w:r>
      </w:ins>
    </w:p>
    <w:p w14:paraId="1F3B2740" w14:textId="77777777" w:rsidR="00667F2E" w:rsidRPr="00FF6A63" w:rsidRDefault="00667F2E" w:rsidP="00643A1D">
      <w:pPr>
        <w:pStyle w:val="ListParagraph"/>
        <w:ind w:left="1440" w:firstLine="0"/>
        <w:rPr>
          <w:ins w:id="12617" w:author="The Si Tran" w:date="2012-12-11T06:20:00Z"/>
          <w:rFonts w:ascii="Times New Roman" w:hAnsi="Times New Roman"/>
          <w:sz w:val="26"/>
          <w:szCs w:val="26"/>
          <w:rPrChange w:id="12618" w:author="The Si Tran" w:date="2012-12-11T06:51:00Z">
            <w:rPr>
              <w:ins w:id="12619" w:author="The Si Tran" w:date="2012-12-11T06:20:00Z"/>
            </w:rPr>
          </w:rPrChange>
        </w:rPr>
      </w:pPr>
      <w:ins w:id="12620" w:author="The Si Tran" w:date="2012-12-11T06:20:00Z">
        <w:r w:rsidRPr="00FF6A63">
          <w:rPr>
            <w:rFonts w:ascii="Times New Roman" w:hAnsi="Times New Roman"/>
            <w:sz w:val="26"/>
            <w:szCs w:val="26"/>
            <w:rPrChange w:id="12621" w:author="The Si Tran" w:date="2012-12-11T06:51:00Z">
              <w:rPr/>
            </w:rPrChange>
          </w:rPr>
          <w:t>Chế độ này sẽ hoàn toàn tự động ước lượng tính xu hướng, tính mùa trong chuỗi dữ liệu, tự động xác định các hệ số và xây dựng mô hình.</w:t>
        </w:r>
      </w:ins>
    </w:p>
    <w:p w14:paraId="5D840CAC" w14:textId="6C93D977" w:rsidR="00667F2E" w:rsidRPr="00643A1D" w:rsidRDefault="00667F2E" w:rsidP="00643A1D">
      <w:pPr>
        <w:pStyle w:val="ListParagraph"/>
        <w:ind w:left="1440" w:firstLine="0"/>
        <w:rPr>
          <w:ins w:id="12622" w:author="The Si Tran" w:date="2012-12-11T06:20:00Z"/>
          <w:rFonts w:ascii="Times New Roman" w:hAnsi="Times New Roman"/>
          <w:sz w:val="26"/>
          <w:szCs w:val="26"/>
          <w:rPrChange w:id="12623" w:author="The Si Tran" w:date="2012-12-11T06:24:00Z">
            <w:rPr>
              <w:ins w:id="12624" w:author="The Si Tran" w:date="2012-12-11T06:20:00Z"/>
            </w:rPr>
          </w:rPrChange>
        </w:rPr>
      </w:pPr>
      <w:ins w:id="12625" w:author="The Si Tran" w:date="2012-12-11T06:20:00Z">
        <w:r w:rsidRPr="00FF6A63">
          <w:rPr>
            <w:rFonts w:ascii="Times New Roman" w:hAnsi="Times New Roman"/>
            <w:sz w:val="26"/>
            <w:szCs w:val="26"/>
            <w:rPrChange w:id="12626" w:author="The Si Tran" w:date="2012-12-11T06:51:00Z">
              <w:rPr/>
            </w:rPrChange>
          </w:rPr>
          <w:t>Để chọn chế độ này, ta dùng nút [Auto Traning]</w:t>
        </w:r>
      </w:ins>
    </w:p>
    <w:p w14:paraId="18019E37" w14:textId="77777777" w:rsidR="00643A1D" w:rsidRPr="007E692E" w:rsidRDefault="00643A1D" w:rsidP="00643A1D">
      <w:pPr>
        <w:pStyle w:val="BuletL2"/>
        <w:rPr>
          <w:ins w:id="12627" w:author="The Si Tran" w:date="2012-12-11T06:20:00Z"/>
        </w:rPr>
      </w:pPr>
      <w:ins w:id="12628" w:author="The Si Tran" w:date="2012-12-11T06:20:00Z">
        <w:r w:rsidRPr="007E692E">
          <w:t>Ước lượng tự chọn</w:t>
        </w:r>
      </w:ins>
    </w:p>
    <w:p w14:paraId="111F5C08" w14:textId="16845E88" w:rsidR="00643A1D" w:rsidRPr="007E692E" w:rsidRDefault="00643A1D" w:rsidP="00643A1D">
      <w:pPr>
        <w:pStyle w:val="ListParagraph"/>
        <w:ind w:left="1440"/>
        <w:rPr>
          <w:ins w:id="12629" w:author="The Si Tran" w:date="2012-12-11T06:20:00Z"/>
          <w:rFonts w:ascii="Times New Roman" w:hAnsi="Times New Roman"/>
          <w:sz w:val="26"/>
          <w:szCs w:val="26"/>
          <w:rPrChange w:id="12630" w:author="The Si Tran" w:date="2012-12-11T06:54:00Z">
            <w:rPr>
              <w:ins w:id="12631" w:author="The Si Tran" w:date="2012-12-11T06:20:00Z"/>
            </w:rPr>
          </w:rPrChange>
        </w:rPr>
      </w:pPr>
      <w:ins w:id="12632" w:author="The Si Tran" w:date="2012-12-11T06:20:00Z">
        <w:r w:rsidRPr="007E692E">
          <w:rPr>
            <w:rFonts w:ascii="Times New Roman" w:hAnsi="Times New Roman"/>
            <w:sz w:val="26"/>
            <w:szCs w:val="26"/>
            <w:rPrChange w:id="12633" w:author="The Si Tran" w:date="2012-12-11T06:54:00Z">
              <w:rPr/>
            </w:rPrChange>
          </w:rPr>
          <w:t xml:space="preserve">Chế độ này cho phép ta nhập vào các hệ số của mô hình </w:t>
        </w:r>
        <w:r w:rsidRPr="00643A1D">
          <w:rPr>
            <w:rFonts w:ascii="Times New Roman" w:hAnsi="Times New Roman"/>
            <w:i/>
            <w:sz w:val="26"/>
            <w:szCs w:val="26"/>
            <w:rPrChange w:id="12634" w:author="The Si Tran" w:date="2012-12-11T06:54:00Z">
              <w:rPr/>
            </w:rPrChange>
          </w:rPr>
          <w:t>p</w:t>
        </w:r>
        <w:r w:rsidRPr="007E692E">
          <w:rPr>
            <w:rFonts w:ascii="Times New Roman" w:hAnsi="Times New Roman"/>
            <w:sz w:val="26"/>
            <w:szCs w:val="26"/>
            <w:rPrChange w:id="12635" w:author="The Si Tran" w:date="2012-12-11T06:54:00Z">
              <w:rPr/>
            </w:rPrChange>
          </w:rPr>
          <w:t>,</w:t>
        </w:r>
      </w:ins>
      <w:r>
        <w:rPr>
          <w:rFonts w:ascii="Times New Roman" w:hAnsi="Times New Roman"/>
          <w:sz w:val="26"/>
          <w:szCs w:val="26"/>
        </w:rPr>
        <w:t xml:space="preserve"> </w:t>
      </w:r>
      <w:ins w:id="12636" w:author="The Si Tran" w:date="2012-12-11T06:20:00Z">
        <w:r w:rsidRPr="00643A1D">
          <w:rPr>
            <w:rFonts w:ascii="Times New Roman" w:hAnsi="Times New Roman"/>
            <w:i/>
            <w:sz w:val="26"/>
            <w:szCs w:val="26"/>
            <w:rPrChange w:id="12637" w:author="The Si Tran" w:date="2012-12-11T06:54:00Z">
              <w:rPr/>
            </w:rPrChange>
          </w:rPr>
          <w:t>d</w:t>
        </w:r>
        <w:r w:rsidRPr="007E692E">
          <w:rPr>
            <w:rFonts w:ascii="Times New Roman" w:hAnsi="Times New Roman"/>
            <w:sz w:val="26"/>
            <w:szCs w:val="26"/>
            <w:rPrChange w:id="12638" w:author="The Si Tran" w:date="2012-12-11T06:54:00Z">
              <w:rPr/>
            </w:rPrChange>
          </w:rPr>
          <w:t>,</w:t>
        </w:r>
      </w:ins>
      <w:r>
        <w:rPr>
          <w:rFonts w:ascii="Times New Roman" w:hAnsi="Times New Roman"/>
          <w:sz w:val="26"/>
          <w:szCs w:val="26"/>
        </w:rPr>
        <w:t xml:space="preserve"> </w:t>
      </w:r>
      <w:ins w:id="12639" w:author="The Si Tran" w:date="2012-12-11T06:20:00Z">
        <w:r w:rsidRPr="00643A1D">
          <w:rPr>
            <w:rFonts w:ascii="Times New Roman" w:hAnsi="Times New Roman"/>
            <w:i/>
            <w:sz w:val="26"/>
            <w:szCs w:val="26"/>
            <w:rPrChange w:id="12640" w:author="The Si Tran" w:date="2012-12-11T06:54:00Z">
              <w:rPr/>
            </w:rPrChange>
          </w:rPr>
          <w:t>q</w:t>
        </w:r>
        <w:r w:rsidRPr="007E692E">
          <w:rPr>
            <w:rFonts w:ascii="Times New Roman" w:hAnsi="Times New Roman"/>
            <w:sz w:val="26"/>
            <w:szCs w:val="26"/>
            <w:rPrChange w:id="12641" w:author="The Si Tran" w:date="2012-12-11T06:54:00Z">
              <w:rPr/>
            </w:rPrChange>
          </w:rPr>
          <w:t>,</w:t>
        </w:r>
      </w:ins>
      <w:r>
        <w:rPr>
          <w:rFonts w:ascii="Times New Roman" w:hAnsi="Times New Roman"/>
          <w:sz w:val="26"/>
          <w:szCs w:val="26"/>
        </w:rPr>
        <w:t xml:space="preserve"> </w:t>
      </w:r>
      <w:ins w:id="12642" w:author="The Si Tran" w:date="2012-12-11T06:20:00Z">
        <w:r w:rsidRPr="00643A1D">
          <w:rPr>
            <w:rFonts w:ascii="Times New Roman" w:hAnsi="Times New Roman"/>
            <w:i/>
            <w:sz w:val="26"/>
            <w:szCs w:val="26"/>
            <w:rPrChange w:id="12643" w:author="The Si Tran" w:date="2012-12-11T06:54:00Z">
              <w:rPr/>
            </w:rPrChange>
          </w:rPr>
          <w:t>P</w:t>
        </w:r>
        <w:r w:rsidRPr="007E692E">
          <w:rPr>
            <w:rFonts w:ascii="Times New Roman" w:hAnsi="Times New Roman"/>
            <w:sz w:val="26"/>
            <w:szCs w:val="26"/>
            <w:rPrChange w:id="12644" w:author="The Si Tran" w:date="2012-12-11T06:54:00Z">
              <w:rPr/>
            </w:rPrChange>
          </w:rPr>
          <w:t>,</w:t>
        </w:r>
      </w:ins>
      <w:r>
        <w:rPr>
          <w:rFonts w:ascii="Times New Roman" w:hAnsi="Times New Roman"/>
          <w:sz w:val="26"/>
          <w:szCs w:val="26"/>
        </w:rPr>
        <w:t xml:space="preserve"> </w:t>
      </w:r>
      <w:ins w:id="12645" w:author="The Si Tran" w:date="2012-12-11T06:20:00Z">
        <w:r w:rsidRPr="00643A1D">
          <w:rPr>
            <w:rFonts w:ascii="Times New Roman" w:hAnsi="Times New Roman"/>
            <w:i/>
            <w:sz w:val="26"/>
            <w:szCs w:val="26"/>
            <w:rPrChange w:id="12646" w:author="The Si Tran" w:date="2012-12-11T06:54:00Z">
              <w:rPr/>
            </w:rPrChange>
          </w:rPr>
          <w:t>Q</w:t>
        </w:r>
        <w:r w:rsidRPr="007E692E">
          <w:rPr>
            <w:rFonts w:ascii="Times New Roman" w:hAnsi="Times New Roman"/>
            <w:sz w:val="26"/>
            <w:szCs w:val="26"/>
            <w:rPrChange w:id="12647" w:author="The Si Tran" w:date="2012-12-11T06:54:00Z">
              <w:rPr/>
            </w:rPrChange>
          </w:rPr>
          <w:t>,</w:t>
        </w:r>
      </w:ins>
      <w:r>
        <w:rPr>
          <w:rFonts w:ascii="Times New Roman" w:hAnsi="Times New Roman"/>
          <w:sz w:val="26"/>
          <w:szCs w:val="26"/>
        </w:rPr>
        <w:t xml:space="preserve"> </w:t>
      </w:r>
      <w:ins w:id="12648" w:author="The Si Tran" w:date="2012-12-11T06:20:00Z">
        <w:r w:rsidRPr="00643A1D">
          <w:rPr>
            <w:rFonts w:ascii="Times New Roman" w:hAnsi="Times New Roman"/>
            <w:i/>
            <w:sz w:val="26"/>
            <w:szCs w:val="26"/>
            <w:rPrChange w:id="12649" w:author="The Si Tran" w:date="2012-12-11T06:54:00Z">
              <w:rPr/>
            </w:rPrChange>
          </w:rPr>
          <w:t>D</w:t>
        </w:r>
        <w:r w:rsidRPr="007E692E">
          <w:rPr>
            <w:rFonts w:ascii="Times New Roman" w:hAnsi="Times New Roman"/>
            <w:sz w:val="26"/>
            <w:szCs w:val="26"/>
            <w:rPrChange w:id="12650" w:author="The Si Tran" w:date="2012-12-11T06:54:00Z">
              <w:rPr/>
            </w:rPrChange>
          </w:rPr>
          <w:t>,</w:t>
        </w:r>
      </w:ins>
      <w:r>
        <w:rPr>
          <w:rFonts w:ascii="Times New Roman" w:hAnsi="Times New Roman"/>
          <w:sz w:val="26"/>
          <w:szCs w:val="26"/>
        </w:rPr>
        <w:t xml:space="preserve"> </w:t>
      </w:r>
      <w:ins w:id="12651" w:author="The Si Tran" w:date="2012-12-11T06:20:00Z">
        <w:r w:rsidRPr="00643A1D">
          <w:rPr>
            <w:rFonts w:ascii="Times New Roman" w:hAnsi="Times New Roman"/>
            <w:i/>
            <w:sz w:val="26"/>
            <w:szCs w:val="26"/>
            <w:rPrChange w:id="12652" w:author="The Si Tran" w:date="2012-12-11T06:54:00Z">
              <w:rPr/>
            </w:rPrChange>
          </w:rPr>
          <w:t>S</w:t>
        </w:r>
        <w:r w:rsidRPr="007E692E">
          <w:rPr>
            <w:rFonts w:ascii="Times New Roman" w:hAnsi="Times New Roman"/>
            <w:sz w:val="26"/>
            <w:szCs w:val="26"/>
            <w:rPrChange w:id="12653" w:author="The Si Tran" w:date="2012-12-11T06:54:00Z">
              <w:rPr/>
            </w:rPrChange>
          </w:rPr>
          <w:t xml:space="preserve"> thông qua các hộp kí tự [Regular differencing], [Season differencing], [Season Partern], [AR Regular], [MA Regular], [AR Season], [MA Season].</w:t>
        </w:r>
      </w:ins>
    </w:p>
    <w:p w14:paraId="7B1A4D49" w14:textId="77777777" w:rsidR="00643A1D" w:rsidRPr="007E692E" w:rsidRDefault="00643A1D" w:rsidP="00643A1D">
      <w:pPr>
        <w:pStyle w:val="ListParagraph"/>
        <w:ind w:left="1440"/>
        <w:rPr>
          <w:ins w:id="12654" w:author="The Si Tran" w:date="2012-12-11T06:20:00Z"/>
          <w:rFonts w:ascii="Times New Roman" w:hAnsi="Times New Roman"/>
          <w:sz w:val="26"/>
          <w:szCs w:val="26"/>
          <w:rPrChange w:id="12655" w:author="The Si Tran" w:date="2012-12-11T06:54:00Z">
            <w:rPr>
              <w:ins w:id="12656" w:author="The Si Tran" w:date="2012-12-11T06:20:00Z"/>
            </w:rPr>
          </w:rPrChange>
        </w:rPr>
      </w:pPr>
      <w:ins w:id="12657" w:author="The Si Tran" w:date="2012-12-11T06:20:00Z">
        <w:r w:rsidRPr="007E692E">
          <w:rPr>
            <w:rFonts w:ascii="Times New Roman" w:hAnsi="Times New Roman"/>
            <w:sz w:val="26"/>
            <w:szCs w:val="26"/>
            <w:rPrChange w:id="12658"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2DE715E0" w14:textId="77777777" w:rsidR="00667F2E" w:rsidRPr="001B545C" w:rsidRDefault="00667F2E" w:rsidP="00667F2E">
      <w:pPr>
        <w:pStyle w:val="ListParagraph"/>
        <w:ind w:left="1440"/>
        <w:rPr>
          <w:ins w:id="12659" w:author="The Si Tran" w:date="2012-12-11T06:20:00Z"/>
          <w:rFonts w:ascii="Times New Roman" w:hAnsi="Times New Roman"/>
          <w:rPrChange w:id="12660" w:author="The Si Tran" w:date="2012-12-11T06:24:00Z">
            <w:rPr>
              <w:ins w:id="12661" w:author="The Si Tran" w:date="2012-12-11T06:20:00Z"/>
            </w:rPr>
          </w:rPrChange>
        </w:rPr>
      </w:pPr>
    </w:p>
    <w:p w14:paraId="153F01BA" w14:textId="16F9F3AC" w:rsidR="00667F2E" w:rsidRPr="001B545C" w:rsidRDefault="009933FE">
      <w:pPr>
        <w:pStyle w:val="Canhgiua"/>
        <w:rPr>
          <w:ins w:id="12662" w:author="The Si Tran" w:date="2012-12-11T06:20:00Z"/>
          <w:rPrChange w:id="12663" w:author="The Si Tran" w:date="2012-12-11T06:24:00Z">
            <w:rPr>
              <w:ins w:id="12664" w:author="The Si Tran" w:date="2012-12-11T06:20:00Z"/>
            </w:rPr>
          </w:rPrChange>
        </w:rPr>
        <w:pPrChange w:id="12665" w:author="The Si Tran" w:date="2012-12-11T06:47:00Z">
          <w:pPr>
            <w:pStyle w:val="ListParagraph"/>
            <w:ind w:left="0"/>
          </w:pPr>
        </w:pPrChange>
      </w:pPr>
      <w:ins w:id="12666" w:author="The Si Tran" w:date="2012-12-11T06:51:00Z">
        <w:r w:rsidRPr="00FF6A63">
          <w:rPr>
            <w:noProof/>
            <w:rPrChange w:id="12667" w:author="Unknown">
              <w:rPr>
                <w:noProof/>
              </w:rPr>
            </w:rPrChange>
          </w:rPr>
          <w:lastRenderedPageBreak/>
          <mc:AlternateContent>
            <mc:Choice Requires="wps">
              <w:drawing>
                <wp:anchor distT="0" distB="0" distL="114300" distR="114300" simplePos="0" relativeHeight="251677184" behindDoc="0" locked="0" layoutInCell="1" allowOverlap="1" wp14:anchorId="6D1A698F" wp14:editId="2F6BCFDD">
                  <wp:simplePos x="0" y="0"/>
                  <wp:positionH relativeFrom="column">
                    <wp:posOffset>4219575</wp:posOffset>
                  </wp:positionH>
                  <wp:positionV relativeFrom="paragraph">
                    <wp:posOffset>95250</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7D482D" w:rsidRDefault="007D482D">
                              <w:pPr>
                                <w:pStyle w:val="EquationIndex"/>
                                <w:pPrChange w:id="12668" w:author="The Si Tran" w:date="2012-12-16T10:41:00Z">
                                  <w:pPr>
                                    <w:spacing w:before="0" w:line="240" w:lineRule="auto"/>
                                  </w:pPr>
                                </w:pPrChange>
                              </w:pPr>
                              <w:ins w:id="12669"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698F" id="Text Box 164" o:spid="_x0000_s1078" type="#_x0000_t202" style="position:absolute;left:0;text-align:left;margin-left:332.25pt;margin-top:7.5pt;width:119.25pt;height:27.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" fillcolor="white [3201]" strokecolor="red" strokeweight="2.25pt">
                  <v:textbox>
                    <w:txbxContent>
                      <w:p w14:paraId="29A1EEC7" w14:textId="77777777" w:rsidR="007D482D" w:rsidRDefault="007D482D">
                        <w:pPr>
                          <w:pStyle w:val="EquationIndex"/>
                          <w:pPrChange w:id="12670" w:author="The Si Tran" w:date="2012-12-16T10:41:00Z">
                            <w:pPr>
                              <w:spacing w:before="0" w:line="240" w:lineRule="auto"/>
                            </w:pPr>
                          </w:pPrChange>
                        </w:pPr>
                        <w:ins w:id="12671" w:author="The Si Tran" w:date="2012-12-11T06:51:00Z">
                          <w:r>
                            <w:t>Ước lượng tự chọn</w:t>
                          </w:r>
                        </w:ins>
                      </w:p>
                    </w:txbxContent>
                  </v:textbox>
                </v:shape>
              </w:pict>
            </mc:Fallback>
          </mc:AlternateContent>
        </w:r>
      </w:ins>
      <w:ins w:id="12672" w:author="The Si Tran" w:date="2012-12-11T06:52:00Z">
        <w:r w:rsidRPr="001B545C">
          <w:rPr>
            <w:noProof/>
            <w:rPrChange w:id="12673" w:author="Unknown">
              <w:rPr>
                <w:noProof/>
              </w:rPr>
            </w:rPrChange>
          </w:rPr>
          <mc:AlternateContent>
            <mc:Choice Requires="wps">
              <w:drawing>
                <wp:anchor distT="0" distB="0" distL="114300" distR="114300" simplePos="0" relativeHeight="251688448" behindDoc="0" locked="0" layoutInCell="1" allowOverlap="1" wp14:anchorId="11EC305F" wp14:editId="56121C66">
                  <wp:simplePos x="0" y="0"/>
                  <wp:positionH relativeFrom="page">
                    <wp:posOffset>3543300</wp:posOffset>
                  </wp:positionH>
                  <wp:positionV relativeFrom="paragraph">
                    <wp:posOffset>600075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33788"/>
                              <a:gd name="adj2" fmla="val -1384"/>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7D482D" w:rsidRDefault="007D482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C305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67" o:spid="_x0000_s1079" type="#_x0000_t47" style="position:absolute;left:0;text-align:left;margin-left:279pt;margin-top:47.25pt;width:248.25pt;height:99.7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" adj="-10238,16992,-299,7298" filled="f" strokecolor="red" strokeweight="2pt">
                  <v:textbox>
                    <w:txbxContent>
                      <w:p w14:paraId="6A0CFA90" w14:textId="77777777" w:rsidR="007D482D" w:rsidRDefault="007D482D" w:rsidP="00667F2E">
                        <w:pPr>
                          <w:jc w:val="center"/>
                        </w:pPr>
                      </w:p>
                    </w:txbxContent>
                  </v:textbox>
                  <o:callout v:ext="edit" minusy="t"/>
                  <w10:wrap anchorx="page"/>
                </v:shape>
              </w:pict>
            </mc:Fallback>
          </mc:AlternateContent>
        </w:r>
      </w:ins>
      <w:ins w:id="12674" w:author="The Si Tran" w:date="2012-12-11T06:20:00Z">
        <w:r w:rsidRPr="001B545C">
          <w:rPr>
            <w:noProof/>
            <w:rPrChange w:id="12675" w:author="Unknown">
              <w:rPr>
                <w:noProof/>
              </w:rPr>
            </w:rPrChange>
          </w:rPr>
          <mc:AlternateContent>
            <mc:Choice Requires="wps">
              <w:drawing>
                <wp:anchor distT="0" distB="0" distL="114300" distR="114300" simplePos="0" relativeHeight="251624960" behindDoc="0" locked="0" layoutInCell="1" allowOverlap="1" wp14:anchorId="00A0296C" wp14:editId="0FD865B6">
                  <wp:simplePos x="0" y="0"/>
                  <wp:positionH relativeFrom="margin">
                    <wp:posOffset>2348865</wp:posOffset>
                  </wp:positionH>
                  <wp:positionV relativeFrom="paragraph">
                    <wp:posOffset>2233295</wp:posOffset>
                  </wp:positionV>
                  <wp:extent cx="3199130" cy="847725"/>
                  <wp:effectExtent l="1104900" t="0" r="20320" b="28575"/>
                  <wp:wrapNone/>
                  <wp:docPr id="90" name="Line Callout 1 90"/>
                  <wp:cNvGraphicFramePr/>
                  <a:graphic xmlns:a="http://schemas.openxmlformats.org/drawingml/2006/main">
                    <a:graphicData uri="http://schemas.microsoft.com/office/word/2010/wordprocessingShape">
                      <wps:wsp>
                        <wps:cNvSpPr/>
                        <wps:spPr>
                          <a:xfrm>
                            <a:off x="0" y="0"/>
                            <a:ext cx="3199130" cy="847725"/>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7D482D" w:rsidRDefault="007D482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0296C" id="Line Callout 1 90" o:spid="_x0000_s1080" type="#_x0000_t47" style="position:absolute;left:0;text-align:left;margin-left:184.95pt;margin-top:175.85pt;width:251.9pt;height:66.75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" adj="-7411,11984" filled="f" strokecolor="red" strokeweight="2pt">
                  <v:textbox>
                    <w:txbxContent>
                      <w:p w14:paraId="29E95B31" w14:textId="77777777" w:rsidR="007D482D" w:rsidRDefault="007D482D" w:rsidP="00667F2E">
                        <w:pPr>
                          <w:jc w:val="center"/>
                        </w:pPr>
                      </w:p>
                    </w:txbxContent>
                  </v:textbox>
                  <o:callout v:ext="edit" minusy="t"/>
                  <w10:wrap anchorx="margin"/>
                </v:shape>
              </w:pict>
            </mc:Fallback>
          </mc:AlternateContent>
        </w:r>
        <w:r w:rsidRPr="001B545C">
          <w:rPr>
            <w:noProof/>
            <w:rPrChange w:id="12676" w:author="Unknown">
              <w:rPr>
                <w:noProof/>
              </w:rPr>
            </w:rPrChange>
          </w:rPr>
          <mc:AlternateContent>
            <mc:Choice Requires="wps">
              <w:drawing>
                <wp:anchor distT="0" distB="0" distL="114300" distR="114300" simplePos="0" relativeHeight="251625984" behindDoc="0" locked="0" layoutInCell="1" allowOverlap="1" wp14:anchorId="08063775" wp14:editId="7BC2C171">
                  <wp:simplePos x="0" y="0"/>
                  <wp:positionH relativeFrom="column">
                    <wp:posOffset>66675</wp:posOffset>
                  </wp:positionH>
                  <wp:positionV relativeFrom="paragraph">
                    <wp:posOffset>2801620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7D482D" w:rsidRDefault="007D482D">
                              <w:pPr>
                                <w:pStyle w:val="EquationIndex"/>
                                <w:pPrChange w:id="12677" w:author="The Si Tran" w:date="2012-12-16T10:41:00Z">
                                  <w:pPr/>
                                </w:pPrChange>
                              </w:pPr>
                              <w:r>
                                <w:t xml:space="preserve">Kết quả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1" type="#_x0000_t202" style="position:absolute;left:0;text-align:left;margin-left:5.25pt;margin-top:220.6pt;width:175.5pt;height:33.7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" fillcolor="white [3201]" strokecolor="red" strokeweight="2.25pt">
                  <v:textbox>
                    <w:txbxContent>
                      <w:p w14:paraId="1DA0E7C7" w14:textId="5BBE0139" w:rsidR="007D482D" w:rsidRDefault="007D482D">
                        <w:pPr>
                          <w:pStyle w:val="EquationIndex"/>
                          <w:pPrChange w:id="12678" w:author="The Si Tran" w:date="2012-12-16T10:41:00Z">
                            <w:pPr/>
                          </w:pPrChange>
                        </w:pPr>
                        <w:r>
                          <w:t xml:space="preserve">Kết quả ước lượng SARIMA </w:t>
                        </w:r>
                      </w:p>
                    </w:txbxContent>
                  </v:textbox>
                </v:shape>
              </w:pict>
            </mc:Fallback>
          </mc:AlternateContent>
        </w:r>
      </w:ins>
      <w:ins w:id="12679" w:author="The Si Tran" w:date="2012-12-11T06:51:00Z">
        <w:r w:rsidR="00124FB8" w:rsidRPr="00FF6A63">
          <w:rPr>
            <w:noProof/>
            <w:rPrChange w:id="12680" w:author="Unknown">
              <w:rPr>
                <w:noProof/>
              </w:rPr>
            </w:rPrChange>
          </w:rPr>
          <mc:AlternateContent>
            <mc:Choice Requires="wps">
              <w:drawing>
                <wp:anchor distT="0" distB="0" distL="114300" distR="114300" simplePos="0" relativeHeight="251675136" behindDoc="0" locked="0" layoutInCell="1" allowOverlap="1" wp14:anchorId="11BA2179" wp14:editId="79841371">
                  <wp:simplePos x="0" y="0"/>
                  <wp:positionH relativeFrom="column">
                    <wp:posOffset>3743325</wp:posOffset>
                  </wp:positionH>
                  <wp:positionV relativeFrom="paragraph">
                    <wp:posOffset>304800</wp:posOffset>
                  </wp:positionV>
                  <wp:extent cx="762000" cy="228600"/>
                  <wp:effectExtent l="19050" t="19050" r="19050" b="19050"/>
                  <wp:wrapNone/>
                  <wp:docPr id="163" name="Straight Connector 163"/>
                  <wp:cNvGraphicFramePr/>
                  <a:graphic xmlns:a="http://schemas.openxmlformats.org/drawingml/2006/main">
                    <a:graphicData uri="http://schemas.microsoft.com/office/word/2010/wordprocessingShape">
                      <wps:wsp>
                        <wps:cNvCnPr/>
                        <wps:spPr>
                          <a:xfrm flipV="1">
                            <a:off x="0" y="0"/>
                            <a:ext cx="762000" cy="228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2F430" id="Straight Connector 163"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24pt" to="35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" strokecolor="red" strokeweight="2.25pt"/>
              </w:pict>
            </mc:Fallback>
          </mc:AlternateContent>
        </w:r>
      </w:ins>
      <w:ins w:id="12681" w:author="The Si Tran" w:date="2012-12-11T06:52:00Z">
        <w:r w:rsidR="00643A1D" w:rsidRPr="00FF6A63">
          <w:rPr>
            <w:noProof/>
            <w:rPrChange w:id="12682" w:author="Unknown">
              <w:rPr>
                <w:noProof/>
              </w:rPr>
            </w:rPrChange>
          </w:rPr>
          <mc:AlternateContent>
            <mc:Choice Requires="wps">
              <w:drawing>
                <wp:anchor distT="0" distB="0" distL="114300" distR="114300" simplePos="0" relativeHeight="251682304" behindDoc="0" locked="0" layoutInCell="1" allowOverlap="1" wp14:anchorId="33D77AA8" wp14:editId="5AEADEF2">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7D482D" w:rsidRDefault="007D482D">
                              <w:pPr>
                                <w:pStyle w:val="EquationIndex"/>
                                <w:pPrChange w:id="12683" w:author="The Si Tran" w:date="2012-12-16T10:41:00Z">
                                  <w:pPr>
                                    <w:spacing w:before="0" w:line="240" w:lineRule="auto"/>
                                  </w:pPr>
                                </w:pPrChange>
                              </w:pPr>
                              <w:ins w:id="12684"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7AA8" id="Text Box 165" o:spid="_x0000_s1082" type="#_x0000_t202" style="position:absolute;left:0;text-align:left;margin-left:48pt;margin-top:7.5pt;width:119.25pt;height:26.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6b5Mpp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7D482D" w:rsidRDefault="007D482D">
                        <w:pPr>
                          <w:pStyle w:val="EquationIndex"/>
                          <w:pPrChange w:id="12685" w:author="The Si Tran" w:date="2012-12-16T10:41:00Z">
                            <w:pPr>
                              <w:spacing w:before="0" w:line="240" w:lineRule="auto"/>
                            </w:pPr>
                          </w:pPrChange>
                        </w:pPr>
                        <w:ins w:id="12686" w:author="The Si Tran" w:date="2012-12-11T06:51:00Z">
                          <w:r>
                            <w:t>Ước lượng tự động</w:t>
                          </w:r>
                        </w:ins>
                      </w:p>
                    </w:txbxContent>
                  </v:textbox>
                </v:shape>
              </w:pict>
            </mc:Fallback>
          </mc:AlternateContent>
        </w:r>
      </w:ins>
      <w:ins w:id="12687" w:author="The Si Tran" w:date="2012-12-11T06:53:00Z">
        <w:r w:rsidR="007E692E" w:rsidRPr="00FF6A63">
          <w:rPr>
            <w:noProof/>
            <w:rPrChange w:id="12688" w:author="Unknown">
              <w:rPr>
                <w:noProof/>
              </w:rPr>
            </w:rPrChange>
          </w:rPr>
          <mc:AlternateContent>
            <mc:Choice Requires="wps">
              <w:drawing>
                <wp:anchor distT="0" distB="0" distL="114300" distR="114300" simplePos="0" relativeHeight="251690496" behindDoc="0" locked="0" layoutInCell="1" allowOverlap="1" wp14:anchorId="131A4D11" wp14:editId="7F77BE5B">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7D482D" w:rsidRDefault="007D482D">
                              <w:pPr>
                                <w:pStyle w:val="EquationIndex"/>
                                <w:pPrChange w:id="12689" w:author="The Si Tran" w:date="2012-12-16T10:41:00Z">
                                  <w:pPr/>
                                </w:pPrChange>
                              </w:pPr>
                              <w:ins w:id="12690" w:author="The Si Tran" w:date="2012-12-11T06:53:00Z">
                                <w:r>
                                  <w:t>Tham số cho</w:t>
                                </w:r>
                              </w:ins>
                              <w:ins w:id="12691" w:author="The Si Tran" w:date="2012-12-11T06:51:00Z">
                                <w:r>
                                  <w:t xml:space="preserve"> </w:t>
                                </w:r>
                              </w:ins>
                              <w:ins w:id="12692" w:author="The Si Tran" w:date="2012-12-11T06:53:00Z">
                                <w:r>
                                  <w:t>ước</w:t>
                                </w:r>
                              </w:ins>
                              <w:ins w:id="12693"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3" type="#_x0000_t202" style="position:absolute;left:0;text-align:left;margin-left:22.5pt;margin-top:129.45pt;width:119.25pt;height:39.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7D482D" w:rsidRDefault="007D482D">
                        <w:pPr>
                          <w:pStyle w:val="EquationIndex"/>
                          <w:pPrChange w:id="12694" w:author="The Si Tran" w:date="2012-12-16T10:41:00Z">
                            <w:pPr/>
                          </w:pPrChange>
                        </w:pPr>
                        <w:ins w:id="12695" w:author="The Si Tran" w:date="2012-12-11T06:53:00Z">
                          <w:r>
                            <w:t>Tham số cho</w:t>
                          </w:r>
                        </w:ins>
                        <w:ins w:id="12696" w:author="The Si Tran" w:date="2012-12-11T06:51:00Z">
                          <w:r>
                            <w:t xml:space="preserve"> </w:t>
                          </w:r>
                        </w:ins>
                        <w:ins w:id="12697" w:author="The Si Tran" w:date="2012-12-11T06:53:00Z">
                          <w:r>
                            <w:t>ước</w:t>
                          </w:r>
                        </w:ins>
                        <w:ins w:id="12698" w:author="The Si Tran" w:date="2012-12-11T06:51:00Z">
                          <w:r>
                            <w:t xml:space="preserve"> lượng tự chọn</w:t>
                          </w:r>
                        </w:ins>
                      </w:p>
                    </w:txbxContent>
                  </v:textbox>
                </v:shape>
              </w:pict>
            </mc:Fallback>
          </mc:AlternateContent>
        </w:r>
      </w:ins>
      <w:ins w:id="12699" w:author="The Si Tran" w:date="2012-12-11T06:52:00Z">
        <w:r w:rsidR="0004647E" w:rsidRPr="00FF6A63">
          <w:rPr>
            <w:noProof/>
            <w:rPrChange w:id="12700" w:author="Unknown">
              <w:rPr>
                <w:noProof/>
              </w:rPr>
            </w:rPrChange>
          </w:rPr>
          <mc:AlternateContent>
            <mc:Choice Requires="wps">
              <w:drawing>
                <wp:anchor distT="0" distB="0" distL="114300" distR="114300" simplePos="0" relativeHeight="251687424" behindDoc="0" locked="0" layoutInCell="1" allowOverlap="1" wp14:anchorId="369EEFD7" wp14:editId="2FCE9E19">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F355F" id="Straight Connector 166" o:spid="_x0000_s1026" style="position:absolute;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ins>
      <w:ins w:id="12701" w:author="The Si Tran" w:date="2012-12-11T06:20:00Z">
        <w:r w:rsidR="00667F2E" w:rsidRPr="001B545C">
          <w:rPr>
            <w:noProof/>
            <w:rPrChange w:id="12702" w:author="Unknown">
              <w:rPr>
                <w:noProof/>
              </w:rPr>
            </w:rPrChange>
          </w:rPr>
          <w:drawing>
            <wp:inline distT="0" distB="0" distL="0" distR="0" wp14:anchorId="7CF9E34C" wp14:editId="2493F46F">
              <wp:extent cx="5734050" cy="3234592"/>
              <wp:effectExtent l="19050" t="19050" r="19050" b="234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741977" cy="3239064"/>
                      </a:xfrm>
                      <a:prstGeom prst="rect">
                        <a:avLst/>
                      </a:prstGeom>
                      <a:ln w="3175">
                        <a:solidFill>
                          <a:schemeClr val="bg1">
                            <a:lumMod val="75000"/>
                          </a:schemeClr>
                        </a:solidFill>
                      </a:ln>
                    </pic:spPr>
                  </pic:pic>
                </a:graphicData>
              </a:graphic>
            </wp:inline>
          </w:drawing>
        </w:r>
      </w:ins>
    </w:p>
    <w:p w14:paraId="598C9449" w14:textId="33489E14" w:rsidR="00667F2E" w:rsidRPr="001B545C" w:rsidRDefault="00643A1D" w:rsidP="00643A1D">
      <w:pPr>
        <w:pStyle w:val="Canhgiua"/>
        <w:rPr>
          <w:ins w:id="12703" w:author="The Si Tran" w:date="2012-12-11T06:20:00Z"/>
        </w:rPr>
      </w:pPr>
      <w:r>
        <w:t xml:space="preserve">Hình C.8: </w:t>
      </w:r>
      <w:r w:rsidR="00B9034A">
        <w:t xml:space="preserve">Ước lượng tham số cho mô hình SARIMA </w:t>
      </w:r>
    </w:p>
    <w:p w14:paraId="6ACEA12E" w14:textId="0F7D75AD" w:rsidR="00667F2E" w:rsidRPr="00351FEC" w:rsidRDefault="00351FEC">
      <w:pPr>
        <w:pStyle w:val="BuletL1"/>
        <w:rPr>
          <w:ins w:id="12704" w:author="The Si Tran" w:date="2012-12-11T06:20:00Z"/>
          <w:rPrChange w:id="12705" w:author="The Si Tran" w:date="2012-12-11T06:57:00Z">
            <w:rPr>
              <w:ins w:id="12706" w:author="The Si Tran" w:date="2012-12-11T06:20:00Z"/>
            </w:rPr>
          </w:rPrChange>
        </w:rPr>
        <w:pPrChange w:id="12707" w:author="The Si Tran" w:date="2012-12-11T06:56:00Z">
          <w:pPr>
            <w:pStyle w:val="ListParagraph"/>
            <w:ind w:left="1440"/>
          </w:pPr>
        </w:pPrChange>
      </w:pPr>
      <w:bookmarkStart w:id="12708" w:name="_Toc343029974"/>
      <w:ins w:id="12709" w:author="The Si Tran" w:date="2012-12-11T06:56:00Z">
        <w:r w:rsidRPr="00351FEC">
          <w:rPr>
            <w:rPrChange w:id="12710" w:author="The Si Tran" w:date="2012-12-11T06:57:00Z">
              <w:rPr>
                <w:b/>
                <w:bCs/>
              </w:rPr>
            </w:rPrChange>
          </w:rPr>
          <w:t>Kiểm tra mô hình SARIMA</w:t>
        </w:r>
      </w:ins>
      <w:bookmarkEnd w:id="12708"/>
    </w:p>
    <w:p w14:paraId="61957686" w14:textId="7B0116A8" w:rsidR="00643A1D" w:rsidRPr="00643A1D" w:rsidRDefault="00667F2E" w:rsidP="00643A1D">
      <w:pPr>
        <w:pStyle w:val="ListParagraph"/>
        <w:numPr>
          <w:ilvl w:val="0"/>
          <w:numId w:val="36"/>
        </w:numPr>
        <w:spacing w:after="160" w:line="360" w:lineRule="auto"/>
        <w:rPr>
          <w:ins w:id="12711" w:author="The Si Tran" w:date="2012-12-11T06:20:00Z"/>
          <w:rFonts w:ascii="Times New Roman" w:hAnsi="Times New Roman"/>
          <w:sz w:val="26"/>
          <w:szCs w:val="26"/>
          <w:rPrChange w:id="12712" w:author="The Si Tran" w:date="2012-12-11T06:57:00Z">
            <w:rPr>
              <w:ins w:id="12713" w:author="The Si Tran" w:date="2012-12-11T06:20:00Z"/>
            </w:rPr>
          </w:rPrChange>
        </w:rPr>
      </w:pPr>
      <w:ins w:id="12714" w:author="The Si Tran" w:date="2012-12-11T06:20:00Z">
        <w:r w:rsidRPr="00522B9B">
          <w:rPr>
            <w:rFonts w:ascii="Times New Roman" w:hAnsi="Times New Roman"/>
            <w:sz w:val="26"/>
            <w:szCs w:val="26"/>
            <w:rPrChange w:id="12715" w:author="The Si Tran" w:date="2012-12-11T06:57:00Z">
              <w:rPr/>
            </w:rPrChange>
          </w:rPr>
          <w:t>Kiểm tra tính chính xác của mô hình thông qua các hệ số MSE, MA</w:t>
        </w:r>
      </w:ins>
      <w:r w:rsidR="003D6C9F">
        <w:rPr>
          <w:rFonts w:ascii="Times New Roman" w:hAnsi="Times New Roman"/>
          <w:sz w:val="26"/>
          <w:szCs w:val="26"/>
        </w:rPr>
        <w:t>E</w:t>
      </w:r>
      <w:ins w:id="12716" w:author="The Si Tran" w:date="2012-12-11T06:20:00Z">
        <w:r w:rsidRPr="00522B9B">
          <w:rPr>
            <w:rFonts w:ascii="Times New Roman" w:hAnsi="Times New Roman"/>
            <w:sz w:val="26"/>
            <w:szCs w:val="26"/>
            <w:rPrChange w:id="12717" w:author="The Si Tran" w:date="2012-12-11T06:57:00Z">
              <w:rPr/>
            </w:rPrChange>
          </w:rPr>
          <w:t>, MAPE</w:t>
        </w:r>
      </w:ins>
    </w:p>
    <w:p w14:paraId="31571A57" w14:textId="3AFA78C4" w:rsidR="00643A1D" w:rsidRDefault="003D6C9F" w:rsidP="00643A1D">
      <w:pPr>
        <w:pStyle w:val="ListParagraph"/>
        <w:ind w:left="0"/>
        <w:jc w:val="center"/>
        <w:rPr>
          <w:ins w:id="12718" w:author="The Si Tran" w:date="2012-12-11T06:58:00Z"/>
          <w:rFonts w:ascii="Times New Roman" w:hAnsi="Times New Roman"/>
        </w:rPr>
      </w:pPr>
      <w:r>
        <w:rPr>
          <w:noProof/>
        </w:rPr>
        <w:drawing>
          <wp:inline distT="0" distB="0" distL="0" distR="0" wp14:anchorId="256F27E3" wp14:editId="5B150783">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rPr>
          <w:ins w:id="12719" w:author="The Si Tran" w:date="2012-12-11T06:20:00Z"/>
        </w:rPr>
      </w:pPr>
      <w:r>
        <w:t xml:space="preserve">Hình C.9: </w:t>
      </w:r>
      <w:r w:rsidR="00B9034A">
        <w:t>Kiểm tra tính chính xác của mô hình SARIMA</w:t>
      </w:r>
    </w:p>
    <w:p w14:paraId="409F252C" w14:textId="77777777" w:rsidR="003C73FD" w:rsidRPr="001B545C" w:rsidRDefault="003C73FD">
      <w:pPr>
        <w:pStyle w:val="ListParagraph"/>
        <w:ind w:left="0"/>
        <w:jc w:val="center"/>
        <w:rPr>
          <w:ins w:id="12720" w:author="The Si Tran" w:date="2012-12-11T06:20:00Z"/>
          <w:rFonts w:ascii="Times New Roman" w:hAnsi="Times New Roman"/>
          <w:rPrChange w:id="12721" w:author="The Si Tran" w:date="2012-12-11T06:24:00Z">
            <w:rPr>
              <w:ins w:id="12722" w:author="The Si Tran" w:date="2012-12-11T06:20:00Z"/>
            </w:rPr>
          </w:rPrChange>
        </w:rPr>
        <w:pPrChange w:id="12723" w:author="The Si Tran" w:date="2012-12-11T06:58:00Z">
          <w:pPr>
            <w:pStyle w:val="ListParagraph"/>
            <w:ind w:left="0"/>
          </w:pPr>
        </w:pPrChange>
      </w:pPr>
    </w:p>
    <w:p w14:paraId="3461E107" w14:textId="1ED7E830" w:rsidR="00667F2E" w:rsidRPr="003C73FD" w:rsidRDefault="00667F2E" w:rsidP="00B9034A">
      <w:pPr>
        <w:pStyle w:val="BuletL2"/>
        <w:rPr>
          <w:ins w:id="12724" w:author="The Si Tran" w:date="2012-12-11T06:20:00Z"/>
        </w:rPr>
      </w:pPr>
      <w:ins w:id="12725" w:author="The Si Tran" w:date="2012-12-11T06:20:00Z">
        <w:r w:rsidRPr="003C73FD">
          <w:lastRenderedPageBreak/>
          <w:t xml:space="preserve">Dự </w:t>
        </w:r>
      </w:ins>
      <w:r w:rsidR="00286C29">
        <w:t>báo</w:t>
      </w:r>
      <w:ins w:id="12726" w:author="The Si Tran" w:date="2012-12-11T06:20:00Z">
        <w:r w:rsidRPr="003C73FD">
          <w:t xml:space="preserve"> sử dụng mô hình thông qua nút [Forecast]</w:t>
        </w:r>
      </w:ins>
    </w:p>
    <w:p w14:paraId="2A028D6E" w14:textId="77777777" w:rsidR="00667F2E" w:rsidRPr="003C73FD" w:rsidRDefault="00667F2E" w:rsidP="00B9034A">
      <w:pPr>
        <w:pStyle w:val="ListParagraph"/>
        <w:ind w:left="1440" w:firstLine="0"/>
        <w:rPr>
          <w:ins w:id="12727" w:author="The Si Tran" w:date="2012-12-11T06:20:00Z"/>
          <w:rFonts w:ascii="Times New Roman" w:hAnsi="Times New Roman"/>
          <w:sz w:val="26"/>
          <w:szCs w:val="26"/>
          <w:rPrChange w:id="12728" w:author="The Si Tran" w:date="2012-12-11T06:59:00Z">
            <w:rPr>
              <w:ins w:id="12729" w:author="The Si Tran" w:date="2012-12-11T06:20:00Z"/>
            </w:rPr>
          </w:rPrChange>
        </w:rPr>
      </w:pPr>
      <w:ins w:id="12730" w:author="The Si Tran" w:date="2012-12-11T06:20:00Z">
        <w:r w:rsidRPr="003C73FD">
          <w:rPr>
            <w:rFonts w:ascii="Times New Roman" w:hAnsi="Times New Roman"/>
            <w:sz w:val="26"/>
            <w:szCs w:val="26"/>
            <w:rPrChange w:id="12731" w:author="The Si Tran" w:date="2012-12-11T06:59:00Z">
              <w:rPr/>
            </w:rPrChange>
          </w:rPr>
          <w:t>Chọn số thời đoạn cần dự báo</w:t>
        </w:r>
      </w:ins>
    </w:p>
    <w:p w14:paraId="589DFF99" w14:textId="4063737D" w:rsidR="00B9034A" w:rsidRDefault="00667F2E" w:rsidP="00B9034A">
      <w:pPr>
        <w:pStyle w:val="Canhgiua"/>
      </w:pPr>
      <w:ins w:id="12732" w:author="The Si Tran" w:date="2012-12-11T06:20:00Z">
        <w:r w:rsidRPr="001B545C">
          <w:rPr>
            <w:noProof/>
            <w:rPrChange w:id="12733" w:author="Unknown">
              <w:rPr>
                <w:noProof/>
              </w:rPr>
            </w:rPrChange>
          </w:rPr>
          <w:drawing>
            <wp:inline distT="0" distB="0" distL="0" distR="0" wp14:anchorId="3B3BDF89" wp14:editId="50CE077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ins>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rPr>
          <w:ins w:id="12734" w:author="The Si Tran" w:date="2012-12-11T06:20:00Z"/>
        </w:rPr>
      </w:pPr>
    </w:p>
    <w:p w14:paraId="42525342" w14:textId="51F0584D" w:rsidR="00B9034A" w:rsidRPr="006716F2" w:rsidRDefault="00667F2E" w:rsidP="00124FB8">
      <w:pPr>
        <w:pStyle w:val="ListParagraph"/>
        <w:ind w:left="1440" w:firstLine="0"/>
        <w:rPr>
          <w:ins w:id="12735" w:author="The Si Tran" w:date="2012-12-11T06:20:00Z"/>
          <w:rFonts w:ascii="Times New Roman" w:hAnsi="Times New Roman"/>
          <w:sz w:val="26"/>
          <w:szCs w:val="26"/>
          <w:rPrChange w:id="12736" w:author="The Si Tran" w:date="2012-12-11T06:59:00Z">
            <w:rPr>
              <w:ins w:id="12737" w:author="The Si Tran" w:date="2012-12-11T06:20:00Z"/>
            </w:rPr>
          </w:rPrChange>
        </w:rPr>
      </w:pPr>
      <w:ins w:id="12738" w:author="The Si Tran" w:date="2012-12-11T06:20:00Z">
        <w:r w:rsidRPr="006716F2">
          <w:rPr>
            <w:rFonts w:ascii="Times New Roman" w:hAnsi="Times New Roman"/>
            <w:sz w:val="26"/>
            <w:szCs w:val="26"/>
            <w:rPrChange w:id="12739" w:author="The Si Tran" w:date="2012-12-11T06:59:00Z">
              <w:rPr/>
            </w:rPrChange>
          </w:rPr>
          <w:t>Kết quả dự báo:</w:t>
        </w:r>
      </w:ins>
    </w:p>
    <w:p w14:paraId="334D311B" w14:textId="77777777" w:rsidR="00667F2E" w:rsidRDefault="00667F2E" w:rsidP="00B9034A">
      <w:pPr>
        <w:pStyle w:val="Canhgiua"/>
        <w:rPr>
          <w:ins w:id="12740" w:author="The Si Tran" w:date="2012-12-11T07:00:00Z"/>
        </w:rPr>
      </w:pPr>
      <w:ins w:id="12741" w:author="The Si Tran" w:date="2012-12-11T06:20:00Z">
        <w:r w:rsidRPr="001B545C">
          <w:rPr>
            <w:noProof/>
            <w:rPrChange w:id="12742" w:author="Unknown">
              <w:rPr>
                <w:noProof/>
              </w:rPr>
            </w:rPrChange>
          </w:rPr>
          <w:drawing>
            <wp:inline distT="0" distB="0" distL="0" distR="0" wp14:anchorId="00AE8D97" wp14:editId="0B01B9D3">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ins>
    </w:p>
    <w:p w14:paraId="435A9B25" w14:textId="115CB877" w:rsidR="006716F2" w:rsidRPr="001B545C" w:rsidRDefault="00B9034A" w:rsidP="00B9034A">
      <w:pPr>
        <w:pStyle w:val="Canhgiua"/>
        <w:spacing w:before="0"/>
        <w:rPr>
          <w:ins w:id="12743" w:author="The Si Tran" w:date="2012-12-11T06:20:00Z"/>
        </w:rPr>
      </w:pPr>
      <w:r>
        <w:t>Hình C.11: Kết quả dự báo của mô hình SARIMA</w:t>
      </w:r>
    </w:p>
    <w:p w14:paraId="05FEAF90" w14:textId="77777777" w:rsidR="00667F2E" w:rsidRPr="006716F2" w:rsidRDefault="00667F2E" w:rsidP="00124FB8">
      <w:pPr>
        <w:pStyle w:val="BuletL2"/>
        <w:spacing w:after="0"/>
        <w:rPr>
          <w:ins w:id="12744" w:author="The Si Tran" w:date="2012-12-11T06:20:00Z"/>
        </w:rPr>
      </w:pPr>
      <w:ins w:id="12745" w:author="The Si Tran" w:date="2012-12-11T06:20:00Z">
        <w:r w:rsidRPr="006716F2">
          <w:t>Lưu và sử dụng lại mô hình</w:t>
        </w:r>
      </w:ins>
    </w:p>
    <w:p w14:paraId="16A1E7FA" w14:textId="77777777" w:rsidR="00667F2E" w:rsidRPr="006716F2" w:rsidRDefault="00667F2E" w:rsidP="00124FB8">
      <w:pPr>
        <w:spacing w:before="0"/>
        <w:ind w:left="1440" w:firstLine="0"/>
        <w:rPr>
          <w:ins w:id="12746" w:author="The Si Tran" w:date="2012-12-11T06:20:00Z"/>
        </w:rPr>
      </w:pPr>
      <w:ins w:id="12747" w:author="The Si Tran" w:date="2012-12-11T06:20:00Z">
        <w:r w:rsidRPr="006716F2">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pPr>
        <w:pStyle w:val="NoFormat"/>
        <w:numPr>
          <w:ilvl w:val="0"/>
          <w:numId w:val="70"/>
        </w:numPr>
        <w:ind w:left="360"/>
        <w:rPr>
          <w:ins w:id="12748" w:author="The Si Tran" w:date="2012-12-11T07:02:00Z"/>
          <w:rFonts w:cs="Arial"/>
          <w:b/>
          <w:bCs/>
          <w:iCs/>
          <w:sz w:val="28"/>
          <w:szCs w:val="28"/>
          <w:rPrChange w:id="12749" w:author="The Si Tran" w:date="2012-12-11T07:02:00Z">
            <w:rPr>
              <w:ins w:id="12750" w:author="The Si Tran" w:date="2012-12-11T07:02:00Z"/>
              <w:rFonts w:ascii="Times New Roman" w:hAnsi="Times New Roman"/>
            </w:rPr>
          </w:rPrChange>
        </w:rPr>
        <w:pPrChange w:id="12751" w:author="The Si Tran" w:date="2012-12-11T07:02:00Z">
          <w:pPr>
            <w:pStyle w:val="ListParagraph"/>
            <w:numPr>
              <w:numId w:val="40"/>
            </w:numPr>
            <w:spacing w:after="160" w:line="259" w:lineRule="auto"/>
            <w:ind w:hanging="360"/>
          </w:pPr>
        </w:pPrChange>
      </w:pPr>
      <w:ins w:id="12752" w:author="The Si Tran" w:date="2012-12-11T07:02:00Z">
        <w:r w:rsidRPr="0074010E">
          <w:rPr>
            <w:b/>
            <w:sz w:val="28"/>
            <w:szCs w:val="28"/>
          </w:rPr>
          <w:t>Xây dựng mô hình m</w:t>
        </w:r>
        <w:r w:rsidRPr="0074010E">
          <w:rPr>
            <w:rFonts w:cs="Arial"/>
            <w:b/>
            <w:sz w:val="28"/>
            <w:szCs w:val="28"/>
            <w:rPrChange w:id="12753" w:author="The Si Tran" w:date="2012-12-11T07:02:00Z">
              <w:rPr/>
            </w:rPrChange>
          </w:rPr>
          <w:t>ạng nơron</w:t>
        </w:r>
      </w:ins>
    </w:p>
    <w:p w14:paraId="188F443C" w14:textId="77777777" w:rsidR="008C76D1" w:rsidRDefault="00667F2E">
      <w:pPr>
        <w:rPr>
          <w:ins w:id="12754" w:author="The Si Tran" w:date="2012-12-11T07:05:00Z"/>
        </w:rPr>
        <w:pPrChange w:id="12755" w:author="The Si Tran" w:date="2012-12-11T07:05:00Z">
          <w:pPr>
            <w:pStyle w:val="ListParagraph"/>
            <w:numPr>
              <w:numId w:val="37"/>
            </w:numPr>
            <w:spacing w:after="160" w:line="259" w:lineRule="auto"/>
            <w:ind w:left="1080" w:hanging="360"/>
          </w:pPr>
        </w:pPrChange>
      </w:pPr>
      <w:ins w:id="12756" w:author="The Si Tran" w:date="2012-12-11T06:20:00Z">
        <w:r w:rsidRPr="00B808D3">
          <w:rPr>
            <w:rPrChange w:id="12757" w:author="The Si Tran" w:date="2012-12-11T07:04:00Z">
              <w:rPr/>
            </w:rPrChange>
          </w:rPr>
          <w:lastRenderedPageBreak/>
          <w:t>Sau khi xây dựng được mô hình SARIMA, ta được chuỗi lỗi của chuỗi thời gian được ước lượng bằng mô hình SARIMA này. Để ước lượng chuỗi lỗi này ta sử dụng mô hình mạ</w:t>
        </w:r>
        <w:r w:rsidR="008C76D1">
          <w:t>ng nơron.</w:t>
        </w:r>
      </w:ins>
    </w:p>
    <w:p w14:paraId="4B39753B" w14:textId="30D8888A" w:rsidR="00667F2E" w:rsidRDefault="00667F2E">
      <w:pPr>
        <w:pStyle w:val="BuletL1"/>
        <w:spacing w:before="0"/>
        <w:rPr>
          <w:ins w:id="12758" w:author="The Si Tran" w:date="2012-12-11T07:05:00Z"/>
        </w:rPr>
        <w:pPrChange w:id="12759" w:author="The Si Tran" w:date="2012-12-11T07:05:00Z">
          <w:pPr>
            <w:pStyle w:val="ListParagraph"/>
            <w:numPr>
              <w:numId w:val="37"/>
            </w:numPr>
            <w:spacing w:after="160" w:line="259" w:lineRule="auto"/>
            <w:ind w:left="1080" w:hanging="360"/>
          </w:pPr>
        </w:pPrChange>
      </w:pPr>
      <w:bookmarkStart w:id="12760" w:name="_Toc343029975"/>
      <w:ins w:id="12761" w:author="The Si Tran" w:date="2012-12-11T06:20:00Z">
        <w:r w:rsidRPr="008C76D1">
          <w:rPr>
            <w:rPrChange w:id="12762" w:author="The Si Tran" w:date="2012-12-11T07:05:00Z">
              <w:rPr>
                <w:b/>
                <w:bCs/>
              </w:rPr>
            </w:rPrChange>
          </w:rPr>
          <w:t>Xây dựng cấu hình mạng</w:t>
        </w:r>
      </w:ins>
      <w:bookmarkEnd w:id="12760"/>
    </w:p>
    <w:p w14:paraId="7653448D" w14:textId="70E415C6" w:rsidR="008C76D1" w:rsidRDefault="00B9034A">
      <w:pPr>
        <w:pStyle w:val="Canhgiua"/>
        <w:pPrChange w:id="12763" w:author="The Si Tran" w:date="2012-12-11T07:05:00Z">
          <w:pPr>
            <w:pStyle w:val="ListParagraph"/>
            <w:numPr>
              <w:numId w:val="37"/>
            </w:numPr>
            <w:spacing w:after="160" w:line="259" w:lineRule="auto"/>
            <w:ind w:left="1080" w:hanging="360"/>
          </w:pPr>
        </w:pPrChange>
      </w:pPr>
      <w:ins w:id="12764" w:author="The Si Tran" w:date="2012-12-11T07:06:00Z">
        <w:r w:rsidRPr="00FF6A63">
          <w:rPr>
            <w:noProof/>
            <w:rPrChange w:id="12765" w:author="Unknown">
              <w:rPr>
                <w:noProof/>
              </w:rPr>
            </w:rPrChange>
          </w:rPr>
          <mc:AlternateContent>
            <mc:Choice Requires="wps">
              <w:drawing>
                <wp:anchor distT="0" distB="0" distL="114300" distR="114300" simplePos="0" relativeHeight="251629056" behindDoc="0" locked="0" layoutInCell="1" allowOverlap="1" wp14:anchorId="1B78464B" wp14:editId="5C4299B5">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7D482D" w:rsidRDefault="007D482D">
                              <w:pPr>
                                <w:pStyle w:val="EquationIndex"/>
                                <w:pPrChange w:id="12766" w:author="The Si Tran" w:date="2012-12-16T10:41:00Z">
                                  <w:pPr>
                                    <w:spacing w:before="0" w:line="240" w:lineRule="auto"/>
                                  </w:pPr>
                                </w:pPrChange>
                              </w:pPr>
                              <w:ins w:id="12767"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464B" id="Text Box 170" o:spid="_x0000_s1084" type="#_x0000_t202" style="position:absolute;left:0;text-align:left;margin-left:177pt;margin-top:148.05pt;width:135pt;height:24.7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7D482D" w:rsidRDefault="007D482D">
                        <w:pPr>
                          <w:pStyle w:val="EquationIndex"/>
                          <w:pPrChange w:id="12768" w:author="The Si Tran" w:date="2012-12-16T10:41:00Z">
                            <w:pPr>
                              <w:spacing w:before="0" w:line="240" w:lineRule="auto"/>
                            </w:pPr>
                          </w:pPrChange>
                        </w:pPr>
                        <w:ins w:id="12769" w:author="The Si Tran" w:date="2012-12-11T07:07:00Z">
                          <w:r>
                            <w:t>Cấu hình mạng nơron</w:t>
                          </w:r>
                        </w:ins>
                      </w:p>
                    </w:txbxContent>
                  </v:textbox>
                  <w10:wrap anchorx="margin"/>
                </v:shape>
              </w:pict>
            </mc:Fallback>
          </mc:AlternateContent>
        </w:r>
        <w:r>
          <w:rPr>
            <w:noProof/>
            <w:rPrChange w:id="12770" w:author="Unknown">
              <w:rPr>
                <w:noProof/>
              </w:rPr>
            </w:rPrChange>
          </w:rPr>
          <mc:AlternateContent>
            <mc:Choice Requires="wps">
              <w:drawing>
                <wp:anchor distT="0" distB="0" distL="114300" distR="114300" simplePos="0" relativeHeight="251632128" behindDoc="0" locked="0" layoutInCell="1" allowOverlap="1" wp14:anchorId="1C6BB945" wp14:editId="020FAE97">
                  <wp:simplePos x="0" y="0"/>
                  <wp:positionH relativeFrom="column">
                    <wp:posOffset>1304925</wp:posOffset>
                  </wp:positionH>
                  <wp:positionV relativeFrom="paragraph">
                    <wp:posOffset>895350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0F222" id="Rectangle 171" o:spid="_x0000_s1026" style="position:absolute;margin-left:102.75pt;margin-top:70.5pt;width:102.75pt;height:31.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" filled="f" strokecolor="red" strokeweight="2.25pt"/>
              </w:pict>
            </mc:Fallback>
          </mc:AlternateContent>
        </w:r>
        <w:r w:rsidR="008F750D" w:rsidRPr="00941798">
          <w:rPr>
            <w:noProof/>
            <w:rPrChange w:id="12771" w:author="Unknown">
              <w:rPr>
                <w:noProof/>
              </w:rPr>
            </w:rPrChange>
          </w:rPr>
          <mc:AlternateContent>
            <mc:Choice Requires="wps">
              <w:drawing>
                <wp:anchor distT="0" distB="0" distL="114300" distR="114300" simplePos="0" relativeHeight="251635200" behindDoc="0" locked="0" layoutInCell="1" allowOverlap="1" wp14:anchorId="4F929E4A" wp14:editId="2EA997AB">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E15427A" id="Straight Connector 172"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ins>
      <w:ins w:id="12772" w:author="The Si Tran" w:date="2012-12-11T07:44:00Z">
        <w:r w:rsidR="008F750D" w:rsidRPr="00941798">
          <w:rPr>
            <w:noProof/>
            <w:rPrChange w:id="12773" w:author="Unknown">
              <w:rPr>
                <w:noProof/>
              </w:rPr>
            </w:rPrChange>
          </w:rPr>
          <w:drawing>
            <wp:inline distT="0" distB="0" distL="0" distR="0" wp14:anchorId="41BA5467" wp14:editId="3B2C5989">
              <wp:extent cx="5657850" cy="3181936"/>
              <wp:effectExtent l="19050" t="19050" r="1905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62467" cy="3184532"/>
                      </a:xfrm>
                      <a:prstGeom prst="rect">
                        <a:avLst/>
                      </a:prstGeom>
                      <a:ln w="6350">
                        <a:solidFill>
                          <a:schemeClr val="bg1">
                            <a:lumMod val="75000"/>
                          </a:schemeClr>
                        </a:solidFill>
                      </a:ln>
                    </pic:spPr>
                  </pic:pic>
                </a:graphicData>
              </a:graphic>
            </wp:inline>
          </w:drawing>
        </w:r>
      </w:ins>
    </w:p>
    <w:p w14:paraId="68728B58" w14:textId="3CCEF908" w:rsidR="007030D5" w:rsidRPr="008E61D1" w:rsidRDefault="007030D5" w:rsidP="007030D5">
      <w:pPr>
        <w:pStyle w:val="Canhgiua"/>
        <w:spacing w:before="0"/>
        <w:rPr>
          <w:ins w:id="12774" w:author="The Si Tran" w:date="2012-12-11T06:20:00Z"/>
        </w:rPr>
      </w:pPr>
      <w:r>
        <w:t>Hình C.12: Xây dựng mô hình mạng nơron</w:t>
      </w:r>
    </w:p>
    <w:p w14:paraId="7379D98B" w14:textId="77777777" w:rsidR="00667F2E" w:rsidRPr="00A51C54" w:rsidRDefault="00667F2E" w:rsidP="00B9034A">
      <w:pPr>
        <w:pStyle w:val="BuletL2"/>
        <w:rPr>
          <w:ins w:id="12775" w:author="The Si Tran" w:date="2012-12-11T06:20:00Z"/>
        </w:rPr>
      </w:pPr>
      <w:ins w:id="12776" w:author="The Si Tran" w:date="2012-12-11T06:20:00Z">
        <w:r w:rsidRPr="00A51C54">
          <w:t>Chọn số nơron ở tầng vào, tầng ẩn thông qua các hộp [Input-Hidden-Output]</w:t>
        </w:r>
      </w:ins>
    </w:p>
    <w:p w14:paraId="01881843" w14:textId="4A13EAED" w:rsidR="00C14272" w:rsidRPr="00B9034A" w:rsidRDefault="00667F2E">
      <w:pPr>
        <w:pStyle w:val="BuletL2"/>
        <w:spacing w:after="0"/>
        <w:rPr>
          <w:ins w:id="12777" w:author="The Si Tran" w:date="2012-12-11T07:29:00Z"/>
        </w:rPr>
        <w:pPrChange w:id="12778" w:author="The Si Tran" w:date="2012-12-11T07:29:00Z">
          <w:pPr>
            <w:pStyle w:val="Caption"/>
            <w:numPr>
              <w:numId w:val="36"/>
            </w:numPr>
            <w:ind w:left="1440" w:hanging="360"/>
          </w:pPr>
        </w:pPrChange>
      </w:pPr>
      <w:ins w:id="12779" w:author="The Si Tran" w:date="2012-12-11T06:20:00Z">
        <w:r w:rsidRPr="00A51C54">
          <w:rPr>
            <w:rPrChange w:id="12780" w:author="The Si Tran" w:date="2012-12-11T07:08:00Z">
              <w:rPr/>
            </w:rPrChange>
          </w:rPr>
          <w:t>Cấu hình mạng có thể được sử dụng lại từ các lần huấn luyện trước thông qua nút [Load].</w:t>
        </w:r>
      </w:ins>
    </w:p>
    <w:p w14:paraId="5D177D88" w14:textId="77777777" w:rsidR="007B3A21" w:rsidRDefault="00C14272">
      <w:pPr>
        <w:pStyle w:val="BuletL1"/>
        <w:spacing w:before="0"/>
        <w:rPr>
          <w:ins w:id="12781" w:author="The Si Tran" w:date="2012-12-11T07:34:00Z"/>
        </w:rPr>
        <w:pPrChange w:id="12782" w:author="The Si Tran" w:date="2012-12-11T07:34:00Z">
          <w:pPr>
            <w:pStyle w:val="Caption"/>
            <w:numPr>
              <w:numId w:val="36"/>
            </w:numPr>
            <w:ind w:left="1440" w:hanging="360"/>
          </w:pPr>
        </w:pPrChange>
      </w:pPr>
      <w:ins w:id="12783" w:author="The Si Tran" w:date="2012-12-11T07:29:00Z">
        <w:r>
          <w:t>Hu</w:t>
        </w:r>
      </w:ins>
      <w:ins w:id="12784" w:author="The Si Tran" w:date="2012-12-11T07:30:00Z">
        <w:r>
          <w:t>ấn luyện mạng nơron</w:t>
        </w:r>
      </w:ins>
    </w:p>
    <w:p w14:paraId="6937B747" w14:textId="77777777" w:rsidR="007B3A21" w:rsidRPr="007B3A21" w:rsidRDefault="007B3A21">
      <w:pPr>
        <w:pStyle w:val="BuletL2"/>
        <w:rPr>
          <w:ins w:id="12785" w:author="The Si Tran" w:date="2012-12-11T07:34:00Z"/>
          <w:rPrChange w:id="12786" w:author="The Si Tran" w:date="2012-12-11T07:34:00Z">
            <w:rPr>
              <w:ins w:id="12787" w:author="The Si Tran" w:date="2012-12-11T07:34:00Z"/>
              <w:rFonts w:ascii="Times New Roman" w:hAnsi="Times New Roman"/>
            </w:rPr>
          </w:rPrChange>
        </w:rPr>
        <w:pPrChange w:id="12788" w:author="The Si Tran" w:date="2012-12-11T07:34:00Z">
          <w:pPr>
            <w:pStyle w:val="ListParagraph"/>
            <w:numPr>
              <w:numId w:val="41"/>
            </w:numPr>
            <w:spacing w:after="160" w:line="259" w:lineRule="auto"/>
            <w:ind w:left="1440" w:hanging="360"/>
          </w:pPr>
        </w:pPrChange>
      </w:pPr>
      <w:ins w:id="12789" w:author="The Si Tran" w:date="2012-12-11T07:34:00Z">
        <w:r w:rsidRPr="007B3A21">
          <w:rPr>
            <w:rPrChange w:id="12790" w:author="The Si Tran" w:date="2012-12-11T07:34:00Z">
              <w:rPr/>
            </w:rPrChange>
          </w:rPr>
          <w:t>Ta có thể sử dụng giải thuật lan truyền ngược và giải thuật lan truyền đàn hồi để huấn luyện mạng nơron.</w:t>
        </w:r>
      </w:ins>
    </w:p>
    <w:p w14:paraId="385CE1C8" w14:textId="735FBD92" w:rsidR="007B3A21" w:rsidRPr="007030D5" w:rsidRDefault="007B3A21">
      <w:pPr>
        <w:pStyle w:val="BuletL2"/>
        <w:rPr>
          <w:ins w:id="12791" w:author="The Si Tran" w:date="2012-12-11T07:29:00Z"/>
          <w:b/>
          <w:rPrChange w:id="12792" w:author="The Si Tran" w:date="2012-12-11T07:34:00Z">
            <w:rPr>
              <w:ins w:id="12793" w:author="The Si Tran" w:date="2012-12-11T07:29:00Z"/>
              <w:b w:val="0"/>
            </w:rPr>
          </w:rPrChange>
        </w:rPr>
        <w:pPrChange w:id="12794" w:author="The Si Tran" w:date="2012-12-11T07:34:00Z">
          <w:pPr>
            <w:pStyle w:val="Caption"/>
            <w:numPr>
              <w:numId w:val="36"/>
            </w:numPr>
            <w:ind w:left="1440" w:hanging="360"/>
          </w:pPr>
        </w:pPrChange>
      </w:pPr>
      <w:ins w:id="12795" w:author="The Si Tran" w:date="2012-12-11T07:34:00Z">
        <w:r w:rsidRPr="007B3A21">
          <w:rPr>
            <w:rPrChange w:id="12796" w:author="The Si Tran" w:date="2012-12-11T07:34:00Z">
              <w:rPr>
                <w:b w:val="0"/>
                <w:bCs w:val="0"/>
              </w:rPr>
            </w:rPrChange>
          </w:rPr>
          <w:t>Cấu hình thông số cho giải thuật lan truyền ngược thông qua hộp chọn [Back Propagation] và nhập vào các thông số [Learning rate],[ Max Number of Epoches],[ Momemtun],[ Residual of Errors].</w:t>
        </w:r>
      </w:ins>
    </w:p>
    <w:p w14:paraId="5E4E859A" w14:textId="77777777" w:rsidR="00C14272" w:rsidRDefault="00D62B2C">
      <w:pPr>
        <w:pStyle w:val="Canhgiua"/>
        <w:rPr>
          <w:ins w:id="12797" w:author="The Si Tran" w:date="2012-12-11T07:35:00Z"/>
          <w:szCs w:val="26"/>
        </w:rPr>
        <w:pPrChange w:id="12798" w:author="The Si Tran" w:date="2012-12-11T07:29:00Z">
          <w:pPr>
            <w:pStyle w:val="ListParagraph"/>
            <w:numPr>
              <w:numId w:val="36"/>
            </w:numPr>
            <w:spacing w:after="160" w:line="259" w:lineRule="auto"/>
            <w:ind w:left="1440" w:hanging="360"/>
          </w:pPr>
        </w:pPrChange>
      </w:pPr>
      <w:ins w:id="12799" w:author="The Si Tran" w:date="2012-12-11T07:31:00Z">
        <w:r w:rsidRPr="0038242B">
          <w:rPr>
            <w:noProof/>
            <w:szCs w:val="26"/>
            <w:rPrChange w:id="12800" w:author="Unknown">
              <w:rPr>
                <w:noProof/>
              </w:rPr>
            </w:rPrChange>
          </w:rPr>
          <w:lastRenderedPageBreak/>
          <mc:AlternateContent>
            <mc:Choice Requires="wps">
              <w:drawing>
                <wp:anchor distT="0" distB="0" distL="114300" distR="114300" simplePos="0" relativeHeight="251646464" behindDoc="0" locked="0" layoutInCell="1" allowOverlap="1" wp14:anchorId="7F74A3C8" wp14:editId="2F73A228">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7D482D" w:rsidRDefault="007D482D">
                              <w:pPr>
                                <w:pStyle w:val="EquationIndex"/>
                                <w:pPrChange w:id="12801" w:author="The Si Tran" w:date="2012-12-16T10:42:00Z">
                                  <w:pPr/>
                                </w:pPrChange>
                              </w:pPr>
                              <w:ins w:id="12802" w:author="The Si Tran" w:date="2012-12-11T07:32:00Z">
                                <w:r>
                                  <w:t>Chọn giải thuật</w:t>
                                </w:r>
                              </w:ins>
                              <w:ins w:id="12803"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left:0;text-align:left;margin-left:133.5pt;margin-top:81.75pt;width:107.25pt;height:38.2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7D482D" w:rsidRDefault="007D482D">
                        <w:pPr>
                          <w:pStyle w:val="EquationIndex"/>
                          <w:pPrChange w:id="12804" w:author="The Si Tran" w:date="2012-12-16T10:42:00Z">
                            <w:pPr/>
                          </w:pPrChange>
                        </w:pPr>
                        <w:ins w:id="12805" w:author="The Si Tran" w:date="2012-12-11T07:32:00Z">
                          <w:r>
                            <w:t>Chọn giải thuật</w:t>
                          </w:r>
                        </w:ins>
                        <w:ins w:id="12806" w:author="The Si Tran" w:date="2012-12-11T07:35:00Z">
                          <w:r>
                            <w:t xml:space="preserve"> lan truyền ngược</w:t>
                          </w:r>
                        </w:ins>
                      </w:p>
                    </w:txbxContent>
                  </v:textbox>
                  <w10:wrap anchorx="margin"/>
                </v:shape>
              </w:pict>
            </mc:Fallback>
          </mc:AlternateContent>
        </w:r>
      </w:ins>
      <w:ins w:id="12807" w:author="The Si Tran" w:date="2012-12-11T07:32:00Z">
        <w:r w:rsidRPr="0038242B">
          <w:rPr>
            <w:noProof/>
            <w:szCs w:val="26"/>
            <w:rPrChange w:id="12808" w:author="Unknown">
              <w:rPr>
                <w:noProof/>
              </w:rPr>
            </w:rPrChange>
          </w:rPr>
          <mc:AlternateContent>
            <mc:Choice Requires="wps">
              <w:drawing>
                <wp:anchor distT="0" distB="0" distL="114300" distR="114300" simplePos="0" relativeHeight="251655680" behindDoc="0" locked="0" layoutInCell="1" allowOverlap="1" wp14:anchorId="26511F00" wp14:editId="022093A7">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7D482D" w:rsidRDefault="007D482D">
                              <w:pPr>
                                <w:pStyle w:val="EquationIndex"/>
                                <w:pPrChange w:id="12809" w:author="The Si Tran" w:date="2012-12-16T10:42:00Z">
                                  <w:pPr/>
                                </w:pPrChange>
                              </w:pPr>
                              <w:ins w:id="12810" w:author="The Si Tran" w:date="2012-12-11T07:33:00Z">
                                <w:r>
                                  <w:t xml:space="preserve">Thông số cho </w:t>
                                </w:r>
                              </w:ins>
                              <w:ins w:id="12811" w:author="The Si Tran" w:date="2012-12-11T07:32:00Z">
                                <w:r>
                                  <w:t xml:space="preserve"> giải thuật</w:t>
                                </w:r>
                              </w:ins>
                              <w:ins w:id="12812" w:author="The Si Tran" w:date="2012-12-11T07:34:00Z">
                                <w:r>
                                  <w:t xml:space="preserve"> </w:t>
                                </w:r>
                              </w:ins>
                              <w:ins w:id="12813"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left:0;text-align:left;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7D482D" w:rsidRDefault="007D482D">
                        <w:pPr>
                          <w:pStyle w:val="EquationIndex"/>
                          <w:pPrChange w:id="12814" w:author="The Si Tran" w:date="2012-12-16T10:42:00Z">
                            <w:pPr/>
                          </w:pPrChange>
                        </w:pPr>
                        <w:ins w:id="12815" w:author="The Si Tran" w:date="2012-12-11T07:33:00Z">
                          <w:r>
                            <w:t xml:space="preserve">Thông số cho </w:t>
                          </w:r>
                        </w:ins>
                        <w:ins w:id="12816" w:author="The Si Tran" w:date="2012-12-11T07:32:00Z">
                          <w:r>
                            <w:t xml:space="preserve"> giải thuật</w:t>
                          </w:r>
                        </w:ins>
                        <w:ins w:id="12817" w:author="The Si Tran" w:date="2012-12-11T07:34:00Z">
                          <w:r>
                            <w:t xml:space="preserve"> </w:t>
                          </w:r>
                        </w:ins>
                        <w:ins w:id="12818" w:author="The Si Tran" w:date="2012-12-11T07:35:00Z">
                          <w:r>
                            <w:t>lan truyền ngược</w:t>
                          </w:r>
                        </w:ins>
                      </w:p>
                    </w:txbxContent>
                  </v:textbox>
                  <w10:wrap anchorx="margin"/>
                </v:shape>
              </w:pict>
            </mc:Fallback>
          </mc:AlternateContent>
        </w:r>
      </w:ins>
      <w:ins w:id="12819" w:author="The Si Tran" w:date="2012-12-11T07:33:00Z">
        <w:r w:rsidRPr="0038242B">
          <w:rPr>
            <w:noProof/>
            <w:szCs w:val="26"/>
            <w:rPrChange w:id="12820" w:author="Unknown">
              <w:rPr>
                <w:noProof/>
              </w:rPr>
            </w:rPrChange>
          </w:rPr>
          <mc:AlternateContent>
            <mc:Choice Requires="wps">
              <w:drawing>
                <wp:anchor distT="0" distB="0" distL="114300" distR="114300" simplePos="0" relativeHeight="251658752" behindDoc="0" locked="0" layoutInCell="1" allowOverlap="1" wp14:anchorId="6C7AD123" wp14:editId="36CD2D35">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F013B07" id="Straight Connector 179"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821" w:author="The Si Tran" w:date="2012-12-11T07:32:00Z">
        <w:r>
          <w:rPr>
            <w:noProof/>
            <w:rPrChange w:id="12822" w:author="Unknown">
              <w:rPr>
                <w:noProof/>
              </w:rPr>
            </w:rPrChange>
          </w:rPr>
          <mc:AlternateContent>
            <mc:Choice Requires="wps">
              <w:drawing>
                <wp:anchor distT="0" distB="0" distL="114300" distR="114300" simplePos="0" relativeHeight="251652608" behindDoc="0" locked="0" layoutInCell="1" allowOverlap="1" wp14:anchorId="69B1F6E1" wp14:editId="784C254A">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9E76C" id="Rectangle 177" o:spid="_x0000_s1026" style="position:absolute;margin-left:354pt;margin-top:144.8pt;width:64.5pt;height:101.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823" w:author="The Si Tran" w:date="2012-12-11T07:31:00Z">
        <w:r w:rsidRPr="0038242B">
          <w:rPr>
            <w:noProof/>
            <w:szCs w:val="26"/>
            <w:rPrChange w:id="12824" w:author="Unknown">
              <w:rPr>
                <w:noProof/>
              </w:rPr>
            </w:rPrChange>
          </w:rPr>
          <mc:AlternateContent>
            <mc:Choice Requires="wps">
              <w:drawing>
                <wp:anchor distT="0" distB="0" distL="114300" distR="114300" simplePos="0" relativeHeight="251651584" behindDoc="0" locked="0" layoutInCell="1" allowOverlap="1" wp14:anchorId="4EAC69C6" wp14:editId="1C3F9354">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F011271" id="Straight Connector 176"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Change w:id="12825" w:author="Unknown">
              <w:rPr>
                <w:noProof/>
              </w:rPr>
            </w:rPrChange>
          </w:rPr>
          <mc:AlternateContent>
            <mc:Choice Requires="wps">
              <w:drawing>
                <wp:anchor distT="0" distB="0" distL="114300" distR="114300" simplePos="0" relativeHeight="251644416" behindDoc="0" locked="0" layoutInCell="1" allowOverlap="1" wp14:anchorId="2E0D66F3" wp14:editId="4E03B257">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98B42" id="Rectangle 174" o:spid="_x0000_s1026" style="position:absolute;margin-left:49.5pt;margin-top:156.8pt;width:102.75pt;height:31.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826" w:author="The Si Tran" w:date="2012-12-11T07:45:00Z">
        <w:r w:rsidRPr="00D62B2C">
          <w:rPr>
            <w:noProof/>
          </w:rPr>
          <w:t xml:space="preserve"> </w:t>
        </w:r>
        <w:r>
          <w:rPr>
            <w:noProof/>
            <w:rPrChange w:id="12827" w:author="Unknown">
              <w:rPr>
                <w:noProof/>
              </w:rPr>
            </w:rPrChange>
          </w:rPr>
          <w:drawing>
            <wp:inline distT="0" distB="0" distL="0" distR="0" wp14:anchorId="6F4A43F4" wp14:editId="7EDD8F9D">
              <wp:extent cx="5619750" cy="3160508"/>
              <wp:effectExtent l="19050" t="19050" r="1905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22152" cy="3161859"/>
                      </a:xfrm>
                      <a:prstGeom prst="rect">
                        <a:avLst/>
                      </a:prstGeom>
                      <a:ln w="6350">
                        <a:solidFill>
                          <a:schemeClr val="bg1">
                            <a:lumMod val="75000"/>
                          </a:schemeClr>
                        </a:solidFill>
                      </a:ln>
                    </pic:spPr>
                  </pic:pic>
                </a:graphicData>
              </a:graphic>
            </wp:inline>
          </w:drawing>
        </w:r>
      </w:ins>
    </w:p>
    <w:p w14:paraId="05685DE2" w14:textId="1E10B6FC" w:rsidR="00D50098" w:rsidRPr="00A51C54" w:rsidRDefault="00124FB8">
      <w:pPr>
        <w:pStyle w:val="ListParagraph"/>
        <w:spacing w:after="160" w:line="259" w:lineRule="auto"/>
        <w:ind w:left="0" w:firstLine="0"/>
        <w:jc w:val="center"/>
        <w:rPr>
          <w:ins w:id="12828" w:author="The Si Tran" w:date="2012-12-11T06:20:00Z"/>
          <w:rFonts w:ascii="Times New Roman" w:hAnsi="Times New Roman"/>
          <w:sz w:val="26"/>
          <w:szCs w:val="26"/>
          <w:rPrChange w:id="12829" w:author="The Si Tran" w:date="2012-12-11T07:08:00Z">
            <w:rPr>
              <w:ins w:id="12830" w:author="The Si Tran" w:date="2012-12-11T06:20:00Z"/>
            </w:rPr>
          </w:rPrChange>
        </w:rPr>
        <w:pPrChange w:id="12831" w:author="The Si Tran" w:date="2012-12-11T07:35:00Z">
          <w:pPr>
            <w:pStyle w:val="ListParagraph"/>
            <w:numPr>
              <w:numId w:val="36"/>
            </w:numPr>
            <w:spacing w:after="160" w:line="259" w:lineRule="auto"/>
            <w:ind w:left="1440" w:hanging="360"/>
          </w:pPr>
        </w:pPrChange>
      </w:pPr>
      <w:r>
        <w:rPr>
          <w:rFonts w:ascii="Times New Roman" w:hAnsi="Times New Roman"/>
          <w:sz w:val="26"/>
          <w:szCs w:val="26"/>
        </w:rPr>
        <w:t xml:space="preserve">Hình C.13: </w:t>
      </w:r>
      <w:ins w:id="12832" w:author="The Si Tran" w:date="2012-12-11T07:36:00Z">
        <w:r w:rsidR="00D50098">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2833" w:author="The Si Tran" w:date="2012-12-11T06:20:00Z"/>
          <w:rFonts w:ascii="Times New Roman" w:hAnsi="Times New Roman"/>
          <w:rPrChange w:id="12834" w:author="The Si Tran" w:date="2012-12-11T06:24:00Z">
            <w:rPr>
              <w:ins w:id="12835" w:author="The Si Tran" w:date="2012-12-11T06:20:00Z"/>
            </w:rPr>
          </w:rPrChange>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ins w:id="12836" w:author="The Si Tran" w:date="2012-12-11T06:20:00Z">
        <w:r w:rsidRPr="0052188A">
          <w:rPr>
            <w:rFonts w:ascii="Times New Roman" w:hAnsi="Times New Roman"/>
            <w:sz w:val="26"/>
            <w:szCs w:val="26"/>
            <w:rPrChange w:id="12837"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3E7D3151" w14:textId="77777777" w:rsidR="00716ABB" w:rsidRPr="00124FB8" w:rsidRDefault="00716ABB" w:rsidP="00716ABB">
      <w:pPr>
        <w:pStyle w:val="ListParagraph"/>
        <w:spacing w:after="160" w:line="259" w:lineRule="auto"/>
        <w:ind w:left="1440" w:firstLine="0"/>
        <w:rPr>
          <w:ins w:id="12838" w:author="The Si Tran" w:date="2012-12-11T06:20:00Z"/>
          <w:rFonts w:ascii="Times New Roman" w:hAnsi="Times New Roman"/>
          <w:sz w:val="26"/>
          <w:szCs w:val="26"/>
          <w:rPrChange w:id="12839" w:author="The Si Tran" w:date="2012-12-11T06:24:00Z">
            <w:rPr>
              <w:ins w:id="12840" w:author="The Si Tran" w:date="2012-12-11T06:20:00Z"/>
            </w:rPr>
          </w:rPrChange>
        </w:rPr>
      </w:pPr>
    </w:p>
    <w:p w14:paraId="500F91EE" w14:textId="77777777" w:rsidR="00667F2E" w:rsidRDefault="00D4441E" w:rsidP="00D305D7">
      <w:pPr>
        <w:pStyle w:val="Canhgiua"/>
        <w:rPr>
          <w:ins w:id="12841" w:author="The Si Tran" w:date="2012-12-11T07:39:00Z"/>
        </w:rPr>
      </w:pPr>
      <w:ins w:id="12842" w:author="The Si Tran" w:date="2012-12-11T07:38:00Z">
        <w:r w:rsidRPr="003C1928">
          <w:rPr>
            <w:noProof/>
            <w:rPrChange w:id="12843" w:author="Unknown">
              <w:rPr>
                <w:noProof/>
              </w:rPr>
            </w:rPrChange>
          </w:rPr>
          <mc:AlternateContent>
            <mc:Choice Requires="wps">
              <w:drawing>
                <wp:anchor distT="0" distB="0" distL="114300" distR="114300" simplePos="0" relativeHeight="251674112" behindDoc="0" locked="0" layoutInCell="1" allowOverlap="1" wp14:anchorId="05AB0561" wp14:editId="14DB7C57">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36178" id="Rectangle 180" o:spid="_x0000_s1026" style="position:absolute;margin-left:49.5pt;margin-top:153.75pt;width:102.75pt;height:31.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noProof/>
            <w:rPrChange w:id="12844" w:author="Unknown">
              <w:rPr>
                <w:noProof/>
              </w:rPr>
            </w:rPrChange>
          </w:rPr>
          <mc:AlternateContent>
            <mc:Choice Requires="wps">
              <w:drawing>
                <wp:anchor distT="0" distB="0" distL="114300" distR="114300" simplePos="0" relativeHeight="251678208" behindDoc="0" locked="0" layoutInCell="1" allowOverlap="1" wp14:anchorId="7103CA9B" wp14:editId="433DC449">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7D482D" w:rsidRDefault="007D482D">
                              <w:pPr>
                                <w:pStyle w:val="EquationIndex"/>
                                <w:pPrChange w:id="12845" w:author="The Si Tran" w:date="2012-12-16T10:42:00Z">
                                  <w:pPr/>
                                </w:pPrChange>
                              </w:pPr>
                              <w:ins w:id="12846" w:author="The Si Tran" w:date="2012-12-11T07:32:00Z">
                                <w:r>
                                  <w:t>Chọn giải thuật</w:t>
                                </w:r>
                              </w:ins>
                              <w:ins w:id="12847" w:author="The Si Tran" w:date="2012-12-11T07:35:00Z">
                                <w:r>
                                  <w:t xml:space="preserve"> </w:t>
                                </w:r>
                              </w:ins>
                              <w:ins w:id="12848"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7" type="#_x0000_t202" style="position:absolute;left:0;text-align:left;margin-left:133.5pt;margin-top:78.7pt;width:107.25pt;height:38.2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7D482D" w:rsidRDefault="007D482D">
                        <w:pPr>
                          <w:pStyle w:val="EquationIndex"/>
                          <w:pPrChange w:id="12849" w:author="The Si Tran" w:date="2012-12-16T10:42:00Z">
                            <w:pPr/>
                          </w:pPrChange>
                        </w:pPr>
                        <w:ins w:id="12850" w:author="The Si Tran" w:date="2012-12-11T07:32:00Z">
                          <w:r>
                            <w:t>Chọn giải thuật</w:t>
                          </w:r>
                        </w:ins>
                        <w:ins w:id="12851" w:author="The Si Tran" w:date="2012-12-11T07:35:00Z">
                          <w:r>
                            <w:t xml:space="preserve"> </w:t>
                          </w:r>
                        </w:ins>
                        <w:ins w:id="12852" w:author="The Si Tran" w:date="2012-12-11T07:40:00Z">
                          <w:r>
                            <w:t>RPROP</w:t>
                          </w:r>
                        </w:ins>
                      </w:p>
                    </w:txbxContent>
                  </v:textbox>
                  <w10:wrap anchorx="margin"/>
                </v:shape>
              </w:pict>
            </mc:Fallback>
          </mc:AlternateContent>
        </w:r>
        <w:r w:rsidRPr="003C1928">
          <w:rPr>
            <w:noProof/>
            <w:rPrChange w:id="12853" w:author="Unknown">
              <w:rPr>
                <w:noProof/>
              </w:rPr>
            </w:rPrChange>
          </w:rPr>
          <mc:AlternateContent>
            <mc:Choice Requires="wps">
              <w:drawing>
                <wp:anchor distT="0" distB="0" distL="114300" distR="114300" simplePos="0" relativeHeight="251680256" behindDoc="0" locked="0" layoutInCell="1" allowOverlap="1" wp14:anchorId="1385DBFF" wp14:editId="33A00494">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3DFB617" id="Straight Connector 182" o:spid="_x0000_s1026" style="position:absolute;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noProof/>
            <w:rPrChange w:id="12854" w:author="Unknown">
              <w:rPr>
                <w:noProof/>
              </w:rPr>
            </w:rPrChange>
          </w:rPr>
          <mc:AlternateContent>
            <mc:Choice Requires="wps">
              <w:drawing>
                <wp:anchor distT="0" distB="0" distL="114300" distR="114300" simplePos="0" relativeHeight="251681280" behindDoc="0" locked="0" layoutInCell="1" allowOverlap="1" wp14:anchorId="179B3922" wp14:editId="1CDC765D">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CC859" id="Rectangle 183" o:spid="_x0000_s1026" style="position:absolute;margin-left:354pt;margin-top:141.75pt;width:64.5pt;height:101.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noProof/>
            <w:rPrChange w:id="12855" w:author="Unknown">
              <w:rPr>
                <w:noProof/>
              </w:rPr>
            </w:rPrChange>
          </w:rPr>
          <mc:AlternateContent>
            <mc:Choice Requires="wps">
              <w:drawing>
                <wp:anchor distT="0" distB="0" distL="114300" distR="114300" simplePos="0" relativeHeight="251684352" behindDoc="0" locked="0" layoutInCell="1" allowOverlap="1" wp14:anchorId="3D60FAB2" wp14:editId="50B58408">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7D482D" w:rsidRDefault="007D482D">
                              <w:pPr>
                                <w:pStyle w:val="EquationIndex"/>
                                <w:pPrChange w:id="12856" w:author="The Si Tran" w:date="2012-12-16T10:42:00Z">
                                  <w:pPr/>
                                </w:pPrChange>
                              </w:pPr>
                              <w:ins w:id="12857" w:author="The Si Tran" w:date="2012-12-11T07:33:00Z">
                                <w:r>
                                  <w:t xml:space="preserve">Thông số cho </w:t>
                                </w:r>
                              </w:ins>
                              <w:ins w:id="12858" w:author="The Si Tran" w:date="2012-12-11T07:32:00Z">
                                <w:r>
                                  <w:t xml:space="preserve"> giải thuật</w:t>
                                </w:r>
                              </w:ins>
                              <w:ins w:id="12859" w:author="The Si Tran" w:date="2012-12-11T07:34:00Z">
                                <w:r>
                                  <w:t xml:space="preserve"> </w:t>
                                </w:r>
                              </w:ins>
                              <w:ins w:id="12860"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8" type="#_x0000_t202" style="position:absolute;left:0;text-align:left;margin-left:112.5pt;margin-top:221.2pt;width:2in;height:38.2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7D482D" w:rsidRDefault="007D482D">
                        <w:pPr>
                          <w:pStyle w:val="EquationIndex"/>
                          <w:pPrChange w:id="12861" w:author="The Si Tran" w:date="2012-12-16T10:42:00Z">
                            <w:pPr/>
                          </w:pPrChange>
                        </w:pPr>
                        <w:ins w:id="12862" w:author="The Si Tran" w:date="2012-12-11T07:33:00Z">
                          <w:r>
                            <w:t xml:space="preserve">Thông số cho </w:t>
                          </w:r>
                        </w:ins>
                        <w:ins w:id="12863" w:author="The Si Tran" w:date="2012-12-11T07:32:00Z">
                          <w:r>
                            <w:t xml:space="preserve"> giải thuật</w:t>
                          </w:r>
                        </w:ins>
                        <w:ins w:id="12864" w:author="The Si Tran" w:date="2012-12-11T07:34:00Z">
                          <w:r>
                            <w:t xml:space="preserve"> </w:t>
                          </w:r>
                        </w:ins>
                        <w:ins w:id="12865" w:author="The Si Tran" w:date="2012-12-11T07:40:00Z">
                          <w:r>
                            <w:t>RPROP</w:t>
                          </w:r>
                        </w:ins>
                      </w:p>
                    </w:txbxContent>
                  </v:textbox>
                  <w10:wrap anchorx="margin"/>
                </v:shape>
              </w:pict>
            </mc:Fallback>
          </mc:AlternateContent>
        </w:r>
        <w:r w:rsidRPr="003C1928">
          <w:rPr>
            <w:noProof/>
            <w:rPrChange w:id="12866" w:author="Unknown">
              <w:rPr>
                <w:noProof/>
              </w:rPr>
            </w:rPrChange>
          </w:rPr>
          <mc:AlternateContent>
            <mc:Choice Requires="wps">
              <w:drawing>
                <wp:anchor distT="0" distB="0" distL="114300" distR="114300" simplePos="0" relativeHeight="251685376" behindDoc="0" locked="0" layoutInCell="1" allowOverlap="1" wp14:anchorId="27EAA975" wp14:editId="5E97143A">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B149027" id="Straight Connector 185" o:spid="_x0000_s1026" style="position:absolute;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867" w:author="The Si Tran" w:date="2012-12-11T07:46:00Z">
        <w:r w:rsidRPr="00D4441E">
          <w:rPr>
            <w:noProof/>
          </w:rPr>
          <w:t xml:space="preserve"> </w:t>
        </w:r>
        <w:r>
          <w:rPr>
            <w:noProof/>
          </w:rPr>
          <w:drawing>
            <wp:inline distT="0" distB="0" distL="0" distR="0" wp14:anchorId="21B3CF2C" wp14:editId="64EFCF6F">
              <wp:extent cx="5667154" cy="3124200"/>
              <wp:effectExtent l="19050" t="19050" r="1016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69893" cy="3125710"/>
                      </a:xfrm>
                      <a:prstGeom prst="rect">
                        <a:avLst/>
                      </a:prstGeom>
                      <a:ln w="6350">
                        <a:solidFill>
                          <a:schemeClr val="bg1">
                            <a:lumMod val="75000"/>
                          </a:schemeClr>
                        </a:solidFill>
                      </a:ln>
                    </pic:spPr>
                  </pic:pic>
                </a:graphicData>
              </a:graphic>
            </wp:inline>
          </w:drawing>
        </w:r>
      </w:ins>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ins w:id="12868" w:author="The Si Tran" w:date="2012-12-11T07:39:00Z">
        <w:r w:rsidR="005B6EFB">
          <w:rPr>
            <w:rFonts w:ascii="Times New Roman" w:hAnsi="Times New Roman"/>
            <w:sz w:val="26"/>
            <w:szCs w:val="26"/>
          </w:rPr>
          <w:t>Cấu hình giải thuật RPROP</w:t>
        </w:r>
      </w:ins>
    </w:p>
    <w:p w14:paraId="40BF71FD" w14:textId="77777777" w:rsidR="00716ABB" w:rsidRDefault="00716ABB" w:rsidP="00124FB8">
      <w:pPr>
        <w:pStyle w:val="ListParagraph"/>
        <w:spacing w:after="160" w:line="259" w:lineRule="auto"/>
        <w:ind w:left="0"/>
        <w:jc w:val="center"/>
        <w:rPr>
          <w:rFonts w:ascii="Times New Roman" w:hAnsi="Times New Roman"/>
          <w:sz w:val="26"/>
          <w:szCs w:val="26"/>
        </w:rPr>
      </w:pPr>
    </w:p>
    <w:p w14:paraId="0B84C1FE" w14:textId="77777777" w:rsidR="00716ABB" w:rsidRDefault="00716ABB" w:rsidP="00124FB8">
      <w:pPr>
        <w:pStyle w:val="ListParagraph"/>
        <w:spacing w:after="160" w:line="259" w:lineRule="auto"/>
        <w:ind w:left="0"/>
        <w:jc w:val="center"/>
        <w:rPr>
          <w:rFonts w:ascii="Times New Roman" w:hAnsi="Times New Roman"/>
          <w:sz w:val="26"/>
          <w:szCs w:val="26"/>
        </w:rPr>
      </w:pPr>
    </w:p>
    <w:p w14:paraId="7F12E0E5" w14:textId="77777777" w:rsidR="00716ABB" w:rsidRDefault="00716ABB" w:rsidP="00124FB8">
      <w:pPr>
        <w:pStyle w:val="ListParagraph"/>
        <w:spacing w:after="160" w:line="259" w:lineRule="auto"/>
        <w:ind w:left="0"/>
        <w:jc w:val="center"/>
        <w:rPr>
          <w:rFonts w:ascii="Times New Roman" w:hAnsi="Times New Roman"/>
          <w:sz w:val="26"/>
          <w:szCs w:val="26"/>
        </w:rPr>
      </w:pPr>
    </w:p>
    <w:p w14:paraId="124AB72B" w14:textId="77777777" w:rsidR="00716ABB" w:rsidRPr="00124FB8" w:rsidRDefault="00716ABB" w:rsidP="00124FB8">
      <w:pPr>
        <w:pStyle w:val="ListParagraph"/>
        <w:spacing w:after="160" w:line="259" w:lineRule="auto"/>
        <w:ind w:left="0"/>
        <w:jc w:val="center"/>
        <w:rPr>
          <w:ins w:id="12869" w:author="The Si Tran" w:date="2012-12-11T06:20:00Z"/>
          <w:rFonts w:ascii="Times New Roman" w:hAnsi="Times New Roman"/>
          <w:sz w:val="26"/>
          <w:szCs w:val="26"/>
          <w:rPrChange w:id="12870" w:author="The Si Tran" w:date="2012-12-11T06:24:00Z">
            <w:rPr>
              <w:ins w:id="12871" w:author="The Si Tran" w:date="2012-12-11T06:20:00Z"/>
            </w:rPr>
          </w:rPrChange>
        </w:rPr>
      </w:pPr>
    </w:p>
    <w:p w14:paraId="6527B548" w14:textId="2C08F177" w:rsidR="00AD549B" w:rsidRPr="00124FB8" w:rsidRDefault="00667F2E">
      <w:pPr>
        <w:pStyle w:val="ListParagraph"/>
        <w:numPr>
          <w:ilvl w:val="0"/>
          <w:numId w:val="36"/>
        </w:numPr>
        <w:rPr>
          <w:ins w:id="12872" w:author="The Si Tran" w:date="2012-12-11T06:20:00Z"/>
          <w:rFonts w:ascii="Times New Roman" w:hAnsi="Times New Roman"/>
          <w:sz w:val="26"/>
          <w:szCs w:val="26"/>
          <w:rPrChange w:id="12873" w:author="The Si Tran" w:date="2012-12-11T07:40:00Z">
            <w:rPr>
              <w:ins w:id="12874" w:author="The Si Tran" w:date="2012-12-11T06:20:00Z"/>
            </w:rPr>
          </w:rPrChange>
        </w:rPr>
        <w:pPrChange w:id="12875" w:author="The Si Tran" w:date="2012-12-11T07:47:00Z">
          <w:pPr>
            <w:pStyle w:val="ListParagraph"/>
          </w:pPr>
        </w:pPrChange>
      </w:pPr>
      <w:ins w:id="12876" w:author="The Si Tran" w:date="2012-12-11T06:20:00Z">
        <w:r w:rsidRPr="00AD549B">
          <w:rPr>
            <w:rFonts w:ascii="Times New Roman" w:hAnsi="Times New Roman"/>
            <w:sz w:val="26"/>
            <w:szCs w:val="26"/>
            <w:rPrChange w:id="12877" w:author="The Si Tran" w:date="2012-12-11T07:40:00Z">
              <w:rPr/>
            </w:rPrChange>
          </w:rPr>
          <w:lastRenderedPageBreak/>
          <w:t>Kết quả của quá trình huấn luyện</w:t>
        </w:r>
      </w:ins>
    </w:p>
    <w:p w14:paraId="3F628AE9" w14:textId="5838E06F" w:rsidR="00667F2E" w:rsidRPr="001B545C" w:rsidRDefault="003D6C9F" w:rsidP="00C270D8">
      <w:pPr>
        <w:pStyle w:val="Canhgiua"/>
        <w:rPr>
          <w:ins w:id="12878" w:author="The Si Tran" w:date="2012-12-11T06:20:00Z"/>
        </w:rPr>
      </w:pPr>
      <w:r>
        <w:rPr>
          <w:noProof/>
        </w:rPr>
        <w:drawing>
          <wp:inline distT="0" distB="0" distL="0" distR="0" wp14:anchorId="1906E3CF" wp14:editId="5EF5B169">
            <wp:extent cx="5829300" cy="3767048"/>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832989" cy="3769432"/>
                    </a:xfrm>
                    <a:prstGeom prst="rect">
                      <a:avLst/>
                    </a:prstGeom>
                  </pic:spPr>
                </pic:pic>
              </a:graphicData>
            </a:graphic>
          </wp:inline>
        </w:drawing>
      </w:r>
    </w:p>
    <w:p w14:paraId="4277DADF" w14:textId="58644DD5" w:rsidR="00667F2E" w:rsidRPr="00C270D8" w:rsidRDefault="000D2FCB">
      <w:pPr>
        <w:pStyle w:val="ListParagraph"/>
        <w:jc w:val="center"/>
        <w:rPr>
          <w:ins w:id="12879" w:author="The Si Tran" w:date="2012-12-11T06:20:00Z"/>
          <w:rFonts w:ascii="Times New Roman" w:hAnsi="Times New Roman"/>
          <w:sz w:val="26"/>
          <w:szCs w:val="26"/>
          <w:rPrChange w:id="12880" w:author="The Si Tran" w:date="2012-12-11T06:24:00Z">
            <w:rPr>
              <w:ins w:id="12881" w:author="The Si Tran" w:date="2012-12-11T06:20:00Z"/>
            </w:rPr>
          </w:rPrChange>
        </w:rPr>
        <w:pPrChange w:id="12882" w:author="The Si Tran" w:date="2012-12-11T07:41:00Z">
          <w:pPr>
            <w:pStyle w:val="ListParagraph"/>
          </w:pPr>
        </w:pPrChange>
      </w:pPr>
      <w:r>
        <w:rPr>
          <w:rFonts w:ascii="Times New Roman" w:hAnsi="Times New Roman"/>
          <w:sz w:val="26"/>
          <w:szCs w:val="26"/>
        </w:rPr>
        <w:t>Hình C.15</w:t>
      </w:r>
      <w:r w:rsidR="00124FB8" w:rsidRPr="00C270D8">
        <w:rPr>
          <w:rFonts w:ascii="Times New Roman" w:hAnsi="Times New Roman"/>
          <w:sz w:val="26"/>
          <w:szCs w:val="26"/>
        </w:rPr>
        <w:t xml:space="preserve">: </w:t>
      </w:r>
      <w:ins w:id="12883" w:author="The Si Tran" w:date="2012-12-11T06:20:00Z">
        <w:r w:rsidR="00667F2E" w:rsidRPr="00C270D8">
          <w:rPr>
            <w:rFonts w:ascii="Times New Roman" w:hAnsi="Times New Roman"/>
            <w:sz w:val="26"/>
            <w:szCs w:val="26"/>
            <w:rPrChange w:id="12884" w:author="The Si Tran" w:date="2012-12-11T06:24:00Z">
              <w:rPr/>
            </w:rPrChange>
          </w:rPr>
          <w:t>Đồ thị MAE theo số epoch huấn luyện.</w:t>
        </w:r>
      </w:ins>
    </w:p>
    <w:p w14:paraId="2903F32F" w14:textId="45C8E812" w:rsidR="00F4420F" w:rsidRPr="00C270D8" w:rsidRDefault="00580A26">
      <w:pPr>
        <w:pStyle w:val="ListParagraph"/>
        <w:numPr>
          <w:ilvl w:val="0"/>
          <w:numId w:val="41"/>
        </w:numPr>
        <w:ind w:left="1080"/>
        <w:rPr>
          <w:ins w:id="12885" w:author="The Si Tran" w:date="2012-12-11T07:48:00Z"/>
          <w:rFonts w:ascii="Times New Roman" w:hAnsi="Times New Roman"/>
          <w:rPrChange w:id="12886" w:author="The Si Tran" w:date="2012-12-11T07:48:00Z">
            <w:rPr>
              <w:ins w:id="12887" w:author="The Si Tran" w:date="2012-12-11T07:48:00Z"/>
              <w:rFonts w:ascii="Times New Roman" w:hAnsi="Times New Roman"/>
              <w:sz w:val="26"/>
              <w:szCs w:val="26"/>
            </w:rPr>
          </w:rPrChange>
        </w:rPr>
        <w:pPrChange w:id="12888" w:author="The Si Tran" w:date="2012-12-11T07:48:00Z">
          <w:pPr>
            <w:pStyle w:val="ListParagraph"/>
          </w:pPr>
        </w:pPrChange>
      </w:pPr>
      <w:ins w:id="12889" w:author="The Si Tran" w:date="2012-12-11T07:47:00Z">
        <w:r>
          <w:rPr>
            <w:rFonts w:ascii="Times New Roman" w:hAnsi="Times New Roman"/>
            <w:sz w:val="26"/>
            <w:szCs w:val="26"/>
          </w:rPr>
          <w:t>Kiểm tra mạng nơron</w:t>
        </w:r>
      </w:ins>
    </w:p>
    <w:p w14:paraId="17950C99" w14:textId="4E429007" w:rsidR="00F4420F" w:rsidRDefault="00C270D8">
      <w:pPr>
        <w:pStyle w:val="Canhgiua"/>
        <w:pPrChange w:id="12890" w:author="The Si Tran" w:date="2012-12-11T07:48:00Z">
          <w:pPr>
            <w:pStyle w:val="ListParagraph"/>
          </w:pPr>
        </w:pPrChange>
      </w:pPr>
      <w:ins w:id="12891" w:author="The Si Tran" w:date="2012-12-11T07:50:00Z">
        <w:r w:rsidRPr="00F4420F">
          <w:rPr>
            <w:noProof/>
            <w:rPrChange w:id="12892" w:author="Unknown">
              <w:rPr>
                <w:noProof/>
              </w:rPr>
            </w:rPrChange>
          </w:rPr>
          <mc:AlternateContent>
            <mc:Choice Requires="wps">
              <w:drawing>
                <wp:anchor distT="0" distB="0" distL="114300" distR="114300" simplePos="0" relativeHeight="251671040" behindDoc="0" locked="0" layoutInCell="1" allowOverlap="1" wp14:anchorId="5564A9BB" wp14:editId="12A3EC0E">
                  <wp:simplePos x="0" y="0"/>
                  <wp:positionH relativeFrom="column">
                    <wp:posOffset>2933065</wp:posOffset>
                  </wp:positionH>
                  <wp:positionV relativeFrom="paragraph">
                    <wp:posOffset>1906905</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70E7AFD" id="Straight Connector 203"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150.15pt" to="25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" strokecolor="red" strokeweight="2.25pt"/>
              </w:pict>
            </mc:Fallback>
          </mc:AlternateContent>
        </w:r>
      </w:ins>
      <w:ins w:id="12893" w:author="The Si Tran" w:date="2012-12-11T07:49:00Z">
        <w:r w:rsidRPr="00F4420F">
          <w:rPr>
            <w:noProof/>
            <w:rPrChange w:id="12894" w:author="Unknown">
              <w:rPr>
                <w:noProof/>
              </w:rPr>
            </w:rPrChange>
          </w:rPr>
          <mc:AlternateContent>
            <mc:Choice Requires="wps">
              <w:drawing>
                <wp:anchor distT="0" distB="0" distL="114300" distR="114300" simplePos="0" relativeHeight="251667968" behindDoc="0" locked="0" layoutInCell="1" allowOverlap="1" wp14:anchorId="6B3D2C26" wp14:editId="35A37F92">
                  <wp:simplePos x="0" y="0"/>
                  <wp:positionH relativeFrom="column">
                    <wp:posOffset>2533650</wp:posOffset>
                  </wp:positionH>
                  <wp:positionV relativeFrom="paragraph">
                    <wp:posOffset>2313305</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34E41" id="Rectangle 199" o:spid="_x0000_s1026" style="position:absolute;margin-left:199.5pt;margin-top:182.15pt;width:56.25pt;height:2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" filled="f" strokecolor="red" strokeweight="2.25pt"/>
              </w:pict>
            </mc:Fallback>
          </mc:AlternateContent>
        </w:r>
        <w:r w:rsidRPr="00F4420F">
          <w:rPr>
            <w:noProof/>
            <w:rPrChange w:id="12895" w:author="Unknown">
              <w:rPr>
                <w:noProof/>
              </w:rPr>
            </w:rPrChange>
          </w:rPr>
          <mc:AlternateContent>
            <mc:Choice Requires="wps">
              <w:drawing>
                <wp:anchor distT="0" distB="0" distL="114300" distR="114300" simplePos="0" relativeHeight="251668992" behindDoc="0" locked="0" layoutInCell="1" allowOverlap="1" wp14:anchorId="7F4701F3" wp14:editId="5C61DD81">
                  <wp:simplePos x="0" y="0"/>
                  <wp:positionH relativeFrom="margin">
                    <wp:posOffset>2612390</wp:posOffset>
                  </wp:positionH>
                  <wp:positionV relativeFrom="paragraph">
                    <wp:posOffset>1413510</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7D482D" w:rsidRDefault="007D482D">
                              <w:pPr>
                                <w:pStyle w:val="EquationIndex"/>
                                <w:pPrChange w:id="12896" w:author="The Si Tran" w:date="2012-12-16T10:42:00Z">
                                  <w:pPr/>
                                </w:pPrChange>
                              </w:pPr>
                              <w:ins w:id="12897" w:author="The Si Tran" w:date="2012-12-11T07:49:00Z">
                                <w:r>
                                  <w:t>Kiểm tra khả nă</w:t>
                                </w:r>
                              </w:ins>
                              <w:ins w:id="12898"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89" type="#_x0000_t202" style="position:absolute;left:0;text-align:left;margin-left:205.7pt;margin-top:111.3pt;width:102pt;height:40.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" fillcolor="white [3201]" strokecolor="red" strokeweight="2.25pt">
                  <v:textbox>
                    <w:txbxContent>
                      <w:p w14:paraId="0A3D67F4" w14:textId="77777777" w:rsidR="007D482D" w:rsidRDefault="007D482D">
                        <w:pPr>
                          <w:pStyle w:val="EquationIndex"/>
                          <w:pPrChange w:id="12899" w:author="The Si Tran" w:date="2012-12-16T10:42:00Z">
                            <w:pPr/>
                          </w:pPrChange>
                        </w:pPr>
                        <w:ins w:id="12900" w:author="The Si Tran" w:date="2012-12-11T07:49:00Z">
                          <w:r>
                            <w:t>Kiểm tra khả nă</w:t>
                          </w:r>
                        </w:ins>
                        <w:ins w:id="12901" w:author="The Si Tran" w:date="2012-12-11T07:50:00Z">
                          <w:r>
                            <w:t>ng dự đoán</w:t>
                          </w:r>
                        </w:ins>
                      </w:p>
                    </w:txbxContent>
                  </v:textbox>
                  <w10:wrap anchorx="margin"/>
                </v:shape>
              </w:pict>
            </mc:Fallback>
          </mc:AlternateContent>
        </w:r>
        <w:r w:rsidRPr="00F4420F">
          <w:rPr>
            <w:noProof/>
            <w:rPrChange w:id="12902" w:author="Unknown">
              <w:rPr>
                <w:noProof/>
              </w:rPr>
            </w:rPrChange>
          </w:rPr>
          <mc:AlternateContent>
            <mc:Choice Requires="wps">
              <w:drawing>
                <wp:anchor distT="0" distB="0" distL="114300" distR="114300" simplePos="0" relativeHeight="251660800" behindDoc="0" locked="0" layoutInCell="1" allowOverlap="1" wp14:anchorId="67237BEB" wp14:editId="317B730F">
                  <wp:simplePos x="0" y="0"/>
                  <wp:positionH relativeFrom="column">
                    <wp:posOffset>1600199</wp:posOffset>
                  </wp:positionH>
                  <wp:positionV relativeFrom="paragraph">
                    <wp:posOffset>1934845</wp:posOffset>
                  </wp:positionV>
                  <wp:extent cx="409575" cy="3632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409575" cy="3632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1ADE293" id="Straight Connector 198"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52.35pt" to="158.2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" strokecolor="red" strokeweight="2.25pt"/>
              </w:pict>
            </mc:Fallback>
          </mc:AlternateContent>
        </w:r>
        <w:r w:rsidRPr="00F4420F">
          <w:rPr>
            <w:noProof/>
            <w:rPrChange w:id="12903" w:author="Unknown">
              <w:rPr>
                <w:noProof/>
              </w:rPr>
            </w:rPrChange>
          </w:rPr>
          <mc:AlternateContent>
            <mc:Choice Requires="wps">
              <w:drawing>
                <wp:anchor distT="0" distB="0" distL="114300" distR="114300" simplePos="0" relativeHeight="251643392" behindDoc="0" locked="0" layoutInCell="1" allowOverlap="1" wp14:anchorId="127629DE" wp14:editId="67F9CE14">
                  <wp:simplePos x="0" y="0"/>
                  <wp:positionH relativeFrom="margin">
                    <wp:posOffset>1334770</wp:posOffset>
                  </wp:positionH>
                  <wp:positionV relativeFrom="paragraph">
                    <wp:posOffset>1407795</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7D482D" w:rsidRDefault="007D482D">
                              <w:pPr>
                                <w:pStyle w:val="EquationIndex"/>
                                <w:pPrChange w:id="12904" w:author="The Si Tran" w:date="2012-12-16T10:42:00Z">
                                  <w:pPr/>
                                </w:pPrChange>
                              </w:pPr>
                              <w:ins w:id="12905" w:author="The Si Tran" w:date="2012-12-11T07:49:00Z">
                                <w:r w:rsidRPr="00DC2B95">
                                  <w:rPr>
                                    <w:rStyle w:val="EquationIndexChar"/>
                                    <w:rPrChange w:id="12906"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0" type="#_x0000_t202" style="position:absolute;left:0;text-align:left;margin-left:105.1pt;margin-top:110.85pt;width:58.7pt;height:39.4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" fillcolor="white [3201]" strokecolor="red" strokeweight="2.25pt">
                  <v:textbox>
                    <w:txbxContent>
                      <w:p w14:paraId="063E4D55" w14:textId="77777777" w:rsidR="007D482D" w:rsidRDefault="007D482D">
                        <w:pPr>
                          <w:pStyle w:val="EquationIndex"/>
                          <w:pPrChange w:id="12907" w:author="The Si Tran" w:date="2012-12-16T10:42:00Z">
                            <w:pPr/>
                          </w:pPrChange>
                        </w:pPr>
                        <w:ins w:id="12908" w:author="The Si Tran" w:date="2012-12-11T07:49:00Z">
                          <w:r w:rsidRPr="00DC2B95">
                            <w:rPr>
                              <w:rStyle w:val="EquationIndexChar"/>
                              <w:rPrChange w:id="12909" w:author="The Si Tran" w:date="2012-12-16T10:42:00Z">
                                <w:rPr/>
                              </w:rPrChange>
                            </w:rPr>
                            <w:t>Kiể</w:t>
                          </w:r>
                          <w:r>
                            <w:t>m tra lỗi</w:t>
                          </w:r>
                        </w:ins>
                      </w:p>
                    </w:txbxContent>
                  </v:textbox>
                  <w10:wrap anchorx="margin"/>
                </v:shape>
              </w:pict>
            </mc:Fallback>
          </mc:AlternateContent>
        </w:r>
        <w:r w:rsidRPr="00F4420F">
          <w:rPr>
            <w:noProof/>
            <w:rPrChange w:id="12910" w:author="Unknown">
              <w:rPr>
                <w:noProof/>
              </w:rPr>
            </w:rPrChange>
          </w:rPr>
          <mc:AlternateContent>
            <mc:Choice Requires="wps">
              <w:drawing>
                <wp:anchor distT="0" distB="0" distL="114300" distR="114300" simplePos="0" relativeHeight="251672064" behindDoc="0" locked="0" layoutInCell="1" allowOverlap="1" wp14:anchorId="1EF64DEE" wp14:editId="7563C7FA">
                  <wp:simplePos x="0" y="0"/>
                  <wp:positionH relativeFrom="column">
                    <wp:posOffset>1733550</wp:posOffset>
                  </wp:positionH>
                  <wp:positionV relativeFrom="paragraph">
                    <wp:posOffset>2292985</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FB7C4" id="Rectangle 196" o:spid="_x0000_s1026" style="position:absolute;margin-left:136.5pt;margin-top:180.55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" filled="f" strokecolor="red" strokeweight="2.25pt"/>
              </w:pict>
            </mc:Fallback>
          </mc:AlternateContent>
        </w:r>
      </w:ins>
      <w:ins w:id="12911" w:author="The Si Tran" w:date="2012-12-11T07:48:00Z">
        <w:r w:rsidR="00F4420F">
          <w:rPr>
            <w:noProof/>
            <w:rPrChange w:id="12912" w:author="Unknown">
              <w:rPr>
                <w:noProof/>
              </w:rPr>
            </w:rPrChange>
          </w:rPr>
          <w:drawing>
            <wp:inline distT="0" distB="0" distL="0" distR="0" wp14:anchorId="44AC1143" wp14:editId="0FFBC58C">
              <wp:extent cx="5943600" cy="3039110"/>
              <wp:effectExtent l="19050" t="19050" r="19050"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039110"/>
                      </a:xfrm>
                      <a:prstGeom prst="rect">
                        <a:avLst/>
                      </a:prstGeom>
                      <a:ln w="6350">
                        <a:solidFill>
                          <a:schemeClr val="bg1">
                            <a:lumMod val="75000"/>
                          </a:schemeClr>
                        </a:solidFill>
                      </a:ln>
                    </pic:spPr>
                  </pic:pic>
                </a:graphicData>
              </a:graphic>
            </wp:inline>
          </w:drawing>
        </w:r>
      </w:ins>
    </w:p>
    <w:p w14:paraId="50296C9A" w14:textId="0A690B65" w:rsidR="00C270D8" w:rsidRPr="00C270D8" w:rsidRDefault="000D2FCB">
      <w:pPr>
        <w:pStyle w:val="ListParagraph"/>
        <w:jc w:val="center"/>
        <w:rPr>
          <w:ins w:id="12913" w:author="The Si Tran" w:date="2012-12-11T06:20:00Z"/>
          <w:rFonts w:ascii="Times New Roman" w:hAnsi="Times New Roman"/>
          <w:sz w:val="26"/>
          <w:szCs w:val="26"/>
          <w:rPrChange w:id="12914" w:author="The Si Tran" w:date="2012-12-11T06:24:00Z">
            <w:rPr>
              <w:ins w:id="12915" w:author="The Si Tran" w:date="2012-12-11T06:20:00Z"/>
            </w:rPr>
          </w:rPrChange>
        </w:rPr>
        <w:pPrChange w:id="12916" w:author="The Si Tran" w:date="2012-12-11T07:41:00Z">
          <w:pPr>
            <w:pStyle w:val="ListParagraph"/>
          </w:pPr>
        </w:pPrChange>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1626236B" w14:textId="77777777" w:rsidR="00C270D8" w:rsidRPr="001B545C" w:rsidRDefault="00C270D8" w:rsidP="00C270D8">
      <w:pPr>
        <w:pStyle w:val="Canhgiua"/>
        <w:rPr>
          <w:ins w:id="12917" w:author="The Si Tran" w:date="2012-12-11T06:20:00Z"/>
        </w:rPr>
      </w:pPr>
    </w:p>
    <w:p w14:paraId="4C10F7BD" w14:textId="0D978EA5" w:rsidR="00667F2E" w:rsidRPr="0090080B" w:rsidRDefault="00667F2E" w:rsidP="00667F2E">
      <w:pPr>
        <w:pStyle w:val="ListParagraph"/>
        <w:numPr>
          <w:ilvl w:val="0"/>
          <w:numId w:val="36"/>
        </w:numPr>
        <w:spacing w:after="160" w:line="259" w:lineRule="auto"/>
        <w:rPr>
          <w:ins w:id="12918" w:author="The Si Tran" w:date="2012-12-11T06:20:00Z"/>
          <w:rFonts w:ascii="Times New Roman" w:hAnsi="Times New Roman"/>
          <w:sz w:val="26"/>
          <w:szCs w:val="26"/>
          <w:rPrChange w:id="12919" w:author="The Si Tran" w:date="2012-12-11T07:48:00Z">
            <w:rPr>
              <w:ins w:id="12920" w:author="The Si Tran" w:date="2012-12-11T06:20:00Z"/>
            </w:rPr>
          </w:rPrChange>
        </w:rPr>
      </w:pPr>
      <w:ins w:id="12921" w:author="The Si Tran" w:date="2012-12-11T06:20:00Z">
        <w:r w:rsidRPr="0090080B">
          <w:rPr>
            <w:rFonts w:ascii="Times New Roman" w:hAnsi="Times New Roman"/>
            <w:sz w:val="26"/>
            <w:szCs w:val="26"/>
            <w:rPrChange w:id="12922" w:author="The Si Tran" w:date="2012-12-11T07:48:00Z">
              <w:rPr/>
            </w:rPrChange>
          </w:rPr>
          <w:lastRenderedPageBreak/>
          <w:t>Kiểm tra tính chính xác của mô hình thông qua các hệ số MSE, MA</w:t>
        </w:r>
      </w:ins>
      <w:r w:rsidR="00124FB8">
        <w:rPr>
          <w:rFonts w:ascii="Times New Roman" w:hAnsi="Times New Roman"/>
          <w:sz w:val="26"/>
          <w:szCs w:val="26"/>
        </w:rPr>
        <w:t>E</w:t>
      </w:r>
      <w:ins w:id="12923" w:author="The Si Tran" w:date="2012-12-11T06:20:00Z">
        <w:r w:rsidRPr="0090080B">
          <w:rPr>
            <w:rFonts w:ascii="Times New Roman" w:hAnsi="Times New Roman"/>
            <w:sz w:val="26"/>
            <w:szCs w:val="26"/>
            <w:rPrChange w:id="12924" w:author="The Si Tran" w:date="2012-12-11T07:48:00Z">
              <w:rPr/>
            </w:rPrChange>
          </w:rPr>
          <w:t>, MAPE</w:t>
        </w:r>
      </w:ins>
    </w:p>
    <w:p w14:paraId="41FCE34E" w14:textId="632774A5" w:rsidR="00667F2E" w:rsidRDefault="003D6C9F" w:rsidP="00C270D8">
      <w:pPr>
        <w:pStyle w:val="Canhgiua"/>
      </w:pPr>
      <w:r>
        <w:rPr>
          <w:noProof/>
        </w:rPr>
        <w:drawing>
          <wp:inline distT="0" distB="0" distL="0" distR="0" wp14:anchorId="7BB2D8E6" wp14:editId="48D64BEC">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rPr>
          <w:ins w:id="12925" w:author="The Si Tran" w:date="2012-12-11T07:51:00Z"/>
        </w:rPr>
      </w:pPr>
      <w:r>
        <w:t>Hình C.17</w:t>
      </w:r>
      <w:r w:rsidR="00C270D8">
        <w:t>: Kết quả kiểm tra lỗi của mô hình mạng nơron</w:t>
      </w:r>
    </w:p>
    <w:p w14:paraId="1DA8F26B" w14:textId="77777777" w:rsidR="00745EDF" w:rsidRPr="00745EDF" w:rsidRDefault="00745EDF" w:rsidP="00745EDF">
      <w:pPr>
        <w:pStyle w:val="ListParagraph"/>
        <w:ind w:left="0"/>
        <w:rPr>
          <w:ins w:id="12926" w:author="The Si Tran" w:date="2012-12-11T06:20:00Z"/>
          <w:rFonts w:ascii="Times New Roman" w:hAnsi="Times New Roman"/>
          <w:sz w:val="26"/>
          <w:szCs w:val="26"/>
          <w:rPrChange w:id="12927" w:author="The Si Tran" w:date="2012-12-11T07:51:00Z">
            <w:rPr>
              <w:ins w:id="12928" w:author="The Si Tran" w:date="2012-12-11T06:20:00Z"/>
            </w:rPr>
          </w:rPrChange>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ins w:id="12929" w:author="The Si Tran" w:date="2012-12-11T06:20:00Z">
        <w:r w:rsidRPr="00745EDF">
          <w:rPr>
            <w:rFonts w:ascii="Times New Roman" w:hAnsi="Times New Roman"/>
            <w:sz w:val="26"/>
            <w:szCs w:val="26"/>
            <w:rPrChange w:id="12930" w:author="The Si Tran" w:date="2012-12-11T07:51:00Z">
              <w:rPr/>
            </w:rPrChange>
          </w:rPr>
          <w:t xml:space="preserve">Dự </w:t>
        </w:r>
      </w:ins>
      <w:r w:rsidR="00286C29">
        <w:rPr>
          <w:rFonts w:ascii="Times New Roman" w:hAnsi="Times New Roman"/>
          <w:sz w:val="26"/>
          <w:szCs w:val="26"/>
        </w:rPr>
        <w:t>báo</w:t>
      </w:r>
      <w:ins w:id="12931" w:author="The Si Tran" w:date="2012-12-11T06:20:00Z">
        <w:r w:rsidRPr="00745EDF">
          <w:rPr>
            <w:rFonts w:ascii="Times New Roman" w:hAnsi="Times New Roman"/>
            <w:sz w:val="26"/>
            <w:szCs w:val="26"/>
            <w:rPrChange w:id="12932" w:author="The Si Tran" w:date="2012-12-11T07:51:00Z">
              <w:rPr/>
            </w:rPrChange>
          </w:rPr>
          <w:t xml:space="preserve"> sử dụng mô hình thông qua nút [Forecast]</w:t>
        </w:r>
      </w:ins>
    </w:p>
    <w:p w14:paraId="4AC835BF" w14:textId="77777777" w:rsidR="00667F2E" w:rsidRPr="00C270D8" w:rsidRDefault="00667F2E" w:rsidP="00C270D8">
      <w:pPr>
        <w:pStyle w:val="ListParagraph"/>
        <w:numPr>
          <w:ilvl w:val="0"/>
          <w:numId w:val="36"/>
        </w:numPr>
        <w:spacing w:after="160" w:line="360" w:lineRule="auto"/>
        <w:rPr>
          <w:ins w:id="12933" w:author="The Si Tran" w:date="2012-12-11T06:20:00Z"/>
          <w:rFonts w:ascii="Times New Roman" w:hAnsi="Times New Roman"/>
          <w:sz w:val="26"/>
          <w:szCs w:val="26"/>
          <w:rPrChange w:id="12934" w:author="The Si Tran" w:date="2012-12-11T07:51:00Z">
            <w:rPr>
              <w:ins w:id="12935" w:author="The Si Tran" w:date="2012-12-11T06:20:00Z"/>
            </w:rPr>
          </w:rPrChange>
        </w:rPr>
      </w:pPr>
      <w:ins w:id="12936" w:author="The Si Tran" w:date="2012-12-11T06:20:00Z">
        <w:r w:rsidRPr="00C270D8">
          <w:rPr>
            <w:rFonts w:ascii="Times New Roman" w:hAnsi="Times New Roman"/>
            <w:sz w:val="26"/>
            <w:szCs w:val="26"/>
            <w:rPrChange w:id="12937" w:author="The Si Tran" w:date="2012-12-11T07:51:00Z">
              <w:rPr/>
            </w:rPrChange>
          </w:rPr>
          <w:t>Chọn số thời đoạn cần dự báo</w:t>
        </w:r>
      </w:ins>
    </w:p>
    <w:p w14:paraId="7DC2B188" w14:textId="77777777" w:rsidR="00667F2E" w:rsidRDefault="00667F2E" w:rsidP="00D305D7">
      <w:pPr>
        <w:pStyle w:val="Canhgiua"/>
      </w:pPr>
      <w:ins w:id="12938" w:author="The Si Tran" w:date="2012-12-11T06:20:00Z">
        <w:r w:rsidRPr="001B545C">
          <w:rPr>
            <w:noProof/>
            <w:rPrChange w:id="12939" w:author="Unknown">
              <w:rPr>
                <w:noProof/>
              </w:rPr>
            </w:rPrChange>
          </w:rPr>
          <w:drawing>
            <wp:inline distT="0" distB="0" distL="0" distR="0" wp14:anchorId="379256B8" wp14:editId="602B8230">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0A6260F" w:rsidR="00422906" w:rsidRPr="001B545C" w:rsidRDefault="000D2FCB" w:rsidP="000D2FCB">
      <w:pPr>
        <w:pStyle w:val="Canhgiua"/>
        <w:spacing w:before="0"/>
        <w:rPr>
          <w:ins w:id="12940" w:author="The Si Tran" w:date="2012-12-11T06:20:00Z"/>
        </w:rPr>
      </w:pPr>
      <w:r>
        <w:t>Hình C.18: Chọn số thời đoạn cần dự báo</w:t>
      </w:r>
    </w:p>
    <w:p w14:paraId="567EAFEF" w14:textId="22D2263C" w:rsidR="00C270D8" w:rsidRPr="000D2FCB" w:rsidRDefault="00667F2E" w:rsidP="00667F2E">
      <w:pPr>
        <w:pStyle w:val="BuletL2"/>
        <w:rPr>
          <w:ins w:id="12941" w:author="The Si Tran" w:date="2012-12-11T06:20:00Z"/>
        </w:rPr>
      </w:pPr>
      <w:ins w:id="12942" w:author="The Si Tran" w:date="2012-12-11T06:20:00Z">
        <w:r w:rsidRPr="001B545C">
          <w:t>Kết quả dự báo:</w:t>
        </w:r>
        <w:bookmarkStart w:id="12943" w:name="_GoBack"/>
        <w:bookmarkEnd w:id="12943"/>
      </w:ins>
    </w:p>
    <w:p w14:paraId="23B796F5" w14:textId="77777777" w:rsidR="00667F2E" w:rsidRDefault="00667F2E" w:rsidP="00C270D8">
      <w:pPr>
        <w:pStyle w:val="Canhgiua"/>
        <w:rPr>
          <w:ins w:id="12944" w:author="The Si Tran" w:date="2012-12-11T07:52:00Z"/>
        </w:rPr>
      </w:pPr>
      <w:ins w:id="12945" w:author="The Si Tran" w:date="2012-12-11T06:20:00Z">
        <w:r w:rsidRPr="001B545C">
          <w:rPr>
            <w:noProof/>
            <w:rPrChange w:id="12946" w:author="Unknown">
              <w:rPr>
                <w:noProof/>
              </w:rPr>
            </w:rPrChange>
          </w:rPr>
          <w:lastRenderedPageBreak/>
          <w:drawing>
            <wp:inline distT="0" distB="0" distL="0" distR="0" wp14:anchorId="4C8A0108" wp14:editId="002E4308">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311A1D0" w:rsidR="00422906" w:rsidRDefault="000D2FCB">
      <w:pPr>
        <w:pStyle w:val="ListParagraph"/>
        <w:ind w:left="0"/>
        <w:jc w:val="center"/>
        <w:rPr>
          <w:ins w:id="12947" w:author="The Si Tran" w:date="2012-12-11T07:53:00Z"/>
          <w:rFonts w:ascii="Times New Roman" w:hAnsi="Times New Roman"/>
          <w:sz w:val="26"/>
          <w:szCs w:val="26"/>
        </w:rPr>
        <w:pPrChange w:id="12948" w:author="The Si Tran" w:date="2012-12-11T07:52:00Z">
          <w:pPr>
            <w:pStyle w:val="ListParagraph"/>
            <w:ind w:left="0"/>
          </w:pPr>
        </w:pPrChange>
      </w:pPr>
      <w:r>
        <w:rPr>
          <w:rFonts w:ascii="Times New Roman" w:hAnsi="Times New Roman"/>
          <w:sz w:val="26"/>
          <w:szCs w:val="26"/>
        </w:rPr>
        <w:t xml:space="preserve">Hình C.19: </w:t>
      </w:r>
      <w:ins w:id="12949" w:author="The Si Tran" w:date="2012-12-11T07:52:00Z">
        <w:r w:rsidR="00422906" w:rsidRPr="00422906">
          <w:rPr>
            <w:rFonts w:ascii="Times New Roman" w:hAnsi="Times New Roman"/>
            <w:sz w:val="26"/>
            <w:szCs w:val="26"/>
            <w:rPrChange w:id="12950"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951" w:author="The Si Tran" w:date="2012-12-11T06:20:00Z"/>
          <w:rFonts w:ascii="Times New Roman" w:hAnsi="Times New Roman"/>
          <w:sz w:val="26"/>
          <w:szCs w:val="26"/>
          <w:rPrChange w:id="12952" w:author="The Si Tran" w:date="2012-12-11T07:53:00Z">
            <w:rPr>
              <w:ins w:id="12953" w:author="The Si Tran" w:date="2012-12-11T06:20:00Z"/>
            </w:rPr>
          </w:rPrChange>
        </w:rPr>
        <w:pPrChange w:id="12954"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955" w:author="The Si Tran" w:date="2012-12-11T06:20:00Z"/>
          <w:rFonts w:ascii="Times New Roman" w:hAnsi="Times New Roman"/>
          <w:sz w:val="26"/>
          <w:szCs w:val="26"/>
          <w:rPrChange w:id="12956" w:author="The Si Tran" w:date="2012-12-11T07:53:00Z">
            <w:rPr>
              <w:ins w:id="12957" w:author="The Si Tran" w:date="2012-12-11T06:20:00Z"/>
            </w:rPr>
          </w:rPrChange>
        </w:rPr>
      </w:pPr>
      <w:ins w:id="12958" w:author="The Si Tran" w:date="2012-12-11T06:20:00Z">
        <w:r w:rsidRPr="00422906">
          <w:rPr>
            <w:rFonts w:ascii="Times New Roman" w:hAnsi="Times New Roman"/>
            <w:sz w:val="26"/>
            <w:szCs w:val="26"/>
            <w:rPrChange w:id="12959"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960" w:author="The Si Tran" w:date="2012-12-11T06:20:00Z"/>
          <w:rFonts w:ascii="Times New Roman" w:hAnsi="Times New Roman"/>
          <w:sz w:val="26"/>
          <w:szCs w:val="26"/>
          <w:rPrChange w:id="12961" w:author="The Si Tran" w:date="2012-12-11T07:53:00Z">
            <w:rPr>
              <w:ins w:id="12962" w:author="The Si Tran" w:date="2012-12-11T06:20:00Z"/>
            </w:rPr>
          </w:rPrChange>
        </w:rPr>
      </w:pPr>
      <w:ins w:id="12963" w:author="The Si Tran" w:date="2012-12-11T06:20:00Z">
        <w:r w:rsidRPr="00422906">
          <w:rPr>
            <w:rFonts w:ascii="Times New Roman" w:hAnsi="Times New Roman"/>
            <w:sz w:val="26"/>
            <w:szCs w:val="26"/>
            <w:rPrChange w:id="12964"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965" w:author="The Si Tran" w:date="2012-12-11T07:54:00Z"/>
        </w:rPr>
        <w:pPrChange w:id="12966" w:author="The Si Tran" w:date="2012-12-11T07:54:00Z">
          <w:pPr>
            <w:pStyle w:val="ListParagraph"/>
          </w:pPr>
        </w:pPrChange>
      </w:pPr>
      <w:ins w:id="12967" w:author="The Si Tran" w:date="2012-12-11T07:53:00Z">
        <w:r>
          <w:t>Dự báo</w:t>
        </w:r>
      </w:ins>
    </w:p>
    <w:p w14:paraId="3216EB82" w14:textId="77777777" w:rsidR="004833CB" w:rsidRPr="00097101" w:rsidRDefault="004833CB">
      <w:pPr>
        <w:pStyle w:val="BuletL1"/>
        <w:rPr>
          <w:ins w:id="12968" w:author="The Si Tran" w:date="2012-12-11T06:20:00Z"/>
        </w:rPr>
        <w:pPrChange w:id="12969" w:author="The Si Tran" w:date="2012-12-11T07:54:00Z">
          <w:pPr>
            <w:pStyle w:val="ListParagraph"/>
          </w:pPr>
        </w:pPrChange>
      </w:pPr>
      <w:ins w:id="12970" w:author="The Si Tran" w:date="2012-12-11T07:54:00Z">
        <w:r>
          <w:t>Kiểm tra mô hình kết hợp</w:t>
        </w:r>
      </w:ins>
    </w:p>
    <w:p w14:paraId="3455B1D2" w14:textId="77777777" w:rsidR="00667F2E" w:rsidRPr="004833CB" w:rsidRDefault="00667F2E" w:rsidP="000D2FCB">
      <w:pPr>
        <w:rPr>
          <w:ins w:id="12971" w:author="The Si Tran" w:date="2012-12-11T06:20:00Z"/>
        </w:rPr>
      </w:pPr>
      <w:ins w:id="12972" w:author="The Si Tran" w:date="2012-12-11T06:20:00Z">
        <w:r w:rsidRPr="004833CB">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0D2FCB">
      <w:pPr>
        <w:pStyle w:val="Canhgiua"/>
        <w:rPr>
          <w:ins w:id="12973" w:author="The Si Tran" w:date="2012-12-11T07:59:00Z"/>
        </w:rPr>
      </w:pPr>
      <w:ins w:id="12974" w:author="The Si Tran" w:date="2012-12-11T06:20:00Z">
        <w:r w:rsidRPr="001B545C">
          <w:rPr>
            <w:noProof/>
            <w:rPrChange w:id="12975" w:author="Unknown">
              <w:rPr>
                <w:noProof/>
              </w:rPr>
            </w:rPrChange>
          </w:rPr>
          <w:lastRenderedPageBreak/>
          <mc:AlternateContent>
            <mc:Choice Requires="wps">
              <w:drawing>
                <wp:anchor distT="0" distB="0" distL="114300" distR="114300" simplePos="0" relativeHeight="251641344" behindDoc="0" locked="0" layoutInCell="1" allowOverlap="1" wp14:anchorId="419359FF" wp14:editId="09CE4A59">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7D482D" w:rsidRDefault="007D482D" w:rsidP="00C270D8">
                              <w:pPr>
                                <w:ind w:firstLine="0"/>
                                <w:jc w:val="left"/>
                              </w:pPr>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1" type="#_x0000_t202" style="position:absolute;left:0;text-align:left;margin-left:116.25pt;margin-top:90pt;width:117pt;height:36.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7D482D" w:rsidRDefault="007D482D" w:rsidP="00C270D8">
                        <w:pPr>
                          <w:ind w:firstLine="0"/>
                          <w:jc w:val="left"/>
                        </w:pPr>
                        <w:r>
                          <w:t>Kiểm tra mô hình</w:t>
                        </w:r>
                      </w:p>
                    </w:txbxContent>
                  </v:textbox>
                </v:shape>
              </w:pict>
            </mc:Fallback>
          </mc:AlternateContent>
        </w:r>
        <w:r w:rsidRPr="001B545C">
          <w:rPr>
            <w:noProof/>
            <w:rPrChange w:id="12976" w:author="Unknown">
              <w:rPr>
                <w:noProof/>
              </w:rPr>
            </w:rPrChange>
          </w:rPr>
          <mc:AlternateContent>
            <mc:Choice Requires="wps">
              <w:drawing>
                <wp:anchor distT="0" distB="0" distL="114300" distR="114300" simplePos="0" relativeHeight="251640320" behindDoc="0" locked="0" layoutInCell="1" allowOverlap="1" wp14:anchorId="3B978055" wp14:editId="4A06F3E7">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7D482D" w:rsidRDefault="007D482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2" type="#_x0000_t47" style="position:absolute;left:0;text-align:left;margin-left:217.5pt;margin-top:39.75pt;width:60pt;height:20.2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7D482D" w:rsidRDefault="007D482D" w:rsidP="00667F2E">
                        <w:pPr>
                          <w:jc w:val="center"/>
                        </w:pPr>
                      </w:p>
                    </w:txbxContent>
                  </v:textbox>
                  <o:callout v:ext="edit" minusy="t"/>
                </v:shape>
              </w:pict>
            </mc:Fallback>
          </mc:AlternateContent>
        </w:r>
        <w:r w:rsidR="00667F2E" w:rsidRPr="001B545C">
          <w:rPr>
            <w:noProof/>
            <w:rPrChange w:id="12977" w:author="Unknown">
              <w:rPr>
                <w:noProof/>
              </w:rPr>
            </w:rPrChange>
          </w:rPr>
          <w:drawing>
            <wp:inline distT="0" distB="0" distL="0" distR="0" wp14:anchorId="6184D586" wp14:editId="07C7B649">
              <wp:extent cx="5715000" cy="306705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715000" cy="3067050"/>
                      </a:xfrm>
                      <a:prstGeom prst="rect">
                        <a:avLst/>
                      </a:prstGeom>
                      <a:ln w="6350">
                        <a:solidFill>
                          <a:schemeClr val="bg1">
                            <a:lumMod val="75000"/>
                          </a:schemeClr>
                        </a:solidFill>
                      </a:ln>
                    </pic:spPr>
                  </pic:pic>
                </a:graphicData>
              </a:graphic>
            </wp:inline>
          </w:drawing>
        </w:r>
      </w:ins>
    </w:p>
    <w:p w14:paraId="7E96AAC7" w14:textId="3FFAB43B" w:rsidR="000D2FCB" w:rsidRDefault="000D2FCB">
      <w:pPr>
        <w:pStyle w:val="ListParagraph"/>
        <w:ind w:left="0"/>
        <w:jc w:val="center"/>
        <w:rPr>
          <w:ins w:id="12978" w:author="The Si Tran" w:date="2012-12-11T07:53:00Z"/>
          <w:rFonts w:ascii="Times New Roman" w:hAnsi="Times New Roman"/>
          <w:sz w:val="26"/>
          <w:szCs w:val="26"/>
        </w:rPr>
        <w:pPrChange w:id="12979" w:author="The Si Tran" w:date="2012-12-11T07:52:00Z">
          <w:pPr>
            <w:pStyle w:val="ListParagraph"/>
            <w:ind w:left="0"/>
          </w:pPr>
        </w:pPrChange>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ins w:id="12980" w:author="The Si Tran" w:date="2012-12-11T07:59:00Z"/>
          <w:rFonts w:ascii="Times New Roman" w:hAnsi="Times New Roman"/>
        </w:rPr>
      </w:pPr>
    </w:p>
    <w:p w14:paraId="2398A1DA" w14:textId="77777777" w:rsidR="00BF62DE" w:rsidRDefault="00BF62DE" w:rsidP="00BF62DE">
      <w:pPr>
        <w:pStyle w:val="ListParagraph"/>
        <w:ind w:left="0"/>
        <w:rPr>
          <w:ins w:id="12981" w:author="The Si Tran" w:date="2012-12-11T07:59:00Z"/>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13A8BCC1">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762625" cy="3733800"/>
                    </a:xfrm>
                    <a:prstGeom prst="rect">
                      <a:avLst/>
                    </a:prstGeom>
                  </pic:spPr>
                </pic:pic>
              </a:graphicData>
            </a:graphic>
          </wp:inline>
        </w:drawing>
      </w:r>
    </w:p>
    <w:p w14:paraId="06C00CED" w14:textId="185364B6" w:rsidR="000D2FCB" w:rsidRDefault="0019217E">
      <w:pPr>
        <w:pStyle w:val="ListParagraph"/>
        <w:ind w:left="0"/>
        <w:jc w:val="center"/>
        <w:rPr>
          <w:ins w:id="12982" w:author="The Si Tran" w:date="2012-12-11T07:53:00Z"/>
          <w:rFonts w:ascii="Times New Roman" w:hAnsi="Times New Roman"/>
          <w:sz w:val="26"/>
          <w:szCs w:val="26"/>
        </w:rPr>
        <w:pPrChange w:id="12983" w:author="The Si Tran" w:date="2012-12-11T07:52:00Z">
          <w:pPr>
            <w:pStyle w:val="ListParagraph"/>
            <w:ind w:left="0"/>
          </w:pPr>
        </w:pPrChange>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1B545C" w:rsidRDefault="00BF62DE" w:rsidP="00667F2E">
      <w:pPr>
        <w:pStyle w:val="ListParagraph"/>
        <w:ind w:left="1080"/>
        <w:rPr>
          <w:ins w:id="12984" w:author="The Si Tran" w:date="2012-12-11T06:20:00Z"/>
          <w:rFonts w:ascii="Times New Roman" w:hAnsi="Times New Roman"/>
          <w:rPrChange w:id="12985" w:author="The Si Tran" w:date="2012-12-11T06:24:00Z">
            <w:rPr>
              <w:ins w:id="12986" w:author="The Si Tran" w:date="2012-12-11T06:20:00Z"/>
            </w:rPr>
          </w:rPrChange>
        </w:rPr>
      </w:pPr>
    </w:p>
    <w:p w14:paraId="13CB8E97" w14:textId="77777777" w:rsidR="00667F2E" w:rsidRPr="00BF62DE" w:rsidRDefault="00667F2E">
      <w:pPr>
        <w:pStyle w:val="BuletL1"/>
        <w:rPr>
          <w:ins w:id="12987" w:author="The Si Tran" w:date="2012-12-11T07:55:00Z"/>
          <w:rPrChange w:id="12988" w:author="The Si Tran" w:date="2012-12-11T07:56:00Z">
            <w:rPr>
              <w:ins w:id="12989" w:author="The Si Tran" w:date="2012-12-11T07:55:00Z"/>
              <w:rFonts w:ascii="Times New Roman" w:hAnsi="Times New Roman"/>
            </w:rPr>
          </w:rPrChange>
        </w:rPr>
        <w:pPrChange w:id="12990" w:author="The Si Tran" w:date="2012-12-11T07:56:00Z">
          <w:pPr>
            <w:pStyle w:val="ListParagraph"/>
            <w:numPr>
              <w:numId w:val="38"/>
            </w:numPr>
            <w:spacing w:after="160" w:line="259" w:lineRule="auto"/>
            <w:ind w:left="1080" w:hanging="360"/>
          </w:pPr>
        </w:pPrChange>
      </w:pPr>
      <w:ins w:id="12991" w:author="The Si Tran" w:date="2012-12-11T06:20:00Z">
        <w:r w:rsidRPr="00BF62DE">
          <w:rPr>
            <w:rPrChange w:id="12992"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993" w:author="The Si Tran" w:date="2012-12-11T06:20:00Z"/>
          <w:rFonts w:ascii="Times New Roman" w:hAnsi="Times New Roman"/>
          <w:rPrChange w:id="12994" w:author="The Si Tran" w:date="2012-12-11T06:24:00Z">
            <w:rPr>
              <w:ins w:id="12995" w:author="The Si Tran" w:date="2012-12-11T06:20:00Z"/>
            </w:rPr>
          </w:rPrChange>
        </w:rPr>
        <w:pPrChange w:id="12996" w:author="The Si Tran" w:date="2012-12-11T07:55:00Z">
          <w:pPr>
            <w:pStyle w:val="ListParagraph"/>
            <w:numPr>
              <w:numId w:val="38"/>
            </w:numPr>
            <w:spacing w:after="160" w:line="259" w:lineRule="auto"/>
            <w:ind w:left="1080" w:hanging="360"/>
          </w:pPr>
        </w:pPrChange>
      </w:pPr>
    </w:p>
    <w:p w14:paraId="7CB03249" w14:textId="6D07A893" w:rsidR="00667F2E" w:rsidRPr="001B545C" w:rsidRDefault="008312D0" w:rsidP="00D305D7">
      <w:pPr>
        <w:pStyle w:val="Canhgiua"/>
        <w:rPr>
          <w:ins w:id="12997" w:author="The Si Tran" w:date="2012-12-11T06:20:00Z"/>
        </w:rPr>
      </w:pPr>
      <w:ins w:id="12998" w:author="The Si Tran" w:date="2012-12-11T06:20:00Z">
        <w:r w:rsidRPr="001B545C">
          <w:rPr>
            <w:noProof/>
            <w:rPrChange w:id="12999" w:author="Unknown">
              <w:rPr>
                <w:noProof/>
              </w:rPr>
            </w:rPrChange>
          </w:rPr>
          <w:lastRenderedPageBreak/>
          <mc:AlternateContent>
            <mc:Choice Requires="wps">
              <w:drawing>
                <wp:anchor distT="0" distB="0" distL="114300" distR="114300" simplePos="0" relativeHeight="251637248" behindDoc="0" locked="0" layoutInCell="1" allowOverlap="1" wp14:anchorId="3F6F5102" wp14:editId="4B5DEE5C">
                  <wp:simplePos x="0" y="0"/>
                  <wp:positionH relativeFrom="column">
                    <wp:posOffset>5000625</wp:posOffset>
                  </wp:positionH>
                  <wp:positionV relativeFrom="paragraph">
                    <wp:posOffset>1771015</wp:posOffset>
                  </wp:positionV>
                  <wp:extent cx="285750" cy="781050"/>
                  <wp:effectExtent l="19050" t="19050" r="19050" b="1905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05C5C" id="Straight Arrow Connector 127" o:spid="_x0000_s1026" type="#_x0000_t32" style="position:absolute;margin-left:393.75pt;margin-top:139.45pt;width:22.5pt;height:61.5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" strokecolor="red" strokeweight="2.25pt"/>
              </w:pict>
            </mc:Fallback>
          </mc:AlternateContent>
        </w:r>
        <w:r w:rsidRPr="001B545C">
          <w:rPr>
            <w:rFonts w:eastAsiaTheme="minorHAnsi"/>
            <w:noProof/>
            <w:rPrChange w:id="13000" w:author="Unknown">
              <w:rPr>
                <w:noProof/>
              </w:rPr>
            </w:rPrChange>
          </w:rPr>
          <mc:AlternateContent>
            <mc:Choice Requires="wps">
              <w:drawing>
                <wp:anchor distT="0" distB="0" distL="114300" distR="114300" simplePos="0" relativeHeight="251638272" behindDoc="0" locked="0" layoutInCell="1" allowOverlap="1" wp14:anchorId="7BE96E7A" wp14:editId="6D8E2CBD">
                  <wp:simplePos x="0" y="0"/>
                  <wp:positionH relativeFrom="margin">
                    <wp:posOffset>3705225</wp:posOffset>
                  </wp:positionH>
                  <wp:positionV relativeFrom="paragraph">
                    <wp:posOffset>2572385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7D482D" w:rsidRDefault="007D482D"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3" type="#_x0000_t202" style="position:absolute;left:0;text-align:left;margin-left:291.75pt;margin-top:202.55pt;width:149.25pt;height:33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g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" fillcolor="white [3201]" strokecolor="red" strokeweight="2pt">
                  <v:textbox>
                    <w:txbxContent>
                      <w:p w14:paraId="0D1FB836" w14:textId="77777777" w:rsidR="007D482D" w:rsidRDefault="007D482D" w:rsidP="003D6C9F">
                        <w:pPr>
                          <w:ind w:firstLine="0"/>
                        </w:pPr>
                        <w:r>
                          <w:t>Các giá trị dự đoán</w:t>
                        </w:r>
                      </w:p>
                    </w:txbxContent>
                  </v:textbox>
                  <w10:wrap anchorx="margin"/>
                </v:shape>
              </w:pict>
            </mc:Fallback>
          </mc:AlternateContent>
        </w:r>
        <w:r w:rsidRPr="001B545C">
          <w:rPr>
            <w:noProof/>
            <w:rPrChange w:id="13001" w:author="Unknown">
              <w:rPr>
                <w:noProof/>
              </w:rPr>
            </w:rPrChange>
          </w:rPr>
          <mc:AlternateContent>
            <mc:Choice Requires="wps">
              <w:drawing>
                <wp:anchor distT="0" distB="0" distL="114300" distR="114300" simplePos="0" relativeHeight="251631104" behindDoc="0" locked="0" layoutInCell="1" allowOverlap="1" wp14:anchorId="4E62179D" wp14:editId="02574F64">
                  <wp:simplePos x="0" y="0"/>
                  <wp:positionH relativeFrom="column">
                    <wp:posOffset>1085849</wp:posOffset>
                  </wp:positionH>
                  <wp:positionV relativeFrom="paragraph">
                    <wp:posOffset>2266316</wp:posOffset>
                  </wp:positionV>
                  <wp:extent cx="561975" cy="400050"/>
                  <wp:effectExtent l="19050" t="19050" r="28575" b="19050"/>
                  <wp:wrapNone/>
                  <wp:docPr id="128" name="Straight Arrow Connector 128"/>
                  <wp:cNvGraphicFramePr/>
                  <a:graphic xmlns:a="http://schemas.openxmlformats.org/drawingml/2006/main">
                    <a:graphicData uri="http://schemas.microsoft.com/office/word/2010/wordprocessingShape">
                      <wps:wsp>
                        <wps:cNvCnPr/>
                        <wps:spPr>
                          <a:xfrm>
                            <a:off x="0" y="0"/>
                            <a:ext cx="561975" cy="400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DB1AD" id="Straight Arrow Connector 128" o:spid="_x0000_s1026" type="#_x0000_t32" style="position:absolute;margin-left:85.5pt;margin-top:178.45pt;width:44.25pt;height:3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" strokecolor="red" strokeweight="2.25pt"/>
              </w:pict>
            </mc:Fallback>
          </mc:AlternateContent>
        </w:r>
        <w:r w:rsidRPr="001B545C">
          <w:rPr>
            <w:rFonts w:eastAsiaTheme="minorHAnsi"/>
            <w:noProof/>
            <w:rPrChange w:id="13002" w:author="Unknown">
              <w:rPr>
                <w:noProof/>
              </w:rPr>
            </w:rPrChange>
          </w:rPr>
          <mc:AlternateContent>
            <mc:Choice Requires="wps">
              <w:drawing>
                <wp:anchor distT="0" distB="0" distL="114300" distR="114300" simplePos="0" relativeHeight="251634176" behindDoc="0" locked="0" layoutInCell="1" allowOverlap="1" wp14:anchorId="4C4C90C5" wp14:editId="6A8D6533">
                  <wp:simplePos x="0" y="0"/>
                  <wp:positionH relativeFrom="column">
                    <wp:posOffset>638175</wp:posOffset>
                  </wp:positionH>
                  <wp:positionV relativeFrom="paragraph">
                    <wp:posOffset>1858010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7D482D" w:rsidRDefault="007D482D"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4" type="#_x0000_t202" style="position:absolute;left:0;text-align:left;margin-left:50.25pt;margin-top:146.3pt;width:149.25pt;height:29.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" fillcolor="white [3201]" strokecolor="red" strokeweight="2pt">
                  <v:textbox>
                    <w:txbxContent>
                      <w:p w14:paraId="095457D3" w14:textId="77777777" w:rsidR="007D482D" w:rsidRDefault="007D482D" w:rsidP="003D6C9F">
                        <w:pPr>
                          <w:ind w:firstLine="0"/>
                        </w:pPr>
                        <w:r>
                          <w:t>Đồ thị các giá trị dự đoán</w:t>
                        </w:r>
                      </w:p>
                    </w:txbxContent>
                  </v:textbox>
                </v:shape>
              </w:pict>
            </mc:Fallback>
          </mc:AlternateContent>
        </w:r>
        <w:r w:rsidRPr="001B545C">
          <w:rPr>
            <w:noProof/>
            <w:rPrChange w:id="13003" w:author="Unknown">
              <w:rPr>
                <w:noProof/>
              </w:rPr>
            </w:rPrChange>
          </w:rPr>
          <mc:AlternateContent>
            <mc:Choice Requires="wps">
              <w:drawing>
                <wp:anchor distT="0" distB="0" distL="114300" distR="114300" simplePos="0" relativeHeight="251627008" behindDoc="0" locked="0" layoutInCell="1" allowOverlap="1" wp14:anchorId="00D386CF" wp14:editId="4D70465F">
                  <wp:simplePos x="0" y="0"/>
                  <wp:positionH relativeFrom="column">
                    <wp:posOffset>1914525</wp:posOffset>
                  </wp:positionH>
                  <wp:positionV relativeFrom="paragraph">
                    <wp:posOffset>523240</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7D482D" w:rsidRDefault="007D482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5" type="#_x0000_t47" style="position:absolute;left:0;text-align:left;margin-left:150.75pt;margin-top:41.2pt;width:60pt;height:20.2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c65w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" adj="-15570,50700" filled="f" strokecolor="red" strokeweight="2pt">
                  <v:textbox>
                    <w:txbxContent>
                      <w:p w14:paraId="392961F1" w14:textId="77777777" w:rsidR="007D482D" w:rsidRDefault="007D482D" w:rsidP="00667F2E">
                        <w:pPr>
                          <w:jc w:val="center"/>
                        </w:pPr>
                      </w:p>
                    </w:txbxContent>
                  </v:textbox>
                  <o:callout v:ext="edit" minusy="t"/>
                </v:shape>
              </w:pict>
            </mc:Fallback>
          </mc:AlternateContent>
        </w:r>
        <w:r w:rsidR="00BF62DE" w:rsidRPr="001B545C">
          <w:rPr>
            <w:noProof/>
            <w:rPrChange w:id="13004" w:author="Unknown">
              <w:rPr>
                <w:noProof/>
              </w:rPr>
            </w:rPrChange>
          </w:rPr>
          <mc:AlternateContent>
            <mc:Choice Requires="wps">
              <w:drawing>
                <wp:anchor distT="0" distB="0" distL="114300" distR="114300" simplePos="0" relativeHeight="251628032" behindDoc="0" locked="0" layoutInCell="1" allowOverlap="1" wp14:anchorId="3EDEB21A" wp14:editId="4EF4E0A2">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7D482D" w:rsidRDefault="007D482D" w:rsidP="008312D0">
                              <w:pPr>
                                <w:ind w:firstLine="0"/>
                              </w:pPr>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6" type="#_x0000_t202" style="position:absolute;left:0;text-align:left;margin-left:62.25pt;margin-top:89.45pt;width:63.75pt;height:33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29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f9a2yNOUeHeRM&#10;O4Xe8kWFOl8zH+6Yw9ihabBKwi0+UhnUyXQSJWvj/rx3H/GYBmgp2WGMC+p/b5gTlKgfGnMyGYxG&#10;ce7TYTT+OsTBHWuWxxq9qS8NmmeApWV5EiM+qF6UztRP2Djz+CpUTHO8XdDQi5ehXS7YWFzM5wmE&#10;SbcsXOsHy6PrSHPs4sfmiTnbtXrAjNyYfuDZ9FXHt9hoqc18E4ys0jhEoltWuwJgS6R+7TZaXEPH&#10;54R63ruzv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lE9NvZ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7D482D" w:rsidRDefault="007D482D" w:rsidP="008312D0">
                        <w:pPr>
                          <w:ind w:firstLine="0"/>
                        </w:pPr>
                        <w:r>
                          <w:t>Dự đoán</w:t>
                        </w:r>
                      </w:p>
                    </w:txbxContent>
                  </v:textbox>
                </v:shape>
              </w:pict>
            </mc:Fallback>
          </mc:AlternateContent>
        </w:r>
        <w:r w:rsidR="00667F2E" w:rsidRPr="001B545C">
          <w:rPr>
            <w:noProof/>
            <w:rPrChange w:id="13005" w:author="Unknown">
              <w:rPr>
                <w:noProof/>
              </w:rPr>
            </w:rPrChange>
          </w:rPr>
          <w:drawing>
            <wp:inline distT="0" distB="0" distL="0" distR="0" wp14:anchorId="7FB50EBD" wp14:editId="235A7587">
              <wp:extent cx="57150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15000" cy="3354705"/>
                      </a:xfrm>
                      <a:prstGeom prst="rect">
                        <a:avLst/>
                      </a:prstGeom>
                      <a:ln w="6350">
                        <a:solidFill>
                          <a:schemeClr val="bg1">
                            <a:lumMod val="75000"/>
                          </a:schemeClr>
                        </a:solidFill>
                      </a:ln>
                    </pic:spPr>
                  </pic:pic>
                </a:graphicData>
              </a:graphic>
            </wp:inline>
          </w:drawing>
        </w:r>
      </w:ins>
    </w:p>
    <w:p w14:paraId="15310195" w14:textId="3F6FC99A" w:rsidR="008312D0" w:rsidRDefault="008312D0">
      <w:pPr>
        <w:pStyle w:val="ListParagraph"/>
        <w:ind w:left="0"/>
        <w:jc w:val="center"/>
        <w:rPr>
          <w:ins w:id="13006" w:author="The Si Tran" w:date="2012-12-11T07:53:00Z"/>
          <w:rFonts w:ascii="Times New Roman" w:hAnsi="Times New Roman"/>
          <w:sz w:val="26"/>
          <w:szCs w:val="26"/>
        </w:rPr>
        <w:pPrChange w:id="13007" w:author="The Si Tran" w:date="2012-12-11T07:52:00Z">
          <w:pPr>
            <w:pStyle w:val="ListParagraph"/>
            <w:ind w:left="0"/>
          </w:pPr>
        </w:pPrChange>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Pr>
        <w:rPr>
          <w:ins w:id="13008" w:author="The Si Tran" w:date="2012-12-11T06:20:00Z"/>
        </w:rPr>
      </w:pPr>
    </w:p>
    <w:p w14:paraId="48E19DB6" w14:textId="69476DAA" w:rsidR="00667F2E" w:rsidRPr="001B545C" w:rsidRDefault="00667F2E" w:rsidP="00667F2E">
      <w:pPr>
        <w:rPr>
          <w:ins w:id="13009" w:author="The Si Tran" w:date="2012-12-11T06:20:00Z"/>
        </w:rPr>
      </w:pPr>
    </w:p>
    <w:p w14:paraId="126C25BD" w14:textId="77777777" w:rsidR="00667F2E" w:rsidRPr="001B545C" w:rsidRDefault="00667F2E" w:rsidP="00667F2E">
      <w:pPr>
        <w:rPr>
          <w:ins w:id="13010" w:author="The Si Tran" w:date="2012-12-11T06:20:00Z"/>
        </w:rPr>
      </w:pPr>
    </w:p>
    <w:p w14:paraId="59F0763C" w14:textId="77777777" w:rsidR="00667F2E" w:rsidRPr="00C64004" w:rsidRDefault="00667F2E">
      <w:pPr>
        <w:jc w:val="center"/>
        <w:rPr>
          <w:b/>
          <w:rPrChange w:id="13011" w:author="The Si Tran" w:date="2012-12-11T06:18:00Z">
            <w:rPr>
              <w:szCs w:val="26"/>
            </w:rPr>
          </w:rPrChange>
        </w:rPr>
        <w:pPrChange w:id="13012" w:author="The Si Tran" w:date="2012-12-11T06:18:00Z">
          <w:pPr/>
        </w:pPrChange>
      </w:pPr>
    </w:p>
    <w:sectPr w:rsidR="00667F2E" w:rsidRPr="00C64004" w:rsidSect="009933FE">
      <w:footerReference w:type="default" r:id="rId355"/>
      <w:pgSz w:w="11909" w:h="16834" w:code="9"/>
      <w:pgMar w:top="1134" w:right="1134" w:bottom="1134" w:left="1701" w:header="720" w:footer="720" w:gutter="0"/>
      <w:pgNumType w:start="1"/>
      <w:cols w:space="720"/>
      <w:docGrid w:linePitch="360"/>
      <w:sectPrChange w:id="13019" w:author="The Si Tran" w:date="2012-12-14T06:50:00Z">
        <w:sectPr w:rsidR="00667F2E" w:rsidRPr="00C64004" w:rsidSect="009933FE">
          <w:pgSz w:w="12240" w:h="15840" w:code="0"/>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8C510D" w14:textId="77777777" w:rsidR="0068529E" w:rsidRDefault="0068529E" w:rsidP="00AC1CB4">
      <w:pPr>
        <w:spacing w:before="0" w:line="240" w:lineRule="auto"/>
      </w:pPr>
      <w:r>
        <w:separator/>
      </w:r>
    </w:p>
    <w:p w14:paraId="7D0E118C" w14:textId="77777777" w:rsidR="0068529E" w:rsidRDefault="0068529E"/>
  </w:endnote>
  <w:endnote w:type="continuationSeparator" w:id="0">
    <w:p w14:paraId="420E2D53" w14:textId="77777777" w:rsidR="0068529E" w:rsidRDefault="0068529E" w:rsidP="00AC1CB4">
      <w:pPr>
        <w:spacing w:before="0" w:line="240" w:lineRule="auto"/>
      </w:pPr>
      <w:r>
        <w:continuationSeparator/>
      </w:r>
    </w:p>
    <w:p w14:paraId="34ED8F23" w14:textId="77777777" w:rsidR="0068529E" w:rsidRDefault="006852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35" w:author="The Si Tran" w:date="2012-12-12T13:36:00Z"/>
  <w:sdt>
    <w:sdtPr>
      <w:id w:val="-908844875"/>
      <w:docPartObj>
        <w:docPartGallery w:val="Page Numbers (Bottom of Page)"/>
        <w:docPartUnique/>
      </w:docPartObj>
    </w:sdtPr>
    <w:sdtEndPr>
      <w:rPr>
        <w:noProof/>
      </w:rPr>
    </w:sdtEndPr>
    <w:sdtContent>
      <w:customXmlInsRangeEnd w:id="235"/>
      <w:p w14:paraId="17267F96" w14:textId="77777777" w:rsidR="007D482D" w:rsidRDefault="007D482D">
        <w:pPr>
          <w:pStyle w:val="Footer"/>
          <w:jc w:val="center"/>
          <w:rPr>
            <w:ins w:id="236" w:author="The Si Tran" w:date="2012-12-12T13:36:00Z"/>
          </w:rPr>
        </w:pPr>
        <w:ins w:id="237" w:author="The Si Tran" w:date="2012-12-12T13:36:00Z">
          <w:r>
            <w:fldChar w:fldCharType="begin"/>
          </w:r>
          <w:r>
            <w:instrText xml:space="preserve"> PAGE   \* MERGEFORMAT </w:instrText>
          </w:r>
          <w:r>
            <w:fldChar w:fldCharType="separate"/>
          </w:r>
        </w:ins>
        <w:r w:rsidR="00400332">
          <w:rPr>
            <w:noProof/>
          </w:rPr>
          <w:t>81</w:t>
        </w:r>
        <w:ins w:id="238" w:author="The Si Tran" w:date="2012-12-12T13:36:00Z">
          <w:r>
            <w:rPr>
              <w:noProof/>
            </w:rPr>
            <w:fldChar w:fldCharType="end"/>
          </w:r>
        </w:ins>
      </w:p>
      <w:customXmlInsRangeStart w:id="239" w:author="The Si Tran" w:date="2012-12-12T13:36:00Z"/>
    </w:sdtContent>
  </w:sdt>
  <w:customXmlInsRangeEnd w:id="239"/>
  <w:p w14:paraId="3AF94941" w14:textId="77777777" w:rsidR="007D482D" w:rsidRDefault="007D48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7D482D" w:rsidRDefault="007D482D">
    <w:pPr>
      <w:pStyle w:val="Footer"/>
      <w:jc w:val="center"/>
      <w:rPr>
        <w:ins w:id="12325" w:author="The Si Tran" w:date="2012-12-14T06:50:00Z"/>
      </w:rPr>
    </w:pPr>
    <w:ins w:id="12326" w:author="The Si Tran" w:date="2012-12-14T06:50:00Z">
      <w:r>
        <w:t>A.</w:t>
      </w:r>
    </w:ins>
    <w:customXmlInsRangeStart w:id="12327" w:author="The Si Tran" w:date="2012-12-14T06:50:00Z"/>
    <w:sdt>
      <w:sdtPr>
        <w:id w:val="1504550065"/>
        <w:docPartObj>
          <w:docPartGallery w:val="Page Numbers (Bottom of Page)"/>
          <w:docPartUnique/>
        </w:docPartObj>
      </w:sdtPr>
      <w:sdtEndPr>
        <w:rPr>
          <w:noProof/>
        </w:rPr>
      </w:sdtEndPr>
      <w:sdtContent>
        <w:customXmlInsRangeEnd w:id="12327"/>
        <w:ins w:id="12328" w:author="The Si Tran" w:date="2012-12-14T06:50:00Z">
          <w:r>
            <w:fldChar w:fldCharType="begin"/>
          </w:r>
          <w:r>
            <w:instrText xml:space="preserve"> PAGE   \* MERGEFORMAT </w:instrText>
          </w:r>
          <w:r>
            <w:fldChar w:fldCharType="separate"/>
          </w:r>
        </w:ins>
        <w:r w:rsidR="00400332">
          <w:rPr>
            <w:noProof/>
          </w:rPr>
          <w:t>2</w:t>
        </w:r>
        <w:ins w:id="12329" w:author="The Si Tran" w:date="2012-12-14T06:50:00Z">
          <w:r>
            <w:rPr>
              <w:noProof/>
            </w:rPr>
            <w:fldChar w:fldCharType="end"/>
          </w:r>
        </w:ins>
        <w:customXmlInsRangeStart w:id="12330" w:author="The Si Tran" w:date="2012-12-14T06:50:00Z"/>
      </w:sdtContent>
    </w:sdt>
    <w:customXmlInsRangeEnd w:id="12330"/>
  </w:p>
  <w:p w14:paraId="2B5B527C" w14:textId="77777777" w:rsidR="007D482D" w:rsidRDefault="007D482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FEA4F32" w:rsidR="007D482D" w:rsidRDefault="007D482D">
    <w:pPr>
      <w:pStyle w:val="Footer"/>
      <w:jc w:val="center"/>
      <w:rPr>
        <w:ins w:id="12460" w:author="The Si Tran" w:date="2012-12-14T06:50:00Z"/>
      </w:rPr>
    </w:pPr>
    <w:r>
      <w:t>B</w:t>
    </w:r>
    <w:ins w:id="12461" w:author="The Si Tran" w:date="2012-12-14T06:50:00Z">
      <w:r>
        <w:t>.</w:t>
      </w:r>
    </w:ins>
    <w:customXmlInsRangeStart w:id="12462" w:author="The Si Tran" w:date="2012-12-14T06:50:00Z"/>
    <w:sdt>
      <w:sdtPr>
        <w:id w:val="280921923"/>
        <w:docPartObj>
          <w:docPartGallery w:val="Page Numbers (Bottom of Page)"/>
          <w:docPartUnique/>
        </w:docPartObj>
      </w:sdtPr>
      <w:sdtEndPr>
        <w:rPr>
          <w:noProof/>
        </w:rPr>
      </w:sdtEndPr>
      <w:sdtContent>
        <w:customXmlInsRangeEnd w:id="12462"/>
        <w:ins w:id="12463" w:author="The Si Tran" w:date="2012-12-14T06:50:00Z">
          <w:r>
            <w:fldChar w:fldCharType="begin"/>
          </w:r>
          <w:r>
            <w:instrText xml:space="preserve"> PAGE   \* MERGEFORMAT </w:instrText>
          </w:r>
          <w:r>
            <w:fldChar w:fldCharType="separate"/>
          </w:r>
        </w:ins>
        <w:r w:rsidR="00400332">
          <w:rPr>
            <w:noProof/>
          </w:rPr>
          <w:t>1</w:t>
        </w:r>
        <w:ins w:id="12464" w:author="The Si Tran" w:date="2012-12-14T06:50:00Z">
          <w:r>
            <w:rPr>
              <w:noProof/>
            </w:rPr>
            <w:fldChar w:fldCharType="end"/>
          </w:r>
        </w:ins>
        <w:customXmlInsRangeStart w:id="12465" w:author="The Si Tran" w:date="2012-12-14T06:50:00Z"/>
      </w:sdtContent>
    </w:sdt>
    <w:customXmlInsRangeEnd w:id="12465"/>
  </w:p>
  <w:p w14:paraId="656B5744" w14:textId="77777777" w:rsidR="007D482D" w:rsidRDefault="007D482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EE94F" w14:textId="7FF6E51D" w:rsidR="007D482D" w:rsidRDefault="007D482D">
    <w:pPr>
      <w:pStyle w:val="Footer"/>
      <w:jc w:val="center"/>
      <w:rPr>
        <w:ins w:id="13013" w:author="The Si Tran" w:date="2012-12-14T06:50:00Z"/>
      </w:rPr>
    </w:pPr>
    <w:r>
      <w:t>C</w:t>
    </w:r>
    <w:ins w:id="13014" w:author="The Si Tran" w:date="2012-12-14T06:50:00Z">
      <w:r>
        <w:t>.</w:t>
      </w:r>
    </w:ins>
    <w:customXmlInsRangeStart w:id="13015" w:author="The Si Tran" w:date="2012-12-14T06:50:00Z"/>
    <w:sdt>
      <w:sdtPr>
        <w:id w:val="386459245"/>
        <w:docPartObj>
          <w:docPartGallery w:val="Page Numbers (Bottom of Page)"/>
          <w:docPartUnique/>
        </w:docPartObj>
      </w:sdtPr>
      <w:sdtEndPr>
        <w:rPr>
          <w:noProof/>
        </w:rPr>
      </w:sdtEndPr>
      <w:sdtContent>
        <w:customXmlInsRangeEnd w:id="13015"/>
        <w:ins w:id="13016" w:author="The Si Tran" w:date="2012-12-14T06:50:00Z">
          <w:r>
            <w:fldChar w:fldCharType="begin"/>
          </w:r>
          <w:r>
            <w:instrText xml:space="preserve"> PAGE   \* MERGEFORMAT </w:instrText>
          </w:r>
          <w:r>
            <w:fldChar w:fldCharType="separate"/>
          </w:r>
        </w:ins>
        <w:r w:rsidR="00400332">
          <w:rPr>
            <w:noProof/>
          </w:rPr>
          <w:t>13</w:t>
        </w:r>
        <w:ins w:id="13017" w:author="The Si Tran" w:date="2012-12-14T06:50:00Z">
          <w:r>
            <w:rPr>
              <w:noProof/>
            </w:rPr>
            <w:fldChar w:fldCharType="end"/>
          </w:r>
        </w:ins>
        <w:customXmlInsRangeStart w:id="13018" w:author="The Si Tran" w:date="2012-12-14T06:50:00Z"/>
      </w:sdtContent>
    </w:sdt>
    <w:customXmlInsRangeEnd w:id="13018"/>
  </w:p>
  <w:p w14:paraId="31193984" w14:textId="77777777" w:rsidR="007D482D" w:rsidRDefault="007D48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70E0EE" w14:textId="77777777" w:rsidR="0068529E" w:rsidRDefault="0068529E" w:rsidP="00AC1CB4">
      <w:pPr>
        <w:spacing w:before="0" w:line="240" w:lineRule="auto"/>
      </w:pPr>
      <w:r>
        <w:separator/>
      </w:r>
    </w:p>
    <w:p w14:paraId="5E71D1DE" w14:textId="77777777" w:rsidR="0068529E" w:rsidRDefault="0068529E"/>
  </w:footnote>
  <w:footnote w:type="continuationSeparator" w:id="0">
    <w:p w14:paraId="7196E53A" w14:textId="77777777" w:rsidR="0068529E" w:rsidRDefault="0068529E" w:rsidP="00AC1CB4">
      <w:pPr>
        <w:spacing w:before="0" w:line="240" w:lineRule="auto"/>
      </w:pPr>
      <w:r>
        <w:continuationSeparator/>
      </w:r>
    </w:p>
    <w:p w14:paraId="44E4C739" w14:textId="77777777" w:rsidR="0068529E" w:rsidRDefault="0068529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2299"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2299"/>
      <w:p w14:paraId="3F653F36" w14:textId="7F78E79B" w:rsidR="007D482D" w:rsidRDefault="007D482D" w:rsidP="006F2D5D">
        <w:pPr>
          <w:pStyle w:val="Header"/>
          <w:pBdr>
            <w:bottom w:val="thickThinSmallGap" w:sz="24" w:space="2" w:color="auto"/>
          </w:pBdr>
          <w:tabs>
            <w:tab w:val="clear" w:pos="9360"/>
            <w:tab w:val="right" w:pos="9072"/>
          </w:tabs>
          <w:ind w:firstLine="0"/>
          <w:jc w:val="center"/>
          <w:rPr>
            <w:ins w:id="12300" w:author="The Si Tran" w:date="2012-12-14T06:56:00Z"/>
            <w:szCs w:val="26"/>
          </w:rPr>
        </w:pPr>
        <w:r>
          <w:rPr>
            <w:szCs w:val="26"/>
          </w:rPr>
          <w:t>Ứng dụng mạng Nơron nhân tạo vào công tác dự báo dữ liệu chuỗi thời gian</w:t>
        </w:r>
      </w:p>
      <w:customXmlInsRangeStart w:id="12301" w:author="The Si Tran" w:date="2012-12-14T06:56:00Z"/>
    </w:sdtContent>
  </w:sdt>
  <w:customXmlInsRangeEnd w:id="12301"/>
  <w:p w14:paraId="4F445727" w14:textId="0A2B6F9B" w:rsidR="007D482D" w:rsidRPr="000A27E1" w:rsidRDefault="007D48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E17"/>
    <w:rsid w:val="00082976"/>
    <w:rsid w:val="000830F1"/>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2FCB"/>
    <w:rsid w:val="000D6995"/>
    <w:rsid w:val="000E05CE"/>
    <w:rsid w:val="000E1023"/>
    <w:rsid w:val="000E32DC"/>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08FA"/>
    <w:rsid w:val="00261881"/>
    <w:rsid w:val="00263465"/>
    <w:rsid w:val="00266E2E"/>
    <w:rsid w:val="00267538"/>
    <w:rsid w:val="002702C6"/>
    <w:rsid w:val="00271306"/>
    <w:rsid w:val="00271541"/>
    <w:rsid w:val="002728D2"/>
    <w:rsid w:val="00273706"/>
    <w:rsid w:val="00273C7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1D4B"/>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D11"/>
    <w:rsid w:val="003D4E27"/>
    <w:rsid w:val="003D6C9F"/>
    <w:rsid w:val="003E01A2"/>
    <w:rsid w:val="003E4DFC"/>
    <w:rsid w:val="003E4F58"/>
    <w:rsid w:val="003E5C02"/>
    <w:rsid w:val="003E7D6B"/>
    <w:rsid w:val="003F2C8F"/>
    <w:rsid w:val="003F6E52"/>
    <w:rsid w:val="00400332"/>
    <w:rsid w:val="0040359E"/>
    <w:rsid w:val="004174BC"/>
    <w:rsid w:val="004211A5"/>
    <w:rsid w:val="00422906"/>
    <w:rsid w:val="00423CB2"/>
    <w:rsid w:val="004347B6"/>
    <w:rsid w:val="00437040"/>
    <w:rsid w:val="004420B6"/>
    <w:rsid w:val="00442EEE"/>
    <w:rsid w:val="00444FC1"/>
    <w:rsid w:val="00445847"/>
    <w:rsid w:val="00445CC8"/>
    <w:rsid w:val="00446309"/>
    <w:rsid w:val="00447488"/>
    <w:rsid w:val="004505B3"/>
    <w:rsid w:val="0045079D"/>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3C3D"/>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0907"/>
    <w:rsid w:val="0056222E"/>
    <w:rsid w:val="00564351"/>
    <w:rsid w:val="0056499D"/>
    <w:rsid w:val="00565563"/>
    <w:rsid w:val="00567862"/>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761D"/>
    <w:rsid w:val="00604E53"/>
    <w:rsid w:val="006225F4"/>
    <w:rsid w:val="00623073"/>
    <w:rsid w:val="006234D7"/>
    <w:rsid w:val="00623920"/>
    <w:rsid w:val="006267BC"/>
    <w:rsid w:val="006352B3"/>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529E"/>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57E5"/>
    <w:rsid w:val="006F78A0"/>
    <w:rsid w:val="007030D5"/>
    <w:rsid w:val="007038D9"/>
    <w:rsid w:val="00711ADB"/>
    <w:rsid w:val="00714282"/>
    <w:rsid w:val="00716ABB"/>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146"/>
    <w:rsid w:val="007D2B34"/>
    <w:rsid w:val="007D482D"/>
    <w:rsid w:val="007D5A50"/>
    <w:rsid w:val="007E03CC"/>
    <w:rsid w:val="007E3E87"/>
    <w:rsid w:val="007E692E"/>
    <w:rsid w:val="007F2A95"/>
    <w:rsid w:val="007F45A3"/>
    <w:rsid w:val="007F5275"/>
    <w:rsid w:val="007F5C98"/>
    <w:rsid w:val="007F6AD1"/>
    <w:rsid w:val="008002A4"/>
    <w:rsid w:val="00802E77"/>
    <w:rsid w:val="008048B6"/>
    <w:rsid w:val="00804DBE"/>
    <w:rsid w:val="00805B17"/>
    <w:rsid w:val="0080635D"/>
    <w:rsid w:val="00806395"/>
    <w:rsid w:val="00806B7F"/>
    <w:rsid w:val="00810267"/>
    <w:rsid w:val="00810AC4"/>
    <w:rsid w:val="00817C15"/>
    <w:rsid w:val="00821D0F"/>
    <w:rsid w:val="0082455D"/>
    <w:rsid w:val="00826F68"/>
    <w:rsid w:val="00830386"/>
    <w:rsid w:val="008308F4"/>
    <w:rsid w:val="008312D0"/>
    <w:rsid w:val="00831D65"/>
    <w:rsid w:val="00835F6C"/>
    <w:rsid w:val="00843CA1"/>
    <w:rsid w:val="00844617"/>
    <w:rsid w:val="0084788B"/>
    <w:rsid w:val="00851CA5"/>
    <w:rsid w:val="00851F5C"/>
    <w:rsid w:val="0085381C"/>
    <w:rsid w:val="00855061"/>
    <w:rsid w:val="00857243"/>
    <w:rsid w:val="00857BA6"/>
    <w:rsid w:val="008634C2"/>
    <w:rsid w:val="00865EB7"/>
    <w:rsid w:val="0087598C"/>
    <w:rsid w:val="008771FB"/>
    <w:rsid w:val="00885D00"/>
    <w:rsid w:val="0088753F"/>
    <w:rsid w:val="00891415"/>
    <w:rsid w:val="008923C9"/>
    <w:rsid w:val="0089241B"/>
    <w:rsid w:val="008976CA"/>
    <w:rsid w:val="008A1860"/>
    <w:rsid w:val="008A19A3"/>
    <w:rsid w:val="008A2D16"/>
    <w:rsid w:val="008A444D"/>
    <w:rsid w:val="008A5312"/>
    <w:rsid w:val="008A7CC4"/>
    <w:rsid w:val="008B0B04"/>
    <w:rsid w:val="008B254F"/>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37DFB"/>
    <w:rsid w:val="00940531"/>
    <w:rsid w:val="00941638"/>
    <w:rsid w:val="00941798"/>
    <w:rsid w:val="00941CDF"/>
    <w:rsid w:val="009450BA"/>
    <w:rsid w:val="00945B99"/>
    <w:rsid w:val="00945C28"/>
    <w:rsid w:val="009462B6"/>
    <w:rsid w:val="00946BC5"/>
    <w:rsid w:val="00951586"/>
    <w:rsid w:val="00951AF7"/>
    <w:rsid w:val="009523BA"/>
    <w:rsid w:val="009526E2"/>
    <w:rsid w:val="009531AA"/>
    <w:rsid w:val="0095710D"/>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37A"/>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532"/>
    <w:rsid w:val="00A33636"/>
    <w:rsid w:val="00A35187"/>
    <w:rsid w:val="00A35E7F"/>
    <w:rsid w:val="00A364BC"/>
    <w:rsid w:val="00A40DAF"/>
    <w:rsid w:val="00A51995"/>
    <w:rsid w:val="00A51C54"/>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E39"/>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270D8"/>
    <w:rsid w:val="00C31595"/>
    <w:rsid w:val="00C318D3"/>
    <w:rsid w:val="00C409EE"/>
    <w:rsid w:val="00C4155B"/>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B7332"/>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05D7"/>
    <w:rsid w:val="00D33D17"/>
    <w:rsid w:val="00D3413D"/>
    <w:rsid w:val="00D344CA"/>
    <w:rsid w:val="00D358EC"/>
    <w:rsid w:val="00D35DF6"/>
    <w:rsid w:val="00D362B7"/>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32E7"/>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15BB"/>
    <w:rsid w:val="00EF2D1F"/>
    <w:rsid w:val="00EF42A9"/>
    <w:rsid w:val="00EF4DD4"/>
    <w:rsid w:val="00EF4E32"/>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47D20"/>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279A"/>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The Si Tran" w:date="2012-12-16T10:03:00Z">
        <w:pPr>
          <w:spacing w:before="120" w:after="100" w:line="360" w:lineRule="auto"/>
          <w:ind w:firstLine="360"/>
          <w:jc w:val="both"/>
        </w:pPr>
      </w:pPrChange>
    </w:pPr>
    <w:rPr>
      <w:rPrChange w:id="1"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The Si Tran" w:date="2012-12-16T10:26:00Z">
        <w:pPr>
          <w:spacing w:before="120" w:line="360" w:lineRule="auto"/>
          <w:jc w:val="both"/>
        </w:pPr>
      </w:pPrChange>
    </w:pPr>
    <w:rPr>
      <w:rFonts w:eastAsiaTheme="minorEastAsia"/>
      <w:rPrChange w:id="2"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28.bin"/><Relationship Id="rId303" Type="http://schemas.openxmlformats.org/officeDocument/2006/relationships/image" Target="media/image165.wmf"/><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4.bin"/><Relationship Id="rId138" Type="http://schemas.openxmlformats.org/officeDocument/2006/relationships/image" Target="media/image69.png"/><Relationship Id="rId159" Type="http://schemas.openxmlformats.org/officeDocument/2006/relationships/oleObject" Target="embeddings/oleObject71.bin"/><Relationship Id="rId324" Type="http://schemas.openxmlformats.org/officeDocument/2006/relationships/image" Target="media/image173.png"/><Relationship Id="rId345" Type="http://schemas.openxmlformats.org/officeDocument/2006/relationships/image" Target="media/image191.png"/><Relationship Id="rId170" Type="http://schemas.openxmlformats.org/officeDocument/2006/relationships/oleObject" Target="embeddings/oleObject77.bin"/><Relationship Id="rId191" Type="http://schemas.openxmlformats.org/officeDocument/2006/relationships/image" Target="media/image102.png"/><Relationship Id="rId205" Type="http://schemas.openxmlformats.org/officeDocument/2006/relationships/oleObject" Target="embeddings/oleObject89.bin"/><Relationship Id="rId226" Type="http://schemas.openxmlformats.org/officeDocument/2006/relationships/image" Target="media/image125.png"/><Relationship Id="rId247" Type="http://schemas.openxmlformats.org/officeDocument/2006/relationships/oleObject" Target="embeddings/oleObject101.bin"/><Relationship Id="rId107" Type="http://schemas.openxmlformats.org/officeDocument/2006/relationships/oleObject" Target="embeddings/oleObject45.bin"/><Relationship Id="rId268" Type="http://schemas.openxmlformats.org/officeDocument/2006/relationships/image" Target="media/image149.wmf"/><Relationship Id="rId289" Type="http://schemas.openxmlformats.org/officeDocument/2006/relationships/oleObject" Target="embeddings/oleObject122.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6.wmf"/><Relationship Id="rId314" Type="http://schemas.openxmlformats.org/officeDocument/2006/relationships/oleObject" Target="embeddings/oleObject139.bin"/><Relationship Id="rId335" Type="http://schemas.openxmlformats.org/officeDocument/2006/relationships/image" Target="media/image184.png"/><Relationship Id="rId356"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1.wmf"/><Relationship Id="rId181" Type="http://schemas.openxmlformats.org/officeDocument/2006/relationships/image" Target="media/image92.png"/><Relationship Id="rId216" Type="http://schemas.openxmlformats.org/officeDocument/2006/relationships/image" Target="media/image116.png"/><Relationship Id="rId237" Type="http://schemas.openxmlformats.org/officeDocument/2006/relationships/image" Target="media/image133.png"/><Relationship Id="rId258" Type="http://schemas.openxmlformats.org/officeDocument/2006/relationships/image" Target="media/image144.wmf"/><Relationship Id="rId279" Type="http://schemas.openxmlformats.org/officeDocument/2006/relationships/oleObject" Target="embeddings/oleObject117.bin"/><Relationship Id="rId22" Type="http://schemas.openxmlformats.org/officeDocument/2006/relationships/oleObject" Target="embeddings/oleObject6.bin"/><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60.wmf"/><Relationship Id="rId139" Type="http://schemas.openxmlformats.org/officeDocument/2006/relationships/image" Target="media/image70.png"/><Relationship Id="rId290" Type="http://schemas.openxmlformats.org/officeDocument/2006/relationships/image" Target="media/image160.wmf"/><Relationship Id="rId304" Type="http://schemas.openxmlformats.org/officeDocument/2006/relationships/oleObject" Target="embeddings/oleObject131.bin"/><Relationship Id="rId325" Type="http://schemas.openxmlformats.org/officeDocument/2006/relationships/image" Target="media/image174.png"/><Relationship Id="rId346" Type="http://schemas.openxmlformats.org/officeDocument/2006/relationships/image" Target="media/image192.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6.png"/><Relationship Id="rId192" Type="http://schemas.openxmlformats.org/officeDocument/2006/relationships/image" Target="media/image103.wmf"/><Relationship Id="rId206" Type="http://schemas.openxmlformats.org/officeDocument/2006/relationships/image" Target="media/image109.png"/><Relationship Id="rId227" Type="http://schemas.openxmlformats.org/officeDocument/2006/relationships/image" Target="media/image126.png"/><Relationship Id="rId248" Type="http://schemas.openxmlformats.org/officeDocument/2006/relationships/image" Target="media/image139.wmf"/><Relationship Id="rId269" Type="http://schemas.openxmlformats.org/officeDocument/2006/relationships/oleObject" Target="embeddings/oleObject112.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5.wmf"/><Relationship Id="rId129" Type="http://schemas.openxmlformats.org/officeDocument/2006/relationships/image" Target="media/image65.wmf"/><Relationship Id="rId280" Type="http://schemas.openxmlformats.org/officeDocument/2006/relationships/image" Target="media/image155.wmf"/><Relationship Id="rId315" Type="http://schemas.openxmlformats.org/officeDocument/2006/relationships/oleObject" Target="embeddings/oleObject140.bin"/><Relationship Id="rId336" Type="http://schemas.openxmlformats.org/officeDocument/2006/relationships/image" Target="media/image185.png"/><Relationship Id="rId357" Type="http://schemas.microsoft.com/office/2011/relationships/people" Target="people.xml"/><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71.wmf"/><Relationship Id="rId161" Type="http://schemas.openxmlformats.org/officeDocument/2006/relationships/oleObject" Target="embeddings/oleObject72.bin"/><Relationship Id="rId182" Type="http://schemas.openxmlformats.org/officeDocument/2006/relationships/image" Target="media/image93.png"/><Relationship Id="rId217" Type="http://schemas.openxmlformats.org/officeDocument/2006/relationships/image" Target="media/image117.wmf"/><Relationship Id="rId6" Type="http://schemas.openxmlformats.org/officeDocument/2006/relationships/footnotes" Target="footnotes.xml"/><Relationship Id="rId238" Type="http://schemas.openxmlformats.org/officeDocument/2006/relationships/image" Target="media/image134.wmf"/><Relationship Id="rId259" Type="http://schemas.openxmlformats.org/officeDocument/2006/relationships/oleObject" Target="embeddings/oleObject107.bin"/><Relationship Id="rId23" Type="http://schemas.openxmlformats.org/officeDocument/2006/relationships/image" Target="media/image9.wmf"/><Relationship Id="rId119" Type="http://schemas.openxmlformats.org/officeDocument/2006/relationships/oleObject" Target="embeddings/oleObject51.bin"/><Relationship Id="rId270" Type="http://schemas.openxmlformats.org/officeDocument/2006/relationships/image" Target="media/image150.wmf"/><Relationship Id="rId291" Type="http://schemas.openxmlformats.org/officeDocument/2006/relationships/oleObject" Target="embeddings/oleObject123.bin"/><Relationship Id="rId305" Type="http://schemas.openxmlformats.org/officeDocument/2006/relationships/oleObject" Target="embeddings/oleObject132.bin"/><Relationship Id="rId326" Type="http://schemas.openxmlformats.org/officeDocument/2006/relationships/image" Target="media/image175.png"/><Relationship Id="rId347" Type="http://schemas.openxmlformats.org/officeDocument/2006/relationships/image" Target="media/image193.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7.wmf"/><Relationship Id="rId172" Type="http://schemas.openxmlformats.org/officeDocument/2006/relationships/image" Target="media/image87.wmf"/><Relationship Id="rId193" Type="http://schemas.openxmlformats.org/officeDocument/2006/relationships/oleObject" Target="embeddings/oleObject82.bin"/><Relationship Id="rId207" Type="http://schemas.openxmlformats.org/officeDocument/2006/relationships/image" Target="media/image110.png"/><Relationship Id="rId228" Type="http://schemas.openxmlformats.org/officeDocument/2006/relationships/image" Target="media/image127.wmf"/><Relationship Id="rId249" Type="http://schemas.openxmlformats.org/officeDocument/2006/relationships/oleObject" Target="embeddings/oleObject102.bin"/><Relationship Id="rId13" Type="http://schemas.openxmlformats.org/officeDocument/2006/relationships/image" Target="media/image4.wmf"/><Relationship Id="rId109" Type="http://schemas.openxmlformats.org/officeDocument/2006/relationships/oleObject" Target="embeddings/oleObject46.bin"/><Relationship Id="rId260" Type="http://schemas.openxmlformats.org/officeDocument/2006/relationships/image" Target="media/image145.wmf"/><Relationship Id="rId281" Type="http://schemas.openxmlformats.org/officeDocument/2006/relationships/oleObject" Target="embeddings/oleObject118.bin"/><Relationship Id="rId316" Type="http://schemas.openxmlformats.org/officeDocument/2006/relationships/oleObject" Target="embeddings/oleObject141.bin"/><Relationship Id="rId337" Type="http://schemas.openxmlformats.org/officeDocument/2006/relationships/header" Target="header1.xml"/><Relationship Id="rId34" Type="http://schemas.openxmlformats.org/officeDocument/2006/relationships/oleObject" Target="embeddings/oleObject12.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1.wmf"/><Relationship Id="rId141" Type="http://schemas.openxmlformats.org/officeDocument/2006/relationships/oleObject" Target="embeddings/oleObject62.bin"/><Relationship Id="rId358" Type="http://schemas.openxmlformats.org/officeDocument/2006/relationships/theme" Target="theme/theme1.xml"/><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4.png"/><Relationship Id="rId218" Type="http://schemas.openxmlformats.org/officeDocument/2006/relationships/oleObject" Target="embeddings/oleObject93.bin"/><Relationship Id="rId239" Type="http://schemas.openxmlformats.org/officeDocument/2006/relationships/oleObject" Target="embeddings/oleObject97.bin"/><Relationship Id="rId250" Type="http://schemas.openxmlformats.org/officeDocument/2006/relationships/image" Target="media/image140.wmf"/><Relationship Id="rId271" Type="http://schemas.openxmlformats.org/officeDocument/2006/relationships/oleObject" Target="embeddings/oleObject113.bin"/><Relationship Id="rId292" Type="http://schemas.openxmlformats.org/officeDocument/2006/relationships/image" Target="media/image161.wmf"/><Relationship Id="rId306" Type="http://schemas.openxmlformats.org/officeDocument/2006/relationships/oleObject" Target="embeddings/oleObject133.bin"/><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6.wmf"/><Relationship Id="rId131" Type="http://schemas.openxmlformats.org/officeDocument/2006/relationships/image" Target="media/image66.wmf"/><Relationship Id="rId327" Type="http://schemas.openxmlformats.org/officeDocument/2006/relationships/image" Target="media/image176.png"/><Relationship Id="rId348" Type="http://schemas.openxmlformats.org/officeDocument/2006/relationships/image" Target="media/image194.png"/><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104.wmf"/><Relationship Id="rId208" Type="http://schemas.openxmlformats.org/officeDocument/2006/relationships/image" Target="media/image111.wmf"/><Relationship Id="rId229" Type="http://schemas.openxmlformats.org/officeDocument/2006/relationships/oleObject" Target="embeddings/oleObject94.bin"/><Relationship Id="rId240" Type="http://schemas.openxmlformats.org/officeDocument/2006/relationships/image" Target="media/image135.wmf"/><Relationship Id="rId261" Type="http://schemas.openxmlformats.org/officeDocument/2006/relationships/oleObject" Target="embeddings/oleObject108.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image" Target="media/image156.wmf"/><Relationship Id="rId317" Type="http://schemas.openxmlformats.org/officeDocument/2006/relationships/oleObject" Target="embeddings/oleObject142.bin"/><Relationship Id="rId338" Type="http://schemas.openxmlformats.org/officeDocument/2006/relationships/footer" Target="footer2.xml"/><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image" Target="media/image82.wmf"/><Relationship Id="rId184" Type="http://schemas.openxmlformats.org/officeDocument/2006/relationships/image" Target="media/image95.png"/><Relationship Id="rId219" Type="http://schemas.openxmlformats.org/officeDocument/2006/relationships/image" Target="media/image118.png"/><Relationship Id="rId230" Type="http://schemas.openxmlformats.org/officeDocument/2006/relationships/image" Target="media/image128.wmf"/><Relationship Id="rId251" Type="http://schemas.openxmlformats.org/officeDocument/2006/relationships/oleObject" Target="embeddings/oleObject103.bin"/><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image" Target="media/image151.wmf"/><Relationship Id="rId293" Type="http://schemas.openxmlformats.org/officeDocument/2006/relationships/oleObject" Target="embeddings/oleObject124.bin"/><Relationship Id="rId307" Type="http://schemas.openxmlformats.org/officeDocument/2006/relationships/image" Target="media/image166.wmf"/><Relationship Id="rId328" Type="http://schemas.openxmlformats.org/officeDocument/2006/relationships/image" Target="media/image177.png"/><Relationship Id="rId349" Type="http://schemas.openxmlformats.org/officeDocument/2006/relationships/image" Target="media/image195.png"/><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8.wmf"/><Relationship Id="rId174" Type="http://schemas.openxmlformats.org/officeDocument/2006/relationships/image" Target="media/image88.wmf"/><Relationship Id="rId195" Type="http://schemas.openxmlformats.org/officeDocument/2006/relationships/oleObject" Target="embeddings/oleObject83.bin"/><Relationship Id="rId209" Type="http://schemas.openxmlformats.org/officeDocument/2006/relationships/oleObject" Target="embeddings/oleObject90.bin"/><Relationship Id="rId190" Type="http://schemas.openxmlformats.org/officeDocument/2006/relationships/image" Target="media/image101.png"/><Relationship Id="rId204" Type="http://schemas.openxmlformats.org/officeDocument/2006/relationships/oleObject" Target="embeddings/oleObject88.bin"/><Relationship Id="rId220" Type="http://schemas.openxmlformats.org/officeDocument/2006/relationships/image" Target="media/image119.png"/><Relationship Id="rId225" Type="http://schemas.openxmlformats.org/officeDocument/2006/relationships/image" Target="media/image124.png"/><Relationship Id="rId241" Type="http://schemas.openxmlformats.org/officeDocument/2006/relationships/oleObject" Target="embeddings/oleObject98.bin"/><Relationship Id="rId246" Type="http://schemas.openxmlformats.org/officeDocument/2006/relationships/image" Target="media/image138.wmf"/><Relationship Id="rId267" Type="http://schemas.openxmlformats.org/officeDocument/2006/relationships/oleObject" Target="embeddings/oleObject111.bin"/><Relationship Id="rId288" Type="http://schemas.openxmlformats.org/officeDocument/2006/relationships/image" Target="media/image159.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9.wmf"/><Relationship Id="rId106" Type="http://schemas.openxmlformats.org/officeDocument/2006/relationships/image" Target="media/image54.wmf"/><Relationship Id="rId127" Type="http://schemas.openxmlformats.org/officeDocument/2006/relationships/image" Target="media/image64.wmf"/><Relationship Id="rId262" Type="http://schemas.openxmlformats.org/officeDocument/2006/relationships/image" Target="media/image146.wmf"/><Relationship Id="rId283" Type="http://schemas.openxmlformats.org/officeDocument/2006/relationships/oleObject" Target="embeddings/oleObject119.bin"/><Relationship Id="rId313" Type="http://schemas.openxmlformats.org/officeDocument/2006/relationships/oleObject" Target="embeddings/oleObject138.bin"/><Relationship Id="rId318" Type="http://schemas.openxmlformats.org/officeDocument/2006/relationships/image" Target="media/image168.png"/><Relationship Id="rId339"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7.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oleObject" Target="embeddings/oleObject74.bin"/><Relationship Id="rId169" Type="http://schemas.openxmlformats.org/officeDocument/2006/relationships/image" Target="media/image85.wmf"/><Relationship Id="rId185" Type="http://schemas.openxmlformats.org/officeDocument/2006/relationships/image" Target="media/image96.png"/><Relationship Id="rId334" Type="http://schemas.openxmlformats.org/officeDocument/2006/relationships/image" Target="media/image183.png"/><Relationship Id="rId350" Type="http://schemas.openxmlformats.org/officeDocument/2006/relationships/image" Target="media/image196.png"/><Relationship Id="rId35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1.png"/><Relationship Id="rId210" Type="http://schemas.openxmlformats.org/officeDocument/2006/relationships/image" Target="media/image112.png"/><Relationship Id="rId215" Type="http://schemas.openxmlformats.org/officeDocument/2006/relationships/oleObject" Target="embeddings/oleObject92.bin"/><Relationship Id="rId236" Type="http://schemas.openxmlformats.org/officeDocument/2006/relationships/oleObject" Target="embeddings/oleObject96.bin"/><Relationship Id="rId257" Type="http://schemas.openxmlformats.org/officeDocument/2006/relationships/oleObject" Target="embeddings/oleObject106.bin"/><Relationship Id="rId278" Type="http://schemas.openxmlformats.org/officeDocument/2006/relationships/image" Target="media/image154.wmf"/><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oleObject" Target="embeddings/oleObject114.bin"/><Relationship Id="rId294" Type="http://schemas.openxmlformats.org/officeDocument/2006/relationships/oleObject" Target="embeddings/oleObject125.bin"/><Relationship Id="rId308" Type="http://schemas.openxmlformats.org/officeDocument/2006/relationships/oleObject" Target="embeddings/oleObject134.bin"/><Relationship Id="rId329" Type="http://schemas.openxmlformats.org/officeDocument/2006/relationships/image" Target="media/image178.png"/><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oleObject" Target="embeddings/oleObject59.bin"/><Relationship Id="rId154" Type="http://schemas.openxmlformats.org/officeDocument/2006/relationships/oleObject" Target="embeddings/oleObject68.bin"/><Relationship Id="rId175" Type="http://schemas.openxmlformats.org/officeDocument/2006/relationships/oleObject" Target="embeddings/oleObject79.bin"/><Relationship Id="rId340" Type="http://schemas.openxmlformats.org/officeDocument/2006/relationships/image" Target="media/image186.png"/><Relationship Id="rId196" Type="http://schemas.openxmlformats.org/officeDocument/2006/relationships/image" Target="media/image105.png"/><Relationship Id="rId200" Type="http://schemas.openxmlformats.org/officeDocument/2006/relationships/oleObject" Target="embeddings/oleObject85.bin"/><Relationship Id="rId16" Type="http://schemas.openxmlformats.org/officeDocument/2006/relationships/oleObject" Target="embeddings/oleObject3.bin"/><Relationship Id="rId221" Type="http://schemas.openxmlformats.org/officeDocument/2006/relationships/image" Target="media/image120.png"/><Relationship Id="rId242" Type="http://schemas.openxmlformats.org/officeDocument/2006/relationships/image" Target="media/image136.wmf"/><Relationship Id="rId263" Type="http://schemas.openxmlformats.org/officeDocument/2006/relationships/oleObject" Target="embeddings/oleObject109.bin"/><Relationship Id="rId284" Type="http://schemas.openxmlformats.org/officeDocument/2006/relationships/image" Target="media/image157.wmf"/><Relationship Id="rId319" Type="http://schemas.openxmlformats.org/officeDocument/2006/relationships/image" Target="media/image169.png"/><Relationship Id="rId37" Type="http://schemas.openxmlformats.org/officeDocument/2006/relationships/image" Target="media/image16.png"/><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image" Target="media/image62.wmf"/><Relationship Id="rId144" Type="http://schemas.openxmlformats.org/officeDocument/2006/relationships/image" Target="media/image73.wmf"/><Relationship Id="rId330" Type="http://schemas.openxmlformats.org/officeDocument/2006/relationships/image" Target="media/image179.png"/><Relationship Id="rId90" Type="http://schemas.openxmlformats.org/officeDocument/2006/relationships/oleObject" Target="embeddings/oleObject37.bin"/><Relationship Id="rId165" Type="http://schemas.openxmlformats.org/officeDocument/2006/relationships/image" Target="media/image83.wmf"/><Relationship Id="rId186" Type="http://schemas.openxmlformats.org/officeDocument/2006/relationships/image" Target="media/image97.png"/><Relationship Id="rId351" Type="http://schemas.openxmlformats.org/officeDocument/2006/relationships/image" Target="media/image197.png"/><Relationship Id="rId211" Type="http://schemas.openxmlformats.org/officeDocument/2006/relationships/image" Target="media/image113.png"/><Relationship Id="rId232" Type="http://schemas.openxmlformats.org/officeDocument/2006/relationships/image" Target="media/image129.png"/><Relationship Id="rId253" Type="http://schemas.openxmlformats.org/officeDocument/2006/relationships/oleObject" Target="embeddings/oleObject104.bin"/><Relationship Id="rId274" Type="http://schemas.openxmlformats.org/officeDocument/2006/relationships/image" Target="media/image152.wmf"/><Relationship Id="rId295" Type="http://schemas.openxmlformats.org/officeDocument/2006/relationships/image" Target="media/image162.wmf"/><Relationship Id="rId309" Type="http://schemas.openxmlformats.org/officeDocument/2006/relationships/oleObject" Target="embeddings/oleObject135.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8.bin"/><Relationship Id="rId134" Type="http://schemas.openxmlformats.org/officeDocument/2006/relationships/image" Target="media/image67.wmf"/><Relationship Id="rId320" Type="http://schemas.openxmlformats.org/officeDocument/2006/relationships/image" Target="media/image170.wmf"/><Relationship Id="rId80" Type="http://schemas.openxmlformats.org/officeDocument/2006/relationships/oleObject" Target="embeddings/oleObject32.bin"/><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6.wmf"/><Relationship Id="rId341" Type="http://schemas.openxmlformats.org/officeDocument/2006/relationships/image" Target="media/image187.png"/><Relationship Id="rId201" Type="http://schemas.openxmlformats.org/officeDocument/2006/relationships/oleObject" Target="embeddings/oleObject86.bin"/><Relationship Id="rId222" Type="http://schemas.openxmlformats.org/officeDocument/2006/relationships/image" Target="media/image121.png"/><Relationship Id="rId243" Type="http://schemas.openxmlformats.org/officeDocument/2006/relationships/oleObject" Target="embeddings/oleObject99.bin"/><Relationship Id="rId264" Type="http://schemas.openxmlformats.org/officeDocument/2006/relationships/image" Target="media/image147.wmf"/><Relationship Id="rId285" Type="http://schemas.openxmlformats.org/officeDocument/2006/relationships/oleObject" Target="embeddings/oleObject120.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67.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8.png"/><Relationship Id="rId331" Type="http://schemas.openxmlformats.org/officeDocument/2006/relationships/image" Target="media/image180.png"/><Relationship Id="rId352" Type="http://schemas.openxmlformats.org/officeDocument/2006/relationships/image" Target="media/image198.png"/><Relationship Id="rId1" Type="http://schemas.openxmlformats.org/officeDocument/2006/relationships/customXml" Target="../customXml/item1.xml"/><Relationship Id="rId212" Type="http://schemas.openxmlformats.org/officeDocument/2006/relationships/image" Target="media/image114.png"/><Relationship Id="rId233" Type="http://schemas.openxmlformats.org/officeDocument/2006/relationships/image" Target="media/image130.png"/><Relationship Id="rId254" Type="http://schemas.openxmlformats.org/officeDocument/2006/relationships/image" Target="media/image142.wmf"/><Relationship Id="rId28" Type="http://schemas.openxmlformats.org/officeDocument/2006/relationships/oleObject" Target="embeddings/oleObject9.bin"/><Relationship Id="rId49" Type="http://schemas.openxmlformats.org/officeDocument/2006/relationships/image" Target="media/image25.png"/><Relationship Id="rId114" Type="http://schemas.openxmlformats.org/officeDocument/2006/relationships/image" Target="media/image58.wmf"/><Relationship Id="rId275" Type="http://schemas.openxmlformats.org/officeDocument/2006/relationships/oleObject" Target="embeddings/oleObject115.bin"/><Relationship Id="rId296" Type="http://schemas.openxmlformats.org/officeDocument/2006/relationships/oleObject" Target="embeddings/oleObject126.bin"/><Relationship Id="rId300" Type="http://schemas.openxmlformats.org/officeDocument/2006/relationships/image" Target="media/image164.wmf"/><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oleObject" Target="embeddings/oleObject60.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84.bin"/><Relationship Id="rId321" Type="http://schemas.openxmlformats.org/officeDocument/2006/relationships/oleObject" Target="embeddings/oleObject143.bin"/><Relationship Id="rId342" Type="http://schemas.openxmlformats.org/officeDocument/2006/relationships/image" Target="media/image188.png"/><Relationship Id="rId202" Type="http://schemas.openxmlformats.org/officeDocument/2006/relationships/image" Target="media/image108.png"/><Relationship Id="rId223" Type="http://schemas.openxmlformats.org/officeDocument/2006/relationships/image" Target="media/image122.png"/><Relationship Id="rId244" Type="http://schemas.openxmlformats.org/officeDocument/2006/relationships/image" Target="media/image137.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0.bin"/><Relationship Id="rId286" Type="http://schemas.openxmlformats.org/officeDocument/2006/relationships/image" Target="media/image158.wmf"/><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image" Target="media/image74.png"/><Relationship Id="rId167" Type="http://schemas.openxmlformats.org/officeDocument/2006/relationships/image" Target="media/image84.wmf"/><Relationship Id="rId188" Type="http://schemas.openxmlformats.org/officeDocument/2006/relationships/image" Target="media/image99.png"/><Relationship Id="rId311" Type="http://schemas.openxmlformats.org/officeDocument/2006/relationships/oleObject" Target="embeddings/oleObject136.bin"/><Relationship Id="rId332" Type="http://schemas.openxmlformats.org/officeDocument/2006/relationships/image" Target="media/image181.png"/><Relationship Id="rId353" Type="http://schemas.openxmlformats.org/officeDocument/2006/relationships/image" Target="media/image199.png"/><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oleObject" Target="embeddings/oleObject91.bin"/><Relationship Id="rId234"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5.bin"/><Relationship Id="rId276" Type="http://schemas.openxmlformats.org/officeDocument/2006/relationships/image" Target="media/image153.wmf"/><Relationship Id="rId297" Type="http://schemas.openxmlformats.org/officeDocument/2006/relationships/image" Target="media/image163.wmf"/><Relationship Id="rId40" Type="http://schemas.openxmlformats.org/officeDocument/2006/relationships/image" Target="media/image19.png"/><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80.emf"/><Relationship Id="rId178" Type="http://schemas.openxmlformats.org/officeDocument/2006/relationships/image" Target="media/image89.png"/><Relationship Id="rId301" Type="http://schemas.openxmlformats.org/officeDocument/2006/relationships/oleObject" Target="embeddings/oleObject129.bin"/><Relationship Id="rId322" Type="http://schemas.openxmlformats.org/officeDocument/2006/relationships/image" Target="media/image171.png"/><Relationship Id="rId343" Type="http://schemas.openxmlformats.org/officeDocument/2006/relationships/image" Target="media/image189.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image" Target="media/image107.wmf"/><Relationship Id="rId203" Type="http://schemas.openxmlformats.org/officeDocument/2006/relationships/oleObject" Target="embeddings/oleObject87.bin"/><Relationship Id="rId19" Type="http://schemas.openxmlformats.org/officeDocument/2006/relationships/image" Target="media/image7.wmf"/><Relationship Id="rId224" Type="http://schemas.openxmlformats.org/officeDocument/2006/relationships/image" Target="media/image123.png"/><Relationship Id="rId245" Type="http://schemas.openxmlformats.org/officeDocument/2006/relationships/oleObject" Target="embeddings/oleObject100.bin"/><Relationship Id="rId266" Type="http://schemas.openxmlformats.org/officeDocument/2006/relationships/image" Target="media/image148.wmf"/><Relationship Id="rId287" Type="http://schemas.openxmlformats.org/officeDocument/2006/relationships/oleObject" Target="embeddings/oleObject121.bin"/><Relationship Id="rId30" Type="http://schemas.openxmlformats.org/officeDocument/2006/relationships/oleObject" Target="embeddings/oleObject10.bin"/><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75.png"/><Relationship Id="rId168" Type="http://schemas.openxmlformats.org/officeDocument/2006/relationships/oleObject" Target="embeddings/oleObject76.bin"/><Relationship Id="rId312" Type="http://schemas.openxmlformats.org/officeDocument/2006/relationships/oleObject" Target="embeddings/oleObject137.bin"/><Relationship Id="rId333" Type="http://schemas.openxmlformats.org/officeDocument/2006/relationships/image" Target="media/image182.png"/><Relationship Id="rId354" Type="http://schemas.openxmlformats.org/officeDocument/2006/relationships/image" Target="media/image200.png"/><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100.png"/><Relationship Id="rId3" Type="http://schemas.openxmlformats.org/officeDocument/2006/relationships/styles" Target="styles.xml"/><Relationship Id="rId214" Type="http://schemas.openxmlformats.org/officeDocument/2006/relationships/image" Target="media/image115.wmf"/><Relationship Id="rId235" Type="http://schemas.openxmlformats.org/officeDocument/2006/relationships/image" Target="media/image132.wmf"/><Relationship Id="rId256" Type="http://schemas.openxmlformats.org/officeDocument/2006/relationships/image" Target="media/image143.wmf"/><Relationship Id="rId277" Type="http://schemas.openxmlformats.org/officeDocument/2006/relationships/oleObject" Target="embeddings/oleObject116.bin"/><Relationship Id="rId298" Type="http://schemas.openxmlformats.org/officeDocument/2006/relationships/oleObject" Target="embeddings/oleObject127.bin"/><Relationship Id="rId116" Type="http://schemas.openxmlformats.org/officeDocument/2006/relationships/image" Target="media/image59.wmf"/><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0.bin"/><Relationship Id="rId323" Type="http://schemas.openxmlformats.org/officeDocument/2006/relationships/image" Target="media/image172.png"/><Relationship Id="rId344" Type="http://schemas.openxmlformats.org/officeDocument/2006/relationships/image" Target="media/image190.png"/><Relationship Id="rId20" Type="http://schemas.openxmlformats.org/officeDocument/2006/relationships/oleObject" Target="embeddings/oleObject5.bin"/><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31110B-17A9-4621-9F28-A8770959A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TotalTime>
  <Pages>1</Pages>
  <Words>23294</Words>
  <Characters>132780</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155763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53</cp:revision>
  <cp:lastPrinted>2012-12-21T01:45:00Z</cp:lastPrinted>
  <dcterms:created xsi:type="dcterms:W3CDTF">2012-12-05T17:08:00Z</dcterms:created>
  <dcterms:modified xsi:type="dcterms:W3CDTF">2012-12-21T01:46:00Z</dcterms:modified>
</cp:coreProperties>
</file>