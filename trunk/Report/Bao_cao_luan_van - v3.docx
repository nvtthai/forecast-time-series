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EF4E32">
          <w:rPr>
            <w:noProof/>
          </w:rPr>
          <mc:AlternateContent>
            <mc:Choice Requires="wps">
              <w:drawing>
                <wp:anchor distT="0" distB="0" distL="114300" distR="114300" simplePos="0" relativeHeight="251679232" behindDoc="0" locked="0" layoutInCell="1" allowOverlap="1" wp14:anchorId="78F4CCEF" wp14:editId="4EAC169C">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B90956" w:rsidRPr="00414332" w:rsidRDefault="00B90956" w:rsidP="007C4131">
                              <w:pPr>
                                <w:jc w:val="center"/>
                                <w:rPr>
                                  <w:b/>
                                  <w:sz w:val="30"/>
                                  <w:szCs w:val="30"/>
                                </w:rPr>
                              </w:pPr>
                              <w:r w:rsidRPr="00414332">
                                <w:rPr>
                                  <w:b/>
                                  <w:sz w:val="30"/>
                                  <w:szCs w:val="30"/>
                                </w:rPr>
                                <w:t>ĐẠI HỌC QUỐC GIA TP.HCM</w:t>
                              </w:r>
                            </w:p>
                            <w:p w14:paraId="0262793C" w14:textId="77777777" w:rsidR="00B90956" w:rsidRPr="00414332" w:rsidRDefault="00B90956" w:rsidP="007C4131">
                              <w:pPr>
                                <w:jc w:val="center"/>
                                <w:rPr>
                                  <w:b/>
                                  <w:sz w:val="30"/>
                                  <w:szCs w:val="30"/>
                                </w:rPr>
                              </w:pPr>
                              <w:r w:rsidRPr="00414332">
                                <w:rPr>
                                  <w:b/>
                                  <w:sz w:val="30"/>
                                  <w:szCs w:val="30"/>
                                </w:rPr>
                                <w:t>TRƯỜNG ĐẠI HỌC BÁCH KHOA</w:t>
                              </w:r>
                            </w:p>
                            <w:p w14:paraId="16D1A6CD" w14:textId="77777777" w:rsidR="00B90956" w:rsidRPr="00414332" w:rsidRDefault="00B90956" w:rsidP="007C4131">
                              <w:pPr>
                                <w:jc w:val="center"/>
                                <w:rPr>
                                  <w:b/>
                                  <w:sz w:val="30"/>
                                  <w:szCs w:val="30"/>
                                </w:rPr>
                              </w:pPr>
                              <w:r w:rsidRPr="00414332">
                                <w:rPr>
                                  <w:b/>
                                  <w:sz w:val="30"/>
                                  <w:szCs w:val="30"/>
                                </w:rPr>
                                <w:t>KHOA KHOA HỌC &amp; KỸ THUẬT MÁY TÍNH</w:t>
                              </w:r>
                            </w:p>
                            <w:p w14:paraId="03F8BC34" w14:textId="77777777" w:rsidR="00B90956" w:rsidRPr="00414332" w:rsidDel="00095447" w:rsidRDefault="00B90956"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B90956" w:rsidRPr="00414332" w:rsidRDefault="00B90956" w:rsidP="007C4131">
                              <w:pPr>
                                <w:jc w:val="center"/>
                                <w:rPr>
                                  <w:b/>
                                  <w:sz w:val="30"/>
                                  <w:szCs w:val="30"/>
                                </w:rPr>
                              </w:pPr>
                            </w:p>
                            <w:p w14:paraId="0066D4B0" w14:textId="77777777" w:rsidR="00B90956" w:rsidRPr="00414332" w:rsidDel="00095447" w:rsidRDefault="00B90956"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B90956" w:rsidRPr="00414332" w:rsidRDefault="00B90956" w:rsidP="007C4131">
                              <w:pPr>
                                <w:jc w:val="center"/>
                                <w:rPr>
                                  <w:b/>
                                  <w:sz w:val="30"/>
                                  <w:szCs w:val="30"/>
                                </w:rPr>
                              </w:pPr>
                            </w:p>
                            <w:p w14:paraId="2C780E26" w14:textId="77777777" w:rsidR="00B90956" w:rsidRPr="00414332" w:rsidRDefault="00B90956" w:rsidP="007C4131">
                              <w:pPr>
                                <w:jc w:val="center"/>
                                <w:rPr>
                                  <w:b/>
                                  <w:sz w:val="30"/>
                                  <w:szCs w:val="30"/>
                                </w:rPr>
                              </w:pPr>
                            </w:p>
                            <w:p w14:paraId="14C38E9A" w14:textId="77777777" w:rsidR="00B90956" w:rsidRPr="00414332" w:rsidDel="00095447" w:rsidRDefault="00B90956" w:rsidP="007C4131">
                              <w:pPr>
                                <w:jc w:val="center"/>
                                <w:rPr>
                                  <w:del w:id="15" w:author="The Si Tran" w:date="2012-12-12T13:41:00Z"/>
                                  <w:b/>
                                  <w:sz w:val="30"/>
                                  <w:szCs w:val="30"/>
                                </w:rPr>
                              </w:pPr>
                            </w:p>
                            <w:p w14:paraId="2D425F7C" w14:textId="77777777" w:rsidR="00B90956" w:rsidRPr="00414332" w:rsidRDefault="00B90956"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B90956" w:rsidRPr="00074777" w:rsidRDefault="00B90956" w:rsidP="00095447">
                              <w:pPr>
                                <w:spacing w:before="0"/>
                                <w:jc w:val="center"/>
                                <w:rPr>
                                  <w:ins w:id="17" w:author="The Si Tran" w:date="2012-12-12T13:41:00Z"/>
                                  <w:b/>
                                  <w:bCs/>
                                  <w:szCs w:val="26"/>
                                </w:rPr>
                              </w:pPr>
                            </w:p>
                            <w:p w14:paraId="060D02AB" w14:textId="34A6E7F6" w:rsidR="00B90956" w:rsidRPr="006D1D8A" w:rsidRDefault="00B90956" w:rsidP="00095447">
                              <w:pPr>
                                <w:spacing w:before="0"/>
                                <w:jc w:val="center"/>
                                <w:rPr>
                                  <w:ins w:id="18" w:author="The Si Tran" w:date="2012-12-12T13:41:00Z"/>
                                  <w:b/>
                                  <w:sz w:val="48"/>
                                  <w:szCs w:val="26"/>
                                </w:rPr>
                              </w:pPr>
                              <w:r>
                                <w:rPr>
                                  <w:b/>
                                  <w:sz w:val="48"/>
                                  <w:szCs w:val="26"/>
                                </w:rPr>
                                <w:t>Kết hợp</w:t>
                              </w:r>
                              <w:ins w:id="19" w:author="The Si Tran" w:date="2012-12-12T13:41:00Z">
                                <w:r w:rsidRPr="006D1D8A">
                                  <w:rPr>
                                    <w:b/>
                                    <w:sz w:val="48"/>
                                    <w:szCs w:val="26"/>
                                  </w:rPr>
                                  <w:t xml:space="preserve"> mạng N</w:t>
                                </w:r>
                              </w:ins>
                              <w:r>
                                <w:rPr>
                                  <w:b/>
                                  <w:sz w:val="48"/>
                                  <w:szCs w:val="26"/>
                                </w:rPr>
                                <w:t>ơ</w:t>
                              </w:r>
                              <w:ins w:id="20" w:author="The Si Tran" w:date="2012-12-12T13:41:00Z">
                                <w:r w:rsidRPr="006D1D8A">
                                  <w:rPr>
                                    <w:b/>
                                    <w:sz w:val="48"/>
                                    <w:szCs w:val="26"/>
                                  </w:rPr>
                                  <w:t>ron nhân tạo và</w:t>
                                </w:r>
                              </w:ins>
                              <w:r>
                                <w:rPr>
                                  <w:b/>
                                  <w:sz w:val="48"/>
                                  <w:szCs w:val="26"/>
                                </w:rPr>
                                <w:t xml:space="preserve"> mô hình      ARIMA để</w:t>
                              </w:r>
                              <w:ins w:id="21" w:author="The Si Tran" w:date="2012-12-12T13:41:00Z">
                                <w:r w:rsidRPr="006D1D8A">
                                  <w:rPr>
                                    <w:b/>
                                    <w:sz w:val="48"/>
                                    <w:szCs w:val="26"/>
                                  </w:rPr>
                                  <w:t xml:space="preserve"> dự báo dữ liệu chuỗi thời gian</w:t>
                                </w:r>
                              </w:ins>
                            </w:p>
                            <w:p w14:paraId="3C2C0C53" w14:textId="77777777" w:rsidR="00B90956" w:rsidRPr="00074777" w:rsidRDefault="00B90956" w:rsidP="00095447">
                              <w:pPr>
                                <w:spacing w:before="0"/>
                                <w:rPr>
                                  <w:ins w:id="22" w:author="The Si Tran" w:date="2012-12-12T13:41:00Z"/>
                                  <w:szCs w:val="26"/>
                                </w:rPr>
                              </w:pPr>
                            </w:p>
                            <w:p w14:paraId="00E19A75" w14:textId="77777777" w:rsidR="00B90956" w:rsidRPr="00074777" w:rsidRDefault="00B90956" w:rsidP="00095447">
                              <w:pPr>
                                <w:spacing w:before="0"/>
                                <w:jc w:val="left"/>
                                <w:rPr>
                                  <w:ins w:id="23" w:author="The Si Tran" w:date="2012-12-12T13:41:00Z"/>
                                  <w:b/>
                                  <w:bCs/>
                                  <w:szCs w:val="26"/>
                                </w:rPr>
                              </w:pPr>
                            </w:p>
                            <w:p w14:paraId="69EF26DC" w14:textId="77777777" w:rsidR="00B90956" w:rsidRPr="000C4531" w:rsidRDefault="00B90956" w:rsidP="00AD1513">
                              <w:pPr>
                                <w:tabs>
                                  <w:tab w:val="left" w:pos="468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1" w:author="The Si Tran" w:date="2012-12-16T10:11:00Z">
                                      <w:rPr>
                                        <w:b/>
                                        <w:bCs/>
                                        <w:szCs w:val="26"/>
                                      </w:rPr>
                                    </w:rPrChange>
                                  </w:rPr>
                                  <w:tab/>
                                </w:r>
                              </w:ins>
                              <w:ins w:id="32" w:author="The Si Tran" w:date="2012-12-12T13:44:00Z">
                                <w:r w:rsidRPr="000C4531">
                                  <w:rPr>
                                    <w:b/>
                                    <w:bCs/>
                                    <w:sz w:val="30"/>
                                    <w:szCs w:val="30"/>
                                    <w:rPrChange w:id="33" w:author="The Si Tran" w:date="2012-12-16T10:11:00Z">
                                      <w:rPr>
                                        <w:b/>
                                        <w:bCs/>
                                        <w:szCs w:val="26"/>
                                      </w:rPr>
                                    </w:rPrChange>
                                  </w:rPr>
                                  <w:t>PGS.TS Dương Tuấn Anh</w:t>
                                </w:r>
                              </w:ins>
                            </w:p>
                            <w:p w14:paraId="16B2B425" w14:textId="4FE64B84" w:rsidR="00B90956" w:rsidRPr="000C4531" w:rsidRDefault="00B90956" w:rsidP="00AD1513">
                              <w:pPr>
                                <w:tabs>
                                  <w:tab w:val="left" w:pos="4680"/>
                                </w:tabs>
                                <w:spacing w:before="0"/>
                                <w:jc w:val="left"/>
                                <w:rPr>
                                  <w:ins w:id="34" w:author="The Si Tran" w:date="2012-12-12T13:41:00Z"/>
                                  <w:b/>
                                  <w:bCs/>
                                  <w:sz w:val="30"/>
                                  <w:szCs w:val="30"/>
                                  <w:rPrChange w:id="35" w:author="The Si Tran" w:date="2012-12-16T10:11:00Z">
                                    <w:rPr>
                                      <w:ins w:id="36" w:author="The Si Tran" w:date="2012-12-12T13:41:00Z"/>
                                      <w:b/>
                                      <w:bCs/>
                                      <w:szCs w:val="26"/>
                                    </w:rPr>
                                  </w:rPrChange>
                                </w:rPr>
                              </w:pPr>
                              <w:ins w:id="37" w:author="The Si Tran" w:date="2012-12-12T13:41:00Z">
                                <w:r w:rsidRPr="000C4531">
                                  <w:rPr>
                                    <w:b/>
                                    <w:bCs/>
                                    <w:i/>
                                    <w:sz w:val="30"/>
                                    <w:szCs w:val="30"/>
                                    <w:rPrChange w:id="38" w:author="The Si Tran" w:date="2012-12-16T10:11:00Z">
                                      <w:rPr>
                                        <w:b/>
                                        <w:bCs/>
                                        <w:i/>
                                        <w:szCs w:val="26"/>
                                      </w:rPr>
                                    </w:rPrChange>
                                  </w:rPr>
                                  <w:tab/>
                                </w:r>
                              </w:ins>
                              <w:ins w:id="39" w:author="The Si Tran" w:date="2012-12-12T13:44:00Z">
                                <w:r w:rsidRPr="000C4531">
                                  <w:rPr>
                                    <w:b/>
                                    <w:sz w:val="30"/>
                                    <w:szCs w:val="30"/>
                                  </w:rPr>
                                  <w:t xml:space="preserve">GVPB: </w:t>
                                </w:r>
                              </w:ins>
                              <w:ins w:id="40" w:author="superchickend" w:date="2012-12-16T14:49:00Z">
                                <w:r>
                                  <w:rPr>
                                    <w:b/>
                                    <w:sz w:val="30"/>
                                    <w:szCs w:val="30"/>
                                  </w:rPr>
                                  <w:t xml:space="preserve">TS </w:t>
                                </w:r>
                              </w:ins>
                              <w:ins w:id="41" w:author="The Si Tran" w:date="2012-12-12T13:44:00Z">
                                <w:r w:rsidRPr="000C4531">
                                  <w:rPr>
                                    <w:b/>
                                    <w:bCs/>
                                    <w:sz w:val="30"/>
                                    <w:szCs w:val="30"/>
                                    <w:rPrChange w:id="42" w:author="The Si Tran" w:date="2012-12-16T10:11:00Z">
                                      <w:rPr>
                                        <w:b/>
                                        <w:bCs/>
                                        <w:szCs w:val="26"/>
                                      </w:rPr>
                                    </w:rPrChange>
                                  </w:rPr>
                                  <w:t>Võ Thị Ngọc Châu</w:t>
                                </w:r>
                              </w:ins>
                            </w:p>
                            <w:p w14:paraId="60B5B5CC" w14:textId="77777777" w:rsidR="00B90956" w:rsidRDefault="00B90956" w:rsidP="00095447">
                              <w:pPr>
                                <w:spacing w:before="0"/>
                                <w:jc w:val="left"/>
                                <w:rPr>
                                  <w:ins w:id="43" w:author="The Si Tran" w:date="2012-12-12T13:45:00Z"/>
                                  <w:b/>
                                  <w:szCs w:val="26"/>
                                </w:rPr>
                              </w:pPr>
                              <w:ins w:id="44"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5" w:author="The Si Tran" w:date="2012-12-12T13:42:00Z">
                                <w:r>
                                  <w:rPr>
                                    <w:b/>
                                    <w:szCs w:val="26"/>
                                  </w:rPr>
                                  <w:t xml:space="preserve">                 </w:t>
                                </w:r>
                              </w:ins>
                              <w:ins w:id="46" w:author="The Si Tran" w:date="2012-12-12T13:41:00Z">
                                <w:r w:rsidRPr="00074777">
                                  <w:rPr>
                                    <w:b/>
                                    <w:szCs w:val="26"/>
                                  </w:rPr>
                                  <w:t>---o0o---</w:t>
                                </w:r>
                              </w:ins>
                            </w:p>
                            <w:p w14:paraId="360C4274" w14:textId="77777777" w:rsidR="00B90956" w:rsidRPr="00074777" w:rsidRDefault="00B90956" w:rsidP="002E545D">
                              <w:pPr>
                                <w:tabs>
                                  <w:tab w:val="left" w:pos="4680"/>
                                </w:tabs>
                                <w:spacing w:before="0"/>
                                <w:jc w:val="left"/>
                                <w:rPr>
                                  <w:ins w:id="47" w:author="The Si Tran" w:date="2012-12-12T13:41:00Z"/>
                                  <w:b/>
                                  <w:bCs/>
                                  <w:szCs w:val="26"/>
                                </w:rPr>
                              </w:pPr>
                              <w:ins w:id="48"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B90956" w:rsidRDefault="00B90956" w:rsidP="002E545D">
                              <w:pPr>
                                <w:tabs>
                                  <w:tab w:val="left" w:pos="4680"/>
                                  <w:tab w:val="left" w:pos="7380"/>
                                </w:tabs>
                                <w:spacing w:before="0"/>
                                <w:ind w:left="3780"/>
                                <w:jc w:val="left"/>
                                <w:rPr>
                                  <w:ins w:id="49" w:author="The Si Tran" w:date="2012-12-12T13:46:00Z"/>
                                  <w:b/>
                                  <w:sz w:val="30"/>
                                  <w:szCs w:val="30"/>
                                </w:rPr>
                              </w:pPr>
                              <w:ins w:id="50" w:author="The Si Tran" w:date="2012-12-12T13:46:00Z">
                                <w:r>
                                  <w:rPr>
                                    <w:b/>
                                    <w:sz w:val="30"/>
                                    <w:szCs w:val="30"/>
                                  </w:rPr>
                                  <w:tab/>
                                </w:r>
                              </w:ins>
                              <w:ins w:id="51" w:author="The Si Tran" w:date="2012-12-12T13:45:00Z">
                                <w:r>
                                  <w:rPr>
                                    <w:b/>
                                    <w:sz w:val="30"/>
                                    <w:szCs w:val="30"/>
                                  </w:rPr>
                                  <w:t>SVTH 2</w:t>
                                </w:r>
                                <w:r w:rsidRPr="00414332">
                                  <w:rPr>
                                    <w:b/>
                                    <w:sz w:val="30"/>
                                    <w:szCs w:val="30"/>
                                  </w:rPr>
                                  <w:t>:</w:t>
                                </w:r>
                                <w:r>
                                  <w:rPr>
                                    <w:b/>
                                    <w:sz w:val="30"/>
                                    <w:szCs w:val="30"/>
                                  </w:rPr>
                                  <w:t xml:space="preserve"> T</w:t>
                                </w:r>
                              </w:ins>
                              <w:ins w:id="52" w:author="The Si Tran" w:date="2012-12-14T03:44:00Z">
                                <w:r>
                                  <w:rPr>
                                    <w:b/>
                                    <w:sz w:val="30"/>
                                    <w:szCs w:val="30"/>
                                  </w:rPr>
                                  <w:t>rần Thế Sĩ</w:t>
                                </w:r>
                              </w:ins>
                              <w:ins w:id="53" w:author="The Si Tran" w:date="2012-12-12T13:45:00Z">
                                <w:r>
                                  <w:rPr>
                                    <w:b/>
                                    <w:sz w:val="30"/>
                                    <w:szCs w:val="30"/>
                                  </w:rPr>
                                  <w:t xml:space="preserve">    </w:t>
                                </w:r>
                              </w:ins>
                              <w:ins w:id="54" w:author="The Si Tran" w:date="2012-12-14T03:45:00Z">
                                <w:r>
                                  <w:rPr>
                                    <w:b/>
                                    <w:sz w:val="30"/>
                                    <w:szCs w:val="30"/>
                                  </w:rPr>
                                  <w:t xml:space="preserve">       </w:t>
                                </w:r>
                              </w:ins>
                              <w:ins w:id="55" w:author="The Si Tran" w:date="2012-12-12T13:45:00Z">
                                <w:r>
                                  <w:rPr>
                                    <w:b/>
                                    <w:sz w:val="30"/>
                                    <w:szCs w:val="30"/>
                                  </w:rPr>
                                  <w:t>50801793</w:t>
                                </w:r>
                              </w:ins>
                            </w:p>
                            <w:p w14:paraId="2BD0F54A" w14:textId="77777777" w:rsidR="00B90956" w:rsidRPr="00822570" w:rsidRDefault="00B90956" w:rsidP="002E545D">
                              <w:pPr>
                                <w:tabs>
                                  <w:tab w:val="left" w:pos="4680"/>
                                  <w:tab w:val="left" w:pos="7380"/>
                                </w:tabs>
                                <w:spacing w:before="0"/>
                                <w:ind w:left="3780"/>
                                <w:jc w:val="left"/>
                                <w:rPr>
                                  <w:ins w:id="56" w:author="The Si Tran" w:date="2012-12-12T13:41:00Z"/>
                                  <w:b/>
                                  <w:bCs/>
                                  <w:szCs w:val="26"/>
                                </w:rPr>
                              </w:pPr>
                            </w:p>
                            <w:p w14:paraId="0A5EDE8B" w14:textId="77777777" w:rsidR="00B90956" w:rsidRPr="002E545D" w:rsidRDefault="00B90956" w:rsidP="00095447">
                              <w:pPr>
                                <w:spacing w:before="0"/>
                                <w:jc w:val="center"/>
                                <w:rPr>
                                  <w:ins w:id="57" w:author="The Si Tran" w:date="2012-12-12T13:41:00Z"/>
                                  <w:sz w:val="30"/>
                                  <w:szCs w:val="30"/>
                                  <w:rPrChange w:id="58" w:author="The Si Tran" w:date="2012-12-12T13:46:00Z">
                                    <w:rPr>
                                      <w:ins w:id="59" w:author="The Si Tran" w:date="2012-12-12T13:41:00Z"/>
                                      <w:szCs w:val="26"/>
                                    </w:rPr>
                                  </w:rPrChange>
                                </w:rPr>
                              </w:pPr>
                              <w:ins w:id="60" w:author="The Si Tran" w:date="2012-12-12T13:41:00Z">
                                <w:r w:rsidRPr="002E545D">
                                  <w:rPr>
                                    <w:sz w:val="30"/>
                                    <w:szCs w:val="30"/>
                                    <w:rPrChange w:id="61" w:author="The Si Tran" w:date="2012-12-12T13:46:00Z">
                                      <w:rPr>
                                        <w:szCs w:val="26"/>
                                      </w:rPr>
                                    </w:rPrChange>
                                  </w:rPr>
                                  <w:t>TP. HỒ CHÍ MINH, 12/2012</w:t>
                                </w:r>
                              </w:ins>
                            </w:p>
                            <w:p w14:paraId="748C38FC" w14:textId="77777777" w:rsidR="00B90956" w:rsidRPr="00414332" w:rsidRDefault="00B90956" w:rsidP="007C4131">
                              <w:pPr>
                                <w:jc w:val="center"/>
                                <w:rPr>
                                  <w:b/>
                                  <w:sz w:val="30"/>
                                  <w:szCs w:val="30"/>
                                </w:rPr>
                              </w:pPr>
                            </w:p>
                            <w:p w14:paraId="4273081E" w14:textId="77777777" w:rsidR="00B90956" w:rsidRPr="00414332" w:rsidRDefault="00B90956" w:rsidP="007C4131">
                              <w:pPr>
                                <w:jc w:val="center"/>
                                <w:rPr>
                                  <w:b/>
                                  <w:sz w:val="30"/>
                                  <w:szCs w:val="30"/>
                                </w:rPr>
                              </w:pPr>
                            </w:p>
                            <w:p w14:paraId="520B4861" w14:textId="77777777" w:rsidR="00B90956" w:rsidRPr="00414332" w:rsidRDefault="00B90956" w:rsidP="007C4131">
                              <w:pPr>
                                <w:jc w:val="center"/>
                                <w:rPr>
                                  <w:b/>
                                  <w:sz w:val="30"/>
                                  <w:szCs w:val="30"/>
                                </w:rPr>
                              </w:pPr>
                            </w:p>
                            <w:p w14:paraId="15E49725" w14:textId="77777777" w:rsidR="00B90956" w:rsidRPr="00414332" w:rsidRDefault="00B90956" w:rsidP="007C4131">
                              <w:pPr>
                                <w:jc w:val="center"/>
                                <w:rPr>
                                  <w:b/>
                                  <w:sz w:val="30"/>
                                  <w:szCs w:val="30"/>
                                </w:rPr>
                              </w:pPr>
                            </w:p>
                            <w:p w14:paraId="7D871B1D" w14:textId="77777777" w:rsidR="00B90956" w:rsidRPr="00414332" w:rsidRDefault="00B90956" w:rsidP="007C4131">
                              <w:pPr>
                                <w:jc w:val="center"/>
                                <w:rPr>
                                  <w:b/>
                                  <w:sz w:val="30"/>
                                  <w:szCs w:val="30"/>
                                </w:rPr>
                              </w:pPr>
                            </w:p>
                            <w:p w14:paraId="43281BF9" w14:textId="77777777" w:rsidR="00B90956" w:rsidRPr="00414332" w:rsidDel="00095447" w:rsidRDefault="00B90956" w:rsidP="007C4131">
                              <w:pPr>
                                <w:jc w:val="center"/>
                                <w:rPr>
                                  <w:del w:id="62" w:author="The Si Tran" w:date="2012-12-12T13:41:00Z"/>
                                  <w:b/>
                                  <w:sz w:val="50"/>
                                  <w:szCs w:val="50"/>
                                </w:rPr>
                              </w:pPr>
                              <w:del w:id="63" w:author="The Si Tran" w:date="2012-12-12T13:41:00Z">
                                <w:r w:rsidRPr="00414332" w:rsidDel="00095447">
                                  <w:rPr>
                                    <w:b/>
                                    <w:sz w:val="50"/>
                                    <w:szCs w:val="50"/>
                                  </w:rPr>
                                  <w:delText>TÊN ĐỀ TÀI</w:delText>
                                </w:r>
                              </w:del>
                            </w:p>
                            <w:p w14:paraId="74C603C8" w14:textId="77777777" w:rsidR="00B90956" w:rsidRPr="00414332" w:rsidDel="00095447" w:rsidRDefault="00B90956" w:rsidP="007C4131">
                              <w:pPr>
                                <w:jc w:val="center"/>
                                <w:rPr>
                                  <w:del w:id="64" w:author="The Si Tran" w:date="2012-12-12T13:41:00Z"/>
                                  <w:sz w:val="30"/>
                                  <w:szCs w:val="30"/>
                                </w:rPr>
                              </w:pPr>
                              <w:del w:id="65" w:author="The Si Tran" w:date="2012-12-12T13:41:00Z">
                                <w:r w:rsidRPr="00414332" w:rsidDel="00095447">
                                  <w:rPr>
                                    <w:sz w:val="30"/>
                                    <w:szCs w:val="30"/>
                                  </w:rPr>
                                  <w:delText>(size 16-25 tùy theo số lượng từ)</w:delText>
                                </w:r>
                              </w:del>
                            </w:p>
                            <w:p w14:paraId="6B8C182C" w14:textId="77777777" w:rsidR="00B90956" w:rsidRPr="00414332" w:rsidRDefault="00B90956" w:rsidP="007C4131">
                              <w:pPr>
                                <w:rPr>
                                  <w:sz w:val="30"/>
                                  <w:szCs w:val="30"/>
                                </w:rPr>
                              </w:pPr>
                            </w:p>
                            <w:p w14:paraId="78884E63" w14:textId="77777777" w:rsidR="00B90956" w:rsidRPr="00414332" w:rsidRDefault="00B90956" w:rsidP="007C4131">
                              <w:pPr>
                                <w:rPr>
                                  <w:sz w:val="30"/>
                                  <w:szCs w:val="30"/>
                                </w:rPr>
                              </w:pPr>
                            </w:p>
                            <w:p w14:paraId="2034164A" w14:textId="77777777" w:rsidR="00B90956" w:rsidRPr="00414332" w:rsidRDefault="00B90956" w:rsidP="007C4131">
                              <w:pPr>
                                <w:rPr>
                                  <w:sz w:val="30"/>
                                  <w:szCs w:val="30"/>
                                </w:rPr>
                              </w:pPr>
                            </w:p>
                            <w:p w14:paraId="0947E522" w14:textId="77777777" w:rsidR="00B90956" w:rsidRPr="00414332" w:rsidRDefault="00B90956" w:rsidP="007C4131">
                              <w:pPr>
                                <w:rPr>
                                  <w:sz w:val="30"/>
                                  <w:szCs w:val="30"/>
                                </w:rPr>
                              </w:pPr>
                            </w:p>
                            <w:p w14:paraId="262E116F" w14:textId="77777777" w:rsidR="00B90956" w:rsidRPr="00414332" w:rsidRDefault="00B90956" w:rsidP="007C4131">
                              <w:pPr>
                                <w:rPr>
                                  <w:sz w:val="30"/>
                                  <w:szCs w:val="30"/>
                                </w:rPr>
                              </w:pPr>
                            </w:p>
                            <w:p w14:paraId="505F9F1F" w14:textId="77777777" w:rsidR="00B90956" w:rsidRDefault="00B90956" w:rsidP="007C4131">
                              <w:pPr>
                                <w:ind w:left="4320"/>
                                <w:rPr>
                                  <w:b/>
                                  <w:sz w:val="30"/>
                                  <w:szCs w:val="30"/>
                                </w:rPr>
                              </w:pPr>
                            </w:p>
                            <w:p w14:paraId="7F685341" w14:textId="77777777" w:rsidR="00B90956" w:rsidRPr="00414332" w:rsidRDefault="00B90956" w:rsidP="007C4131">
                              <w:pPr>
                                <w:ind w:left="4320"/>
                                <w:rPr>
                                  <w:b/>
                                  <w:sz w:val="30"/>
                                  <w:szCs w:val="30"/>
                                </w:rPr>
                              </w:pPr>
                            </w:p>
                            <w:p w14:paraId="604EF380" w14:textId="77777777" w:rsidR="00B90956" w:rsidRPr="00414332" w:rsidRDefault="00B90956" w:rsidP="007C4131">
                              <w:pPr>
                                <w:ind w:left="3240"/>
                                <w:rPr>
                                  <w:b/>
                                  <w:sz w:val="30"/>
                                  <w:szCs w:val="30"/>
                                </w:rPr>
                              </w:pPr>
                              <w:r w:rsidRPr="00414332">
                                <w:rPr>
                                  <w:b/>
                                  <w:sz w:val="30"/>
                                  <w:szCs w:val="30"/>
                                </w:rPr>
                                <w:t>HỘI ĐỒNG: ………………………………</w:t>
                              </w:r>
                            </w:p>
                            <w:p w14:paraId="4FE05E53" w14:textId="77777777" w:rsidR="00B90956" w:rsidRPr="00414332" w:rsidRDefault="00B90956" w:rsidP="007C4131">
                              <w:pPr>
                                <w:ind w:left="3240"/>
                                <w:rPr>
                                  <w:b/>
                                  <w:sz w:val="30"/>
                                  <w:szCs w:val="30"/>
                                </w:rPr>
                              </w:pPr>
                              <w:r w:rsidRPr="00414332">
                                <w:rPr>
                                  <w:b/>
                                  <w:sz w:val="30"/>
                                  <w:szCs w:val="30"/>
                                </w:rPr>
                                <w:t>GVHD: ………………………………………</w:t>
                              </w:r>
                            </w:p>
                            <w:p w14:paraId="6D8F7469" w14:textId="77777777" w:rsidR="00B90956" w:rsidRPr="00414332" w:rsidRDefault="00B90956" w:rsidP="007C4131">
                              <w:pPr>
                                <w:ind w:left="3240"/>
                                <w:rPr>
                                  <w:b/>
                                  <w:sz w:val="30"/>
                                  <w:szCs w:val="30"/>
                                </w:rPr>
                              </w:pPr>
                              <w:r w:rsidRPr="00414332">
                                <w:rPr>
                                  <w:b/>
                                  <w:sz w:val="30"/>
                                  <w:szCs w:val="30"/>
                                </w:rPr>
                                <w:t>GVPB: ………………………………………</w:t>
                              </w:r>
                            </w:p>
                            <w:p w14:paraId="3371CD51" w14:textId="77777777" w:rsidR="00B90956" w:rsidRPr="00414332" w:rsidRDefault="00B90956" w:rsidP="007C4131">
                              <w:pPr>
                                <w:ind w:left="3240"/>
                                <w:rPr>
                                  <w:b/>
                                  <w:sz w:val="30"/>
                                  <w:szCs w:val="30"/>
                                </w:rPr>
                              </w:pPr>
                              <w:r w:rsidRPr="00414332">
                                <w:rPr>
                                  <w:b/>
                                  <w:sz w:val="30"/>
                                  <w:szCs w:val="30"/>
                                </w:rPr>
                                <w:t xml:space="preserve">                                ---o0o---</w:t>
                              </w:r>
                            </w:p>
                            <w:p w14:paraId="2FDE68EE" w14:textId="77777777" w:rsidR="00B90956" w:rsidRPr="00414332" w:rsidRDefault="00B90956" w:rsidP="007C4131">
                              <w:pPr>
                                <w:ind w:left="3240"/>
                                <w:rPr>
                                  <w:b/>
                                  <w:sz w:val="30"/>
                                  <w:szCs w:val="30"/>
                                </w:rPr>
                              </w:pPr>
                              <w:r w:rsidRPr="00414332">
                                <w:rPr>
                                  <w:b/>
                                  <w:sz w:val="30"/>
                                  <w:szCs w:val="30"/>
                                </w:rPr>
                                <w:t>SVTH 1: ………………………………… (MSSV)</w:t>
                              </w:r>
                            </w:p>
                            <w:p w14:paraId="026C3766" w14:textId="77777777" w:rsidR="00B90956" w:rsidRPr="00414332" w:rsidRDefault="00B90956" w:rsidP="007C4131">
                              <w:pPr>
                                <w:ind w:left="3240"/>
                                <w:rPr>
                                  <w:b/>
                                  <w:sz w:val="30"/>
                                  <w:szCs w:val="30"/>
                                </w:rPr>
                              </w:pPr>
                              <w:r w:rsidRPr="00414332">
                                <w:rPr>
                                  <w:b/>
                                  <w:sz w:val="30"/>
                                  <w:szCs w:val="30"/>
                                </w:rPr>
                                <w:t>SVTH 2: ………………………………… (MSSV)</w:t>
                              </w:r>
                            </w:p>
                            <w:p w14:paraId="0C95FBBB" w14:textId="77777777" w:rsidR="00B90956" w:rsidRPr="00414332" w:rsidRDefault="00B90956" w:rsidP="007C4131">
                              <w:pPr>
                                <w:ind w:left="3240"/>
                                <w:rPr>
                                  <w:b/>
                                  <w:sz w:val="30"/>
                                  <w:szCs w:val="30"/>
                                </w:rPr>
                              </w:pPr>
                              <w:r w:rsidRPr="00414332">
                                <w:rPr>
                                  <w:b/>
                                  <w:sz w:val="30"/>
                                  <w:szCs w:val="30"/>
                                </w:rPr>
                                <w:t>SVTH 3: ………………………………… (MSSV)</w:t>
                              </w:r>
                            </w:p>
                            <w:p w14:paraId="70E6E6D6" w14:textId="77777777" w:rsidR="00B90956" w:rsidRPr="00414332" w:rsidRDefault="00B90956" w:rsidP="007C4131">
                              <w:pPr>
                                <w:ind w:left="3240"/>
                                <w:rPr>
                                  <w:sz w:val="30"/>
                                  <w:szCs w:val="30"/>
                                </w:rPr>
                              </w:pPr>
                              <w:r w:rsidRPr="00414332">
                                <w:rPr>
                                  <w:b/>
                                  <w:sz w:val="30"/>
                                  <w:szCs w:val="30"/>
                                </w:rPr>
                                <w:t>……</w:t>
                              </w:r>
                            </w:p>
                            <w:p w14:paraId="65328F86" w14:textId="77777777" w:rsidR="00B90956" w:rsidRPr="00414332" w:rsidRDefault="00B90956" w:rsidP="007C4131">
                              <w:pPr>
                                <w:ind w:left="2520" w:firstLine="720"/>
                                <w:rPr>
                                  <w:sz w:val="30"/>
                                  <w:szCs w:val="30"/>
                                </w:rPr>
                              </w:pPr>
                              <w:r w:rsidRPr="00414332">
                                <w:rPr>
                                  <w:sz w:val="30"/>
                                  <w:szCs w:val="30"/>
                                </w:rPr>
                                <w:t>(Size 15)</w:t>
                              </w:r>
                            </w:p>
                            <w:p w14:paraId="5FB8F90B" w14:textId="77777777" w:rsidR="00B90956" w:rsidRPr="00414332" w:rsidRDefault="00B90956" w:rsidP="007C4131">
                              <w:pPr>
                                <w:rPr>
                                  <w:sz w:val="30"/>
                                  <w:szCs w:val="30"/>
                                </w:rPr>
                              </w:pPr>
                            </w:p>
                            <w:p w14:paraId="56371461" w14:textId="77777777" w:rsidR="00B90956" w:rsidRPr="00414332" w:rsidRDefault="00B90956" w:rsidP="007C4131">
                              <w:pPr>
                                <w:rPr>
                                  <w:sz w:val="30"/>
                                  <w:szCs w:val="30"/>
                                </w:rPr>
                              </w:pPr>
                            </w:p>
                            <w:p w14:paraId="1A15B0F8" w14:textId="77777777" w:rsidR="00B90956" w:rsidRPr="00414332" w:rsidRDefault="00B90956" w:rsidP="007C4131">
                              <w:pPr>
                                <w:jc w:val="center"/>
                                <w:rPr>
                                  <w:b/>
                                  <w:sz w:val="30"/>
                                  <w:szCs w:val="30"/>
                                </w:rPr>
                              </w:pPr>
                            </w:p>
                            <w:p w14:paraId="4D32EADE" w14:textId="77777777" w:rsidR="00B90956" w:rsidRPr="00414332" w:rsidRDefault="00B90956" w:rsidP="007C4131">
                              <w:pPr>
                                <w:jc w:val="center"/>
                                <w:rPr>
                                  <w:sz w:val="30"/>
                                  <w:szCs w:val="30"/>
                                </w:rPr>
                              </w:pPr>
                            </w:p>
                            <w:p w14:paraId="35691925" w14:textId="77777777" w:rsidR="00B90956" w:rsidRPr="00414332" w:rsidRDefault="00B90956"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B90956" w:rsidRPr="00414332" w:rsidRDefault="00B90956" w:rsidP="007C4131">
                        <w:pPr>
                          <w:jc w:val="center"/>
                          <w:rPr>
                            <w:b/>
                            <w:sz w:val="30"/>
                            <w:szCs w:val="30"/>
                          </w:rPr>
                        </w:pPr>
                        <w:r w:rsidRPr="00414332">
                          <w:rPr>
                            <w:b/>
                            <w:sz w:val="30"/>
                            <w:szCs w:val="30"/>
                          </w:rPr>
                          <w:t>ĐẠI HỌC QUỐC GIA TP.HCM</w:t>
                        </w:r>
                      </w:p>
                      <w:p w14:paraId="0262793C" w14:textId="77777777" w:rsidR="00B90956" w:rsidRPr="00414332" w:rsidRDefault="00B90956" w:rsidP="007C4131">
                        <w:pPr>
                          <w:jc w:val="center"/>
                          <w:rPr>
                            <w:b/>
                            <w:sz w:val="30"/>
                            <w:szCs w:val="30"/>
                          </w:rPr>
                        </w:pPr>
                        <w:r w:rsidRPr="00414332">
                          <w:rPr>
                            <w:b/>
                            <w:sz w:val="30"/>
                            <w:szCs w:val="30"/>
                          </w:rPr>
                          <w:t>TRƯỜNG ĐẠI HỌC BÁCH KHOA</w:t>
                        </w:r>
                      </w:p>
                      <w:p w14:paraId="16D1A6CD" w14:textId="77777777" w:rsidR="00B90956" w:rsidRPr="00414332" w:rsidRDefault="00B90956" w:rsidP="007C4131">
                        <w:pPr>
                          <w:jc w:val="center"/>
                          <w:rPr>
                            <w:b/>
                            <w:sz w:val="30"/>
                            <w:szCs w:val="30"/>
                          </w:rPr>
                        </w:pPr>
                        <w:r w:rsidRPr="00414332">
                          <w:rPr>
                            <w:b/>
                            <w:sz w:val="30"/>
                            <w:szCs w:val="30"/>
                          </w:rPr>
                          <w:t>KHOA KHOA HỌC &amp; KỸ THUẬT MÁY TÍNH</w:t>
                        </w:r>
                      </w:p>
                      <w:p w14:paraId="03F8BC34" w14:textId="77777777" w:rsidR="00B90956" w:rsidRPr="00414332" w:rsidDel="00095447" w:rsidRDefault="00B90956"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B90956" w:rsidRPr="00414332" w:rsidRDefault="00B90956" w:rsidP="007C4131">
                        <w:pPr>
                          <w:jc w:val="center"/>
                          <w:rPr>
                            <w:b/>
                            <w:sz w:val="30"/>
                            <w:szCs w:val="30"/>
                          </w:rPr>
                        </w:pPr>
                      </w:p>
                      <w:p w14:paraId="0066D4B0" w14:textId="77777777" w:rsidR="00B90956" w:rsidRPr="00414332" w:rsidDel="00095447" w:rsidRDefault="00B90956"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B90956" w:rsidRPr="00414332" w:rsidRDefault="00B90956" w:rsidP="007C4131">
                        <w:pPr>
                          <w:jc w:val="center"/>
                          <w:rPr>
                            <w:b/>
                            <w:sz w:val="30"/>
                            <w:szCs w:val="30"/>
                          </w:rPr>
                        </w:pPr>
                      </w:p>
                      <w:p w14:paraId="2C780E26" w14:textId="77777777" w:rsidR="00B90956" w:rsidRPr="00414332" w:rsidRDefault="00B90956" w:rsidP="007C4131">
                        <w:pPr>
                          <w:jc w:val="center"/>
                          <w:rPr>
                            <w:b/>
                            <w:sz w:val="30"/>
                            <w:szCs w:val="30"/>
                          </w:rPr>
                        </w:pPr>
                      </w:p>
                      <w:p w14:paraId="14C38E9A" w14:textId="77777777" w:rsidR="00B90956" w:rsidRPr="00414332" w:rsidDel="00095447" w:rsidRDefault="00B90956" w:rsidP="007C4131">
                        <w:pPr>
                          <w:jc w:val="center"/>
                          <w:rPr>
                            <w:del w:id="72" w:author="The Si Tran" w:date="2012-12-12T13:41:00Z"/>
                            <w:b/>
                            <w:sz w:val="30"/>
                            <w:szCs w:val="30"/>
                          </w:rPr>
                        </w:pPr>
                      </w:p>
                      <w:p w14:paraId="2D425F7C" w14:textId="77777777" w:rsidR="00B90956" w:rsidRPr="00414332" w:rsidRDefault="00B90956"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B90956" w:rsidRPr="00074777" w:rsidRDefault="00B90956" w:rsidP="00095447">
                        <w:pPr>
                          <w:spacing w:before="0"/>
                          <w:jc w:val="center"/>
                          <w:rPr>
                            <w:ins w:id="74" w:author="The Si Tran" w:date="2012-12-12T13:41:00Z"/>
                            <w:b/>
                            <w:bCs/>
                            <w:szCs w:val="26"/>
                          </w:rPr>
                        </w:pPr>
                      </w:p>
                      <w:p w14:paraId="060D02AB" w14:textId="34A6E7F6" w:rsidR="00B90956" w:rsidRPr="006D1D8A" w:rsidRDefault="00B90956"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B90956" w:rsidRPr="00074777" w:rsidRDefault="00B90956" w:rsidP="00095447">
                        <w:pPr>
                          <w:spacing w:before="0"/>
                          <w:rPr>
                            <w:ins w:id="79" w:author="The Si Tran" w:date="2012-12-12T13:41:00Z"/>
                            <w:szCs w:val="26"/>
                          </w:rPr>
                        </w:pPr>
                      </w:p>
                      <w:p w14:paraId="00E19A75" w14:textId="77777777" w:rsidR="00B90956" w:rsidRPr="00074777" w:rsidRDefault="00B90956" w:rsidP="00095447">
                        <w:pPr>
                          <w:spacing w:before="0"/>
                          <w:jc w:val="left"/>
                          <w:rPr>
                            <w:ins w:id="80" w:author="The Si Tran" w:date="2012-12-12T13:41:00Z"/>
                            <w:b/>
                            <w:bCs/>
                            <w:szCs w:val="26"/>
                          </w:rPr>
                        </w:pPr>
                      </w:p>
                      <w:p w14:paraId="69EF26DC" w14:textId="77777777" w:rsidR="00B90956" w:rsidRPr="000C4531" w:rsidRDefault="00B90956"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B90956" w:rsidRPr="000C4531" w:rsidRDefault="00B90956"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B90956" w:rsidRDefault="00B90956"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B90956" w:rsidRPr="00074777" w:rsidRDefault="00B90956"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B90956" w:rsidRDefault="00B90956"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B90956" w:rsidRPr="00822570" w:rsidRDefault="00B90956" w:rsidP="002E545D">
                        <w:pPr>
                          <w:tabs>
                            <w:tab w:val="left" w:pos="4680"/>
                            <w:tab w:val="left" w:pos="7380"/>
                          </w:tabs>
                          <w:spacing w:before="0"/>
                          <w:ind w:left="3780"/>
                          <w:jc w:val="left"/>
                          <w:rPr>
                            <w:ins w:id="113" w:author="The Si Tran" w:date="2012-12-12T13:41:00Z"/>
                            <w:b/>
                            <w:bCs/>
                            <w:szCs w:val="26"/>
                          </w:rPr>
                        </w:pPr>
                      </w:p>
                      <w:p w14:paraId="0A5EDE8B" w14:textId="77777777" w:rsidR="00B90956" w:rsidRPr="002E545D" w:rsidRDefault="00B90956"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B90956" w:rsidRPr="00414332" w:rsidRDefault="00B90956" w:rsidP="007C4131">
                        <w:pPr>
                          <w:jc w:val="center"/>
                          <w:rPr>
                            <w:b/>
                            <w:sz w:val="30"/>
                            <w:szCs w:val="30"/>
                          </w:rPr>
                        </w:pPr>
                      </w:p>
                      <w:p w14:paraId="4273081E" w14:textId="77777777" w:rsidR="00B90956" w:rsidRPr="00414332" w:rsidRDefault="00B90956" w:rsidP="007C4131">
                        <w:pPr>
                          <w:jc w:val="center"/>
                          <w:rPr>
                            <w:b/>
                            <w:sz w:val="30"/>
                            <w:szCs w:val="30"/>
                          </w:rPr>
                        </w:pPr>
                      </w:p>
                      <w:p w14:paraId="520B4861" w14:textId="77777777" w:rsidR="00B90956" w:rsidRPr="00414332" w:rsidRDefault="00B90956" w:rsidP="007C4131">
                        <w:pPr>
                          <w:jc w:val="center"/>
                          <w:rPr>
                            <w:b/>
                            <w:sz w:val="30"/>
                            <w:szCs w:val="30"/>
                          </w:rPr>
                        </w:pPr>
                      </w:p>
                      <w:p w14:paraId="15E49725" w14:textId="77777777" w:rsidR="00B90956" w:rsidRPr="00414332" w:rsidRDefault="00B90956" w:rsidP="007C4131">
                        <w:pPr>
                          <w:jc w:val="center"/>
                          <w:rPr>
                            <w:b/>
                            <w:sz w:val="30"/>
                            <w:szCs w:val="30"/>
                          </w:rPr>
                        </w:pPr>
                      </w:p>
                      <w:p w14:paraId="7D871B1D" w14:textId="77777777" w:rsidR="00B90956" w:rsidRPr="00414332" w:rsidRDefault="00B90956" w:rsidP="007C4131">
                        <w:pPr>
                          <w:jc w:val="center"/>
                          <w:rPr>
                            <w:b/>
                            <w:sz w:val="30"/>
                            <w:szCs w:val="30"/>
                          </w:rPr>
                        </w:pPr>
                      </w:p>
                      <w:p w14:paraId="43281BF9" w14:textId="77777777" w:rsidR="00B90956" w:rsidRPr="00414332" w:rsidDel="00095447" w:rsidRDefault="00B90956"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B90956" w:rsidRPr="00414332" w:rsidDel="00095447" w:rsidRDefault="00B90956"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B90956" w:rsidRPr="00414332" w:rsidRDefault="00B90956" w:rsidP="007C4131">
                        <w:pPr>
                          <w:rPr>
                            <w:sz w:val="30"/>
                            <w:szCs w:val="30"/>
                          </w:rPr>
                        </w:pPr>
                      </w:p>
                      <w:p w14:paraId="78884E63" w14:textId="77777777" w:rsidR="00B90956" w:rsidRPr="00414332" w:rsidRDefault="00B90956" w:rsidP="007C4131">
                        <w:pPr>
                          <w:rPr>
                            <w:sz w:val="30"/>
                            <w:szCs w:val="30"/>
                          </w:rPr>
                        </w:pPr>
                      </w:p>
                      <w:p w14:paraId="2034164A" w14:textId="77777777" w:rsidR="00B90956" w:rsidRPr="00414332" w:rsidRDefault="00B90956" w:rsidP="007C4131">
                        <w:pPr>
                          <w:rPr>
                            <w:sz w:val="30"/>
                            <w:szCs w:val="30"/>
                          </w:rPr>
                        </w:pPr>
                      </w:p>
                      <w:p w14:paraId="0947E522" w14:textId="77777777" w:rsidR="00B90956" w:rsidRPr="00414332" w:rsidRDefault="00B90956" w:rsidP="007C4131">
                        <w:pPr>
                          <w:rPr>
                            <w:sz w:val="30"/>
                            <w:szCs w:val="30"/>
                          </w:rPr>
                        </w:pPr>
                      </w:p>
                      <w:p w14:paraId="262E116F" w14:textId="77777777" w:rsidR="00B90956" w:rsidRPr="00414332" w:rsidRDefault="00B90956" w:rsidP="007C4131">
                        <w:pPr>
                          <w:rPr>
                            <w:sz w:val="30"/>
                            <w:szCs w:val="30"/>
                          </w:rPr>
                        </w:pPr>
                      </w:p>
                      <w:p w14:paraId="505F9F1F" w14:textId="77777777" w:rsidR="00B90956" w:rsidRDefault="00B90956" w:rsidP="007C4131">
                        <w:pPr>
                          <w:ind w:left="4320"/>
                          <w:rPr>
                            <w:b/>
                            <w:sz w:val="30"/>
                            <w:szCs w:val="30"/>
                          </w:rPr>
                        </w:pPr>
                      </w:p>
                      <w:p w14:paraId="7F685341" w14:textId="77777777" w:rsidR="00B90956" w:rsidRPr="00414332" w:rsidRDefault="00B90956" w:rsidP="007C4131">
                        <w:pPr>
                          <w:ind w:left="4320"/>
                          <w:rPr>
                            <w:b/>
                            <w:sz w:val="30"/>
                            <w:szCs w:val="30"/>
                          </w:rPr>
                        </w:pPr>
                      </w:p>
                      <w:p w14:paraId="604EF380" w14:textId="77777777" w:rsidR="00B90956" w:rsidRPr="00414332" w:rsidRDefault="00B90956" w:rsidP="007C4131">
                        <w:pPr>
                          <w:ind w:left="3240"/>
                          <w:rPr>
                            <w:b/>
                            <w:sz w:val="30"/>
                            <w:szCs w:val="30"/>
                          </w:rPr>
                        </w:pPr>
                        <w:r w:rsidRPr="00414332">
                          <w:rPr>
                            <w:b/>
                            <w:sz w:val="30"/>
                            <w:szCs w:val="30"/>
                          </w:rPr>
                          <w:t>HỘI ĐỒNG: ………………………………</w:t>
                        </w:r>
                      </w:p>
                      <w:p w14:paraId="4FE05E53" w14:textId="77777777" w:rsidR="00B90956" w:rsidRPr="00414332" w:rsidRDefault="00B90956" w:rsidP="007C4131">
                        <w:pPr>
                          <w:ind w:left="3240"/>
                          <w:rPr>
                            <w:b/>
                            <w:sz w:val="30"/>
                            <w:szCs w:val="30"/>
                          </w:rPr>
                        </w:pPr>
                        <w:r w:rsidRPr="00414332">
                          <w:rPr>
                            <w:b/>
                            <w:sz w:val="30"/>
                            <w:szCs w:val="30"/>
                          </w:rPr>
                          <w:t>GVHD: ………………………………………</w:t>
                        </w:r>
                      </w:p>
                      <w:p w14:paraId="6D8F7469" w14:textId="77777777" w:rsidR="00B90956" w:rsidRPr="00414332" w:rsidRDefault="00B90956" w:rsidP="007C4131">
                        <w:pPr>
                          <w:ind w:left="3240"/>
                          <w:rPr>
                            <w:b/>
                            <w:sz w:val="30"/>
                            <w:szCs w:val="30"/>
                          </w:rPr>
                        </w:pPr>
                        <w:r w:rsidRPr="00414332">
                          <w:rPr>
                            <w:b/>
                            <w:sz w:val="30"/>
                            <w:szCs w:val="30"/>
                          </w:rPr>
                          <w:t>GVPB: ………………………………………</w:t>
                        </w:r>
                      </w:p>
                      <w:p w14:paraId="3371CD51" w14:textId="77777777" w:rsidR="00B90956" w:rsidRPr="00414332" w:rsidRDefault="00B90956" w:rsidP="007C4131">
                        <w:pPr>
                          <w:ind w:left="3240"/>
                          <w:rPr>
                            <w:b/>
                            <w:sz w:val="30"/>
                            <w:szCs w:val="30"/>
                          </w:rPr>
                        </w:pPr>
                        <w:r w:rsidRPr="00414332">
                          <w:rPr>
                            <w:b/>
                            <w:sz w:val="30"/>
                            <w:szCs w:val="30"/>
                          </w:rPr>
                          <w:t xml:space="preserve">                                ---o0o---</w:t>
                        </w:r>
                      </w:p>
                      <w:p w14:paraId="2FDE68EE" w14:textId="77777777" w:rsidR="00B90956" w:rsidRPr="00414332" w:rsidRDefault="00B90956" w:rsidP="007C4131">
                        <w:pPr>
                          <w:ind w:left="3240"/>
                          <w:rPr>
                            <w:b/>
                            <w:sz w:val="30"/>
                            <w:szCs w:val="30"/>
                          </w:rPr>
                        </w:pPr>
                        <w:r w:rsidRPr="00414332">
                          <w:rPr>
                            <w:b/>
                            <w:sz w:val="30"/>
                            <w:szCs w:val="30"/>
                          </w:rPr>
                          <w:t>SVTH 1: ………………………………… (MSSV)</w:t>
                        </w:r>
                      </w:p>
                      <w:p w14:paraId="026C3766" w14:textId="77777777" w:rsidR="00B90956" w:rsidRPr="00414332" w:rsidRDefault="00B90956" w:rsidP="007C4131">
                        <w:pPr>
                          <w:ind w:left="3240"/>
                          <w:rPr>
                            <w:b/>
                            <w:sz w:val="30"/>
                            <w:szCs w:val="30"/>
                          </w:rPr>
                        </w:pPr>
                        <w:r w:rsidRPr="00414332">
                          <w:rPr>
                            <w:b/>
                            <w:sz w:val="30"/>
                            <w:szCs w:val="30"/>
                          </w:rPr>
                          <w:t>SVTH 2: ………………………………… (MSSV)</w:t>
                        </w:r>
                      </w:p>
                      <w:p w14:paraId="0C95FBBB" w14:textId="77777777" w:rsidR="00B90956" w:rsidRPr="00414332" w:rsidRDefault="00B90956" w:rsidP="007C4131">
                        <w:pPr>
                          <w:ind w:left="3240"/>
                          <w:rPr>
                            <w:b/>
                            <w:sz w:val="30"/>
                            <w:szCs w:val="30"/>
                          </w:rPr>
                        </w:pPr>
                        <w:r w:rsidRPr="00414332">
                          <w:rPr>
                            <w:b/>
                            <w:sz w:val="30"/>
                            <w:szCs w:val="30"/>
                          </w:rPr>
                          <w:t>SVTH 3: ………………………………… (MSSV)</w:t>
                        </w:r>
                      </w:p>
                      <w:p w14:paraId="70E6E6D6" w14:textId="77777777" w:rsidR="00B90956" w:rsidRPr="00414332" w:rsidRDefault="00B90956" w:rsidP="007C4131">
                        <w:pPr>
                          <w:ind w:left="3240"/>
                          <w:rPr>
                            <w:sz w:val="30"/>
                            <w:szCs w:val="30"/>
                          </w:rPr>
                        </w:pPr>
                        <w:r w:rsidRPr="00414332">
                          <w:rPr>
                            <w:b/>
                            <w:sz w:val="30"/>
                            <w:szCs w:val="30"/>
                          </w:rPr>
                          <w:t>……</w:t>
                        </w:r>
                      </w:p>
                      <w:p w14:paraId="65328F86" w14:textId="77777777" w:rsidR="00B90956" w:rsidRPr="00414332" w:rsidRDefault="00B90956" w:rsidP="007C4131">
                        <w:pPr>
                          <w:ind w:left="2520" w:firstLine="720"/>
                          <w:rPr>
                            <w:sz w:val="30"/>
                            <w:szCs w:val="30"/>
                          </w:rPr>
                        </w:pPr>
                        <w:r w:rsidRPr="00414332">
                          <w:rPr>
                            <w:sz w:val="30"/>
                            <w:szCs w:val="30"/>
                          </w:rPr>
                          <w:t>(Size 15)</w:t>
                        </w:r>
                      </w:p>
                      <w:p w14:paraId="5FB8F90B" w14:textId="77777777" w:rsidR="00B90956" w:rsidRPr="00414332" w:rsidRDefault="00B90956" w:rsidP="007C4131">
                        <w:pPr>
                          <w:rPr>
                            <w:sz w:val="30"/>
                            <w:szCs w:val="30"/>
                          </w:rPr>
                        </w:pPr>
                      </w:p>
                      <w:p w14:paraId="56371461" w14:textId="77777777" w:rsidR="00B90956" w:rsidRPr="00414332" w:rsidRDefault="00B90956" w:rsidP="007C4131">
                        <w:pPr>
                          <w:rPr>
                            <w:sz w:val="30"/>
                            <w:szCs w:val="30"/>
                          </w:rPr>
                        </w:pPr>
                      </w:p>
                      <w:p w14:paraId="1A15B0F8" w14:textId="77777777" w:rsidR="00B90956" w:rsidRPr="00414332" w:rsidRDefault="00B90956" w:rsidP="007C4131">
                        <w:pPr>
                          <w:jc w:val="center"/>
                          <w:rPr>
                            <w:b/>
                            <w:sz w:val="30"/>
                            <w:szCs w:val="30"/>
                          </w:rPr>
                        </w:pPr>
                      </w:p>
                      <w:p w14:paraId="4D32EADE" w14:textId="77777777" w:rsidR="00B90956" w:rsidRPr="00414332" w:rsidRDefault="00B90956" w:rsidP="007C4131">
                        <w:pPr>
                          <w:jc w:val="center"/>
                          <w:rPr>
                            <w:sz w:val="30"/>
                            <w:szCs w:val="30"/>
                          </w:rPr>
                        </w:pPr>
                      </w:p>
                      <w:p w14:paraId="35691925" w14:textId="77777777" w:rsidR="00B90956" w:rsidRPr="00414332" w:rsidRDefault="00B90956"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3" w:author="The Si Tran" w:date="2012-12-12T13:39:00Z"/>
          <w:kern w:val="32"/>
        </w:rPr>
        <w:pPrChange w:id="124" w:author="The Si Tran" w:date="2012-12-12T13:39:00Z">
          <w:pPr>
            <w:spacing w:before="0" w:after="200" w:line="276" w:lineRule="auto"/>
            <w:jc w:val="left"/>
          </w:pPr>
        </w:pPrChange>
      </w:pPr>
      <w:ins w:id="125"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6" w:name="_Toc343660435"/>
      <w:r w:rsidRPr="003553FD">
        <w:rPr>
          <w:rFonts w:cs="Times New Roman"/>
          <w:rPrChange w:id="127" w:author="The Si Tran" w:date="2012-12-14T07:18:00Z">
            <w:rPr>
              <w:rFonts w:cs="Times New Roman"/>
              <w:b w:val="0"/>
              <w:bCs w:val="0"/>
              <w:kern w:val="0"/>
              <w:sz w:val="26"/>
              <w:szCs w:val="22"/>
            </w:rPr>
          </w:rPrChange>
        </w:rPr>
        <w:lastRenderedPageBreak/>
        <w:t>LỜI CAM ĐOAN</w:t>
      </w:r>
      <w:bookmarkEnd w:id="6"/>
      <w:bookmarkEnd w:id="126"/>
    </w:p>
    <w:p w14:paraId="00DD51C1" w14:textId="77777777" w:rsidR="00254F82" w:rsidRPr="003F0840" w:rsidRDefault="00254F82" w:rsidP="00254F82">
      <w:pPr>
        <w:widowControl w:val="0"/>
        <w:autoSpaceDE w:val="0"/>
        <w:autoSpaceDN w:val="0"/>
        <w:adjustRightInd w:val="0"/>
        <w:spacing w:after="240"/>
        <w:rPr>
          <w:ins w:id="128" w:author="The Si Tran" w:date="2012-12-16T09:59:00Z"/>
          <w:rFonts w:eastAsia="Times New Roman"/>
          <w:szCs w:val="26"/>
        </w:rPr>
      </w:pPr>
      <w:ins w:id="129"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30" w:author="The Si Tran" w:date="2012-12-16T09:59:00Z"/>
          <w:rFonts w:eastAsia="Times New Roman"/>
          <w:szCs w:val="26"/>
        </w:rPr>
      </w:pPr>
      <w:ins w:id="131"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2" w:author="The Si Tran" w:date="2012-12-16T09:59:00Z"/>
          <w:rFonts w:eastAsia="Times New Roman"/>
          <w:szCs w:val="26"/>
        </w:rPr>
      </w:pPr>
    </w:p>
    <w:p w14:paraId="0C376649" w14:textId="0D079278" w:rsidR="00545827" w:rsidRDefault="00545827" w:rsidP="00545827">
      <w:pPr>
        <w:rPr>
          <w:ins w:id="133" w:author="The Si Tran" w:date="2012-12-16T09:59:00Z"/>
          <w:szCs w:val="26"/>
        </w:rPr>
      </w:pPr>
      <w:ins w:id="134"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5"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6" w:author="The Si Tran" w:date="2012-12-16T10:00:00Z"/>
          <w:rFonts w:cs="Times New Roman"/>
        </w:rPr>
      </w:pPr>
      <w:bookmarkStart w:id="137" w:name="_Toc328879884"/>
      <w:bookmarkStart w:id="138" w:name="_Toc328894960"/>
      <w:bookmarkStart w:id="139" w:name="_Toc343660436"/>
      <w:r w:rsidRPr="003553FD">
        <w:rPr>
          <w:rFonts w:cs="Times New Roman"/>
          <w:rPrChange w:id="140" w:author="The Si Tran" w:date="2012-12-14T07:18:00Z">
            <w:rPr>
              <w:rFonts w:cs="Times New Roman"/>
              <w:b w:val="0"/>
              <w:bCs w:val="0"/>
              <w:kern w:val="0"/>
              <w:sz w:val="26"/>
              <w:szCs w:val="22"/>
            </w:rPr>
          </w:rPrChange>
        </w:rPr>
        <w:lastRenderedPageBreak/>
        <w:t>LỜI CÁM ƠN</w:t>
      </w:r>
      <w:bookmarkEnd w:id="137"/>
      <w:bookmarkEnd w:id="138"/>
      <w:bookmarkEnd w:id="139"/>
    </w:p>
    <w:p w14:paraId="25FE7B5D" w14:textId="142A8B9F"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xin bày tỏ lòng biết ơn chân thành nhất đến PGS.TS</w:t>
        </w:r>
        <w:del w:id="144"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5" w:author="The Si Tran" w:date="2012-12-16T10:00:00Z"/>
        </w:rPr>
        <w:pPrChange w:id="146" w:author="The Si Tran" w:date="2012-12-16T10:00:00Z">
          <w:pPr>
            <w:widowControl w:val="0"/>
            <w:autoSpaceDE w:val="0"/>
            <w:autoSpaceDN w:val="0"/>
            <w:adjustRightInd w:val="0"/>
            <w:spacing w:after="240"/>
          </w:pPr>
        </w:pPrChange>
      </w:pPr>
      <w:ins w:id="147"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8" w:author="The Si Tran" w:date="2012-12-16T10:00:00Z"/>
        </w:rPr>
        <w:pPrChange w:id="149" w:author="The Si Tran" w:date="2012-12-16T10:00:00Z">
          <w:pPr>
            <w:widowControl w:val="0"/>
            <w:autoSpaceDE w:val="0"/>
            <w:autoSpaceDN w:val="0"/>
            <w:adjustRightInd w:val="0"/>
            <w:spacing w:after="240"/>
          </w:pPr>
        </w:pPrChange>
      </w:pPr>
      <w:ins w:id="150" w:author="The Si Tran" w:date="2012-12-16T10:00:00Z">
        <w:r>
          <w:t xml:space="preserve">Và cuối cùng, chúng tôi xin được gửi lời cám ơn đến gia đình và bạn </w:t>
        </w:r>
        <w:del w:id="151" w:author="superchickend" w:date="2012-12-16T14:50:00Z">
          <w:r w:rsidDel="00E34B00">
            <w:delText>bè,</w:delText>
          </w:r>
        </w:del>
      </w:ins>
      <w:ins w:id="152" w:author="superchickend" w:date="2012-12-16T14:50:00Z">
        <w:r w:rsidR="00E34B00">
          <w:t>bè</w:t>
        </w:r>
      </w:ins>
      <w:ins w:id="153" w:author="superchickend" w:date="2012-12-16T14:51:00Z">
        <w:r w:rsidR="001E0550">
          <w:t xml:space="preserve"> -</w:t>
        </w:r>
      </w:ins>
      <w:ins w:id="154"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5"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6"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7" w:author="The Si Tran" w:date="2012-12-14T07:18:00Z">
          <w:pPr>
            <w:pStyle w:val="Heading1"/>
            <w:numPr>
              <w:numId w:val="0"/>
            </w:numPr>
            <w:ind w:left="0" w:firstLine="0"/>
          </w:pPr>
        </w:pPrChange>
      </w:pPr>
      <w:bookmarkStart w:id="158" w:name="_Toc328879885"/>
      <w:bookmarkStart w:id="159" w:name="_Toc328894961"/>
      <w:bookmarkStart w:id="160" w:name="_Toc343660437"/>
      <w:r w:rsidRPr="003553FD">
        <w:rPr>
          <w:rPrChange w:id="161" w:author="The Si Tran" w:date="2012-12-14T07:18:00Z">
            <w:rPr>
              <w:rFonts w:cs="Times New Roman"/>
              <w:b w:val="0"/>
              <w:bCs w:val="0"/>
              <w:kern w:val="0"/>
              <w:sz w:val="26"/>
              <w:szCs w:val="22"/>
            </w:rPr>
          </w:rPrChange>
        </w:rPr>
        <w:lastRenderedPageBreak/>
        <w:t>TÓM</w:t>
      </w:r>
      <w:r w:rsidRPr="0049233F">
        <w:rPr>
          <w:rPrChange w:id="162" w:author="The Si Tran" w:date="2012-12-05T23:02:00Z">
            <w:rPr>
              <w:rFonts w:cs="Times New Roman"/>
              <w:b w:val="0"/>
              <w:bCs w:val="0"/>
              <w:kern w:val="0"/>
              <w:sz w:val="26"/>
              <w:szCs w:val="22"/>
            </w:rPr>
          </w:rPrChange>
        </w:rPr>
        <w:t xml:space="preserve"> TẮT LUẬN VĂN</w:t>
      </w:r>
      <w:bookmarkEnd w:id="158"/>
      <w:bookmarkEnd w:id="159"/>
      <w:bookmarkEnd w:id="160"/>
    </w:p>
    <w:p w14:paraId="248C1994" w14:textId="6F1F893F" w:rsidR="005D6B44" w:rsidRPr="00526192" w:rsidRDefault="005D6B44">
      <w:pPr>
        <w:rPr>
          <w:ins w:id="163" w:author="The Si Tran" w:date="2012-12-12T07:36:00Z"/>
        </w:rPr>
      </w:pPr>
      <w:ins w:id="164" w:author="The Si Tran" w:date="2012-12-12T07:36:00Z">
        <w:r w:rsidRPr="00526192">
          <w:t xml:space="preserve">Ngày </w:t>
        </w:r>
      </w:ins>
      <w:ins w:id="165" w:author="The Si Tran" w:date="2012-12-16T20:13:00Z">
        <w:r w:rsidR="00032D83" w:rsidRPr="00526192">
          <w:t xml:space="preserve">nay, trong </w:t>
        </w:r>
      </w:ins>
      <w:ins w:id="166" w:author="The Si Tran" w:date="2012-12-16T20:14:00Z">
        <w:r w:rsidR="00032D83">
          <w:t xml:space="preserve">môi </w:t>
        </w:r>
      </w:ins>
      <w:ins w:id="167"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8" w:author="The Si Tran" w:date="2012-12-12T07:36:00Z"/>
          <w:lang w:val="fr-FR"/>
        </w:rPr>
      </w:pPr>
      <w:ins w:id="169"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70"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71" w:author="The Si Tran" w:date="2012-12-05T23:02:00Z">
            <w:rPr>
              <w:kern w:val="32"/>
              <w:sz w:val="32"/>
              <w:szCs w:val="32"/>
            </w:rPr>
          </w:rPrChange>
        </w:rPr>
      </w:pPr>
      <w:ins w:id="172"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73" w:author="The Si Tran" w:date="2012-12-12T13:48:00Z"/>
        </w:rPr>
        <w:pPrChange w:id="174" w:author="The Si Tran" w:date="2012-12-14T07:18:00Z">
          <w:pPr>
            <w:pStyle w:val="Heading1"/>
            <w:numPr>
              <w:numId w:val="0"/>
            </w:numPr>
            <w:spacing w:line="480" w:lineRule="auto"/>
            <w:ind w:left="0" w:firstLine="0"/>
            <w:jc w:val="both"/>
          </w:pPr>
        </w:pPrChange>
      </w:pPr>
      <w:bookmarkStart w:id="175" w:name="_Toc343660438"/>
      <w:ins w:id="176" w:author="The Si Tran" w:date="2012-12-12T13:48:00Z">
        <w:r>
          <w:lastRenderedPageBreak/>
          <w:t>MỤC LỤC</w:t>
        </w:r>
        <w:bookmarkEnd w:id="175"/>
      </w:ins>
    </w:p>
    <w:p w14:paraId="212AEECB" w14:textId="77777777" w:rsidR="00FD250C" w:rsidRDefault="002E545D">
      <w:pPr>
        <w:pStyle w:val="TOC1"/>
        <w:rPr>
          <w:rFonts w:asciiTheme="minorHAnsi" w:eastAsiaTheme="minorEastAsia" w:hAnsiTheme="minorHAnsi" w:cstheme="minorBidi"/>
          <w:noProof/>
          <w:sz w:val="22"/>
        </w:rPr>
      </w:pPr>
      <w:ins w:id="177" w:author="The Si Tran" w:date="2012-12-12T13:49:00Z">
        <w:r>
          <w:fldChar w:fldCharType="begin"/>
        </w:r>
        <w:r>
          <w:instrText xml:space="preserve"> TOC \o "1-3" \f \h \z \u </w:instrText>
        </w:r>
      </w:ins>
      <w:r>
        <w:fldChar w:fldCharType="separate"/>
      </w:r>
      <w:r w:rsidR="00FD250C" w:rsidRPr="00D419E4">
        <w:rPr>
          <w:rStyle w:val="Hyperlink"/>
          <w:noProof/>
        </w:rPr>
        <w:fldChar w:fldCharType="begin"/>
      </w:r>
      <w:r w:rsidR="00FD250C" w:rsidRPr="00D419E4">
        <w:rPr>
          <w:rStyle w:val="Hyperlink"/>
          <w:noProof/>
        </w:rPr>
        <w:instrText xml:space="preserve"> </w:instrText>
      </w:r>
      <w:r w:rsidR="00FD250C">
        <w:rPr>
          <w:noProof/>
        </w:rPr>
        <w:instrText>HYPERLINK \l "_Toc343660435"</w:instrText>
      </w:r>
      <w:r w:rsidR="00FD250C" w:rsidRPr="00D419E4">
        <w:rPr>
          <w:rStyle w:val="Hyperlink"/>
          <w:noProof/>
        </w:rPr>
        <w:instrText xml:space="preserve"> </w:instrText>
      </w:r>
      <w:r w:rsidR="00FD250C" w:rsidRPr="00D419E4">
        <w:rPr>
          <w:rStyle w:val="Hyperlink"/>
          <w:noProof/>
        </w:rPr>
      </w:r>
      <w:r w:rsidR="00FD250C" w:rsidRPr="00D419E4">
        <w:rPr>
          <w:rStyle w:val="Hyperlink"/>
          <w:noProof/>
        </w:rPr>
        <w:fldChar w:fldCharType="separate"/>
      </w:r>
      <w:r w:rsidR="00FD250C" w:rsidRPr="00D419E4">
        <w:rPr>
          <w:rStyle w:val="Hyperlink"/>
          <w:noProof/>
        </w:rPr>
        <w:t>LỜI CAM ĐOAN</w:t>
      </w:r>
      <w:r w:rsidR="00FD250C">
        <w:rPr>
          <w:noProof/>
          <w:webHidden/>
        </w:rPr>
        <w:tab/>
      </w:r>
      <w:r w:rsidR="00FD250C">
        <w:rPr>
          <w:noProof/>
          <w:webHidden/>
        </w:rPr>
        <w:fldChar w:fldCharType="begin"/>
      </w:r>
      <w:r w:rsidR="00FD250C">
        <w:rPr>
          <w:noProof/>
          <w:webHidden/>
        </w:rPr>
        <w:instrText xml:space="preserve"> PAGEREF _Toc343660435 \h </w:instrText>
      </w:r>
      <w:r w:rsidR="00FD250C">
        <w:rPr>
          <w:noProof/>
          <w:webHidden/>
        </w:rPr>
      </w:r>
      <w:r w:rsidR="00FD250C">
        <w:rPr>
          <w:noProof/>
          <w:webHidden/>
        </w:rPr>
        <w:fldChar w:fldCharType="separate"/>
      </w:r>
      <w:r w:rsidR="00FD250C">
        <w:rPr>
          <w:noProof/>
          <w:webHidden/>
        </w:rPr>
        <w:t>ii</w:t>
      </w:r>
      <w:r w:rsidR="00FD250C">
        <w:rPr>
          <w:noProof/>
          <w:webHidden/>
        </w:rPr>
        <w:fldChar w:fldCharType="end"/>
      </w:r>
      <w:r w:rsidR="00FD250C" w:rsidRPr="00D419E4">
        <w:rPr>
          <w:rStyle w:val="Hyperlink"/>
          <w:noProof/>
        </w:rPr>
        <w:fldChar w:fldCharType="end"/>
      </w:r>
    </w:p>
    <w:p w14:paraId="0717B8D1"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"_Toc343660436"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LỜI CÁM ƠN</w:t>
      </w:r>
      <w:r>
        <w:rPr>
          <w:noProof/>
          <w:webHidden/>
        </w:rPr>
        <w:tab/>
      </w:r>
      <w:r>
        <w:rPr>
          <w:noProof/>
          <w:webHidden/>
        </w:rPr>
        <w:fldChar w:fldCharType="begin"/>
      </w:r>
      <w:r>
        <w:rPr>
          <w:noProof/>
          <w:webHidden/>
        </w:rPr>
        <w:instrText xml:space="preserve"> PAGEREF _Toc343660436 \h </w:instrText>
      </w:r>
      <w:r>
        <w:rPr>
          <w:noProof/>
          <w:webHidden/>
        </w:rPr>
      </w:r>
      <w:r>
        <w:rPr>
          <w:noProof/>
          <w:webHidden/>
        </w:rPr>
        <w:fldChar w:fldCharType="separate"/>
      </w:r>
      <w:r>
        <w:rPr>
          <w:noProof/>
          <w:webHidden/>
        </w:rPr>
        <w:t>iii</w:t>
      </w:r>
      <w:r>
        <w:rPr>
          <w:noProof/>
          <w:webHidden/>
        </w:rPr>
        <w:fldChar w:fldCharType="end"/>
      </w:r>
      <w:r w:rsidRPr="00D419E4">
        <w:rPr>
          <w:rStyle w:val="Hyperlink"/>
          <w:noProof/>
        </w:rPr>
        <w:fldChar w:fldCharType="end"/>
      </w:r>
    </w:p>
    <w:p w14:paraId="3419DFF3"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"_Toc343660437"</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TÓM TẮT LUẬN VĂN</w:t>
      </w:r>
      <w:r>
        <w:rPr>
          <w:noProof/>
          <w:webHidden/>
        </w:rPr>
        <w:tab/>
      </w:r>
      <w:r>
        <w:rPr>
          <w:noProof/>
          <w:webHidden/>
        </w:rPr>
        <w:fldChar w:fldCharType="begin"/>
      </w:r>
      <w:r>
        <w:rPr>
          <w:noProof/>
          <w:webHidden/>
        </w:rPr>
        <w:instrText xml:space="preserve"> PAGEREF _Toc343660437 \h </w:instrText>
      </w:r>
      <w:r>
        <w:rPr>
          <w:noProof/>
          <w:webHidden/>
        </w:rPr>
      </w:r>
      <w:r>
        <w:rPr>
          <w:noProof/>
          <w:webHidden/>
        </w:rPr>
        <w:fldChar w:fldCharType="separate"/>
      </w:r>
      <w:r>
        <w:rPr>
          <w:noProof/>
          <w:webHidden/>
        </w:rPr>
        <w:t>iv</w:t>
      </w:r>
      <w:r>
        <w:rPr>
          <w:noProof/>
          <w:webHidden/>
        </w:rPr>
        <w:fldChar w:fldCharType="end"/>
      </w:r>
      <w:r w:rsidRPr="00D419E4">
        <w:rPr>
          <w:rStyle w:val="Hyperlink"/>
          <w:noProof/>
        </w:rPr>
        <w:fldChar w:fldCharType="end"/>
      </w:r>
    </w:p>
    <w:p w14:paraId="5FB145B1"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"_Toc343660438"</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MỤC LỤC</w:t>
      </w:r>
      <w:r>
        <w:rPr>
          <w:noProof/>
          <w:webHidden/>
        </w:rPr>
        <w:tab/>
      </w:r>
      <w:r>
        <w:rPr>
          <w:noProof/>
          <w:webHidden/>
        </w:rPr>
        <w:fldChar w:fldCharType="begin"/>
      </w:r>
      <w:r>
        <w:rPr>
          <w:noProof/>
          <w:webHidden/>
        </w:rPr>
        <w:instrText xml:space="preserve"> PAGEREF _Toc343660438 \h </w:instrText>
      </w:r>
      <w:r>
        <w:rPr>
          <w:noProof/>
          <w:webHidden/>
        </w:rPr>
      </w:r>
      <w:r>
        <w:rPr>
          <w:noProof/>
          <w:webHidden/>
        </w:rPr>
        <w:fldChar w:fldCharType="separate"/>
      </w:r>
      <w:r>
        <w:rPr>
          <w:noProof/>
          <w:webHidden/>
        </w:rPr>
        <w:t>v</w:t>
      </w:r>
      <w:r>
        <w:rPr>
          <w:noProof/>
          <w:webHidden/>
        </w:rPr>
        <w:fldChar w:fldCharType="end"/>
      </w:r>
      <w:r w:rsidRPr="00D419E4">
        <w:rPr>
          <w:rStyle w:val="Hyperlink"/>
          <w:noProof/>
        </w:rPr>
        <w:fldChar w:fldCharType="end"/>
      </w:r>
    </w:p>
    <w:p w14:paraId="2ECB7E07"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"_Toc343660439"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DANH MỤC HÌNH</w:t>
      </w:r>
      <w:r>
        <w:rPr>
          <w:noProof/>
          <w:webHidden/>
        </w:rPr>
        <w:tab/>
      </w:r>
      <w:r>
        <w:rPr>
          <w:noProof/>
          <w:webHidden/>
        </w:rPr>
        <w:fldChar w:fldCharType="begin"/>
      </w:r>
      <w:r>
        <w:rPr>
          <w:noProof/>
          <w:webHidden/>
        </w:rPr>
        <w:instrText xml:space="preserve"> PAGEREF _Toc343660439 \h </w:instrText>
      </w:r>
      <w:r>
        <w:rPr>
          <w:noProof/>
          <w:webHidden/>
        </w:rPr>
      </w:r>
      <w:r>
        <w:rPr>
          <w:noProof/>
          <w:webHidden/>
        </w:rPr>
        <w:fldChar w:fldCharType="separate"/>
      </w:r>
      <w:r>
        <w:rPr>
          <w:noProof/>
          <w:webHidden/>
        </w:rPr>
        <w:t>viii</w:t>
      </w:r>
      <w:r>
        <w:rPr>
          <w:noProof/>
          <w:webHidden/>
        </w:rPr>
        <w:fldChar w:fldCharType="end"/>
      </w:r>
      <w:r w:rsidRPr="00D419E4">
        <w:rPr>
          <w:rStyle w:val="Hyperlink"/>
          <w:noProof/>
        </w:rPr>
        <w:fldChar w:fldCharType="end"/>
      </w:r>
    </w:p>
    <w:p w14:paraId="4FAEAD81"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"_Toc343660440"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DANH MỤC BẢNG</w:t>
      </w:r>
      <w:r>
        <w:rPr>
          <w:noProof/>
          <w:webHidden/>
        </w:rPr>
        <w:tab/>
      </w:r>
      <w:r>
        <w:rPr>
          <w:noProof/>
          <w:webHidden/>
        </w:rPr>
        <w:fldChar w:fldCharType="begin"/>
      </w:r>
      <w:r>
        <w:rPr>
          <w:noProof/>
          <w:webHidden/>
        </w:rPr>
        <w:instrText xml:space="preserve"> PAGEREF _Toc343660440 \h </w:instrText>
      </w:r>
      <w:r>
        <w:rPr>
          <w:noProof/>
          <w:webHidden/>
        </w:rPr>
      </w:r>
      <w:r>
        <w:rPr>
          <w:noProof/>
          <w:webHidden/>
        </w:rPr>
        <w:fldChar w:fldCharType="separate"/>
      </w:r>
      <w:r>
        <w:rPr>
          <w:noProof/>
          <w:webHidden/>
        </w:rPr>
        <w:t>x</w:t>
      </w:r>
      <w:r>
        <w:rPr>
          <w:noProof/>
          <w:webHidden/>
        </w:rPr>
        <w:fldChar w:fldCharType="end"/>
      </w:r>
      <w:r w:rsidRPr="00D419E4">
        <w:rPr>
          <w:rStyle w:val="Hyperlink"/>
          <w:noProof/>
        </w:rPr>
        <w:fldChar w:fldCharType="end"/>
      </w:r>
    </w:p>
    <w:p w14:paraId="7B431B55" w14:textId="77777777" w:rsidR="00FD250C" w:rsidRDefault="00FD250C">
      <w:pPr>
        <w:pStyle w:val="TOC1"/>
        <w:tabs>
          <w:tab w:val="left" w:pos="1760"/>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"_Toc343660465"</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Chương 1</w:t>
      </w:r>
      <w:r>
        <w:rPr>
          <w:rFonts w:asciiTheme="minorHAnsi" w:eastAsiaTheme="minorEastAsia" w:hAnsiTheme="minorHAnsi" w:cstheme="minorBidi"/>
          <w:noProof/>
          <w:sz w:val="22"/>
        </w:rPr>
        <w:tab/>
      </w:r>
      <w:r w:rsidRPr="00D419E4">
        <w:rPr>
          <w:rStyle w:val="Hyperlink"/>
          <w:noProof/>
        </w:rPr>
        <w:t>GIỚI THIỆU</w:t>
      </w:r>
      <w:r>
        <w:rPr>
          <w:noProof/>
          <w:webHidden/>
        </w:rPr>
        <w:tab/>
      </w:r>
      <w:r>
        <w:rPr>
          <w:noProof/>
          <w:webHidden/>
        </w:rPr>
        <w:fldChar w:fldCharType="begin"/>
      </w:r>
      <w:r>
        <w:rPr>
          <w:noProof/>
          <w:webHidden/>
        </w:rPr>
        <w:instrText xml:space="preserve"> PAGEREF _Toc343660465 \h </w:instrText>
      </w:r>
      <w:r>
        <w:rPr>
          <w:noProof/>
          <w:webHidden/>
        </w:rPr>
      </w:r>
      <w:r>
        <w:rPr>
          <w:noProof/>
          <w:webHidden/>
        </w:rPr>
        <w:fldChar w:fldCharType="separate"/>
      </w:r>
      <w:r>
        <w:rPr>
          <w:noProof/>
          <w:webHidden/>
        </w:rPr>
        <w:t>1</w:t>
      </w:r>
      <w:r>
        <w:rPr>
          <w:noProof/>
          <w:webHidden/>
        </w:rPr>
        <w:fldChar w:fldCharType="end"/>
      </w:r>
      <w:r w:rsidRPr="00D419E4">
        <w:rPr>
          <w:rStyle w:val="Hyperlink"/>
          <w:noProof/>
        </w:rPr>
        <w:fldChar w:fldCharType="end"/>
      </w:r>
    </w:p>
    <w:p w14:paraId="587C742E"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"_Toc343660466"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1.1.</w:t>
      </w:r>
      <w:r>
        <w:rPr>
          <w:rFonts w:asciiTheme="minorHAnsi" w:eastAsiaTheme="minorEastAsia" w:hAnsiTheme="minorHAnsi" w:cstheme="minorBidi"/>
          <w:noProof/>
          <w:sz w:val="22"/>
        </w:rPr>
        <w:tab/>
      </w:r>
      <w:r w:rsidRPr="00D419E4">
        <w:rPr>
          <w:rStyle w:val="Hyperlink"/>
          <w:noProof/>
        </w:rPr>
        <w:t>Mục tiêu của đề tài</w:t>
      </w:r>
      <w:r>
        <w:rPr>
          <w:noProof/>
          <w:webHidden/>
        </w:rPr>
        <w:tab/>
      </w:r>
      <w:r>
        <w:rPr>
          <w:noProof/>
          <w:webHidden/>
        </w:rPr>
        <w:fldChar w:fldCharType="begin"/>
      </w:r>
      <w:r>
        <w:rPr>
          <w:noProof/>
          <w:webHidden/>
        </w:rPr>
        <w:instrText xml:space="preserve"> PAGEREF _Toc343660466 \h </w:instrText>
      </w:r>
      <w:r>
        <w:rPr>
          <w:noProof/>
          <w:webHidden/>
        </w:rPr>
      </w:r>
      <w:r>
        <w:rPr>
          <w:noProof/>
          <w:webHidden/>
        </w:rPr>
        <w:fldChar w:fldCharType="separate"/>
      </w:r>
      <w:r>
        <w:rPr>
          <w:noProof/>
          <w:webHidden/>
        </w:rPr>
        <w:t>1</w:t>
      </w:r>
      <w:r>
        <w:rPr>
          <w:noProof/>
          <w:webHidden/>
        </w:rPr>
        <w:fldChar w:fldCharType="end"/>
      </w:r>
      <w:r w:rsidRPr="00D419E4">
        <w:rPr>
          <w:rStyle w:val="Hyperlink"/>
          <w:noProof/>
        </w:rPr>
        <w:fldChar w:fldCharType="end"/>
      </w:r>
    </w:p>
    <w:p w14:paraId="3981DC8E"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"_Toc343660476"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1.2.</w:t>
      </w:r>
      <w:r>
        <w:rPr>
          <w:rFonts w:asciiTheme="minorHAnsi" w:eastAsiaTheme="minorEastAsia" w:hAnsiTheme="minorHAnsi" w:cstheme="minorBidi"/>
          <w:noProof/>
          <w:sz w:val="22"/>
        </w:rPr>
        <w:tab/>
      </w:r>
      <w:r w:rsidRPr="00D419E4">
        <w:rPr>
          <w:rStyle w:val="Hyperlink"/>
          <w:noProof/>
        </w:rPr>
        <w:t>Cấu trúc báo cáo</w:t>
      </w:r>
      <w:r>
        <w:rPr>
          <w:noProof/>
          <w:webHidden/>
        </w:rPr>
        <w:tab/>
      </w:r>
      <w:r>
        <w:rPr>
          <w:noProof/>
          <w:webHidden/>
        </w:rPr>
        <w:fldChar w:fldCharType="begin"/>
      </w:r>
      <w:r>
        <w:rPr>
          <w:noProof/>
          <w:webHidden/>
        </w:rPr>
        <w:instrText xml:space="preserve"> PAGEREF _Toc343660476 \h </w:instrText>
      </w:r>
      <w:r>
        <w:rPr>
          <w:noProof/>
          <w:webHidden/>
        </w:rPr>
      </w:r>
      <w:r>
        <w:rPr>
          <w:noProof/>
          <w:webHidden/>
        </w:rPr>
        <w:fldChar w:fldCharType="separate"/>
      </w:r>
      <w:r>
        <w:rPr>
          <w:noProof/>
          <w:webHidden/>
        </w:rPr>
        <w:t>3</w:t>
      </w:r>
      <w:r>
        <w:rPr>
          <w:noProof/>
          <w:webHidden/>
        </w:rPr>
        <w:fldChar w:fldCharType="end"/>
      </w:r>
      <w:r w:rsidRPr="00D419E4">
        <w:rPr>
          <w:rStyle w:val="Hyperlink"/>
          <w:noProof/>
        </w:rPr>
        <w:fldChar w:fldCharType="end"/>
      </w:r>
    </w:p>
    <w:p w14:paraId="45F7173E" w14:textId="77777777" w:rsidR="00FD250C" w:rsidRDefault="00FD250C">
      <w:pPr>
        <w:pStyle w:val="TOC1"/>
        <w:tabs>
          <w:tab w:val="left" w:pos="1760"/>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"_Toc343660486"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Chương 2</w:t>
      </w:r>
      <w:r>
        <w:rPr>
          <w:rFonts w:asciiTheme="minorHAnsi" w:eastAsiaTheme="minorEastAsia" w:hAnsiTheme="minorHAnsi" w:cstheme="minorBidi"/>
          <w:noProof/>
          <w:sz w:val="22"/>
        </w:rPr>
        <w:tab/>
      </w:r>
      <w:r w:rsidRPr="00D419E4">
        <w:rPr>
          <w:rStyle w:val="Hyperlink"/>
          <w:noProof/>
        </w:rPr>
        <w:t>CHUỖI THỜI GIAN VÀ CÁC THÀNH PHẦN CỦA CHUỖI THỜI GIAN</w:t>
      </w:r>
      <w:r>
        <w:rPr>
          <w:noProof/>
          <w:webHidden/>
        </w:rPr>
        <w:tab/>
      </w:r>
      <w:r>
        <w:rPr>
          <w:noProof/>
          <w:webHidden/>
        </w:rPr>
        <w:fldChar w:fldCharType="begin"/>
      </w:r>
      <w:r>
        <w:rPr>
          <w:noProof/>
          <w:webHidden/>
        </w:rPr>
        <w:instrText xml:space="preserve"> PAGEREF _Toc343660486 \h </w:instrText>
      </w:r>
      <w:r>
        <w:rPr>
          <w:noProof/>
          <w:webHidden/>
        </w:rPr>
      </w:r>
      <w:r>
        <w:rPr>
          <w:noProof/>
          <w:webHidden/>
        </w:rPr>
        <w:fldChar w:fldCharType="separate"/>
      </w:r>
      <w:r>
        <w:rPr>
          <w:noProof/>
          <w:webHidden/>
        </w:rPr>
        <w:t>4</w:t>
      </w:r>
      <w:r>
        <w:rPr>
          <w:noProof/>
          <w:webHidden/>
        </w:rPr>
        <w:fldChar w:fldCharType="end"/>
      </w:r>
      <w:r w:rsidRPr="00D419E4">
        <w:rPr>
          <w:rStyle w:val="Hyperlink"/>
          <w:noProof/>
        </w:rPr>
        <w:fldChar w:fldCharType="end"/>
      </w:r>
    </w:p>
    <w:p w14:paraId="33436F54"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"_Toc343660487"</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2.1.</w:t>
      </w:r>
      <w:r>
        <w:rPr>
          <w:rFonts w:asciiTheme="minorHAnsi" w:eastAsiaTheme="minorEastAsia" w:hAnsiTheme="minorHAnsi" w:cstheme="minorBidi"/>
          <w:noProof/>
          <w:sz w:val="22"/>
        </w:rPr>
        <w:tab/>
      </w:r>
      <w:r w:rsidRPr="00D419E4">
        <w:rPr>
          <w:rStyle w:val="Hyperlink"/>
          <w:noProof/>
        </w:rPr>
        <w:t>Chuỗi thời gian</w:t>
      </w:r>
      <w:r>
        <w:rPr>
          <w:noProof/>
          <w:webHidden/>
        </w:rPr>
        <w:tab/>
      </w:r>
      <w:r>
        <w:rPr>
          <w:noProof/>
          <w:webHidden/>
        </w:rPr>
        <w:fldChar w:fldCharType="begin"/>
      </w:r>
      <w:r>
        <w:rPr>
          <w:noProof/>
          <w:webHidden/>
        </w:rPr>
        <w:instrText xml:space="preserve"> PAGEREF _Toc343660487 \h </w:instrText>
      </w:r>
      <w:r>
        <w:rPr>
          <w:noProof/>
          <w:webHidden/>
        </w:rPr>
      </w:r>
      <w:r>
        <w:rPr>
          <w:noProof/>
          <w:webHidden/>
        </w:rPr>
        <w:fldChar w:fldCharType="separate"/>
      </w:r>
      <w:r>
        <w:rPr>
          <w:noProof/>
          <w:webHidden/>
        </w:rPr>
        <w:t>4</w:t>
      </w:r>
      <w:r>
        <w:rPr>
          <w:noProof/>
          <w:webHidden/>
        </w:rPr>
        <w:fldChar w:fldCharType="end"/>
      </w:r>
      <w:r w:rsidRPr="00D419E4">
        <w:rPr>
          <w:rStyle w:val="Hyperlink"/>
          <w:noProof/>
        </w:rPr>
        <w:fldChar w:fldCharType="end"/>
      </w:r>
    </w:p>
    <w:p w14:paraId="3D12C022"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"_Toc343660519"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2.2.</w:t>
      </w:r>
      <w:r>
        <w:rPr>
          <w:rFonts w:asciiTheme="minorHAnsi" w:eastAsiaTheme="minorEastAsia" w:hAnsiTheme="minorHAnsi" w:cstheme="minorBidi"/>
          <w:noProof/>
          <w:sz w:val="22"/>
        </w:rPr>
        <w:tab/>
      </w:r>
      <w:r w:rsidRPr="00D419E4">
        <w:rPr>
          <w:rStyle w:val="Hyperlink"/>
          <w:noProof/>
        </w:rPr>
        <w:t>Dự báo chuỗi thời gian</w:t>
      </w:r>
      <w:r>
        <w:rPr>
          <w:noProof/>
          <w:webHidden/>
        </w:rPr>
        <w:tab/>
      </w:r>
      <w:r>
        <w:rPr>
          <w:noProof/>
          <w:webHidden/>
        </w:rPr>
        <w:fldChar w:fldCharType="begin"/>
      </w:r>
      <w:r>
        <w:rPr>
          <w:noProof/>
          <w:webHidden/>
        </w:rPr>
        <w:instrText xml:space="preserve"> PAGEREF _Toc343660519 \h </w:instrText>
      </w:r>
      <w:r>
        <w:rPr>
          <w:noProof/>
          <w:webHidden/>
        </w:rPr>
      </w:r>
      <w:r>
        <w:rPr>
          <w:noProof/>
          <w:webHidden/>
        </w:rPr>
        <w:fldChar w:fldCharType="separate"/>
      </w:r>
      <w:r>
        <w:rPr>
          <w:noProof/>
          <w:webHidden/>
        </w:rPr>
        <w:t>5</w:t>
      </w:r>
      <w:r>
        <w:rPr>
          <w:noProof/>
          <w:webHidden/>
        </w:rPr>
        <w:fldChar w:fldCharType="end"/>
      </w:r>
      <w:r w:rsidRPr="00D419E4">
        <w:rPr>
          <w:rStyle w:val="Hyperlink"/>
          <w:noProof/>
        </w:rPr>
        <w:fldChar w:fldCharType="end"/>
      </w:r>
    </w:p>
    <w:p w14:paraId="1361B14B"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"_Toc343660520"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2.3.</w:t>
      </w:r>
      <w:r>
        <w:rPr>
          <w:rFonts w:asciiTheme="minorHAnsi" w:eastAsiaTheme="minorEastAsia" w:hAnsiTheme="minorHAnsi" w:cstheme="minorBidi"/>
          <w:noProof/>
          <w:sz w:val="22"/>
        </w:rPr>
        <w:tab/>
      </w:r>
      <w:r w:rsidRPr="00D419E4">
        <w:rPr>
          <w:rStyle w:val="Hyperlink"/>
          <w:noProof/>
        </w:rPr>
        <w:t>Khái niệm thống kê liên quan</w:t>
      </w:r>
      <w:r>
        <w:rPr>
          <w:noProof/>
          <w:webHidden/>
        </w:rPr>
        <w:tab/>
      </w:r>
      <w:r>
        <w:rPr>
          <w:noProof/>
          <w:webHidden/>
        </w:rPr>
        <w:fldChar w:fldCharType="begin"/>
      </w:r>
      <w:r>
        <w:rPr>
          <w:noProof/>
          <w:webHidden/>
        </w:rPr>
        <w:instrText xml:space="preserve"> PAGEREF _Toc343660520 \h </w:instrText>
      </w:r>
      <w:r>
        <w:rPr>
          <w:noProof/>
          <w:webHidden/>
        </w:rPr>
      </w:r>
      <w:r>
        <w:rPr>
          <w:noProof/>
          <w:webHidden/>
        </w:rPr>
        <w:fldChar w:fldCharType="separate"/>
      </w:r>
      <w:r>
        <w:rPr>
          <w:noProof/>
          <w:webHidden/>
        </w:rPr>
        <w:t>7</w:t>
      </w:r>
      <w:r>
        <w:rPr>
          <w:noProof/>
          <w:webHidden/>
        </w:rPr>
        <w:fldChar w:fldCharType="end"/>
      </w:r>
      <w:r w:rsidRPr="00D419E4">
        <w:rPr>
          <w:rStyle w:val="Hyperlink"/>
          <w:noProof/>
        </w:rPr>
        <w:fldChar w:fldCharType="end"/>
      </w:r>
    </w:p>
    <w:p w14:paraId="25DB5507"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"_Toc343660521"</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2.3.1.</w:t>
      </w:r>
      <w:r>
        <w:rPr>
          <w:rFonts w:asciiTheme="minorHAnsi" w:eastAsiaTheme="minorEastAsia" w:hAnsiTheme="minorHAnsi" w:cstheme="minorBidi"/>
          <w:noProof/>
          <w:sz w:val="22"/>
        </w:rPr>
        <w:tab/>
      </w:r>
      <w:r w:rsidRPr="00D419E4">
        <w:rPr>
          <w:rStyle w:val="Hyperlink"/>
          <w:noProof/>
        </w:rPr>
        <w:t>Hệ số tự tương quan</w:t>
      </w:r>
      <w:r>
        <w:rPr>
          <w:noProof/>
          <w:webHidden/>
        </w:rPr>
        <w:tab/>
      </w:r>
      <w:r>
        <w:rPr>
          <w:noProof/>
          <w:webHidden/>
        </w:rPr>
        <w:fldChar w:fldCharType="begin"/>
      </w:r>
      <w:r>
        <w:rPr>
          <w:noProof/>
          <w:webHidden/>
        </w:rPr>
        <w:instrText xml:space="preserve"> PAGEREF _Toc343660521 \h </w:instrText>
      </w:r>
      <w:r>
        <w:rPr>
          <w:noProof/>
          <w:webHidden/>
        </w:rPr>
      </w:r>
      <w:r>
        <w:rPr>
          <w:noProof/>
          <w:webHidden/>
        </w:rPr>
        <w:fldChar w:fldCharType="separate"/>
      </w:r>
      <w:r>
        <w:rPr>
          <w:noProof/>
          <w:webHidden/>
        </w:rPr>
        <w:t>7</w:t>
      </w:r>
      <w:r>
        <w:rPr>
          <w:noProof/>
          <w:webHidden/>
        </w:rPr>
        <w:fldChar w:fldCharType="end"/>
      </w:r>
      <w:r w:rsidRPr="00D419E4">
        <w:rPr>
          <w:rStyle w:val="Hyperlink"/>
          <w:noProof/>
        </w:rPr>
        <w:fldChar w:fldCharType="end"/>
      </w:r>
    </w:p>
    <w:p w14:paraId="6A59ABA8"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"_Toc343660522"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2.3.2.</w:t>
      </w:r>
      <w:r>
        <w:rPr>
          <w:rFonts w:asciiTheme="minorHAnsi" w:eastAsiaTheme="minorEastAsia" w:hAnsiTheme="minorHAnsi" w:cstheme="minorBidi"/>
          <w:noProof/>
          <w:sz w:val="22"/>
        </w:rPr>
        <w:tab/>
      </w:r>
      <w:r w:rsidRPr="00D419E4">
        <w:rPr>
          <w:rStyle w:val="Hyperlink"/>
          <w:noProof/>
        </w:rPr>
        <w:t>Hệ số tự tương quan riêng phần</w:t>
      </w:r>
      <w:r>
        <w:rPr>
          <w:noProof/>
          <w:webHidden/>
        </w:rPr>
        <w:tab/>
      </w:r>
      <w:r>
        <w:rPr>
          <w:noProof/>
          <w:webHidden/>
        </w:rPr>
        <w:fldChar w:fldCharType="begin"/>
      </w:r>
      <w:r>
        <w:rPr>
          <w:noProof/>
          <w:webHidden/>
        </w:rPr>
        <w:instrText xml:space="preserve"> PAGEREF _Toc343660522 \h </w:instrText>
      </w:r>
      <w:r>
        <w:rPr>
          <w:noProof/>
          <w:webHidden/>
        </w:rPr>
      </w:r>
      <w:r>
        <w:rPr>
          <w:noProof/>
          <w:webHidden/>
        </w:rPr>
        <w:fldChar w:fldCharType="separate"/>
      </w:r>
      <w:r>
        <w:rPr>
          <w:noProof/>
          <w:webHidden/>
        </w:rPr>
        <w:t>9</w:t>
      </w:r>
      <w:r>
        <w:rPr>
          <w:noProof/>
          <w:webHidden/>
        </w:rPr>
        <w:fldChar w:fldCharType="end"/>
      </w:r>
      <w:r w:rsidRPr="00D419E4">
        <w:rPr>
          <w:rStyle w:val="Hyperlink"/>
          <w:noProof/>
        </w:rPr>
        <w:fldChar w:fldCharType="end"/>
      </w:r>
    </w:p>
    <w:p w14:paraId="0D1B3C21"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"_Toc343660523"</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2.4.</w:t>
      </w:r>
      <w:r>
        <w:rPr>
          <w:rFonts w:asciiTheme="minorHAnsi" w:eastAsiaTheme="minorEastAsia" w:hAnsiTheme="minorHAnsi" w:cstheme="minorBidi"/>
          <w:noProof/>
          <w:sz w:val="22"/>
        </w:rPr>
        <w:tab/>
      </w:r>
      <w:r w:rsidRPr="00D419E4">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_Toc343660523 \h </w:instrText>
      </w:r>
      <w:r>
        <w:rPr>
          <w:noProof/>
          <w:webHidden/>
        </w:rPr>
      </w:r>
      <w:r>
        <w:rPr>
          <w:noProof/>
          <w:webHidden/>
        </w:rPr>
        <w:fldChar w:fldCharType="separate"/>
      </w:r>
      <w:r>
        <w:rPr>
          <w:noProof/>
          <w:webHidden/>
        </w:rPr>
        <w:t>9</w:t>
      </w:r>
      <w:r>
        <w:rPr>
          <w:noProof/>
          <w:webHidden/>
        </w:rPr>
        <w:fldChar w:fldCharType="end"/>
      </w:r>
      <w:r w:rsidRPr="00D419E4">
        <w:rPr>
          <w:rStyle w:val="Hyperlink"/>
          <w:noProof/>
        </w:rPr>
        <w:fldChar w:fldCharType="end"/>
      </w:r>
    </w:p>
    <w:p w14:paraId="68DE6746" w14:textId="77777777" w:rsidR="00FD250C" w:rsidRDefault="00FD250C">
      <w:pPr>
        <w:pStyle w:val="TOC1"/>
        <w:tabs>
          <w:tab w:val="left" w:pos="1760"/>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"_Toc343660527"</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Chương 3</w:t>
      </w:r>
      <w:r>
        <w:rPr>
          <w:rFonts w:asciiTheme="minorHAnsi" w:eastAsiaTheme="minorEastAsia" w:hAnsiTheme="minorHAnsi" w:cstheme="minorBidi"/>
          <w:noProof/>
          <w:sz w:val="22"/>
        </w:rPr>
        <w:tab/>
      </w:r>
      <w:r w:rsidRPr="00D419E4">
        <w:rPr>
          <w:rStyle w:val="Hyperlink"/>
          <w:noProof/>
        </w:rPr>
        <w:t>MÔ HÌNH SARIMA</w:t>
      </w:r>
      <w:r>
        <w:rPr>
          <w:noProof/>
          <w:webHidden/>
        </w:rPr>
        <w:tab/>
      </w:r>
      <w:r>
        <w:rPr>
          <w:noProof/>
          <w:webHidden/>
        </w:rPr>
        <w:fldChar w:fldCharType="begin"/>
      </w:r>
      <w:r>
        <w:rPr>
          <w:noProof/>
          <w:webHidden/>
        </w:rPr>
        <w:instrText xml:space="preserve"> PAGEREF _Toc343660527 \h </w:instrText>
      </w:r>
      <w:r>
        <w:rPr>
          <w:noProof/>
          <w:webHidden/>
        </w:rPr>
      </w:r>
      <w:r>
        <w:rPr>
          <w:noProof/>
          <w:webHidden/>
        </w:rPr>
        <w:fldChar w:fldCharType="separate"/>
      </w:r>
      <w:r>
        <w:rPr>
          <w:noProof/>
          <w:webHidden/>
        </w:rPr>
        <w:t>15</w:t>
      </w:r>
      <w:r>
        <w:rPr>
          <w:noProof/>
          <w:webHidden/>
        </w:rPr>
        <w:fldChar w:fldCharType="end"/>
      </w:r>
      <w:r w:rsidRPr="00D419E4">
        <w:rPr>
          <w:rStyle w:val="Hyperlink"/>
          <w:noProof/>
        </w:rPr>
        <w:fldChar w:fldCharType="end"/>
      </w:r>
    </w:p>
    <w:p w14:paraId="372CC57E"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"_Toc343660528"</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lang w:val="fr-FR"/>
        </w:rPr>
        <w:t>3.1.</w:t>
      </w:r>
      <w:r>
        <w:rPr>
          <w:rFonts w:asciiTheme="minorHAnsi" w:eastAsiaTheme="minorEastAsia" w:hAnsiTheme="minorHAnsi" w:cstheme="minorBidi"/>
          <w:noProof/>
          <w:sz w:val="22"/>
        </w:rPr>
        <w:tab/>
      </w:r>
      <w:r w:rsidRPr="00D419E4">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_Toc343660528 \h </w:instrText>
      </w:r>
      <w:r>
        <w:rPr>
          <w:noProof/>
          <w:webHidden/>
        </w:rPr>
      </w:r>
      <w:r>
        <w:rPr>
          <w:noProof/>
          <w:webHidden/>
        </w:rPr>
        <w:fldChar w:fldCharType="separate"/>
      </w:r>
      <w:r>
        <w:rPr>
          <w:noProof/>
          <w:webHidden/>
        </w:rPr>
        <w:t>15</w:t>
      </w:r>
      <w:r>
        <w:rPr>
          <w:noProof/>
          <w:webHidden/>
        </w:rPr>
        <w:fldChar w:fldCharType="end"/>
      </w:r>
      <w:r w:rsidRPr="00D419E4">
        <w:rPr>
          <w:rStyle w:val="Hyperlink"/>
          <w:noProof/>
        </w:rPr>
        <w:fldChar w:fldCharType="end"/>
      </w:r>
    </w:p>
    <w:p w14:paraId="4BA13D2D"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"_Toc343660529"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lang w:val="pt-BR"/>
        </w:rPr>
        <w:t>3.2.</w:t>
      </w:r>
      <w:r>
        <w:rPr>
          <w:rFonts w:asciiTheme="minorHAnsi" w:eastAsiaTheme="minorEastAsia" w:hAnsiTheme="minorHAnsi" w:cstheme="minorBidi"/>
          <w:noProof/>
          <w:sz w:val="22"/>
        </w:rPr>
        <w:tab/>
      </w:r>
      <w:r w:rsidRPr="00D419E4">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_Toc343660529 \h </w:instrText>
      </w:r>
      <w:r>
        <w:rPr>
          <w:noProof/>
          <w:webHidden/>
        </w:rPr>
      </w:r>
      <w:r>
        <w:rPr>
          <w:noProof/>
          <w:webHidden/>
        </w:rPr>
        <w:fldChar w:fldCharType="separate"/>
      </w:r>
      <w:r>
        <w:rPr>
          <w:noProof/>
          <w:webHidden/>
        </w:rPr>
        <w:t>17</w:t>
      </w:r>
      <w:r>
        <w:rPr>
          <w:noProof/>
          <w:webHidden/>
        </w:rPr>
        <w:fldChar w:fldCharType="end"/>
      </w:r>
      <w:r w:rsidRPr="00D419E4">
        <w:rPr>
          <w:rStyle w:val="Hyperlink"/>
          <w:noProof/>
        </w:rPr>
        <w:fldChar w:fldCharType="end"/>
      </w:r>
    </w:p>
    <w:p w14:paraId="03B4CF5A"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"_Toc343660530"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lang w:val="pt-BR"/>
        </w:rPr>
        <w:t>3.3.</w:t>
      </w:r>
      <w:r>
        <w:rPr>
          <w:rFonts w:asciiTheme="minorHAnsi" w:eastAsiaTheme="minorEastAsia" w:hAnsiTheme="minorHAnsi" w:cstheme="minorBidi"/>
          <w:noProof/>
          <w:sz w:val="22"/>
        </w:rPr>
        <w:tab/>
      </w:r>
      <w:r w:rsidRPr="00D419E4">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_Toc343660530 \h </w:instrText>
      </w:r>
      <w:r>
        <w:rPr>
          <w:noProof/>
          <w:webHidden/>
        </w:rPr>
      </w:r>
      <w:r>
        <w:rPr>
          <w:noProof/>
          <w:webHidden/>
        </w:rPr>
        <w:fldChar w:fldCharType="separate"/>
      </w:r>
      <w:r>
        <w:rPr>
          <w:noProof/>
          <w:webHidden/>
        </w:rPr>
        <w:t>19</w:t>
      </w:r>
      <w:r>
        <w:rPr>
          <w:noProof/>
          <w:webHidden/>
        </w:rPr>
        <w:fldChar w:fldCharType="end"/>
      </w:r>
      <w:r w:rsidRPr="00D419E4">
        <w:rPr>
          <w:rStyle w:val="Hyperlink"/>
          <w:noProof/>
        </w:rPr>
        <w:fldChar w:fldCharType="end"/>
      </w:r>
    </w:p>
    <w:p w14:paraId="4A8367AB"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"_Toc343660531"</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lang w:val="pt-BR"/>
        </w:rPr>
        <w:t>3.4.</w:t>
      </w:r>
      <w:r>
        <w:rPr>
          <w:rFonts w:asciiTheme="minorHAnsi" w:eastAsiaTheme="minorEastAsia" w:hAnsiTheme="minorHAnsi" w:cstheme="minorBidi"/>
          <w:noProof/>
          <w:sz w:val="22"/>
        </w:rPr>
        <w:tab/>
      </w:r>
      <w:r w:rsidRPr="00D419E4">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_Toc343660531 \h </w:instrText>
      </w:r>
      <w:r>
        <w:rPr>
          <w:noProof/>
          <w:webHidden/>
        </w:rPr>
      </w:r>
      <w:r>
        <w:rPr>
          <w:noProof/>
          <w:webHidden/>
        </w:rPr>
        <w:fldChar w:fldCharType="separate"/>
      </w:r>
      <w:r>
        <w:rPr>
          <w:noProof/>
          <w:webHidden/>
        </w:rPr>
        <w:t>20</w:t>
      </w:r>
      <w:r>
        <w:rPr>
          <w:noProof/>
          <w:webHidden/>
        </w:rPr>
        <w:fldChar w:fldCharType="end"/>
      </w:r>
      <w:r w:rsidRPr="00D419E4">
        <w:rPr>
          <w:rStyle w:val="Hyperlink"/>
          <w:noProof/>
        </w:rPr>
        <w:fldChar w:fldCharType="end"/>
      </w:r>
    </w:p>
    <w:p w14:paraId="2E2CD8E6"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"_Toc343660532"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lang w:val="pt-BR"/>
        </w:rPr>
        <w:t>3.5.</w:t>
      </w:r>
      <w:r>
        <w:rPr>
          <w:rFonts w:asciiTheme="minorHAnsi" w:eastAsiaTheme="minorEastAsia" w:hAnsiTheme="minorHAnsi" w:cstheme="minorBidi"/>
          <w:noProof/>
          <w:sz w:val="22"/>
        </w:rPr>
        <w:tab/>
      </w:r>
      <w:r w:rsidRPr="00D419E4">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_Toc343660532 \h </w:instrText>
      </w:r>
      <w:r>
        <w:rPr>
          <w:noProof/>
          <w:webHidden/>
        </w:rPr>
      </w:r>
      <w:r>
        <w:rPr>
          <w:noProof/>
          <w:webHidden/>
        </w:rPr>
        <w:fldChar w:fldCharType="separate"/>
      </w:r>
      <w:r>
        <w:rPr>
          <w:noProof/>
          <w:webHidden/>
        </w:rPr>
        <w:t>21</w:t>
      </w:r>
      <w:r>
        <w:rPr>
          <w:noProof/>
          <w:webHidden/>
        </w:rPr>
        <w:fldChar w:fldCharType="end"/>
      </w:r>
      <w:r w:rsidRPr="00D419E4">
        <w:rPr>
          <w:rStyle w:val="Hyperlink"/>
          <w:noProof/>
        </w:rPr>
        <w:fldChar w:fldCharType="end"/>
      </w:r>
    </w:p>
    <w:p w14:paraId="0989B7DD"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lastRenderedPageBreak/>
        <w:fldChar w:fldCharType="begin"/>
      </w:r>
      <w:r w:rsidRPr="00D419E4">
        <w:rPr>
          <w:rStyle w:val="Hyperlink"/>
          <w:noProof/>
        </w:rPr>
        <w:instrText xml:space="preserve"> </w:instrText>
      </w:r>
      <w:r>
        <w:rPr>
          <w:noProof/>
        </w:rPr>
        <w:instrText>HYPERLINK \l "_Toc343660572"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3.6.</w:t>
      </w:r>
      <w:r>
        <w:rPr>
          <w:rFonts w:asciiTheme="minorHAnsi" w:eastAsiaTheme="minorEastAsia" w:hAnsiTheme="minorHAnsi" w:cstheme="minorBidi"/>
          <w:noProof/>
          <w:sz w:val="22"/>
        </w:rPr>
        <w:tab/>
      </w:r>
      <w:r w:rsidRPr="00D419E4">
        <w:rPr>
          <w:rStyle w:val="Hyperlink"/>
          <w:noProof/>
        </w:rPr>
        <w:t>Xây dựng mô hình SARIMA</w:t>
      </w:r>
      <w:r>
        <w:rPr>
          <w:noProof/>
          <w:webHidden/>
        </w:rPr>
        <w:tab/>
      </w:r>
      <w:r>
        <w:rPr>
          <w:noProof/>
          <w:webHidden/>
        </w:rPr>
        <w:fldChar w:fldCharType="begin"/>
      </w:r>
      <w:r>
        <w:rPr>
          <w:noProof/>
          <w:webHidden/>
        </w:rPr>
        <w:instrText xml:space="preserve"> PAGEREF _Toc343660572 \h </w:instrText>
      </w:r>
      <w:r>
        <w:rPr>
          <w:noProof/>
          <w:webHidden/>
        </w:rPr>
      </w:r>
      <w:r>
        <w:rPr>
          <w:noProof/>
          <w:webHidden/>
        </w:rPr>
        <w:fldChar w:fldCharType="separate"/>
      </w:r>
      <w:r>
        <w:rPr>
          <w:noProof/>
          <w:webHidden/>
        </w:rPr>
        <w:t>21</w:t>
      </w:r>
      <w:r>
        <w:rPr>
          <w:noProof/>
          <w:webHidden/>
        </w:rPr>
        <w:fldChar w:fldCharType="end"/>
      </w:r>
      <w:r w:rsidRPr="00D419E4">
        <w:rPr>
          <w:rStyle w:val="Hyperlink"/>
          <w:noProof/>
        </w:rPr>
        <w:fldChar w:fldCharType="end"/>
      </w:r>
    </w:p>
    <w:p w14:paraId="035F57A1"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"_Toc343660573"</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3.6.1.</w:t>
      </w:r>
      <w:r>
        <w:rPr>
          <w:rFonts w:asciiTheme="minorHAnsi" w:eastAsiaTheme="minorEastAsia" w:hAnsiTheme="minorHAnsi" w:cstheme="minorBidi"/>
          <w:noProof/>
          <w:sz w:val="22"/>
        </w:rPr>
        <w:tab/>
      </w:r>
      <w:r w:rsidRPr="00D419E4">
        <w:rPr>
          <w:rStyle w:val="Hyperlink"/>
          <w:noProof/>
        </w:rPr>
        <w:t>Thành phần nhận dạng mô hình</w:t>
      </w:r>
      <w:r>
        <w:rPr>
          <w:noProof/>
          <w:webHidden/>
        </w:rPr>
        <w:tab/>
      </w:r>
      <w:r>
        <w:rPr>
          <w:noProof/>
          <w:webHidden/>
        </w:rPr>
        <w:fldChar w:fldCharType="begin"/>
      </w:r>
      <w:r>
        <w:rPr>
          <w:noProof/>
          <w:webHidden/>
        </w:rPr>
        <w:instrText xml:space="preserve"> PAGEREF _Toc343660573 \h </w:instrText>
      </w:r>
      <w:r>
        <w:rPr>
          <w:noProof/>
          <w:webHidden/>
        </w:rPr>
      </w:r>
      <w:r>
        <w:rPr>
          <w:noProof/>
          <w:webHidden/>
        </w:rPr>
        <w:fldChar w:fldCharType="separate"/>
      </w:r>
      <w:r>
        <w:rPr>
          <w:noProof/>
          <w:webHidden/>
        </w:rPr>
        <w:t>22</w:t>
      </w:r>
      <w:r>
        <w:rPr>
          <w:noProof/>
          <w:webHidden/>
        </w:rPr>
        <w:fldChar w:fldCharType="end"/>
      </w:r>
      <w:r w:rsidRPr="00D419E4">
        <w:rPr>
          <w:rStyle w:val="Hyperlink"/>
          <w:noProof/>
        </w:rPr>
        <w:fldChar w:fldCharType="end"/>
      </w:r>
    </w:p>
    <w:p w14:paraId="7BB173C2"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"_Toc343660574"</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3.6.2.</w:t>
      </w:r>
      <w:r>
        <w:rPr>
          <w:rFonts w:asciiTheme="minorHAnsi" w:eastAsiaTheme="minorEastAsia" w:hAnsiTheme="minorHAnsi" w:cstheme="minorBidi"/>
          <w:noProof/>
          <w:sz w:val="22"/>
        </w:rPr>
        <w:tab/>
      </w:r>
      <w:r w:rsidRPr="00D419E4">
        <w:rPr>
          <w:rStyle w:val="Hyperlink"/>
          <w:rFonts w:eastAsia="Calibri"/>
          <w:noProof/>
        </w:rPr>
        <w:t xml:space="preserve">Thành phần </w:t>
      </w:r>
      <w:r w:rsidRPr="00D419E4">
        <w:rPr>
          <w:rStyle w:val="Hyperlink"/>
          <w:noProof/>
        </w:rPr>
        <w:t>khử mùa và xu hướng</w:t>
      </w:r>
      <w:r>
        <w:rPr>
          <w:noProof/>
          <w:webHidden/>
        </w:rPr>
        <w:tab/>
      </w:r>
      <w:r>
        <w:rPr>
          <w:noProof/>
          <w:webHidden/>
        </w:rPr>
        <w:fldChar w:fldCharType="begin"/>
      </w:r>
      <w:r>
        <w:rPr>
          <w:noProof/>
          <w:webHidden/>
        </w:rPr>
        <w:instrText xml:space="preserve"> PAGEREF _Toc343660574 \h </w:instrText>
      </w:r>
      <w:r>
        <w:rPr>
          <w:noProof/>
          <w:webHidden/>
        </w:rPr>
      </w:r>
      <w:r>
        <w:rPr>
          <w:noProof/>
          <w:webHidden/>
        </w:rPr>
        <w:fldChar w:fldCharType="separate"/>
      </w:r>
      <w:r>
        <w:rPr>
          <w:noProof/>
          <w:webHidden/>
        </w:rPr>
        <w:t>26</w:t>
      </w:r>
      <w:r>
        <w:rPr>
          <w:noProof/>
          <w:webHidden/>
        </w:rPr>
        <w:fldChar w:fldCharType="end"/>
      </w:r>
      <w:r w:rsidRPr="00D419E4">
        <w:rPr>
          <w:rStyle w:val="Hyperlink"/>
          <w:noProof/>
        </w:rPr>
        <w:fldChar w:fldCharType="end"/>
      </w:r>
    </w:p>
    <w:p w14:paraId="61B2C320"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"_Toc343660575"</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3.6.3.</w:t>
      </w:r>
      <w:r>
        <w:rPr>
          <w:rFonts w:asciiTheme="minorHAnsi" w:eastAsiaTheme="minorEastAsia" w:hAnsiTheme="minorHAnsi" w:cstheme="minorBidi"/>
          <w:noProof/>
          <w:sz w:val="22"/>
        </w:rPr>
        <w:tab/>
      </w:r>
      <w:r w:rsidRPr="00D419E4">
        <w:rPr>
          <w:rStyle w:val="Hyperlink"/>
          <w:noProof/>
        </w:rPr>
        <w:t>Thành phần ước lượng tham số</w:t>
      </w:r>
      <w:r>
        <w:rPr>
          <w:noProof/>
          <w:webHidden/>
        </w:rPr>
        <w:tab/>
      </w:r>
      <w:r>
        <w:rPr>
          <w:noProof/>
          <w:webHidden/>
        </w:rPr>
        <w:fldChar w:fldCharType="begin"/>
      </w:r>
      <w:r>
        <w:rPr>
          <w:noProof/>
          <w:webHidden/>
        </w:rPr>
        <w:instrText xml:space="preserve"> PAGEREF _Toc343660575 \h </w:instrText>
      </w:r>
      <w:r>
        <w:rPr>
          <w:noProof/>
          <w:webHidden/>
        </w:rPr>
      </w:r>
      <w:r>
        <w:rPr>
          <w:noProof/>
          <w:webHidden/>
        </w:rPr>
        <w:fldChar w:fldCharType="separate"/>
      </w:r>
      <w:r>
        <w:rPr>
          <w:noProof/>
          <w:webHidden/>
        </w:rPr>
        <w:t>26</w:t>
      </w:r>
      <w:r>
        <w:rPr>
          <w:noProof/>
          <w:webHidden/>
        </w:rPr>
        <w:fldChar w:fldCharType="end"/>
      </w:r>
      <w:r w:rsidRPr="00D419E4">
        <w:rPr>
          <w:rStyle w:val="Hyperlink"/>
          <w:noProof/>
        </w:rPr>
        <w:fldChar w:fldCharType="end"/>
      </w:r>
    </w:p>
    <w:p w14:paraId="21F480F6"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"_Toc343660576"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3.6.4.</w:t>
      </w:r>
      <w:r>
        <w:rPr>
          <w:rFonts w:asciiTheme="minorHAnsi" w:eastAsiaTheme="minorEastAsia" w:hAnsiTheme="minorHAnsi" w:cstheme="minorBidi"/>
          <w:noProof/>
          <w:sz w:val="22"/>
        </w:rPr>
        <w:tab/>
      </w:r>
      <w:r w:rsidRPr="00D419E4">
        <w:rPr>
          <w:rStyle w:val="Hyperlink"/>
          <w:noProof/>
        </w:rPr>
        <w:t>Thành phần dự đoán</w:t>
      </w:r>
      <w:r>
        <w:rPr>
          <w:noProof/>
          <w:webHidden/>
        </w:rPr>
        <w:tab/>
      </w:r>
      <w:r>
        <w:rPr>
          <w:noProof/>
          <w:webHidden/>
        </w:rPr>
        <w:fldChar w:fldCharType="begin"/>
      </w:r>
      <w:r>
        <w:rPr>
          <w:noProof/>
          <w:webHidden/>
        </w:rPr>
        <w:instrText xml:space="preserve"> PAGEREF _Toc343660576 \h </w:instrText>
      </w:r>
      <w:r>
        <w:rPr>
          <w:noProof/>
          <w:webHidden/>
        </w:rPr>
      </w:r>
      <w:r>
        <w:rPr>
          <w:noProof/>
          <w:webHidden/>
        </w:rPr>
        <w:fldChar w:fldCharType="separate"/>
      </w:r>
      <w:r>
        <w:rPr>
          <w:noProof/>
          <w:webHidden/>
        </w:rPr>
        <w:t>28</w:t>
      </w:r>
      <w:r>
        <w:rPr>
          <w:noProof/>
          <w:webHidden/>
        </w:rPr>
        <w:fldChar w:fldCharType="end"/>
      </w:r>
      <w:r w:rsidRPr="00D419E4">
        <w:rPr>
          <w:rStyle w:val="Hyperlink"/>
          <w:noProof/>
        </w:rPr>
        <w:fldChar w:fldCharType="end"/>
      </w:r>
    </w:p>
    <w:p w14:paraId="3C042B25"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"_Toc343660577"</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3.7.</w:t>
      </w:r>
      <w:r>
        <w:rPr>
          <w:rFonts w:asciiTheme="minorHAnsi" w:eastAsiaTheme="minorEastAsia" w:hAnsiTheme="minorHAnsi" w:cstheme="minorBidi"/>
          <w:noProof/>
          <w:sz w:val="22"/>
        </w:rPr>
        <w:tab/>
      </w:r>
      <w:r w:rsidRPr="00D419E4">
        <w:rPr>
          <w:rStyle w:val="Hyperlink"/>
          <w:noProof/>
        </w:rPr>
        <w:t>Kết luận về mô hình ARIMA</w:t>
      </w:r>
      <w:r>
        <w:rPr>
          <w:noProof/>
          <w:webHidden/>
        </w:rPr>
        <w:tab/>
      </w:r>
      <w:r>
        <w:rPr>
          <w:noProof/>
          <w:webHidden/>
        </w:rPr>
        <w:fldChar w:fldCharType="begin"/>
      </w:r>
      <w:r>
        <w:rPr>
          <w:noProof/>
          <w:webHidden/>
        </w:rPr>
        <w:instrText xml:space="preserve"> PAGEREF _Toc343660577 \h </w:instrText>
      </w:r>
      <w:r>
        <w:rPr>
          <w:noProof/>
          <w:webHidden/>
        </w:rPr>
      </w:r>
      <w:r>
        <w:rPr>
          <w:noProof/>
          <w:webHidden/>
        </w:rPr>
        <w:fldChar w:fldCharType="separate"/>
      </w:r>
      <w:r>
        <w:rPr>
          <w:noProof/>
          <w:webHidden/>
        </w:rPr>
        <w:t>29</w:t>
      </w:r>
      <w:r>
        <w:rPr>
          <w:noProof/>
          <w:webHidden/>
        </w:rPr>
        <w:fldChar w:fldCharType="end"/>
      </w:r>
      <w:r w:rsidRPr="00D419E4">
        <w:rPr>
          <w:rStyle w:val="Hyperlink"/>
          <w:noProof/>
        </w:rPr>
        <w:fldChar w:fldCharType="end"/>
      </w:r>
    </w:p>
    <w:p w14:paraId="06F7F2C0" w14:textId="77777777" w:rsidR="00FD250C" w:rsidRDefault="00FD250C">
      <w:pPr>
        <w:pStyle w:val="TOC1"/>
        <w:tabs>
          <w:tab w:val="left" w:pos="1760"/>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"_Toc343660579"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Chương 4</w:t>
      </w:r>
      <w:r>
        <w:rPr>
          <w:rFonts w:asciiTheme="minorHAnsi" w:eastAsiaTheme="minorEastAsia" w:hAnsiTheme="minorHAnsi" w:cstheme="minorBidi"/>
          <w:noProof/>
          <w:sz w:val="22"/>
        </w:rPr>
        <w:tab/>
      </w:r>
      <w:r w:rsidRPr="00D419E4">
        <w:rPr>
          <w:rStyle w:val="Hyperlink"/>
          <w:noProof/>
        </w:rPr>
        <w:t>MÔ HÌNH ANN</w:t>
      </w:r>
      <w:r>
        <w:rPr>
          <w:noProof/>
          <w:webHidden/>
        </w:rPr>
        <w:tab/>
      </w:r>
      <w:r>
        <w:rPr>
          <w:noProof/>
          <w:webHidden/>
        </w:rPr>
        <w:fldChar w:fldCharType="begin"/>
      </w:r>
      <w:r>
        <w:rPr>
          <w:noProof/>
          <w:webHidden/>
        </w:rPr>
        <w:instrText xml:space="preserve"> PAGEREF _Toc343660579 \h </w:instrText>
      </w:r>
      <w:r>
        <w:rPr>
          <w:noProof/>
          <w:webHidden/>
        </w:rPr>
      </w:r>
      <w:r>
        <w:rPr>
          <w:noProof/>
          <w:webHidden/>
        </w:rPr>
        <w:fldChar w:fldCharType="separate"/>
      </w:r>
      <w:r>
        <w:rPr>
          <w:noProof/>
          <w:webHidden/>
        </w:rPr>
        <w:t>30</w:t>
      </w:r>
      <w:r>
        <w:rPr>
          <w:noProof/>
          <w:webHidden/>
        </w:rPr>
        <w:fldChar w:fldCharType="end"/>
      </w:r>
      <w:r w:rsidRPr="00D419E4">
        <w:rPr>
          <w:rStyle w:val="Hyperlink"/>
          <w:noProof/>
        </w:rPr>
        <w:fldChar w:fldCharType="end"/>
      </w:r>
    </w:p>
    <w:p w14:paraId="71286E16"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4.1.</w:t>
      </w:r>
      <w:r>
        <w:rPr>
          <w:rFonts w:asciiTheme="minorHAnsi" w:eastAsiaTheme="minorEastAsia" w:hAnsiTheme="minorHAnsi" w:cstheme="minorBidi"/>
          <w:noProof/>
          <w:sz w:val="22"/>
        </w:rPr>
        <w:tab/>
      </w:r>
      <w:r w:rsidRPr="00D419E4">
        <w:rPr>
          <w:rStyle w:val="Hyperlink"/>
          <w:noProof/>
        </w:rPr>
        <w:t>Sơ lược về mạng nơron nhân tạo</w:t>
      </w:r>
      <w:r>
        <w:rPr>
          <w:noProof/>
          <w:webHidden/>
        </w:rPr>
        <w:tab/>
      </w:r>
      <w:r>
        <w:rPr>
          <w:noProof/>
          <w:webHidden/>
        </w:rPr>
        <w:fldChar w:fldCharType="begin"/>
      </w:r>
      <w:r>
        <w:rPr>
          <w:noProof/>
          <w:webHidden/>
        </w:rPr>
        <w:instrText xml:space="preserve"> PAGEREF _Toc343660580 \h </w:instrText>
      </w:r>
      <w:r>
        <w:rPr>
          <w:noProof/>
          <w:webHidden/>
        </w:rPr>
      </w:r>
      <w:r>
        <w:rPr>
          <w:noProof/>
          <w:webHidden/>
        </w:rPr>
        <w:fldChar w:fldCharType="separate"/>
      </w:r>
      <w:r>
        <w:rPr>
          <w:noProof/>
          <w:webHidden/>
        </w:rPr>
        <w:t>30</w:t>
      </w:r>
      <w:r>
        <w:rPr>
          <w:noProof/>
          <w:webHidden/>
        </w:rPr>
        <w:fldChar w:fldCharType="end"/>
      </w:r>
      <w:r w:rsidRPr="00D419E4">
        <w:rPr>
          <w:rStyle w:val="Hyperlink"/>
          <w:noProof/>
        </w:rPr>
        <w:fldChar w:fldCharType="end"/>
      </w:r>
    </w:p>
    <w:p w14:paraId="371446FE"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"_Toc343660581"</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4.2.</w:t>
      </w:r>
      <w:r>
        <w:rPr>
          <w:rFonts w:asciiTheme="minorHAnsi" w:eastAsiaTheme="minorEastAsia" w:hAnsiTheme="minorHAnsi" w:cstheme="minorBidi"/>
          <w:noProof/>
          <w:sz w:val="22"/>
        </w:rPr>
        <w:tab/>
      </w:r>
      <w:r w:rsidRPr="00D419E4">
        <w:rPr>
          <w:rStyle w:val="Hyperlink"/>
          <w:noProof/>
        </w:rPr>
        <w:t>Cấu trúc về mạng nơron nhân tạo</w:t>
      </w:r>
      <w:r>
        <w:rPr>
          <w:noProof/>
          <w:webHidden/>
        </w:rPr>
        <w:tab/>
      </w:r>
      <w:r>
        <w:rPr>
          <w:noProof/>
          <w:webHidden/>
        </w:rPr>
        <w:fldChar w:fldCharType="begin"/>
      </w:r>
      <w:r>
        <w:rPr>
          <w:noProof/>
          <w:webHidden/>
        </w:rPr>
        <w:instrText xml:space="preserve"> PAGEREF _Toc343660581 \h </w:instrText>
      </w:r>
      <w:r>
        <w:rPr>
          <w:noProof/>
          <w:webHidden/>
        </w:rPr>
      </w:r>
      <w:r>
        <w:rPr>
          <w:noProof/>
          <w:webHidden/>
        </w:rPr>
        <w:fldChar w:fldCharType="separate"/>
      </w:r>
      <w:r>
        <w:rPr>
          <w:noProof/>
          <w:webHidden/>
        </w:rPr>
        <w:t>31</w:t>
      </w:r>
      <w:r>
        <w:rPr>
          <w:noProof/>
          <w:webHidden/>
        </w:rPr>
        <w:fldChar w:fldCharType="end"/>
      </w:r>
      <w:r w:rsidRPr="00D419E4">
        <w:rPr>
          <w:rStyle w:val="Hyperlink"/>
          <w:noProof/>
        </w:rPr>
        <w:fldChar w:fldCharType="end"/>
      </w:r>
    </w:p>
    <w:p w14:paraId="1FF441A3"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4.3.</w:t>
      </w:r>
      <w:r>
        <w:rPr>
          <w:rFonts w:asciiTheme="minorHAnsi" w:eastAsiaTheme="minorEastAsia" w:hAnsiTheme="minorHAnsi" w:cstheme="minorBidi"/>
          <w:noProof/>
          <w:sz w:val="22"/>
        </w:rPr>
        <w:tab/>
      </w:r>
      <w:r w:rsidRPr="00D419E4">
        <w:rPr>
          <w:rStyle w:val="Hyperlink"/>
          <w:noProof/>
        </w:rPr>
        <w:t>Nguyên tắc hoạt động và các giải thuật huấn luyện của mạng nơron nhân tạo</w:t>
      </w:r>
      <w:r>
        <w:rPr>
          <w:noProof/>
          <w:webHidden/>
        </w:rPr>
        <w:tab/>
      </w:r>
      <w:r>
        <w:rPr>
          <w:noProof/>
          <w:webHidden/>
        </w:rPr>
        <w:fldChar w:fldCharType="begin"/>
      </w:r>
      <w:r>
        <w:rPr>
          <w:noProof/>
          <w:webHidden/>
        </w:rPr>
        <w:instrText xml:space="preserve"> PAGEREF _Toc343660582 \h </w:instrText>
      </w:r>
      <w:r>
        <w:rPr>
          <w:noProof/>
          <w:webHidden/>
        </w:rPr>
      </w:r>
      <w:r>
        <w:rPr>
          <w:noProof/>
          <w:webHidden/>
        </w:rPr>
        <w:fldChar w:fldCharType="separate"/>
      </w:r>
      <w:r>
        <w:rPr>
          <w:noProof/>
          <w:webHidden/>
        </w:rPr>
        <w:t>34</w:t>
      </w:r>
      <w:r>
        <w:rPr>
          <w:noProof/>
          <w:webHidden/>
        </w:rPr>
        <w:fldChar w:fldCharType="end"/>
      </w:r>
      <w:r w:rsidRPr="00D419E4">
        <w:rPr>
          <w:rStyle w:val="Hyperlink"/>
          <w:noProof/>
        </w:rPr>
        <w:fldChar w:fldCharType="end"/>
      </w:r>
    </w:p>
    <w:p w14:paraId="7886C900"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"_Toc343660583"</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4.3.1.</w:t>
      </w:r>
      <w:r>
        <w:rPr>
          <w:rFonts w:asciiTheme="minorHAnsi" w:eastAsiaTheme="minorEastAsia" w:hAnsiTheme="minorHAnsi" w:cstheme="minorBidi"/>
          <w:noProof/>
          <w:sz w:val="22"/>
        </w:rPr>
        <w:tab/>
      </w:r>
      <w:r w:rsidRPr="00D419E4">
        <w:rPr>
          <w:rStyle w:val="Hyperlink"/>
          <w:noProof/>
        </w:rPr>
        <w:t>Perceptron</w:t>
      </w:r>
      <w:r>
        <w:rPr>
          <w:noProof/>
          <w:webHidden/>
        </w:rPr>
        <w:tab/>
      </w:r>
      <w:r>
        <w:rPr>
          <w:noProof/>
          <w:webHidden/>
        </w:rPr>
        <w:fldChar w:fldCharType="begin"/>
      </w:r>
      <w:r>
        <w:rPr>
          <w:noProof/>
          <w:webHidden/>
        </w:rPr>
        <w:instrText xml:space="preserve"> PAGEREF _Toc343660583 \h </w:instrText>
      </w:r>
      <w:r>
        <w:rPr>
          <w:noProof/>
          <w:webHidden/>
        </w:rPr>
      </w:r>
      <w:r>
        <w:rPr>
          <w:noProof/>
          <w:webHidden/>
        </w:rPr>
        <w:fldChar w:fldCharType="separate"/>
      </w:r>
      <w:r>
        <w:rPr>
          <w:noProof/>
          <w:webHidden/>
        </w:rPr>
        <w:t>35</w:t>
      </w:r>
      <w:r>
        <w:rPr>
          <w:noProof/>
          <w:webHidden/>
        </w:rPr>
        <w:fldChar w:fldCharType="end"/>
      </w:r>
      <w:r w:rsidRPr="00D419E4">
        <w:rPr>
          <w:rStyle w:val="Hyperlink"/>
          <w:noProof/>
        </w:rPr>
        <w:fldChar w:fldCharType="end"/>
      </w:r>
    </w:p>
    <w:p w14:paraId="65DA0D71"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"_Toc343660584"</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4.3.2.</w:t>
      </w:r>
      <w:r>
        <w:rPr>
          <w:rFonts w:asciiTheme="minorHAnsi" w:eastAsiaTheme="minorEastAsia" w:hAnsiTheme="minorHAnsi" w:cstheme="minorBidi"/>
          <w:noProof/>
          <w:sz w:val="22"/>
        </w:rPr>
        <w:tab/>
      </w:r>
      <w:r w:rsidRPr="00D419E4">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_Toc343660584 \h </w:instrText>
      </w:r>
      <w:r>
        <w:rPr>
          <w:noProof/>
          <w:webHidden/>
        </w:rPr>
      </w:r>
      <w:r>
        <w:rPr>
          <w:noProof/>
          <w:webHidden/>
        </w:rPr>
        <w:fldChar w:fldCharType="separate"/>
      </w:r>
      <w:r>
        <w:rPr>
          <w:noProof/>
          <w:webHidden/>
        </w:rPr>
        <w:t>40</w:t>
      </w:r>
      <w:r>
        <w:rPr>
          <w:noProof/>
          <w:webHidden/>
        </w:rPr>
        <w:fldChar w:fldCharType="end"/>
      </w:r>
      <w:r w:rsidRPr="00D419E4">
        <w:rPr>
          <w:rStyle w:val="Hyperlink"/>
          <w:noProof/>
        </w:rPr>
        <w:fldChar w:fldCharType="end"/>
      </w:r>
    </w:p>
    <w:p w14:paraId="79429F69"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"_Toc343660585"</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4.3.3.</w:t>
      </w:r>
      <w:r>
        <w:rPr>
          <w:rFonts w:asciiTheme="minorHAnsi" w:eastAsiaTheme="minorEastAsia" w:hAnsiTheme="minorHAnsi" w:cstheme="minorBidi"/>
          <w:noProof/>
          <w:sz w:val="22"/>
        </w:rPr>
        <w:tab/>
      </w:r>
      <w:r w:rsidRPr="00D419E4">
        <w:rPr>
          <w:rStyle w:val="Hyperlink"/>
          <w:noProof/>
        </w:rPr>
        <w:t>Giải thuật RPROP</w:t>
      </w:r>
      <w:r>
        <w:rPr>
          <w:noProof/>
          <w:webHidden/>
        </w:rPr>
        <w:tab/>
      </w:r>
      <w:r>
        <w:rPr>
          <w:noProof/>
          <w:webHidden/>
        </w:rPr>
        <w:fldChar w:fldCharType="begin"/>
      </w:r>
      <w:r>
        <w:rPr>
          <w:noProof/>
          <w:webHidden/>
        </w:rPr>
        <w:instrText xml:space="preserve"> PAGEREF _Toc343660585 \h </w:instrText>
      </w:r>
      <w:r>
        <w:rPr>
          <w:noProof/>
          <w:webHidden/>
        </w:rPr>
      </w:r>
      <w:r>
        <w:rPr>
          <w:noProof/>
          <w:webHidden/>
        </w:rPr>
        <w:fldChar w:fldCharType="separate"/>
      </w:r>
      <w:r>
        <w:rPr>
          <w:noProof/>
          <w:webHidden/>
        </w:rPr>
        <w:t>45</w:t>
      </w:r>
      <w:r>
        <w:rPr>
          <w:noProof/>
          <w:webHidden/>
        </w:rPr>
        <w:fldChar w:fldCharType="end"/>
      </w:r>
      <w:r w:rsidRPr="00D419E4">
        <w:rPr>
          <w:rStyle w:val="Hyperlink"/>
          <w:noProof/>
        </w:rPr>
        <w:fldChar w:fldCharType="end"/>
      </w:r>
    </w:p>
    <w:p w14:paraId="0BEA668D"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4.3.4.</w:t>
      </w:r>
      <w:r>
        <w:rPr>
          <w:rFonts w:asciiTheme="minorHAnsi" w:eastAsiaTheme="minorEastAsia" w:hAnsiTheme="minorHAnsi" w:cstheme="minorBidi"/>
          <w:noProof/>
          <w:sz w:val="22"/>
        </w:rPr>
        <w:tab/>
      </w:r>
      <w:r w:rsidRPr="00D419E4">
        <w:rPr>
          <w:rStyle w:val="Hyperlink"/>
          <w:noProof/>
        </w:rPr>
        <w:t>Hiện tượng quá khớp</w:t>
      </w:r>
      <w:r>
        <w:rPr>
          <w:noProof/>
          <w:webHidden/>
        </w:rPr>
        <w:tab/>
      </w:r>
      <w:r>
        <w:rPr>
          <w:noProof/>
          <w:webHidden/>
        </w:rPr>
        <w:fldChar w:fldCharType="begin"/>
      </w:r>
      <w:r>
        <w:rPr>
          <w:noProof/>
          <w:webHidden/>
        </w:rPr>
        <w:instrText xml:space="preserve"> PAGEREF _Toc343660586 \h </w:instrText>
      </w:r>
      <w:r>
        <w:rPr>
          <w:noProof/>
          <w:webHidden/>
        </w:rPr>
      </w:r>
      <w:r>
        <w:rPr>
          <w:noProof/>
          <w:webHidden/>
        </w:rPr>
        <w:fldChar w:fldCharType="separate"/>
      </w:r>
      <w:r>
        <w:rPr>
          <w:noProof/>
          <w:webHidden/>
        </w:rPr>
        <w:t>49</w:t>
      </w:r>
      <w:r>
        <w:rPr>
          <w:noProof/>
          <w:webHidden/>
        </w:rPr>
        <w:fldChar w:fldCharType="end"/>
      </w:r>
      <w:r w:rsidRPr="00D419E4">
        <w:rPr>
          <w:rStyle w:val="Hyperlink"/>
          <w:noProof/>
        </w:rPr>
        <w:fldChar w:fldCharType="end"/>
      </w:r>
    </w:p>
    <w:p w14:paraId="3A6CD5D0"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"_Toc343660588"</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4.4.</w:t>
      </w:r>
      <w:r>
        <w:rPr>
          <w:rFonts w:asciiTheme="minorHAnsi" w:eastAsiaTheme="minorEastAsia" w:hAnsiTheme="minorHAnsi" w:cstheme="minorBidi"/>
          <w:noProof/>
          <w:sz w:val="22"/>
        </w:rPr>
        <w:tab/>
      </w:r>
      <w:r w:rsidRPr="00D419E4">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_Toc343660588 \h </w:instrText>
      </w:r>
      <w:r>
        <w:rPr>
          <w:noProof/>
          <w:webHidden/>
        </w:rPr>
      </w:r>
      <w:r>
        <w:rPr>
          <w:noProof/>
          <w:webHidden/>
        </w:rPr>
        <w:fldChar w:fldCharType="separate"/>
      </w:r>
      <w:r>
        <w:rPr>
          <w:noProof/>
          <w:webHidden/>
        </w:rPr>
        <w:t>49</w:t>
      </w:r>
      <w:r>
        <w:rPr>
          <w:noProof/>
          <w:webHidden/>
        </w:rPr>
        <w:fldChar w:fldCharType="end"/>
      </w:r>
      <w:r w:rsidRPr="00D419E4">
        <w:rPr>
          <w:rStyle w:val="Hyperlink"/>
          <w:noProof/>
        </w:rPr>
        <w:fldChar w:fldCharType="end"/>
      </w:r>
    </w:p>
    <w:p w14:paraId="7C5354F1"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"_Toc343660589"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4.5.</w:t>
      </w:r>
      <w:r>
        <w:rPr>
          <w:rFonts w:asciiTheme="minorHAnsi" w:eastAsiaTheme="minorEastAsia" w:hAnsiTheme="minorHAnsi" w:cstheme="minorBidi"/>
          <w:noProof/>
          <w:sz w:val="22"/>
        </w:rPr>
        <w:tab/>
      </w:r>
      <w:r w:rsidRPr="00D419E4">
        <w:rPr>
          <w:rStyle w:val="Hyperlink"/>
          <w:noProof/>
        </w:rPr>
        <w:t>Các bước xây dựng một mô hình mạng nơron để dự báo dữ liệu chuỗi thời gian</w:t>
      </w:r>
      <w:r>
        <w:rPr>
          <w:noProof/>
          <w:webHidden/>
        </w:rPr>
        <w:tab/>
      </w:r>
      <w:r>
        <w:rPr>
          <w:noProof/>
          <w:webHidden/>
        </w:rPr>
        <w:fldChar w:fldCharType="begin"/>
      </w:r>
      <w:r>
        <w:rPr>
          <w:noProof/>
          <w:webHidden/>
        </w:rPr>
        <w:instrText xml:space="preserve"> PAGEREF _Toc343660589 \h </w:instrText>
      </w:r>
      <w:r>
        <w:rPr>
          <w:noProof/>
          <w:webHidden/>
        </w:rPr>
      </w:r>
      <w:r>
        <w:rPr>
          <w:noProof/>
          <w:webHidden/>
        </w:rPr>
        <w:fldChar w:fldCharType="separate"/>
      </w:r>
      <w:r>
        <w:rPr>
          <w:noProof/>
          <w:webHidden/>
        </w:rPr>
        <w:t>50</w:t>
      </w:r>
      <w:r>
        <w:rPr>
          <w:noProof/>
          <w:webHidden/>
        </w:rPr>
        <w:fldChar w:fldCharType="end"/>
      </w:r>
      <w:r w:rsidRPr="00D419E4">
        <w:rPr>
          <w:rStyle w:val="Hyperlink"/>
          <w:noProof/>
        </w:rPr>
        <w:fldChar w:fldCharType="end"/>
      </w:r>
    </w:p>
    <w:p w14:paraId="23EE8D3A"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"_Toc343660590"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4.5.1.</w:t>
      </w:r>
      <w:r>
        <w:rPr>
          <w:rFonts w:asciiTheme="minorHAnsi" w:eastAsiaTheme="minorEastAsia" w:hAnsiTheme="minorHAnsi" w:cstheme="minorBidi"/>
          <w:noProof/>
          <w:sz w:val="22"/>
        </w:rPr>
        <w:tab/>
      </w:r>
      <w:r w:rsidRPr="00D419E4">
        <w:rPr>
          <w:rStyle w:val="Hyperlink"/>
          <w:noProof/>
        </w:rPr>
        <w:t>Lựa chọn các biến</w:t>
      </w:r>
      <w:r>
        <w:rPr>
          <w:noProof/>
          <w:webHidden/>
        </w:rPr>
        <w:tab/>
      </w:r>
      <w:r>
        <w:rPr>
          <w:noProof/>
          <w:webHidden/>
        </w:rPr>
        <w:fldChar w:fldCharType="begin"/>
      </w:r>
      <w:r>
        <w:rPr>
          <w:noProof/>
          <w:webHidden/>
        </w:rPr>
        <w:instrText xml:space="preserve"> PAGEREF _Toc343660590 \h </w:instrText>
      </w:r>
      <w:r>
        <w:rPr>
          <w:noProof/>
          <w:webHidden/>
        </w:rPr>
      </w:r>
      <w:r>
        <w:rPr>
          <w:noProof/>
          <w:webHidden/>
        </w:rPr>
        <w:fldChar w:fldCharType="separate"/>
      </w:r>
      <w:r>
        <w:rPr>
          <w:noProof/>
          <w:webHidden/>
        </w:rPr>
        <w:t>51</w:t>
      </w:r>
      <w:r>
        <w:rPr>
          <w:noProof/>
          <w:webHidden/>
        </w:rPr>
        <w:fldChar w:fldCharType="end"/>
      </w:r>
      <w:r w:rsidRPr="00D419E4">
        <w:rPr>
          <w:rStyle w:val="Hyperlink"/>
          <w:noProof/>
        </w:rPr>
        <w:fldChar w:fldCharType="end"/>
      </w:r>
    </w:p>
    <w:p w14:paraId="11AC9E4C"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"_Toc343660591"</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4.5.2.</w:t>
      </w:r>
      <w:r>
        <w:rPr>
          <w:rFonts w:asciiTheme="minorHAnsi" w:eastAsiaTheme="minorEastAsia" w:hAnsiTheme="minorHAnsi" w:cstheme="minorBidi"/>
          <w:noProof/>
          <w:sz w:val="22"/>
        </w:rPr>
        <w:tab/>
      </w:r>
      <w:r w:rsidRPr="00D419E4">
        <w:rPr>
          <w:rStyle w:val="Hyperlink"/>
          <w:noProof/>
          <w:lang w:val="fr-FR"/>
        </w:rPr>
        <w:t>Thu thập dữ liệu</w:t>
      </w:r>
      <w:r>
        <w:rPr>
          <w:noProof/>
          <w:webHidden/>
        </w:rPr>
        <w:tab/>
      </w:r>
      <w:r>
        <w:rPr>
          <w:noProof/>
          <w:webHidden/>
        </w:rPr>
        <w:fldChar w:fldCharType="begin"/>
      </w:r>
      <w:r>
        <w:rPr>
          <w:noProof/>
          <w:webHidden/>
        </w:rPr>
        <w:instrText xml:space="preserve"> PAGEREF _Toc343660591 \h </w:instrText>
      </w:r>
      <w:r>
        <w:rPr>
          <w:noProof/>
          <w:webHidden/>
        </w:rPr>
      </w:r>
      <w:r>
        <w:rPr>
          <w:noProof/>
          <w:webHidden/>
        </w:rPr>
        <w:fldChar w:fldCharType="separate"/>
      </w:r>
      <w:r>
        <w:rPr>
          <w:noProof/>
          <w:webHidden/>
        </w:rPr>
        <w:t>52</w:t>
      </w:r>
      <w:r>
        <w:rPr>
          <w:noProof/>
          <w:webHidden/>
        </w:rPr>
        <w:fldChar w:fldCharType="end"/>
      </w:r>
      <w:r w:rsidRPr="00D419E4">
        <w:rPr>
          <w:rStyle w:val="Hyperlink"/>
          <w:noProof/>
        </w:rPr>
        <w:fldChar w:fldCharType="end"/>
      </w:r>
    </w:p>
    <w:p w14:paraId="2641943D"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"_Toc343660592"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4.5.3.</w:t>
      </w:r>
      <w:r>
        <w:rPr>
          <w:rFonts w:asciiTheme="minorHAnsi" w:eastAsiaTheme="minorEastAsia" w:hAnsiTheme="minorHAnsi" w:cstheme="minorBidi"/>
          <w:noProof/>
          <w:sz w:val="22"/>
        </w:rPr>
        <w:tab/>
      </w:r>
      <w:r w:rsidRPr="00D419E4">
        <w:rPr>
          <w:rStyle w:val="Hyperlink"/>
          <w:noProof/>
        </w:rPr>
        <w:t>Tiền xử lý dữ liệu</w:t>
      </w:r>
      <w:r>
        <w:rPr>
          <w:noProof/>
          <w:webHidden/>
        </w:rPr>
        <w:tab/>
      </w:r>
      <w:r>
        <w:rPr>
          <w:noProof/>
          <w:webHidden/>
        </w:rPr>
        <w:fldChar w:fldCharType="begin"/>
      </w:r>
      <w:r>
        <w:rPr>
          <w:noProof/>
          <w:webHidden/>
        </w:rPr>
        <w:instrText xml:space="preserve"> PAGEREF _Toc343660592 \h </w:instrText>
      </w:r>
      <w:r>
        <w:rPr>
          <w:noProof/>
          <w:webHidden/>
        </w:rPr>
      </w:r>
      <w:r>
        <w:rPr>
          <w:noProof/>
          <w:webHidden/>
        </w:rPr>
        <w:fldChar w:fldCharType="separate"/>
      </w:r>
      <w:r>
        <w:rPr>
          <w:noProof/>
          <w:webHidden/>
        </w:rPr>
        <w:t>52</w:t>
      </w:r>
      <w:r>
        <w:rPr>
          <w:noProof/>
          <w:webHidden/>
        </w:rPr>
        <w:fldChar w:fldCharType="end"/>
      </w:r>
      <w:r w:rsidRPr="00D419E4">
        <w:rPr>
          <w:rStyle w:val="Hyperlink"/>
          <w:noProof/>
        </w:rPr>
        <w:fldChar w:fldCharType="end"/>
      </w:r>
    </w:p>
    <w:p w14:paraId="3CE0BEB4"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"_Toc343660593"</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4.5.4.</w:t>
      </w:r>
      <w:r>
        <w:rPr>
          <w:rFonts w:asciiTheme="minorHAnsi" w:eastAsiaTheme="minorEastAsia" w:hAnsiTheme="minorHAnsi" w:cstheme="minorBidi"/>
          <w:noProof/>
          <w:sz w:val="22"/>
        </w:rPr>
        <w:tab/>
      </w:r>
      <w:r w:rsidRPr="00D419E4">
        <w:rPr>
          <w:rStyle w:val="Hyperlink"/>
          <w:noProof/>
        </w:rPr>
        <w:t>Phân chia tập dữ liệu</w:t>
      </w:r>
      <w:r>
        <w:rPr>
          <w:noProof/>
          <w:webHidden/>
        </w:rPr>
        <w:tab/>
      </w:r>
      <w:r>
        <w:rPr>
          <w:noProof/>
          <w:webHidden/>
        </w:rPr>
        <w:fldChar w:fldCharType="begin"/>
      </w:r>
      <w:r>
        <w:rPr>
          <w:noProof/>
          <w:webHidden/>
        </w:rPr>
        <w:instrText xml:space="preserve"> PAGEREF _Toc343660593 \h </w:instrText>
      </w:r>
      <w:r>
        <w:rPr>
          <w:noProof/>
          <w:webHidden/>
        </w:rPr>
      </w:r>
      <w:r>
        <w:rPr>
          <w:noProof/>
          <w:webHidden/>
        </w:rPr>
        <w:fldChar w:fldCharType="separate"/>
      </w:r>
      <w:r>
        <w:rPr>
          <w:noProof/>
          <w:webHidden/>
        </w:rPr>
        <w:t>53</w:t>
      </w:r>
      <w:r>
        <w:rPr>
          <w:noProof/>
          <w:webHidden/>
        </w:rPr>
        <w:fldChar w:fldCharType="end"/>
      </w:r>
      <w:r w:rsidRPr="00D419E4">
        <w:rPr>
          <w:rStyle w:val="Hyperlink"/>
          <w:noProof/>
        </w:rPr>
        <w:fldChar w:fldCharType="end"/>
      </w:r>
    </w:p>
    <w:p w14:paraId="1500D15D"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"_Toc343660594"</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4.5.5.</w:t>
      </w:r>
      <w:r>
        <w:rPr>
          <w:rFonts w:asciiTheme="minorHAnsi" w:eastAsiaTheme="minorEastAsia" w:hAnsiTheme="minorHAnsi" w:cstheme="minorBidi"/>
          <w:noProof/>
          <w:sz w:val="22"/>
        </w:rPr>
        <w:tab/>
      </w:r>
      <w:r w:rsidRPr="00D419E4">
        <w:rPr>
          <w:rStyle w:val="Hyperlink"/>
          <w:noProof/>
        </w:rPr>
        <w:t>Xây dựng cấu trúc mạng</w:t>
      </w:r>
      <w:r>
        <w:rPr>
          <w:noProof/>
          <w:webHidden/>
        </w:rPr>
        <w:tab/>
      </w:r>
      <w:r>
        <w:rPr>
          <w:noProof/>
          <w:webHidden/>
        </w:rPr>
        <w:fldChar w:fldCharType="begin"/>
      </w:r>
      <w:r>
        <w:rPr>
          <w:noProof/>
          <w:webHidden/>
        </w:rPr>
        <w:instrText xml:space="preserve"> PAGEREF _Toc343660594 \h </w:instrText>
      </w:r>
      <w:r>
        <w:rPr>
          <w:noProof/>
          <w:webHidden/>
        </w:rPr>
      </w:r>
      <w:r>
        <w:rPr>
          <w:noProof/>
          <w:webHidden/>
        </w:rPr>
        <w:fldChar w:fldCharType="separate"/>
      </w:r>
      <w:r>
        <w:rPr>
          <w:noProof/>
          <w:webHidden/>
        </w:rPr>
        <w:t>53</w:t>
      </w:r>
      <w:r>
        <w:rPr>
          <w:noProof/>
          <w:webHidden/>
        </w:rPr>
        <w:fldChar w:fldCharType="end"/>
      </w:r>
      <w:r w:rsidRPr="00D419E4">
        <w:rPr>
          <w:rStyle w:val="Hyperlink"/>
          <w:noProof/>
        </w:rPr>
        <w:fldChar w:fldCharType="end"/>
      </w:r>
    </w:p>
    <w:p w14:paraId="5B6CABAF"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"_Toc343660595"</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4.5.6.</w:t>
      </w:r>
      <w:r>
        <w:rPr>
          <w:rFonts w:asciiTheme="minorHAnsi" w:eastAsiaTheme="minorEastAsia" w:hAnsiTheme="minorHAnsi" w:cstheme="minorBidi"/>
          <w:noProof/>
          <w:sz w:val="22"/>
        </w:rPr>
        <w:tab/>
      </w:r>
      <w:r w:rsidRPr="00D419E4">
        <w:rPr>
          <w:rStyle w:val="Hyperlink"/>
          <w:noProof/>
        </w:rPr>
        <w:t>Xác định tiêu chuẩn đánh giá</w:t>
      </w:r>
      <w:r>
        <w:rPr>
          <w:noProof/>
          <w:webHidden/>
        </w:rPr>
        <w:tab/>
      </w:r>
      <w:r>
        <w:rPr>
          <w:noProof/>
          <w:webHidden/>
        </w:rPr>
        <w:fldChar w:fldCharType="begin"/>
      </w:r>
      <w:r>
        <w:rPr>
          <w:noProof/>
          <w:webHidden/>
        </w:rPr>
        <w:instrText xml:space="preserve"> PAGEREF _Toc343660595 \h </w:instrText>
      </w:r>
      <w:r>
        <w:rPr>
          <w:noProof/>
          <w:webHidden/>
        </w:rPr>
      </w:r>
      <w:r>
        <w:rPr>
          <w:noProof/>
          <w:webHidden/>
        </w:rPr>
        <w:fldChar w:fldCharType="separate"/>
      </w:r>
      <w:r>
        <w:rPr>
          <w:noProof/>
          <w:webHidden/>
        </w:rPr>
        <w:t>55</w:t>
      </w:r>
      <w:r>
        <w:rPr>
          <w:noProof/>
          <w:webHidden/>
        </w:rPr>
        <w:fldChar w:fldCharType="end"/>
      </w:r>
      <w:r w:rsidRPr="00D419E4">
        <w:rPr>
          <w:rStyle w:val="Hyperlink"/>
          <w:noProof/>
        </w:rPr>
        <w:fldChar w:fldCharType="end"/>
      </w:r>
    </w:p>
    <w:p w14:paraId="73033CAD"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"_Toc343660596"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lang w:val="fr-FR"/>
        </w:rPr>
        <w:t>4.5.7.</w:t>
      </w:r>
      <w:r>
        <w:rPr>
          <w:rFonts w:asciiTheme="minorHAnsi" w:eastAsiaTheme="minorEastAsia" w:hAnsiTheme="minorHAnsi" w:cstheme="minorBidi"/>
          <w:noProof/>
          <w:sz w:val="22"/>
        </w:rPr>
        <w:tab/>
      </w:r>
      <w:r w:rsidRPr="00D419E4">
        <w:rPr>
          <w:rStyle w:val="Hyperlink"/>
          <w:noProof/>
          <w:lang w:val="fr-FR"/>
        </w:rPr>
        <w:t>Huấn luyện mạng</w:t>
      </w:r>
      <w:r>
        <w:rPr>
          <w:noProof/>
          <w:webHidden/>
        </w:rPr>
        <w:tab/>
      </w:r>
      <w:r>
        <w:rPr>
          <w:noProof/>
          <w:webHidden/>
        </w:rPr>
        <w:fldChar w:fldCharType="begin"/>
      </w:r>
      <w:r>
        <w:rPr>
          <w:noProof/>
          <w:webHidden/>
        </w:rPr>
        <w:instrText xml:space="preserve"> PAGEREF _Toc343660596 \h </w:instrText>
      </w:r>
      <w:r>
        <w:rPr>
          <w:noProof/>
          <w:webHidden/>
        </w:rPr>
      </w:r>
      <w:r>
        <w:rPr>
          <w:noProof/>
          <w:webHidden/>
        </w:rPr>
        <w:fldChar w:fldCharType="separate"/>
      </w:r>
      <w:r>
        <w:rPr>
          <w:noProof/>
          <w:webHidden/>
        </w:rPr>
        <w:t>56</w:t>
      </w:r>
      <w:r>
        <w:rPr>
          <w:noProof/>
          <w:webHidden/>
        </w:rPr>
        <w:fldChar w:fldCharType="end"/>
      </w:r>
      <w:r w:rsidRPr="00D419E4">
        <w:rPr>
          <w:rStyle w:val="Hyperlink"/>
          <w:noProof/>
        </w:rPr>
        <w:fldChar w:fldCharType="end"/>
      </w:r>
    </w:p>
    <w:p w14:paraId="5E3BAC76"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lastRenderedPageBreak/>
        <w:fldChar w:fldCharType="begin"/>
      </w:r>
      <w:r w:rsidRPr="00D419E4">
        <w:rPr>
          <w:rStyle w:val="Hyperlink"/>
          <w:noProof/>
        </w:rPr>
        <w:instrText xml:space="preserve"> </w:instrText>
      </w:r>
      <w:r>
        <w:rPr>
          <w:noProof/>
        </w:rPr>
        <w:instrText>HYPERLINK \l "_Toc343660597"</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lang w:val="fr-FR"/>
        </w:rPr>
        <w:t>4.5.8.</w:t>
      </w:r>
      <w:r>
        <w:rPr>
          <w:rFonts w:asciiTheme="minorHAnsi" w:eastAsiaTheme="minorEastAsia" w:hAnsiTheme="minorHAnsi" w:cstheme="minorBidi"/>
          <w:noProof/>
          <w:sz w:val="22"/>
        </w:rPr>
        <w:tab/>
      </w:r>
      <w:r w:rsidRPr="00D419E4">
        <w:rPr>
          <w:rStyle w:val="Hyperlink"/>
          <w:noProof/>
          <w:lang w:val="fr-FR"/>
        </w:rPr>
        <w:t>Dự đoán và cải tiến</w:t>
      </w:r>
      <w:r>
        <w:rPr>
          <w:noProof/>
          <w:webHidden/>
        </w:rPr>
        <w:tab/>
      </w:r>
      <w:r>
        <w:rPr>
          <w:noProof/>
          <w:webHidden/>
        </w:rPr>
        <w:fldChar w:fldCharType="begin"/>
      </w:r>
      <w:r>
        <w:rPr>
          <w:noProof/>
          <w:webHidden/>
        </w:rPr>
        <w:instrText xml:space="preserve"> PAGEREF _Toc343660597 \h </w:instrText>
      </w:r>
      <w:r>
        <w:rPr>
          <w:noProof/>
          <w:webHidden/>
        </w:rPr>
      </w:r>
      <w:r>
        <w:rPr>
          <w:noProof/>
          <w:webHidden/>
        </w:rPr>
        <w:fldChar w:fldCharType="separate"/>
      </w:r>
      <w:r>
        <w:rPr>
          <w:noProof/>
          <w:webHidden/>
        </w:rPr>
        <w:t>56</w:t>
      </w:r>
      <w:r>
        <w:rPr>
          <w:noProof/>
          <w:webHidden/>
        </w:rPr>
        <w:fldChar w:fldCharType="end"/>
      </w:r>
      <w:r w:rsidRPr="00D419E4">
        <w:rPr>
          <w:rStyle w:val="Hyperlink"/>
          <w:noProof/>
        </w:rPr>
        <w:fldChar w:fldCharType="end"/>
      </w:r>
    </w:p>
    <w:p w14:paraId="32540F33"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"_Toc343660600"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4.6.</w:t>
      </w:r>
      <w:r>
        <w:rPr>
          <w:rFonts w:asciiTheme="minorHAnsi" w:eastAsiaTheme="minorEastAsia" w:hAnsiTheme="minorHAnsi" w:cstheme="minorBidi"/>
          <w:noProof/>
          <w:sz w:val="22"/>
        </w:rPr>
        <w:tab/>
      </w:r>
      <w:r w:rsidRPr="00D419E4">
        <w:rPr>
          <w:rStyle w:val="Hyperlink"/>
          <w:noProof/>
        </w:rPr>
        <w:t>Kết luận</w:t>
      </w:r>
      <w:r>
        <w:rPr>
          <w:noProof/>
          <w:webHidden/>
        </w:rPr>
        <w:tab/>
      </w:r>
      <w:r>
        <w:rPr>
          <w:noProof/>
          <w:webHidden/>
        </w:rPr>
        <w:fldChar w:fldCharType="begin"/>
      </w:r>
      <w:r>
        <w:rPr>
          <w:noProof/>
          <w:webHidden/>
        </w:rPr>
        <w:instrText xml:space="preserve"> PAGEREF _Toc343660600 \h </w:instrText>
      </w:r>
      <w:r>
        <w:rPr>
          <w:noProof/>
          <w:webHidden/>
        </w:rPr>
      </w:r>
      <w:r>
        <w:rPr>
          <w:noProof/>
          <w:webHidden/>
        </w:rPr>
        <w:fldChar w:fldCharType="separate"/>
      </w:r>
      <w:r>
        <w:rPr>
          <w:noProof/>
          <w:webHidden/>
        </w:rPr>
        <w:t>57</w:t>
      </w:r>
      <w:r>
        <w:rPr>
          <w:noProof/>
          <w:webHidden/>
        </w:rPr>
        <w:fldChar w:fldCharType="end"/>
      </w:r>
      <w:r w:rsidRPr="00D419E4">
        <w:rPr>
          <w:rStyle w:val="Hyperlink"/>
          <w:noProof/>
        </w:rPr>
        <w:fldChar w:fldCharType="end"/>
      </w:r>
    </w:p>
    <w:p w14:paraId="5DD7D352" w14:textId="77777777" w:rsidR="00FD250C" w:rsidRDefault="00FD250C">
      <w:pPr>
        <w:pStyle w:val="TOC1"/>
        <w:tabs>
          <w:tab w:val="left" w:pos="1760"/>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"_Toc343660602"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Chương 5</w:t>
      </w:r>
      <w:r>
        <w:rPr>
          <w:rFonts w:asciiTheme="minorHAnsi" w:eastAsiaTheme="minorEastAsia" w:hAnsiTheme="minorHAnsi" w:cstheme="minorBidi"/>
          <w:noProof/>
          <w:sz w:val="22"/>
        </w:rPr>
        <w:tab/>
      </w:r>
      <w:r w:rsidRPr="00D419E4">
        <w:rPr>
          <w:rStyle w:val="Hyperlink"/>
          <w:noProof/>
        </w:rPr>
        <w:t>MÔ HÌNH KẾT HỢP ARIMA VÀ ANN</w:t>
      </w:r>
      <w:r>
        <w:rPr>
          <w:noProof/>
          <w:webHidden/>
        </w:rPr>
        <w:tab/>
      </w:r>
      <w:r>
        <w:rPr>
          <w:noProof/>
          <w:webHidden/>
        </w:rPr>
        <w:fldChar w:fldCharType="begin"/>
      </w:r>
      <w:r>
        <w:rPr>
          <w:noProof/>
          <w:webHidden/>
        </w:rPr>
        <w:instrText xml:space="preserve"> PAGEREF _Toc343660602 \h </w:instrText>
      </w:r>
      <w:r>
        <w:rPr>
          <w:noProof/>
          <w:webHidden/>
        </w:rPr>
      </w:r>
      <w:r>
        <w:rPr>
          <w:noProof/>
          <w:webHidden/>
        </w:rPr>
        <w:fldChar w:fldCharType="separate"/>
      </w:r>
      <w:r>
        <w:rPr>
          <w:noProof/>
          <w:webHidden/>
        </w:rPr>
        <w:t>58</w:t>
      </w:r>
      <w:r>
        <w:rPr>
          <w:noProof/>
          <w:webHidden/>
        </w:rPr>
        <w:fldChar w:fldCharType="end"/>
      </w:r>
      <w:r w:rsidRPr="00D419E4">
        <w:rPr>
          <w:rStyle w:val="Hyperlink"/>
          <w:noProof/>
        </w:rPr>
        <w:fldChar w:fldCharType="end"/>
      </w:r>
    </w:p>
    <w:p w14:paraId="3BD2C8AE"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"_Toc343660608"</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5.1.</w:t>
      </w:r>
      <w:r>
        <w:rPr>
          <w:rFonts w:asciiTheme="minorHAnsi" w:eastAsiaTheme="minorEastAsia" w:hAnsiTheme="minorHAnsi" w:cstheme="minorBidi"/>
          <w:noProof/>
          <w:sz w:val="22"/>
        </w:rPr>
        <w:tab/>
      </w:r>
      <w:r w:rsidRPr="00D419E4">
        <w:rPr>
          <w:rStyle w:val="Hyperlink"/>
          <w:noProof/>
        </w:rPr>
        <w:t>Nguyên nhân</w:t>
      </w:r>
      <w:r>
        <w:rPr>
          <w:noProof/>
          <w:webHidden/>
        </w:rPr>
        <w:tab/>
      </w:r>
      <w:r>
        <w:rPr>
          <w:noProof/>
          <w:webHidden/>
        </w:rPr>
        <w:fldChar w:fldCharType="begin"/>
      </w:r>
      <w:r>
        <w:rPr>
          <w:noProof/>
          <w:webHidden/>
        </w:rPr>
        <w:instrText xml:space="preserve"> PAGEREF _Toc343660608 \h </w:instrText>
      </w:r>
      <w:r>
        <w:rPr>
          <w:noProof/>
          <w:webHidden/>
        </w:rPr>
      </w:r>
      <w:r>
        <w:rPr>
          <w:noProof/>
          <w:webHidden/>
        </w:rPr>
        <w:fldChar w:fldCharType="separate"/>
      </w:r>
      <w:r>
        <w:rPr>
          <w:noProof/>
          <w:webHidden/>
        </w:rPr>
        <w:t>58</w:t>
      </w:r>
      <w:r>
        <w:rPr>
          <w:noProof/>
          <w:webHidden/>
        </w:rPr>
        <w:fldChar w:fldCharType="end"/>
      </w:r>
      <w:r w:rsidRPr="00D419E4">
        <w:rPr>
          <w:rStyle w:val="Hyperlink"/>
          <w:noProof/>
        </w:rPr>
        <w:fldChar w:fldCharType="end"/>
      </w:r>
    </w:p>
    <w:p w14:paraId="20699786"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"_Toc343660609"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5.2.</w:t>
      </w:r>
      <w:r>
        <w:rPr>
          <w:rFonts w:asciiTheme="minorHAnsi" w:eastAsiaTheme="minorEastAsia" w:hAnsiTheme="minorHAnsi" w:cstheme="minorBidi"/>
          <w:noProof/>
          <w:sz w:val="22"/>
        </w:rPr>
        <w:tab/>
      </w:r>
      <w:r w:rsidRPr="00D419E4">
        <w:rPr>
          <w:rStyle w:val="Hyperlink"/>
          <w:noProof/>
        </w:rPr>
        <w:t>Mô hình kết hợp ARIMA và Nơron</w:t>
      </w:r>
      <w:r>
        <w:rPr>
          <w:noProof/>
          <w:webHidden/>
        </w:rPr>
        <w:tab/>
      </w:r>
      <w:r>
        <w:rPr>
          <w:noProof/>
          <w:webHidden/>
        </w:rPr>
        <w:fldChar w:fldCharType="begin"/>
      </w:r>
      <w:r>
        <w:rPr>
          <w:noProof/>
          <w:webHidden/>
        </w:rPr>
        <w:instrText xml:space="preserve"> PAGEREF _Toc343660609 \h </w:instrText>
      </w:r>
      <w:r>
        <w:rPr>
          <w:noProof/>
          <w:webHidden/>
        </w:rPr>
      </w:r>
      <w:r>
        <w:rPr>
          <w:noProof/>
          <w:webHidden/>
        </w:rPr>
        <w:fldChar w:fldCharType="separate"/>
      </w:r>
      <w:r>
        <w:rPr>
          <w:noProof/>
          <w:webHidden/>
        </w:rPr>
        <w:t>59</w:t>
      </w:r>
      <w:r>
        <w:rPr>
          <w:noProof/>
          <w:webHidden/>
        </w:rPr>
        <w:fldChar w:fldCharType="end"/>
      </w:r>
      <w:r w:rsidRPr="00D419E4">
        <w:rPr>
          <w:rStyle w:val="Hyperlink"/>
          <w:noProof/>
        </w:rPr>
        <w:fldChar w:fldCharType="end"/>
      </w:r>
    </w:p>
    <w:p w14:paraId="0DE6C121" w14:textId="77777777" w:rsidR="00FD250C" w:rsidRDefault="00FD250C">
      <w:pPr>
        <w:pStyle w:val="TOC1"/>
        <w:tabs>
          <w:tab w:val="left" w:pos="1760"/>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"_Toc343660627"</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Chương 6</w:t>
      </w:r>
      <w:r>
        <w:rPr>
          <w:rFonts w:asciiTheme="minorHAnsi" w:eastAsiaTheme="minorEastAsia" w:hAnsiTheme="minorHAnsi" w:cstheme="minorBidi"/>
          <w:noProof/>
          <w:sz w:val="22"/>
        </w:rPr>
        <w:tab/>
      </w:r>
      <w:r w:rsidRPr="00D419E4">
        <w:rPr>
          <w:rStyle w:val="Hyperlink"/>
          <w:noProof/>
        </w:rPr>
        <w:t>KẾT QUẢ THỰC NGHIỆM</w:t>
      </w:r>
      <w:r>
        <w:rPr>
          <w:noProof/>
          <w:webHidden/>
        </w:rPr>
        <w:tab/>
      </w:r>
      <w:r>
        <w:rPr>
          <w:noProof/>
          <w:webHidden/>
        </w:rPr>
        <w:fldChar w:fldCharType="begin"/>
      </w:r>
      <w:r>
        <w:rPr>
          <w:noProof/>
          <w:webHidden/>
        </w:rPr>
        <w:instrText xml:space="preserve"> PAGEREF _Toc343660627 \h </w:instrText>
      </w:r>
      <w:r>
        <w:rPr>
          <w:noProof/>
          <w:webHidden/>
        </w:rPr>
      </w:r>
      <w:r>
        <w:rPr>
          <w:noProof/>
          <w:webHidden/>
        </w:rPr>
        <w:fldChar w:fldCharType="separate"/>
      </w:r>
      <w:r>
        <w:rPr>
          <w:noProof/>
          <w:webHidden/>
        </w:rPr>
        <w:t>61</w:t>
      </w:r>
      <w:r>
        <w:rPr>
          <w:noProof/>
          <w:webHidden/>
        </w:rPr>
        <w:fldChar w:fldCharType="end"/>
      </w:r>
      <w:r w:rsidRPr="00D419E4">
        <w:rPr>
          <w:rStyle w:val="Hyperlink"/>
          <w:noProof/>
        </w:rPr>
        <w:fldChar w:fldCharType="end"/>
      </w:r>
    </w:p>
    <w:p w14:paraId="688BD378"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"_Toc343660628"</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6.1.</w:t>
      </w:r>
      <w:r>
        <w:rPr>
          <w:rFonts w:asciiTheme="minorHAnsi" w:eastAsiaTheme="minorEastAsia" w:hAnsiTheme="minorHAnsi" w:cstheme="minorBidi"/>
          <w:noProof/>
          <w:sz w:val="22"/>
        </w:rPr>
        <w:tab/>
      </w:r>
      <w:r w:rsidRPr="00D419E4">
        <w:rPr>
          <w:rStyle w:val="Hyperlink"/>
          <w:noProof/>
        </w:rPr>
        <w:t>Dữ liệu thực nghiệm</w:t>
      </w:r>
      <w:r>
        <w:rPr>
          <w:noProof/>
          <w:webHidden/>
        </w:rPr>
        <w:tab/>
      </w:r>
      <w:r>
        <w:rPr>
          <w:noProof/>
          <w:webHidden/>
        </w:rPr>
        <w:fldChar w:fldCharType="begin"/>
      </w:r>
      <w:r>
        <w:rPr>
          <w:noProof/>
          <w:webHidden/>
        </w:rPr>
        <w:instrText xml:space="preserve"> PAGEREF _Toc343660628 \h </w:instrText>
      </w:r>
      <w:r>
        <w:rPr>
          <w:noProof/>
          <w:webHidden/>
        </w:rPr>
      </w:r>
      <w:r>
        <w:rPr>
          <w:noProof/>
          <w:webHidden/>
        </w:rPr>
        <w:fldChar w:fldCharType="separate"/>
      </w:r>
      <w:r>
        <w:rPr>
          <w:noProof/>
          <w:webHidden/>
        </w:rPr>
        <w:t>61</w:t>
      </w:r>
      <w:r>
        <w:rPr>
          <w:noProof/>
          <w:webHidden/>
        </w:rPr>
        <w:fldChar w:fldCharType="end"/>
      </w:r>
      <w:r w:rsidRPr="00D419E4">
        <w:rPr>
          <w:rStyle w:val="Hyperlink"/>
          <w:noProof/>
        </w:rPr>
        <w:fldChar w:fldCharType="end"/>
      </w:r>
    </w:p>
    <w:p w14:paraId="573CA38B"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"_Toc343660629"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6.2.</w:t>
      </w:r>
      <w:r>
        <w:rPr>
          <w:rFonts w:asciiTheme="minorHAnsi" w:eastAsiaTheme="minorEastAsia" w:hAnsiTheme="minorHAnsi" w:cstheme="minorBidi"/>
          <w:noProof/>
          <w:sz w:val="22"/>
        </w:rPr>
        <w:tab/>
      </w:r>
      <w:r w:rsidRPr="00D419E4">
        <w:rPr>
          <w:rStyle w:val="Hyperlink"/>
          <w:noProof/>
        </w:rPr>
        <w:t>Kết quả thực nghiệm</w:t>
      </w:r>
      <w:r>
        <w:rPr>
          <w:noProof/>
          <w:webHidden/>
        </w:rPr>
        <w:tab/>
      </w:r>
      <w:r>
        <w:rPr>
          <w:noProof/>
          <w:webHidden/>
        </w:rPr>
        <w:fldChar w:fldCharType="begin"/>
      </w:r>
      <w:r>
        <w:rPr>
          <w:noProof/>
          <w:webHidden/>
        </w:rPr>
        <w:instrText xml:space="preserve"> PAGEREF _Toc343660629 \h </w:instrText>
      </w:r>
      <w:r>
        <w:rPr>
          <w:noProof/>
          <w:webHidden/>
        </w:rPr>
      </w:r>
      <w:r>
        <w:rPr>
          <w:noProof/>
          <w:webHidden/>
        </w:rPr>
        <w:fldChar w:fldCharType="separate"/>
      </w:r>
      <w:r>
        <w:rPr>
          <w:noProof/>
          <w:webHidden/>
        </w:rPr>
        <w:t>66</w:t>
      </w:r>
      <w:r>
        <w:rPr>
          <w:noProof/>
          <w:webHidden/>
        </w:rPr>
        <w:fldChar w:fldCharType="end"/>
      </w:r>
      <w:r w:rsidRPr="00D419E4">
        <w:rPr>
          <w:rStyle w:val="Hyperlink"/>
          <w:noProof/>
        </w:rPr>
        <w:fldChar w:fldCharType="end"/>
      </w:r>
    </w:p>
    <w:p w14:paraId="4C5AFC7D"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6.2.1.</w:t>
      </w:r>
      <w:r>
        <w:rPr>
          <w:rFonts w:asciiTheme="minorHAnsi" w:eastAsiaTheme="minorEastAsia" w:hAnsiTheme="minorHAnsi" w:cstheme="minorBidi"/>
          <w:noProof/>
          <w:sz w:val="22"/>
        </w:rPr>
        <w:tab/>
      </w:r>
      <w:r w:rsidRPr="00D419E4">
        <w:rPr>
          <w:rStyle w:val="Hyperlink"/>
          <w:noProof/>
        </w:rPr>
        <w:t>Bộ dữ liệu có tính mùa và xu hướng</w:t>
      </w:r>
      <w:r>
        <w:rPr>
          <w:noProof/>
          <w:webHidden/>
        </w:rPr>
        <w:tab/>
      </w:r>
      <w:r>
        <w:rPr>
          <w:noProof/>
          <w:webHidden/>
        </w:rPr>
        <w:fldChar w:fldCharType="begin"/>
      </w:r>
      <w:r>
        <w:rPr>
          <w:noProof/>
          <w:webHidden/>
        </w:rPr>
        <w:instrText xml:space="preserve"> PAGEREF _Toc343660630 \h </w:instrText>
      </w:r>
      <w:r>
        <w:rPr>
          <w:noProof/>
          <w:webHidden/>
        </w:rPr>
      </w:r>
      <w:r>
        <w:rPr>
          <w:noProof/>
          <w:webHidden/>
        </w:rPr>
        <w:fldChar w:fldCharType="separate"/>
      </w:r>
      <w:r>
        <w:rPr>
          <w:noProof/>
          <w:webHidden/>
        </w:rPr>
        <w:t>66</w:t>
      </w:r>
      <w:r>
        <w:rPr>
          <w:noProof/>
          <w:webHidden/>
        </w:rPr>
        <w:fldChar w:fldCharType="end"/>
      </w:r>
      <w:r w:rsidRPr="00D419E4">
        <w:rPr>
          <w:rStyle w:val="Hyperlink"/>
          <w:noProof/>
        </w:rPr>
        <w:fldChar w:fldCharType="end"/>
      </w:r>
    </w:p>
    <w:p w14:paraId="59951DF3"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"_Toc343660631"</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6.2.2.</w:t>
      </w:r>
      <w:r>
        <w:rPr>
          <w:rFonts w:asciiTheme="minorHAnsi" w:eastAsiaTheme="minorEastAsia" w:hAnsiTheme="minorHAnsi" w:cstheme="minorBidi"/>
          <w:noProof/>
          <w:sz w:val="22"/>
        </w:rPr>
        <w:tab/>
      </w:r>
      <w:r w:rsidRPr="00D419E4">
        <w:rPr>
          <w:rStyle w:val="Hyperlink"/>
          <w:noProof/>
        </w:rPr>
        <w:t>Bộ dữ liệu có tính mùa</w:t>
      </w:r>
      <w:r>
        <w:rPr>
          <w:noProof/>
          <w:webHidden/>
        </w:rPr>
        <w:tab/>
      </w:r>
      <w:r>
        <w:rPr>
          <w:noProof/>
          <w:webHidden/>
        </w:rPr>
        <w:fldChar w:fldCharType="begin"/>
      </w:r>
      <w:r>
        <w:rPr>
          <w:noProof/>
          <w:webHidden/>
        </w:rPr>
        <w:instrText xml:space="preserve"> PAGEREF _Toc343660631 \h </w:instrText>
      </w:r>
      <w:r>
        <w:rPr>
          <w:noProof/>
          <w:webHidden/>
        </w:rPr>
      </w:r>
      <w:r>
        <w:rPr>
          <w:noProof/>
          <w:webHidden/>
        </w:rPr>
        <w:fldChar w:fldCharType="separate"/>
      </w:r>
      <w:r>
        <w:rPr>
          <w:noProof/>
          <w:webHidden/>
        </w:rPr>
        <w:t>67</w:t>
      </w:r>
      <w:r>
        <w:rPr>
          <w:noProof/>
          <w:webHidden/>
        </w:rPr>
        <w:fldChar w:fldCharType="end"/>
      </w:r>
      <w:r w:rsidRPr="00D419E4">
        <w:rPr>
          <w:rStyle w:val="Hyperlink"/>
          <w:noProof/>
        </w:rPr>
        <w:fldChar w:fldCharType="end"/>
      </w:r>
    </w:p>
    <w:p w14:paraId="48AAEB9D"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6.2.3.</w:t>
      </w:r>
      <w:r>
        <w:rPr>
          <w:rFonts w:asciiTheme="minorHAnsi" w:eastAsiaTheme="minorEastAsia" w:hAnsiTheme="minorHAnsi" w:cstheme="minorBidi"/>
          <w:noProof/>
          <w:sz w:val="22"/>
        </w:rPr>
        <w:tab/>
      </w:r>
      <w:r w:rsidRPr="00D419E4">
        <w:rPr>
          <w:rStyle w:val="Hyperlink"/>
          <w:noProof/>
        </w:rPr>
        <w:t>Bộ dữ liệu có tính xu hướng</w:t>
      </w:r>
      <w:r>
        <w:rPr>
          <w:noProof/>
          <w:webHidden/>
        </w:rPr>
        <w:tab/>
      </w:r>
      <w:r>
        <w:rPr>
          <w:noProof/>
          <w:webHidden/>
        </w:rPr>
        <w:fldChar w:fldCharType="begin"/>
      </w:r>
      <w:r>
        <w:rPr>
          <w:noProof/>
          <w:webHidden/>
        </w:rPr>
        <w:instrText xml:space="preserve"> PAGEREF _Toc343660632 \h </w:instrText>
      </w:r>
      <w:r>
        <w:rPr>
          <w:noProof/>
          <w:webHidden/>
        </w:rPr>
      </w:r>
      <w:r>
        <w:rPr>
          <w:noProof/>
          <w:webHidden/>
        </w:rPr>
        <w:fldChar w:fldCharType="separate"/>
      </w:r>
      <w:r>
        <w:rPr>
          <w:noProof/>
          <w:webHidden/>
        </w:rPr>
        <w:t>68</w:t>
      </w:r>
      <w:r>
        <w:rPr>
          <w:noProof/>
          <w:webHidden/>
        </w:rPr>
        <w:fldChar w:fldCharType="end"/>
      </w:r>
      <w:r w:rsidRPr="00D419E4">
        <w:rPr>
          <w:rStyle w:val="Hyperlink"/>
          <w:noProof/>
        </w:rPr>
        <w:fldChar w:fldCharType="end"/>
      </w:r>
    </w:p>
    <w:p w14:paraId="601DB4EF"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"_Toc343660633"</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6.2.4.</w:t>
      </w:r>
      <w:r>
        <w:rPr>
          <w:rFonts w:asciiTheme="minorHAnsi" w:eastAsiaTheme="minorEastAsia" w:hAnsiTheme="minorHAnsi" w:cstheme="minorBidi"/>
          <w:noProof/>
          <w:sz w:val="22"/>
        </w:rPr>
        <w:tab/>
      </w:r>
      <w:r w:rsidRPr="00D419E4">
        <w:rPr>
          <w:rStyle w:val="Hyperlink"/>
          <w:noProof/>
        </w:rPr>
        <w:t>Bộ dữ liệu có tính phi tuyến</w:t>
      </w:r>
      <w:r>
        <w:rPr>
          <w:noProof/>
          <w:webHidden/>
        </w:rPr>
        <w:tab/>
      </w:r>
      <w:r>
        <w:rPr>
          <w:noProof/>
          <w:webHidden/>
        </w:rPr>
        <w:fldChar w:fldCharType="begin"/>
      </w:r>
      <w:r>
        <w:rPr>
          <w:noProof/>
          <w:webHidden/>
        </w:rPr>
        <w:instrText xml:space="preserve"> PAGEREF _Toc343660633 \h </w:instrText>
      </w:r>
      <w:r>
        <w:rPr>
          <w:noProof/>
          <w:webHidden/>
        </w:rPr>
      </w:r>
      <w:r>
        <w:rPr>
          <w:noProof/>
          <w:webHidden/>
        </w:rPr>
        <w:fldChar w:fldCharType="separate"/>
      </w:r>
      <w:r>
        <w:rPr>
          <w:noProof/>
          <w:webHidden/>
        </w:rPr>
        <w:t>69</w:t>
      </w:r>
      <w:r>
        <w:rPr>
          <w:noProof/>
          <w:webHidden/>
        </w:rPr>
        <w:fldChar w:fldCharType="end"/>
      </w:r>
      <w:r w:rsidRPr="00D419E4">
        <w:rPr>
          <w:rStyle w:val="Hyperlink"/>
          <w:noProof/>
        </w:rPr>
        <w:fldChar w:fldCharType="end"/>
      </w:r>
    </w:p>
    <w:p w14:paraId="6EB318ED"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"_Toc343660634"</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6.3.</w:t>
      </w:r>
      <w:r>
        <w:rPr>
          <w:rFonts w:asciiTheme="minorHAnsi" w:eastAsiaTheme="minorEastAsia" w:hAnsiTheme="minorHAnsi" w:cstheme="minorBidi"/>
          <w:noProof/>
          <w:sz w:val="22"/>
        </w:rPr>
        <w:tab/>
      </w:r>
      <w:r w:rsidRPr="00D419E4">
        <w:rPr>
          <w:rStyle w:val="Hyperlink"/>
          <w:noProof/>
        </w:rPr>
        <w:t>Đánh giá kết quả thực nghiệm</w:t>
      </w:r>
      <w:r>
        <w:rPr>
          <w:noProof/>
          <w:webHidden/>
        </w:rPr>
        <w:tab/>
      </w:r>
      <w:r>
        <w:rPr>
          <w:noProof/>
          <w:webHidden/>
        </w:rPr>
        <w:fldChar w:fldCharType="begin"/>
      </w:r>
      <w:r>
        <w:rPr>
          <w:noProof/>
          <w:webHidden/>
        </w:rPr>
        <w:instrText xml:space="preserve"> PAGEREF _Toc343660634 \h </w:instrText>
      </w:r>
      <w:r>
        <w:rPr>
          <w:noProof/>
          <w:webHidden/>
        </w:rPr>
      </w:r>
      <w:r>
        <w:rPr>
          <w:noProof/>
          <w:webHidden/>
        </w:rPr>
        <w:fldChar w:fldCharType="separate"/>
      </w:r>
      <w:r>
        <w:rPr>
          <w:noProof/>
          <w:webHidden/>
        </w:rPr>
        <w:t>70</w:t>
      </w:r>
      <w:r>
        <w:rPr>
          <w:noProof/>
          <w:webHidden/>
        </w:rPr>
        <w:fldChar w:fldCharType="end"/>
      </w:r>
      <w:r w:rsidRPr="00D419E4">
        <w:rPr>
          <w:rStyle w:val="Hyperlink"/>
          <w:noProof/>
        </w:rPr>
        <w:fldChar w:fldCharType="end"/>
      </w:r>
    </w:p>
    <w:p w14:paraId="67D02FB6" w14:textId="77777777" w:rsidR="00FD250C" w:rsidRDefault="00FD250C">
      <w:pPr>
        <w:pStyle w:val="TOC1"/>
        <w:tabs>
          <w:tab w:val="left" w:pos="1760"/>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"_Toc343660635"</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Chương 7</w:t>
      </w:r>
      <w:r>
        <w:rPr>
          <w:rFonts w:asciiTheme="minorHAnsi" w:eastAsiaTheme="minorEastAsia" w:hAnsiTheme="minorHAnsi" w:cstheme="minorBidi"/>
          <w:noProof/>
          <w:sz w:val="22"/>
        </w:rPr>
        <w:tab/>
      </w:r>
      <w:r w:rsidRPr="00D419E4">
        <w:rPr>
          <w:rStyle w:val="Hyperlink"/>
          <w:noProof/>
        </w:rPr>
        <w:t>KẾT LUẬN</w:t>
      </w:r>
      <w:r>
        <w:rPr>
          <w:noProof/>
          <w:webHidden/>
        </w:rPr>
        <w:tab/>
      </w:r>
      <w:r>
        <w:rPr>
          <w:noProof/>
          <w:webHidden/>
        </w:rPr>
        <w:fldChar w:fldCharType="begin"/>
      </w:r>
      <w:r>
        <w:rPr>
          <w:noProof/>
          <w:webHidden/>
        </w:rPr>
        <w:instrText xml:space="preserve"> PAGEREF _Toc343660635 \h </w:instrText>
      </w:r>
      <w:r>
        <w:rPr>
          <w:noProof/>
          <w:webHidden/>
        </w:rPr>
      </w:r>
      <w:r>
        <w:rPr>
          <w:noProof/>
          <w:webHidden/>
        </w:rPr>
        <w:fldChar w:fldCharType="separate"/>
      </w:r>
      <w:r>
        <w:rPr>
          <w:noProof/>
          <w:webHidden/>
        </w:rPr>
        <w:t>71</w:t>
      </w:r>
      <w:r>
        <w:rPr>
          <w:noProof/>
          <w:webHidden/>
        </w:rPr>
        <w:fldChar w:fldCharType="end"/>
      </w:r>
      <w:r w:rsidRPr="00D419E4">
        <w:rPr>
          <w:rStyle w:val="Hyperlink"/>
          <w:noProof/>
        </w:rPr>
        <w:fldChar w:fldCharType="end"/>
      </w:r>
    </w:p>
    <w:p w14:paraId="38C33D72"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"_Toc343660636"</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7.1.</w:t>
      </w:r>
      <w:r>
        <w:rPr>
          <w:rFonts w:asciiTheme="minorHAnsi" w:eastAsiaTheme="minorEastAsia" w:hAnsiTheme="minorHAnsi" w:cstheme="minorBidi"/>
          <w:noProof/>
          <w:sz w:val="22"/>
        </w:rPr>
        <w:tab/>
      </w:r>
      <w:r w:rsidRPr="00D419E4">
        <w:rPr>
          <w:rStyle w:val="Hyperlink"/>
          <w:noProof/>
        </w:rPr>
        <w:t>Đánh giá kết quả</w:t>
      </w:r>
      <w:r>
        <w:rPr>
          <w:noProof/>
          <w:webHidden/>
        </w:rPr>
        <w:tab/>
      </w:r>
      <w:r>
        <w:rPr>
          <w:noProof/>
          <w:webHidden/>
        </w:rPr>
        <w:fldChar w:fldCharType="begin"/>
      </w:r>
      <w:r>
        <w:rPr>
          <w:noProof/>
          <w:webHidden/>
        </w:rPr>
        <w:instrText xml:space="preserve"> PAGEREF _Toc343660636 \h </w:instrText>
      </w:r>
      <w:r>
        <w:rPr>
          <w:noProof/>
          <w:webHidden/>
        </w:rPr>
      </w:r>
      <w:r>
        <w:rPr>
          <w:noProof/>
          <w:webHidden/>
        </w:rPr>
        <w:fldChar w:fldCharType="separate"/>
      </w:r>
      <w:r>
        <w:rPr>
          <w:noProof/>
          <w:webHidden/>
        </w:rPr>
        <w:t>71</w:t>
      </w:r>
      <w:r>
        <w:rPr>
          <w:noProof/>
          <w:webHidden/>
        </w:rPr>
        <w:fldChar w:fldCharType="end"/>
      </w:r>
      <w:r w:rsidRPr="00D419E4">
        <w:rPr>
          <w:rStyle w:val="Hyperlink"/>
          <w:noProof/>
        </w:rPr>
        <w:fldChar w:fldCharType="end"/>
      </w:r>
    </w:p>
    <w:p w14:paraId="35192092"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"_Toc343660637"</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7.1.1.</w:t>
      </w:r>
      <w:r>
        <w:rPr>
          <w:rFonts w:asciiTheme="minorHAnsi" w:eastAsiaTheme="minorEastAsia" w:hAnsiTheme="minorHAnsi" w:cstheme="minorBidi"/>
          <w:noProof/>
          <w:sz w:val="22"/>
        </w:rPr>
        <w:tab/>
      </w:r>
      <w:r w:rsidRPr="00D419E4">
        <w:rPr>
          <w:rStyle w:val="Hyperlink"/>
          <w:noProof/>
        </w:rPr>
        <w:t>Những công việc làm được</w:t>
      </w:r>
      <w:r>
        <w:rPr>
          <w:noProof/>
          <w:webHidden/>
        </w:rPr>
        <w:tab/>
      </w:r>
      <w:r>
        <w:rPr>
          <w:noProof/>
          <w:webHidden/>
        </w:rPr>
        <w:fldChar w:fldCharType="begin"/>
      </w:r>
      <w:r>
        <w:rPr>
          <w:noProof/>
          <w:webHidden/>
        </w:rPr>
        <w:instrText xml:space="preserve"> PAGEREF _Toc343660637 \h </w:instrText>
      </w:r>
      <w:r>
        <w:rPr>
          <w:noProof/>
          <w:webHidden/>
        </w:rPr>
      </w:r>
      <w:r>
        <w:rPr>
          <w:noProof/>
          <w:webHidden/>
        </w:rPr>
        <w:fldChar w:fldCharType="separate"/>
      </w:r>
      <w:r>
        <w:rPr>
          <w:noProof/>
          <w:webHidden/>
        </w:rPr>
        <w:t>71</w:t>
      </w:r>
      <w:r>
        <w:rPr>
          <w:noProof/>
          <w:webHidden/>
        </w:rPr>
        <w:fldChar w:fldCharType="end"/>
      </w:r>
      <w:r w:rsidRPr="00D419E4">
        <w:rPr>
          <w:rStyle w:val="Hyperlink"/>
          <w:noProof/>
        </w:rPr>
        <w:fldChar w:fldCharType="end"/>
      </w:r>
    </w:p>
    <w:p w14:paraId="200358EF"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"_Toc343660638"</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7.1.2.</w:t>
      </w:r>
      <w:r>
        <w:rPr>
          <w:rFonts w:asciiTheme="minorHAnsi" w:eastAsiaTheme="minorEastAsia" w:hAnsiTheme="minorHAnsi" w:cstheme="minorBidi"/>
          <w:noProof/>
          <w:sz w:val="22"/>
        </w:rPr>
        <w:tab/>
      </w:r>
      <w:r w:rsidRPr="00D419E4">
        <w:rPr>
          <w:rStyle w:val="Hyperlink"/>
          <w:noProof/>
        </w:rPr>
        <w:t>Những đúc kết về mặt lý luận</w:t>
      </w:r>
      <w:r>
        <w:rPr>
          <w:noProof/>
          <w:webHidden/>
        </w:rPr>
        <w:tab/>
      </w:r>
      <w:r>
        <w:rPr>
          <w:noProof/>
          <w:webHidden/>
        </w:rPr>
        <w:fldChar w:fldCharType="begin"/>
      </w:r>
      <w:r>
        <w:rPr>
          <w:noProof/>
          <w:webHidden/>
        </w:rPr>
        <w:instrText xml:space="preserve"> PAGEREF _Toc343660638 \h </w:instrText>
      </w:r>
      <w:r>
        <w:rPr>
          <w:noProof/>
          <w:webHidden/>
        </w:rPr>
      </w:r>
      <w:r>
        <w:rPr>
          <w:noProof/>
          <w:webHidden/>
        </w:rPr>
        <w:fldChar w:fldCharType="separate"/>
      </w:r>
      <w:r>
        <w:rPr>
          <w:noProof/>
          <w:webHidden/>
        </w:rPr>
        <w:t>71</w:t>
      </w:r>
      <w:r>
        <w:rPr>
          <w:noProof/>
          <w:webHidden/>
        </w:rPr>
        <w:fldChar w:fldCharType="end"/>
      </w:r>
      <w:r w:rsidRPr="00D419E4">
        <w:rPr>
          <w:rStyle w:val="Hyperlink"/>
          <w:noProof/>
        </w:rPr>
        <w:fldChar w:fldCharType="end"/>
      </w:r>
    </w:p>
    <w:p w14:paraId="3B777EC6" w14:textId="77777777" w:rsidR="00FD250C" w:rsidRDefault="00FD250C">
      <w:pPr>
        <w:pStyle w:val="TOC3"/>
        <w:tabs>
          <w:tab w:val="left" w:pos="176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"_Toc343660639"</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7.1.3.</w:t>
      </w:r>
      <w:r>
        <w:rPr>
          <w:rFonts w:asciiTheme="minorHAnsi" w:eastAsiaTheme="minorEastAsia" w:hAnsiTheme="minorHAnsi" w:cstheme="minorBidi"/>
          <w:noProof/>
          <w:sz w:val="22"/>
        </w:rPr>
        <w:tab/>
      </w:r>
      <w:r w:rsidRPr="00D419E4">
        <w:rPr>
          <w:rStyle w:val="Hyperlink"/>
          <w:noProof/>
        </w:rPr>
        <w:t>Mặt hạn chế</w:t>
      </w:r>
      <w:r>
        <w:rPr>
          <w:noProof/>
          <w:webHidden/>
        </w:rPr>
        <w:tab/>
      </w:r>
      <w:r>
        <w:rPr>
          <w:noProof/>
          <w:webHidden/>
        </w:rPr>
        <w:fldChar w:fldCharType="begin"/>
      </w:r>
      <w:r>
        <w:rPr>
          <w:noProof/>
          <w:webHidden/>
        </w:rPr>
        <w:instrText xml:space="preserve"> PAGEREF _Toc343660639 \h </w:instrText>
      </w:r>
      <w:r>
        <w:rPr>
          <w:noProof/>
          <w:webHidden/>
        </w:rPr>
      </w:r>
      <w:r>
        <w:rPr>
          <w:noProof/>
          <w:webHidden/>
        </w:rPr>
        <w:fldChar w:fldCharType="separate"/>
      </w:r>
      <w:r>
        <w:rPr>
          <w:noProof/>
          <w:webHidden/>
        </w:rPr>
        <w:t>72</w:t>
      </w:r>
      <w:r>
        <w:rPr>
          <w:noProof/>
          <w:webHidden/>
        </w:rPr>
        <w:fldChar w:fldCharType="end"/>
      </w:r>
      <w:r w:rsidRPr="00D419E4">
        <w:rPr>
          <w:rStyle w:val="Hyperlink"/>
          <w:noProof/>
        </w:rPr>
        <w:fldChar w:fldCharType="end"/>
      </w:r>
    </w:p>
    <w:p w14:paraId="72474360" w14:textId="77777777" w:rsidR="00FD250C" w:rsidRDefault="00FD250C">
      <w:pPr>
        <w:pStyle w:val="TOC2"/>
        <w:tabs>
          <w:tab w:val="left" w:pos="1320"/>
          <w:tab w:val="right" w:leader="dot" w:pos="9062"/>
        </w:tabs>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"_Toc343660640"</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7.2.</w:t>
      </w:r>
      <w:r>
        <w:rPr>
          <w:rFonts w:asciiTheme="minorHAnsi" w:eastAsiaTheme="minorEastAsia" w:hAnsiTheme="minorHAnsi" w:cstheme="minorBidi"/>
          <w:noProof/>
          <w:sz w:val="22"/>
        </w:rPr>
        <w:tab/>
      </w:r>
      <w:r w:rsidRPr="00D419E4">
        <w:rPr>
          <w:rStyle w:val="Hyperlink"/>
          <w:noProof/>
        </w:rPr>
        <w:t>Hướng phát triển đề tài</w:t>
      </w:r>
      <w:r>
        <w:rPr>
          <w:noProof/>
          <w:webHidden/>
        </w:rPr>
        <w:tab/>
      </w:r>
      <w:r>
        <w:rPr>
          <w:noProof/>
          <w:webHidden/>
        </w:rPr>
        <w:fldChar w:fldCharType="begin"/>
      </w:r>
      <w:r>
        <w:rPr>
          <w:noProof/>
          <w:webHidden/>
        </w:rPr>
        <w:instrText xml:space="preserve"> PAGEREF _Toc343660640 \h </w:instrText>
      </w:r>
      <w:r>
        <w:rPr>
          <w:noProof/>
          <w:webHidden/>
        </w:rPr>
      </w:r>
      <w:r>
        <w:rPr>
          <w:noProof/>
          <w:webHidden/>
        </w:rPr>
        <w:fldChar w:fldCharType="separate"/>
      </w:r>
      <w:r>
        <w:rPr>
          <w:noProof/>
          <w:webHidden/>
        </w:rPr>
        <w:t>72</w:t>
      </w:r>
      <w:r>
        <w:rPr>
          <w:noProof/>
          <w:webHidden/>
        </w:rPr>
        <w:fldChar w:fldCharType="end"/>
      </w:r>
      <w:r w:rsidRPr="00D419E4">
        <w:rPr>
          <w:rStyle w:val="Hyperlink"/>
          <w:noProof/>
        </w:rPr>
        <w:fldChar w:fldCharType="end"/>
      </w:r>
    </w:p>
    <w:p w14:paraId="32F0A4B9"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"_Toc343660641"</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TÀI LIỆU THAM KHẢO</w:t>
      </w:r>
      <w:r>
        <w:rPr>
          <w:noProof/>
          <w:webHidden/>
        </w:rPr>
        <w:tab/>
      </w:r>
      <w:r>
        <w:rPr>
          <w:noProof/>
          <w:webHidden/>
        </w:rPr>
        <w:fldChar w:fldCharType="begin"/>
      </w:r>
      <w:r>
        <w:rPr>
          <w:noProof/>
          <w:webHidden/>
        </w:rPr>
        <w:instrText xml:space="preserve"> PAGEREF _Toc343660641 \h </w:instrText>
      </w:r>
      <w:r>
        <w:rPr>
          <w:noProof/>
          <w:webHidden/>
        </w:rPr>
      </w:r>
      <w:r>
        <w:rPr>
          <w:noProof/>
          <w:webHidden/>
        </w:rPr>
        <w:fldChar w:fldCharType="separate"/>
      </w:r>
      <w:r>
        <w:rPr>
          <w:noProof/>
          <w:webHidden/>
        </w:rPr>
        <w:t>73</w:t>
      </w:r>
      <w:r>
        <w:rPr>
          <w:noProof/>
          <w:webHidden/>
        </w:rPr>
        <w:fldChar w:fldCharType="end"/>
      </w:r>
      <w:r w:rsidRPr="00D419E4">
        <w:rPr>
          <w:rStyle w:val="Hyperlink"/>
          <w:noProof/>
        </w:rPr>
        <w:fldChar w:fldCharType="end"/>
      </w:r>
    </w:p>
    <w:p w14:paraId="54EC27F2"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"_Toc343660642"</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PHỤ LỤC A    Bảng thuật ngữ Anh-Việt</w:t>
      </w:r>
      <w:r>
        <w:rPr>
          <w:noProof/>
          <w:webHidden/>
        </w:rPr>
        <w:tab/>
      </w:r>
      <w:r>
        <w:rPr>
          <w:noProof/>
          <w:webHidden/>
        </w:rPr>
        <w:fldChar w:fldCharType="begin"/>
      </w:r>
      <w:r>
        <w:rPr>
          <w:noProof/>
          <w:webHidden/>
        </w:rPr>
        <w:instrText xml:space="preserve"> PAGEREF _Toc343660642 \h </w:instrText>
      </w:r>
      <w:r>
        <w:rPr>
          <w:noProof/>
          <w:webHidden/>
        </w:rPr>
      </w:r>
      <w:r>
        <w:rPr>
          <w:noProof/>
          <w:webHidden/>
        </w:rPr>
        <w:fldChar w:fldCharType="separate"/>
      </w:r>
      <w:r>
        <w:rPr>
          <w:noProof/>
          <w:webHidden/>
        </w:rPr>
        <w:t>1</w:t>
      </w:r>
      <w:r>
        <w:rPr>
          <w:noProof/>
          <w:webHidden/>
        </w:rPr>
        <w:fldChar w:fldCharType="end"/>
      </w:r>
      <w:r w:rsidRPr="00D419E4">
        <w:rPr>
          <w:rStyle w:val="Hyperlink"/>
          <w:noProof/>
        </w:rPr>
        <w:fldChar w:fldCharType="end"/>
      </w:r>
    </w:p>
    <w:p w14:paraId="02C5477C" w14:textId="77777777"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"_Toc343660643"</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PHỤ LỤC B    Danh mục từ viết tắt</w:t>
      </w:r>
      <w:r>
        <w:rPr>
          <w:noProof/>
          <w:webHidden/>
        </w:rPr>
        <w:tab/>
      </w:r>
      <w:r>
        <w:rPr>
          <w:noProof/>
          <w:webHidden/>
        </w:rPr>
        <w:fldChar w:fldCharType="begin"/>
      </w:r>
      <w:r>
        <w:rPr>
          <w:noProof/>
          <w:webHidden/>
        </w:rPr>
        <w:instrText xml:space="preserve"> PAGEREF _Toc343660643 \h </w:instrText>
      </w:r>
      <w:r>
        <w:rPr>
          <w:noProof/>
          <w:webHidden/>
        </w:rPr>
      </w:r>
      <w:r>
        <w:rPr>
          <w:noProof/>
          <w:webHidden/>
        </w:rPr>
        <w:fldChar w:fldCharType="separate"/>
      </w:r>
      <w:r>
        <w:rPr>
          <w:noProof/>
          <w:webHidden/>
        </w:rPr>
        <w:t>1</w:t>
      </w:r>
      <w:r>
        <w:rPr>
          <w:noProof/>
          <w:webHidden/>
        </w:rPr>
        <w:fldChar w:fldCharType="end"/>
      </w:r>
      <w:r w:rsidRPr="00D419E4">
        <w:rPr>
          <w:rStyle w:val="Hyperlink"/>
          <w:noProof/>
        </w:rPr>
        <w:fldChar w:fldCharType="end"/>
      </w:r>
    </w:p>
    <w:p w14:paraId="63C32145" w14:textId="1C9C5EB8" w:rsidR="00FD250C" w:rsidRDefault="00FD250C">
      <w:pPr>
        <w:pStyle w:val="TOC1"/>
        <w:rPr>
          <w:rFonts w:asciiTheme="minorHAnsi" w:eastAsiaTheme="minorEastAsia" w:hAnsiTheme="minorHAnsi" w:cstheme="minorBidi"/>
          <w:noProof/>
          <w:sz w:val="22"/>
        </w:rPr>
      </w:pPr>
      <w:r w:rsidRPr="00D419E4">
        <w:rPr>
          <w:rStyle w:val="Hyperlink"/>
          <w:noProof/>
        </w:rPr>
        <w:fldChar w:fldCharType="begin"/>
      </w:r>
      <w:r w:rsidRPr="00D419E4">
        <w:rPr>
          <w:rStyle w:val="Hyperlink"/>
          <w:noProof/>
        </w:rPr>
        <w:instrText xml:space="preserve"> </w:instrText>
      </w:r>
      <w:r>
        <w:rPr>
          <w:noProof/>
        </w:rPr>
        <w:instrText>HYPERLINK \l "_Toc343660644"</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PHỤ LỤC C</w:t>
      </w:r>
      <w:r w:rsidRPr="00D419E4">
        <w:rPr>
          <w:rStyle w:val="Hyperlink"/>
          <w:noProof/>
        </w:rPr>
        <w:fldChar w:fldCharType="end"/>
      </w:r>
      <w:r w:rsidRPr="00FD250C">
        <w:rPr>
          <w:rStyle w:val="Hyperlink"/>
          <w:noProof/>
          <w:u w:val="none"/>
        </w:rPr>
        <w:t xml:space="preserve">    </w:t>
      </w:r>
      <w:r w:rsidRPr="00D419E4">
        <w:rPr>
          <w:rStyle w:val="Hyperlink"/>
          <w:noProof/>
        </w:rPr>
        <w:fldChar w:fldCharType="begin"/>
      </w:r>
      <w:r w:rsidRPr="00D419E4">
        <w:rPr>
          <w:rStyle w:val="Hyperlink"/>
          <w:noProof/>
        </w:rPr>
        <w:instrText xml:space="preserve"> </w:instrText>
      </w:r>
      <w:r>
        <w:rPr>
          <w:noProof/>
        </w:rPr>
        <w:instrText>HYPERLINK \l "_Toc343660645"</w:instrText>
      </w:r>
      <w:r w:rsidRPr="00D419E4">
        <w:rPr>
          <w:rStyle w:val="Hyperlink"/>
          <w:noProof/>
        </w:rPr>
        <w:instrText xml:space="preserve"> </w:instrText>
      </w:r>
      <w:r w:rsidRPr="00D419E4">
        <w:rPr>
          <w:rStyle w:val="Hyperlink"/>
          <w:noProof/>
        </w:rPr>
      </w:r>
      <w:r w:rsidRPr="00D419E4">
        <w:rPr>
          <w:rStyle w:val="Hyperlink"/>
          <w:noProof/>
        </w:rPr>
        <w:fldChar w:fldCharType="separate"/>
      </w:r>
      <w:r w:rsidRPr="00D419E4">
        <w:rPr>
          <w:rStyle w:val="Hyperlink"/>
          <w:noProof/>
        </w:rPr>
        <w:t>Hướng dẫn sử dụng chương trình</w:t>
      </w:r>
      <w:r>
        <w:rPr>
          <w:noProof/>
          <w:webHidden/>
        </w:rPr>
        <w:tab/>
      </w:r>
      <w:r>
        <w:rPr>
          <w:noProof/>
          <w:webHidden/>
        </w:rPr>
        <w:fldChar w:fldCharType="begin"/>
      </w:r>
      <w:r>
        <w:rPr>
          <w:noProof/>
          <w:webHidden/>
        </w:rPr>
        <w:instrText xml:space="preserve"> PAGEREF _Toc343660645 \h </w:instrText>
      </w:r>
      <w:r>
        <w:rPr>
          <w:noProof/>
          <w:webHidden/>
        </w:rPr>
      </w:r>
      <w:r>
        <w:rPr>
          <w:noProof/>
          <w:webHidden/>
        </w:rPr>
        <w:fldChar w:fldCharType="separate"/>
      </w:r>
      <w:r>
        <w:rPr>
          <w:noProof/>
          <w:webHidden/>
        </w:rPr>
        <w:t>1</w:t>
      </w:r>
      <w:r>
        <w:rPr>
          <w:noProof/>
          <w:webHidden/>
        </w:rPr>
        <w:fldChar w:fldCharType="end"/>
      </w:r>
      <w:r w:rsidRPr="00D419E4">
        <w:rPr>
          <w:rStyle w:val="Hyperlink"/>
          <w:noProof/>
        </w:rPr>
        <w:fldChar w:fldCharType="end"/>
      </w:r>
    </w:p>
    <w:p w14:paraId="71489AD8" w14:textId="23CDD3B2" w:rsidR="0045424A" w:rsidRDefault="002E545D">
      <w:pPr>
        <w:pStyle w:val="Heading1"/>
        <w:numPr>
          <w:ilvl w:val="0"/>
          <w:numId w:val="0"/>
        </w:numPr>
        <w:ind w:left="360"/>
        <w:rPr>
          <w:ins w:id="178" w:author="The Si Tran" w:date="2012-12-11T23:16:00Z"/>
        </w:rPr>
        <w:pPrChange w:id="179" w:author="The Si Tran" w:date="2012-12-14T07:19:00Z">
          <w:pPr>
            <w:pStyle w:val="Heading1"/>
            <w:numPr>
              <w:numId w:val="0"/>
            </w:numPr>
            <w:spacing w:line="480" w:lineRule="auto"/>
            <w:ind w:left="0" w:firstLine="0"/>
            <w:jc w:val="both"/>
          </w:pPr>
        </w:pPrChange>
      </w:pPr>
      <w:ins w:id="180" w:author="The Si Tran" w:date="2012-12-12T13:49:00Z">
        <w:r>
          <w:lastRenderedPageBreak/>
          <w:fldChar w:fldCharType="end"/>
        </w:r>
      </w:ins>
      <w:bookmarkStart w:id="181" w:name="_Toc343660439"/>
      <w:r w:rsidR="0045424A" w:rsidRPr="0049233F">
        <w:rPr>
          <w:rPrChange w:id="182" w:author="The Si Tran" w:date="2012-12-05T23:02:00Z">
            <w:rPr>
              <w:rFonts w:cs="Times New Roman"/>
              <w:b w:val="0"/>
              <w:bCs w:val="0"/>
              <w:kern w:val="0"/>
              <w:sz w:val="26"/>
              <w:szCs w:val="22"/>
            </w:rPr>
          </w:rPrChange>
        </w:rPr>
        <w:t>DANH MỤC HÌNH</w:t>
      </w:r>
      <w:bookmarkEnd w:id="7"/>
      <w:bookmarkEnd w:id="181"/>
    </w:p>
    <w:p w14:paraId="5E13593E" w14:textId="77777777" w:rsidR="00FD250C" w:rsidRDefault="00187200">
      <w:pPr>
        <w:pStyle w:val="TOC1"/>
        <w:rPr>
          <w:rFonts w:asciiTheme="minorHAnsi" w:eastAsiaTheme="minorEastAsia" w:hAnsiTheme="minorHAnsi" w:cstheme="minorBidi"/>
          <w:noProof/>
          <w:sz w:val="22"/>
        </w:rPr>
      </w:pPr>
      <w:ins w:id="183" w:author="The Si Tran" w:date="2012-12-11T23:27:00Z">
        <w:r>
          <w:fldChar w:fldCharType="begin"/>
        </w:r>
        <w:r>
          <w:instrText xml:space="preserve"> TOC \h \z \t "Hinh,1" </w:instrText>
        </w:r>
      </w:ins>
      <w:r>
        <w:fldChar w:fldCharType="separate"/>
      </w:r>
      <w:r w:rsidR="00FD250C" w:rsidRPr="00FA5698">
        <w:rPr>
          <w:rStyle w:val="Hyperlink"/>
          <w:noProof/>
        </w:rPr>
        <w:fldChar w:fldCharType="begin"/>
      </w:r>
      <w:r w:rsidR="00FD250C" w:rsidRPr="00FA5698">
        <w:rPr>
          <w:rStyle w:val="Hyperlink"/>
          <w:noProof/>
        </w:rPr>
        <w:instrText xml:space="preserve"> </w:instrText>
      </w:r>
      <w:r w:rsidR="00FD250C">
        <w:rPr>
          <w:noProof/>
        </w:rPr>
        <w:instrText>HYPERLINK \l "_Toc343660646"</w:instrText>
      </w:r>
      <w:r w:rsidR="00FD250C" w:rsidRPr="00FA5698">
        <w:rPr>
          <w:rStyle w:val="Hyperlink"/>
          <w:noProof/>
        </w:rPr>
        <w:instrText xml:space="preserve"> </w:instrText>
      </w:r>
      <w:r w:rsidR="00FD250C" w:rsidRPr="00FA5698">
        <w:rPr>
          <w:rStyle w:val="Hyperlink"/>
          <w:noProof/>
        </w:rPr>
      </w:r>
      <w:r w:rsidR="00FD250C" w:rsidRPr="00FA5698">
        <w:rPr>
          <w:rStyle w:val="Hyperlink"/>
          <w:noProof/>
        </w:rPr>
        <w:fldChar w:fldCharType="separate"/>
      </w:r>
      <w:r w:rsidR="00FD250C" w:rsidRPr="00FA5698">
        <w:rPr>
          <w:rStyle w:val="Hyperlink"/>
          <w:noProof/>
        </w:rPr>
        <w:t>Hình 2.1: Số khách hàng đặt chỗ hàng tháng của hãng Pan Am</w:t>
      </w:r>
      <w:r w:rsidR="00FD250C">
        <w:rPr>
          <w:noProof/>
          <w:webHidden/>
        </w:rPr>
        <w:tab/>
      </w:r>
      <w:r w:rsidR="00FD250C">
        <w:rPr>
          <w:noProof/>
          <w:webHidden/>
        </w:rPr>
        <w:fldChar w:fldCharType="begin"/>
      </w:r>
      <w:r w:rsidR="00FD250C">
        <w:rPr>
          <w:noProof/>
          <w:webHidden/>
        </w:rPr>
        <w:instrText xml:space="preserve"> PAGEREF _Toc343660646 \h </w:instrText>
      </w:r>
      <w:r w:rsidR="00FD250C">
        <w:rPr>
          <w:noProof/>
          <w:webHidden/>
        </w:rPr>
      </w:r>
      <w:r w:rsidR="00FD250C">
        <w:rPr>
          <w:noProof/>
          <w:webHidden/>
        </w:rPr>
        <w:fldChar w:fldCharType="separate"/>
      </w:r>
      <w:r w:rsidR="00FD250C">
        <w:rPr>
          <w:noProof/>
          <w:webHidden/>
        </w:rPr>
        <w:t>4</w:t>
      </w:r>
      <w:r w:rsidR="00FD250C">
        <w:rPr>
          <w:noProof/>
          <w:webHidden/>
        </w:rPr>
        <w:fldChar w:fldCharType="end"/>
      </w:r>
      <w:r w:rsidR="00FD250C" w:rsidRPr="00FA5698">
        <w:rPr>
          <w:rStyle w:val="Hyperlink"/>
          <w:noProof/>
        </w:rPr>
        <w:fldChar w:fldCharType="end"/>
      </w:r>
    </w:p>
    <w:p w14:paraId="275385E1"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"_Toc343660647"</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_Toc343660647 \h </w:instrText>
      </w:r>
      <w:r>
        <w:rPr>
          <w:noProof/>
          <w:webHidden/>
        </w:rPr>
      </w:r>
      <w:r>
        <w:rPr>
          <w:noProof/>
          <w:webHidden/>
        </w:rPr>
        <w:fldChar w:fldCharType="separate"/>
      </w:r>
      <w:r>
        <w:rPr>
          <w:noProof/>
          <w:webHidden/>
        </w:rPr>
        <w:t>6</w:t>
      </w:r>
      <w:r>
        <w:rPr>
          <w:noProof/>
          <w:webHidden/>
        </w:rPr>
        <w:fldChar w:fldCharType="end"/>
      </w:r>
      <w:r w:rsidRPr="00FA5698">
        <w:rPr>
          <w:rStyle w:val="Hyperlink"/>
          <w:noProof/>
        </w:rPr>
        <w:fldChar w:fldCharType="end"/>
      </w:r>
    </w:p>
    <w:p w14:paraId="4A43C0DC"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"_Toc343660648"</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_Toc343660648 \h </w:instrText>
      </w:r>
      <w:r>
        <w:rPr>
          <w:noProof/>
          <w:webHidden/>
        </w:rPr>
      </w:r>
      <w:r>
        <w:rPr>
          <w:noProof/>
          <w:webHidden/>
        </w:rPr>
        <w:fldChar w:fldCharType="separate"/>
      </w:r>
      <w:r>
        <w:rPr>
          <w:noProof/>
          <w:webHidden/>
        </w:rPr>
        <w:t>6</w:t>
      </w:r>
      <w:r>
        <w:rPr>
          <w:noProof/>
          <w:webHidden/>
        </w:rPr>
        <w:fldChar w:fldCharType="end"/>
      </w:r>
      <w:r w:rsidRPr="00FA5698">
        <w:rPr>
          <w:rStyle w:val="Hyperlink"/>
          <w:noProof/>
        </w:rPr>
        <w:fldChar w:fldCharType="end"/>
      </w:r>
    </w:p>
    <w:p w14:paraId="244A93A3"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"_Toc343660649"</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2.4: Hàm tự tương quan</w:t>
      </w:r>
      <w:r>
        <w:rPr>
          <w:noProof/>
          <w:webHidden/>
        </w:rPr>
        <w:tab/>
      </w:r>
      <w:r>
        <w:rPr>
          <w:noProof/>
          <w:webHidden/>
        </w:rPr>
        <w:fldChar w:fldCharType="begin"/>
      </w:r>
      <w:r>
        <w:rPr>
          <w:noProof/>
          <w:webHidden/>
        </w:rPr>
        <w:instrText xml:space="preserve"> PAGEREF _Toc343660649 \h </w:instrText>
      </w:r>
      <w:r>
        <w:rPr>
          <w:noProof/>
          <w:webHidden/>
        </w:rPr>
      </w:r>
      <w:r>
        <w:rPr>
          <w:noProof/>
          <w:webHidden/>
        </w:rPr>
        <w:fldChar w:fldCharType="separate"/>
      </w:r>
      <w:r>
        <w:rPr>
          <w:noProof/>
          <w:webHidden/>
        </w:rPr>
        <w:t>8</w:t>
      </w:r>
      <w:r>
        <w:rPr>
          <w:noProof/>
          <w:webHidden/>
        </w:rPr>
        <w:fldChar w:fldCharType="end"/>
      </w:r>
      <w:r w:rsidRPr="00FA5698">
        <w:rPr>
          <w:rStyle w:val="Hyperlink"/>
          <w:noProof/>
        </w:rPr>
        <w:fldChar w:fldCharType="end"/>
      </w:r>
    </w:p>
    <w:p w14:paraId="5C0E9447"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"_Toc343660650"</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_Toc343660650 \h </w:instrText>
      </w:r>
      <w:r>
        <w:rPr>
          <w:noProof/>
          <w:webHidden/>
        </w:rPr>
      </w:r>
      <w:r>
        <w:rPr>
          <w:noProof/>
          <w:webHidden/>
        </w:rPr>
        <w:fldChar w:fldCharType="separate"/>
      </w:r>
      <w:r>
        <w:rPr>
          <w:noProof/>
          <w:webHidden/>
        </w:rPr>
        <w:t>10</w:t>
      </w:r>
      <w:r>
        <w:rPr>
          <w:noProof/>
          <w:webHidden/>
        </w:rPr>
        <w:fldChar w:fldCharType="end"/>
      </w:r>
      <w:r w:rsidRPr="00FA5698">
        <w:rPr>
          <w:rStyle w:val="Hyperlink"/>
          <w:noProof/>
        </w:rPr>
        <w:fldChar w:fldCharType="end"/>
      </w:r>
    </w:p>
    <w:p w14:paraId="365B4D3F"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"_Toc343660651"</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lang w:val="fr-FR"/>
        </w:rPr>
        <w:t xml:space="preserve">Hình </w:t>
      </w:r>
      <w:r w:rsidRPr="00FA5698">
        <w:rPr>
          <w:rStyle w:val="Hyperlink"/>
          <w:noProof/>
        </w:rPr>
        <w:t>2.6:</w:t>
      </w:r>
      <w:r w:rsidRPr="00FA5698">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_Toc343660651 \h </w:instrText>
      </w:r>
      <w:r>
        <w:rPr>
          <w:noProof/>
          <w:webHidden/>
        </w:rPr>
      </w:r>
      <w:r>
        <w:rPr>
          <w:noProof/>
          <w:webHidden/>
        </w:rPr>
        <w:fldChar w:fldCharType="separate"/>
      </w:r>
      <w:r>
        <w:rPr>
          <w:noProof/>
          <w:webHidden/>
        </w:rPr>
        <w:t>10</w:t>
      </w:r>
      <w:r>
        <w:rPr>
          <w:noProof/>
          <w:webHidden/>
        </w:rPr>
        <w:fldChar w:fldCharType="end"/>
      </w:r>
      <w:r w:rsidRPr="00FA5698">
        <w:rPr>
          <w:rStyle w:val="Hyperlink"/>
          <w:noProof/>
        </w:rPr>
        <w:fldChar w:fldCharType="end"/>
      </w:r>
    </w:p>
    <w:p w14:paraId="67AF417A"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"_Toc343660652"</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lang w:val="fr-FR"/>
        </w:rPr>
        <w:t xml:space="preserve">Hình </w:t>
      </w:r>
      <w:r w:rsidRPr="00FA5698">
        <w:rPr>
          <w:rStyle w:val="Hyperlink"/>
          <w:noProof/>
        </w:rPr>
        <w:t>2.7</w:t>
      </w:r>
      <w:r w:rsidRPr="00FA5698">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_Toc343660652 \h </w:instrText>
      </w:r>
      <w:r>
        <w:rPr>
          <w:noProof/>
          <w:webHidden/>
        </w:rPr>
      </w:r>
      <w:r>
        <w:rPr>
          <w:noProof/>
          <w:webHidden/>
        </w:rPr>
        <w:fldChar w:fldCharType="separate"/>
      </w:r>
      <w:r>
        <w:rPr>
          <w:noProof/>
          <w:webHidden/>
        </w:rPr>
        <w:t>11</w:t>
      </w:r>
      <w:r>
        <w:rPr>
          <w:noProof/>
          <w:webHidden/>
        </w:rPr>
        <w:fldChar w:fldCharType="end"/>
      </w:r>
      <w:r w:rsidRPr="00FA5698">
        <w:rPr>
          <w:rStyle w:val="Hyperlink"/>
          <w:noProof/>
        </w:rPr>
        <w:fldChar w:fldCharType="end"/>
      </w:r>
    </w:p>
    <w:p w14:paraId="496FCC1F"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"_Toc343660653"</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2.8: Chuỗi thời gian có tính mùa</w:t>
      </w:r>
      <w:r>
        <w:rPr>
          <w:noProof/>
          <w:webHidden/>
        </w:rPr>
        <w:tab/>
      </w:r>
      <w:r>
        <w:rPr>
          <w:noProof/>
          <w:webHidden/>
        </w:rPr>
        <w:fldChar w:fldCharType="begin"/>
      </w:r>
      <w:r>
        <w:rPr>
          <w:noProof/>
          <w:webHidden/>
        </w:rPr>
        <w:instrText xml:space="preserve"> PAGEREF _Toc343660653 \h </w:instrText>
      </w:r>
      <w:r>
        <w:rPr>
          <w:noProof/>
          <w:webHidden/>
        </w:rPr>
      </w:r>
      <w:r>
        <w:rPr>
          <w:noProof/>
          <w:webHidden/>
        </w:rPr>
        <w:fldChar w:fldCharType="separate"/>
      </w:r>
      <w:r>
        <w:rPr>
          <w:noProof/>
          <w:webHidden/>
        </w:rPr>
        <w:t>13</w:t>
      </w:r>
      <w:r>
        <w:rPr>
          <w:noProof/>
          <w:webHidden/>
        </w:rPr>
        <w:fldChar w:fldCharType="end"/>
      </w:r>
      <w:r w:rsidRPr="00FA5698">
        <w:rPr>
          <w:rStyle w:val="Hyperlink"/>
          <w:noProof/>
        </w:rPr>
        <w:fldChar w:fldCharType="end"/>
      </w:r>
    </w:p>
    <w:p w14:paraId="60F6A331"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"_Toc343660654"</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lang w:val="fr-FR"/>
        </w:rPr>
        <w:t xml:space="preserve">Hình </w:t>
      </w:r>
      <w:r w:rsidRPr="00FA5698">
        <w:rPr>
          <w:rStyle w:val="Hyperlink"/>
          <w:noProof/>
        </w:rPr>
        <w:t>3.1:</w:t>
      </w:r>
      <w:r w:rsidRPr="00FA5698">
        <w:rPr>
          <w:rStyle w:val="Hyperlink"/>
          <w:noProof/>
          <w:lang w:val="fr-FR"/>
        </w:rPr>
        <w:t xml:space="preserve"> Hình ảnh của mô hình  MA(2)</w:t>
      </w:r>
      <w:r w:rsidRPr="00FA5698">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_Toc343660654 \h </w:instrText>
      </w:r>
      <w:r>
        <w:rPr>
          <w:noProof/>
          <w:webHidden/>
        </w:rPr>
      </w:r>
      <w:r>
        <w:rPr>
          <w:noProof/>
          <w:webHidden/>
        </w:rPr>
        <w:fldChar w:fldCharType="separate"/>
      </w:r>
      <w:r>
        <w:rPr>
          <w:noProof/>
          <w:webHidden/>
        </w:rPr>
        <w:t>16</w:t>
      </w:r>
      <w:r>
        <w:rPr>
          <w:noProof/>
          <w:webHidden/>
        </w:rPr>
        <w:fldChar w:fldCharType="end"/>
      </w:r>
      <w:r w:rsidRPr="00FA5698">
        <w:rPr>
          <w:rStyle w:val="Hyperlink"/>
          <w:noProof/>
        </w:rPr>
        <w:fldChar w:fldCharType="end"/>
      </w:r>
    </w:p>
    <w:p w14:paraId="70DF7826"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"_Toc343660655"</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_Toc343660655 \h </w:instrText>
      </w:r>
      <w:r>
        <w:rPr>
          <w:noProof/>
          <w:webHidden/>
        </w:rPr>
      </w:r>
      <w:r>
        <w:rPr>
          <w:noProof/>
          <w:webHidden/>
        </w:rPr>
        <w:fldChar w:fldCharType="separate"/>
      </w:r>
      <w:r>
        <w:rPr>
          <w:noProof/>
          <w:webHidden/>
        </w:rPr>
        <w:t>19</w:t>
      </w:r>
      <w:r>
        <w:rPr>
          <w:noProof/>
          <w:webHidden/>
        </w:rPr>
        <w:fldChar w:fldCharType="end"/>
      </w:r>
      <w:r w:rsidRPr="00FA5698">
        <w:rPr>
          <w:rStyle w:val="Hyperlink"/>
          <w:noProof/>
        </w:rPr>
        <w:fldChar w:fldCharType="end"/>
      </w:r>
    </w:p>
    <w:p w14:paraId="4811327B"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"_Toc343660656"</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 xml:space="preserve">Hình 3.3: Hàm tự tương quan và tự tương quan riêng phần của mô hình </w:t>
      </w:r>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_Toc343660656 \h </w:instrText>
      </w:r>
      <w:r>
        <w:rPr>
          <w:noProof/>
          <w:webHidden/>
        </w:rPr>
      </w:r>
      <w:r>
        <w:rPr>
          <w:noProof/>
          <w:webHidden/>
        </w:rPr>
        <w:fldChar w:fldCharType="separate"/>
      </w:r>
      <w:r>
        <w:rPr>
          <w:noProof/>
          <w:webHidden/>
        </w:rPr>
        <w:t>20</w:t>
      </w:r>
      <w:r>
        <w:rPr>
          <w:noProof/>
          <w:webHidden/>
        </w:rPr>
        <w:fldChar w:fldCharType="end"/>
      </w:r>
      <w:r w:rsidRPr="00FA5698">
        <w:rPr>
          <w:rStyle w:val="Hyperlink"/>
          <w:noProof/>
        </w:rPr>
        <w:fldChar w:fldCharType="end"/>
      </w:r>
    </w:p>
    <w:p w14:paraId="56CA6915"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"_Toc343660657"</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_Toc343660657 \h </w:instrText>
      </w:r>
      <w:r>
        <w:rPr>
          <w:noProof/>
          <w:webHidden/>
        </w:rPr>
      </w:r>
      <w:r>
        <w:rPr>
          <w:noProof/>
          <w:webHidden/>
        </w:rPr>
        <w:fldChar w:fldCharType="separate"/>
      </w:r>
      <w:r>
        <w:rPr>
          <w:noProof/>
          <w:webHidden/>
        </w:rPr>
        <w:t>25</w:t>
      </w:r>
      <w:r>
        <w:rPr>
          <w:noProof/>
          <w:webHidden/>
        </w:rPr>
        <w:fldChar w:fldCharType="end"/>
      </w:r>
      <w:r w:rsidRPr="00FA5698">
        <w:rPr>
          <w:rStyle w:val="Hyperlink"/>
          <w:noProof/>
        </w:rPr>
        <w:fldChar w:fldCharType="end"/>
      </w:r>
    </w:p>
    <w:p w14:paraId="2E2E20A6"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"_Toc343660658"</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_Toc343660658 \h </w:instrText>
      </w:r>
      <w:r>
        <w:rPr>
          <w:noProof/>
          <w:webHidden/>
        </w:rPr>
      </w:r>
      <w:r>
        <w:rPr>
          <w:noProof/>
          <w:webHidden/>
        </w:rPr>
        <w:fldChar w:fldCharType="separate"/>
      </w:r>
      <w:r>
        <w:rPr>
          <w:noProof/>
          <w:webHidden/>
        </w:rPr>
        <w:t>26</w:t>
      </w:r>
      <w:r>
        <w:rPr>
          <w:noProof/>
          <w:webHidden/>
        </w:rPr>
        <w:fldChar w:fldCharType="end"/>
      </w:r>
      <w:r w:rsidRPr="00FA5698">
        <w:rPr>
          <w:rStyle w:val="Hyperlink"/>
          <w:noProof/>
        </w:rPr>
        <w:fldChar w:fldCharType="end"/>
      </w:r>
    </w:p>
    <w:p w14:paraId="3AA747DD"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"_Toc343660659"</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_Toc343660659 \h </w:instrText>
      </w:r>
      <w:r>
        <w:rPr>
          <w:noProof/>
          <w:webHidden/>
        </w:rPr>
      </w:r>
      <w:r>
        <w:rPr>
          <w:noProof/>
          <w:webHidden/>
        </w:rPr>
        <w:fldChar w:fldCharType="separate"/>
      </w:r>
      <w:r>
        <w:rPr>
          <w:noProof/>
          <w:webHidden/>
        </w:rPr>
        <w:t>27</w:t>
      </w:r>
      <w:r>
        <w:rPr>
          <w:noProof/>
          <w:webHidden/>
        </w:rPr>
        <w:fldChar w:fldCharType="end"/>
      </w:r>
      <w:r w:rsidRPr="00FA5698">
        <w:rPr>
          <w:rStyle w:val="Hyperlink"/>
          <w:noProof/>
        </w:rPr>
        <w:fldChar w:fldCharType="end"/>
      </w:r>
    </w:p>
    <w:p w14:paraId="3E7CAEAB"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"_Toc343660660"</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4.1 Đơn vị mạng nơron</w:t>
      </w:r>
      <w:r>
        <w:rPr>
          <w:noProof/>
          <w:webHidden/>
        </w:rPr>
        <w:tab/>
      </w:r>
      <w:r>
        <w:rPr>
          <w:noProof/>
          <w:webHidden/>
        </w:rPr>
        <w:fldChar w:fldCharType="begin"/>
      </w:r>
      <w:r>
        <w:rPr>
          <w:noProof/>
          <w:webHidden/>
        </w:rPr>
        <w:instrText xml:space="preserve"> PAGEREF _Toc343660660 \h </w:instrText>
      </w:r>
      <w:r>
        <w:rPr>
          <w:noProof/>
          <w:webHidden/>
        </w:rPr>
      </w:r>
      <w:r>
        <w:rPr>
          <w:noProof/>
          <w:webHidden/>
        </w:rPr>
        <w:fldChar w:fldCharType="separate"/>
      </w:r>
      <w:r>
        <w:rPr>
          <w:noProof/>
          <w:webHidden/>
        </w:rPr>
        <w:t>31</w:t>
      </w:r>
      <w:r>
        <w:rPr>
          <w:noProof/>
          <w:webHidden/>
        </w:rPr>
        <w:fldChar w:fldCharType="end"/>
      </w:r>
      <w:r w:rsidRPr="00FA5698">
        <w:rPr>
          <w:rStyle w:val="Hyperlink"/>
          <w:noProof/>
        </w:rPr>
        <w:fldChar w:fldCharType="end"/>
      </w:r>
    </w:p>
    <w:p w14:paraId="5045B79A"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"_Toc343660661"</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4.1 Mạ</w:t>
      </w:r>
      <w:r w:rsidRPr="00FA5698">
        <w:rPr>
          <w:rStyle w:val="Hyperlink"/>
          <w:noProof/>
        </w:rPr>
        <w:t>n</w:t>
      </w:r>
      <w:r w:rsidRPr="00FA5698">
        <w:rPr>
          <w:rStyle w:val="Hyperlink"/>
          <w:noProof/>
        </w:rPr>
        <w:t>g nơron truyền thẳng</w:t>
      </w:r>
      <w:r>
        <w:rPr>
          <w:noProof/>
          <w:webHidden/>
        </w:rPr>
        <w:tab/>
      </w:r>
      <w:r>
        <w:rPr>
          <w:noProof/>
          <w:webHidden/>
        </w:rPr>
        <w:fldChar w:fldCharType="begin"/>
      </w:r>
      <w:r>
        <w:rPr>
          <w:noProof/>
          <w:webHidden/>
        </w:rPr>
        <w:instrText xml:space="preserve"> PAGEREF _Toc343660661 \h </w:instrText>
      </w:r>
      <w:r>
        <w:rPr>
          <w:noProof/>
          <w:webHidden/>
        </w:rPr>
      </w:r>
      <w:r>
        <w:rPr>
          <w:noProof/>
          <w:webHidden/>
        </w:rPr>
        <w:fldChar w:fldCharType="separate"/>
      </w:r>
      <w:r>
        <w:rPr>
          <w:noProof/>
          <w:webHidden/>
        </w:rPr>
        <w:t>32</w:t>
      </w:r>
      <w:r>
        <w:rPr>
          <w:noProof/>
          <w:webHidden/>
        </w:rPr>
        <w:fldChar w:fldCharType="end"/>
      </w:r>
      <w:r w:rsidRPr="00FA5698">
        <w:rPr>
          <w:rStyle w:val="Hyperlink"/>
          <w:noProof/>
        </w:rPr>
        <w:fldChar w:fldCharType="end"/>
      </w:r>
    </w:p>
    <w:p w14:paraId="1DA174DA"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"_Toc343660662"</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4.2 Mạng nơron hồi quy</w:t>
      </w:r>
      <w:r>
        <w:rPr>
          <w:noProof/>
          <w:webHidden/>
        </w:rPr>
        <w:tab/>
      </w:r>
      <w:r>
        <w:rPr>
          <w:noProof/>
          <w:webHidden/>
        </w:rPr>
        <w:fldChar w:fldCharType="begin"/>
      </w:r>
      <w:r>
        <w:rPr>
          <w:noProof/>
          <w:webHidden/>
        </w:rPr>
        <w:instrText xml:space="preserve"> PAGEREF _Toc343660662 \h </w:instrText>
      </w:r>
      <w:r>
        <w:rPr>
          <w:noProof/>
          <w:webHidden/>
        </w:rPr>
      </w:r>
      <w:r>
        <w:rPr>
          <w:noProof/>
          <w:webHidden/>
        </w:rPr>
        <w:fldChar w:fldCharType="separate"/>
      </w:r>
      <w:r>
        <w:rPr>
          <w:noProof/>
          <w:webHidden/>
        </w:rPr>
        <w:t>33</w:t>
      </w:r>
      <w:r>
        <w:rPr>
          <w:noProof/>
          <w:webHidden/>
        </w:rPr>
        <w:fldChar w:fldCharType="end"/>
      </w:r>
      <w:r w:rsidRPr="00FA5698">
        <w:rPr>
          <w:rStyle w:val="Hyperlink"/>
          <w:noProof/>
        </w:rPr>
        <w:fldChar w:fldCharType="end"/>
      </w:r>
    </w:p>
    <w:p w14:paraId="560C83DE"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"_Toc343660663"</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4.3:  Mô hình học có giám sát</w:t>
      </w:r>
      <w:r>
        <w:rPr>
          <w:noProof/>
          <w:webHidden/>
        </w:rPr>
        <w:tab/>
      </w:r>
      <w:r>
        <w:rPr>
          <w:noProof/>
          <w:webHidden/>
        </w:rPr>
        <w:fldChar w:fldCharType="begin"/>
      </w:r>
      <w:r>
        <w:rPr>
          <w:noProof/>
          <w:webHidden/>
        </w:rPr>
        <w:instrText xml:space="preserve"> PAGEREF _Toc343660663 \h </w:instrText>
      </w:r>
      <w:r>
        <w:rPr>
          <w:noProof/>
          <w:webHidden/>
        </w:rPr>
      </w:r>
      <w:r>
        <w:rPr>
          <w:noProof/>
          <w:webHidden/>
        </w:rPr>
        <w:fldChar w:fldCharType="separate"/>
      </w:r>
      <w:r>
        <w:rPr>
          <w:noProof/>
          <w:webHidden/>
        </w:rPr>
        <w:t>34</w:t>
      </w:r>
      <w:r>
        <w:rPr>
          <w:noProof/>
          <w:webHidden/>
        </w:rPr>
        <w:fldChar w:fldCharType="end"/>
      </w:r>
      <w:r w:rsidRPr="00FA5698">
        <w:rPr>
          <w:rStyle w:val="Hyperlink"/>
          <w:noProof/>
        </w:rPr>
        <w:fldChar w:fldCharType="end"/>
      </w:r>
    </w:p>
    <w:p w14:paraId="392BD016"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"_Toc343660664"</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4.4: Đơn vị mạng Nơron</w:t>
      </w:r>
      <w:r>
        <w:rPr>
          <w:noProof/>
          <w:webHidden/>
        </w:rPr>
        <w:tab/>
      </w:r>
      <w:r>
        <w:rPr>
          <w:noProof/>
          <w:webHidden/>
        </w:rPr>
        <w:fldChar w:fldCharType="begin"/>
      </w:r>
      <w:r>
        <w:rPr>
          <w:noProof/>
          <w:webHidden/>
        </w:rPr>
        <w:instrText xml:space="preserve"> PAGEREF _Toc343660664 \h </w:instrText>
      </w:r>
      <w:r>
        <w:rPr>
          <w:noProof/>
          <w:webHidden/>
        </w:rPr>
      </w:r>
      <w:r>
        <w:rPr>
          <w:noProof/>
          <w:webHidden/>
        </w:rPr>
        <w:fldChar w:fldCharType="separate"/>
      </w:r>
      <w:r>
        <w:rPr>
          <w:noProof/>
          <w:webHidden/>
        </w:rPr>
        <w:t>35</w:t>
      </w:r>
      <w:r>
        <w:rPr>
          <w:noProof/>
          <w:webHidden/>
        </w:rPr>
        <w:fldChar w:fldCharType="end"/>
      </w:r>
      <w:r w:rsidRPr="00FA5698">
        <w:rPr>
          <w:rStyle w:val="Hyperlink"/>
          <w:noProof/>
        </w:rPr>
        <w:fldChar w:fldCharType="end"/>
      </w:r>
    </w:p>
    <w:p w14:paraId="60DAC02B"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"_Toc343660665"</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_Toc343660665 \h </w:instrText>
      </w:r>
      <w:r>
        <w:rPr>
          <w:noProof/>
          <w:webHidden/>
        </w:rPr>
      </w:r>
      <w:r>
        <w:rPr>
          <w:noProof/>
          <w:webHidden/>
        </w:rPr>
        <w:fldChar w:fldCharType="separate"/>
      </w:r>
      <w:r>
        <w:rPr>
          <w:noProof/>
          <w:webHidden/>
        </w:rPr>
        <w:t>36</w:t>
      </w:r>
      <w:r>
        <w:rPr>
          <w:noProof/>
          <w:webHidden/>
        </w:rPr>
        <w:fldChar w:fldCharType="end"/>
      </w:r>
      <w:r w:rsidRPr="00FA5698">
        <w:rPr>
          <w:rStyle w:val="Hyperlink"/>
          <w:noProof/>
        </w:rPr>
        <w:fldChar w:fldCharType="end"/>
      </w:r>
    </w:p>
    <w:p w14:paraId="430B2C34"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"_Toc343660666"</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_Toc343660666 \h </w:instrText>
      </w:r>
      <w:r>
        <w:rPr>
          <w:noProof/>
          <w:webHidden/>
        </w:rPr>
      </w:r>
      <w:r>
        <w:rPr>
          <w:noProof/>
          <w:webHidden/>
        </w:rPr>
        <w:fldChar w:fldCharType="separate"/>
      </w:r>
      <w:r>
        <w:rPr>
          <w:noProof/>
          <w:webHidden/>
        </w:rPr>
        <w:t>38</w:t>
      </w:r>
      <w:r>
        <w:rPr>
          <w:noProof/>
          <w:webHidden/>
        </w:rPr>
        <w:fldChar w:fldCharType="end"/>
      </w:r>
      <w:r w:rsidRPr="00FA5698">
        <w:rPr>
          <w:rStyle w:val="Hyperlink"/>
          <w:noProof/>
        </w:rPr>
        <w:fldChar w:fldCharType="end"/>
      </w:r>
    </w:p>
    <w:p w14:paraId="1EABA707"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"_Toc343660667"</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4.7: Đơn vị sigmoid</w:t>
      </w:r>
      <w:r>
        <w:rPr>
          <w:noProof/>
          <w:webHidden/>
        </w:rPr>
        <w:tab/>
      </w:r>
      <w:r>
        <w:rPr>
          <w:noProof/>
          <w:webHidden/>
        </w:rPr>
        <w:fldChar w:fldCharType="begin"/>
      </w:r>
      <w:r>
        <w:rPr>
          <w:noProof/>
          <w:webHidden/>
        </w:rPr>
        <w:instrText xml:space="preserve"> PAGEREF _Toc343660667 \h </w:instrText>
      </w:r>
      <w:r>
        <w:rPr>
          <w:noProof/>
          <w:webHidden/>
        </w:rPr>
      </w:r>
      <w:r>
        <w:rPr>
          <w:noProof/>
          <w:webHidden/>
        </w:rPr>
        <w:fldChar w:fldCharType="separate"/>
      </w:r>
      <w:r>
        <w:rPr>
          <w:noProof/>
          <w:webHidden/>
        </w:rPr>
        <w:t>41</w:t>
      </w:r>
      <w:r>
        <w:rPr>
          <w:noProof/>
          <w:webHidden/>
        </w:rPr>
        <w:fldChar w:fldCharType="end"/>
      </w:r>
      <w:r w:rsidRPr="00FA5698">
        <w:rPr>
          <w:rStyle w:val="Hyperlink"/>
          <w:noProof/>
        </w:rPr>
        <w:fldChar w:fldCharType="end"/>
      </w:r>
    </w:p>
    <w:p w14:paraId="3A336CBE" w14:textId="77777777" w:rsidR="00FD250C" w:rsidRDefault="00FD250C">
      <w:pPr>
        <w:pStyle w:val="TOC1"/>
        <w:rPr>
          <w:rFonts w:asciiTheme="minorHAnsi" w:eastAsiaTheme="minorEastAsia" w:hAnsiTheme="minorHAnsi" w:cstheme="minorBidi"/>
          <w:noProof/>
          <w:sz w:val="22"/>
        </w:rPr>
      </w:pPr>
      <w:r w:rsidRPr="00FA5698">
        <w:rPr>
          <w:rStyle w:val="Hyperlink"/>
          <w:noProof/>
        </w:rPr>
        <w:lastRenderedPageBreak/>
        <w:fldChar w:fldCharType="begin"/>
      </w:r>
      <w:r w:rsidRPr="00FA5698">
        <w:rPr>
          <w:rStyle w:val="Hyperlink"/>
          <w:noProof/>
        </w:rPr>
        <w:instrText xml:space="preserve"> </w:instrText>
      </w:r>
      <w:r>
        <w:rPr>
          <w:noProof/>
        </w:rPr>
        <w:instrText>HYPERLINK \l "_Toc343660668"</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4.8: Giải thuật lan truyền ngược</w:t>
      </w:r>
      <w:r>
        <w:rPr>
          <w:noProof/>
          <w:webHidden/>
        </w:rPr>
        <w:tab/>
      </w:r>
      <w:r>
        <w:rPr>
          <w:noProof/>
          <w:webHidden/>
        </w:rPr>
        <w:fldChar w:fldCharType="begin"/>
      </w:r>
      <w:r>
        <w:rPr>
          <w:noProof/>
          <w:webHidden/>
        </w:rPr>
        <w:instrText xml:space="preserve"> PAGEREF _Toc343660668 \h </w:instrText>
      </w:r>
      <w:r>
        <w:rPr>
          <w:noProof/>
          <w:webHidden/>
        </w:rPr>
      </w:r>
      <w:r>
        <w:rPr>
          <w:noProof/>
          <w:webHidden/>
        </w:rPr>
        <w:fldChar w:fldCharType="separate"/>
      </w:r>
      <w:r>
        <w:rPr>
          <w:noProof/>
          <w:webHidden/>
        </w:rPr>
        <w:t>45</w:t>
      </w:r>
      <w:r>
        <w:rPr>
          <w:noProof/>
          <w:webHidden/>
        </w:rPr>
        <w:fldChar w:fldCharType="end"/>
      </w:r>
      <w:r w:rsidRPr="00FA5698">
        <w:rPr>
          <w:rStyle w:val="Hyperlink"/>
          <w:noProof/>
        </w:rPr>
        <w:fldChar w:fldCharType="end"/>
      </w:r>
    </w:p>
    <w:p w14:paraId="61DF8D83"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"_Toc343660669"</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4.9: Giải thuật RPROP</w:t>
      </w:r>
      <w:r>
        <w:rPr>
          <w:noProof/>
          <w:webHidden/>
        </w:rPr>
        <w:tab/>
      </w:r>
      <w:r>
        <w:rPr>
          <w:noProof/>
          <w:webHidden/>
        </w:rPr>
        <w:fldChar w:fldCharType="begin"/>
      </w:r>
      <w:r>
        <w:rPr>
          <w:noProof/>
          <w:webHidden/>
        </w:rPr>
        <w:instrText xml:space="preserve"> PAGEREF _Toc343660669 \h </w:instrText>
      </w:r>
      <w:r>
        <w:rPr>
          <w:noProof/>
          <w:webHidden/>
        </w:rPr>
      </w:r>
      <w:r>
        <w:rPr>
          <w:noProof/>
          <w:webHidden/>
        </w:rPr>
        <w:fldChar w:fldCharType="separate"/>
      </w:r>
      <w:r>
        <w:rPr>
          <w:noProof/>
          <w:webHidden/>
        </w:rPr>
        <w:t>48</w:t>
      </w:r>
      <w:r>
        <w:rPr>
          <w:noProof/>
          <w:webHidden/>
        </w:rPr>
        <w:fldChar w:fldCharType="end"/>
      </w:r>
      <w:r w:rsidRPr="00FA5698">
        <w:rPr>
          <w:rStyle w:val="Hyperlink"/>
          <w:noProof/>
        </w:rPr>
        <w:fldChar w:fldCharType="end"/>
      </w:r>
    </w:p>
    <w:p w14:paraId="5844C849"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"_Toc343660670"</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_Toc343660670 \h </w:instrText>
      </w:r>
      <w:r>
        <w:rPr>
          <w:noProof/>
          <w:webHidden/>
        </w:rPr>
      </w:r>
      <w:r>
        <w:rPr>
          <w:noProof/>
          <w:webHidden/>
        </w:rPr>
        <w:fldChar w:fldCharType="separate"/>
      </w:r>
      <w:r>
        <w:rPr>
          <w:noProof/>
          <w:webHidden/>
        </w:rPr>
        <w:t>50</w:t>
      </w:r>
      <w:r>
        <w:rPr>
          <w:noProof/>
          <w:webHidden/>
        </w:rPr>
        <w:fldChar w:fldCharType="end"/>
      </w:r>
      <w:r w:rsidRPr="00FA5698">
        <w:rPr>
          <w:rStyle w:val="Hyperlink"/>
          <w:noProof/>
        </w:rPr>
        <w:fldChar w:fldCharType="end"/>
      </w:r>
    </w:p>
    <w:p w14:paraId="61C46F5C"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"_Toc343660671"</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5.1 Mô hình kết hợp ARIMA và Nơron</w:t>
      </w:r>
      <w:r>
        <w:rPr>
          <w:noProof/>
          <w:webHidden/>
        </w:rPr>
        <w:tab/>
      </w:r>
      <w:r>
        <w:rPr>
          <w:noProof/>
          <w:webHidden/>
        </w:rPr>
        <w:fldChar w:fldCharType="begin"/>
      </w:r>
      <w:r>
        <w:rPr>
          <w:noProof/>
          <w:webHidden/>
        </w:rPr>
        <w:instrText xml:space="preserve"> PAGEREF _Toc343660671 \h </w:instrText>
      </w:r>
      <w:r>
        <w:rPr>
          <w:noProof/>
          <w:webHidden/>
        </w:rPr>
      </w:r>
      <w:r>
        <w:rPr>
          <w:noProof/>
          <w:webHidden/>
        </w:rPr>
        <w:fldChar w:fldCharType="separate"/>
      </w:r>
      <w:r>
        <w:rPr>
          <w:noProof/>
          <w:webHidden/>
        </w:rPr>
        <w:t>60</w:t>
      </w:r>
      <w:r>
        <w:rPr>
          <w:noProof/>
          <w:webHidden/>
        </w:rPr>
        <w:fldChar w:fldCharType="end"/>
      </w:r>
      <w:r w:rsidRPr="00FA5698">
        <w:rPr>
          <w:rStyle w:val="Hyperlink"/>
          <w:noProof/>
        </w:rPr>
        <w:fldChar w:fldCharType="end"/>
      </w:r>
    </w:p>
    <w:p w14:paraId="47F10A44"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"_Toc343660672"</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_Toc343660672 \h </w:instrText>
      </w:r>
      <w:r>
        <w:rPr>
          <w:noProof/>
          <w:webHidden/>
        </w:rPr>
      </w:r>
      <w:r>
        <w:rPr>
          <w:noProof/>
          <w:webHidden/>
        </w:rPr>
        <w:fldChar w:fldCharType="separate"/>
      </w:r>
      <w:r>
        <w:rPr>
          <w:noProof/>
          <w:webHidden/>
        </w:rPr>
        <w:t>62</w:t>
      </w:r>
      <w:r>
        <w:rPr>
          <w:noProof/>
          <w:webHidden/>
        </w:rPr>
        <w:fldChar w:fldCharType="end"/>
      </w:r>
      <w:r w:rsidRPr="00FA5698">
        <w:rPr>
          <w:rStyle w:val="Hyperlink"/>
          <w:noProof/>
        </w:rPr>
        <w:fldChar w:fldCharType="end"/>
      </w:r>
    </w:p>
    <w:p w14:paraId="0523B77C"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"_Toc343660673"</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6.2: Đồ thị chuỗi dữ liệu Paper</w:t>
      </w:r>
      <w:r>
        <w:rPr>
          <w:noProof/>
          <w:webHidden/>
        </w:rPr>
        <w:tab/>
      </w:r>
      <w:r>
        <w:rPr>
          <w:noProof/>
          <w:webHidden/>
        </w:rPr>
        <w:fldChar w:fldCharType="begin"/>
      </w:r>
      <w:r>
        <w:rPr>
          <w:noProof/>
          <w:webHidden/>
        </w:rPr>
        <w:instrText xml:space="preserve"> PAGEREF _Toc343660673 \h </w:instrText>
      </w:r>
      <w:r>
        <w:rPr>
          <w:noProof/>
          <w:webHidden/>
        </w:rPr>
      </w:r>
      <w:r>
        <w:rPr>
          <w:noProof/>
          <w:webHidden/>
        </w:rPr>
        <w:fldChar w:fldCharType="separate"/>
      </w:r>
      <w:r>
        <w:rPr>
          <w:noProof/>
          <w:webHidden/>
        </w:rPr>
        <w:t>62</w:t>
      </w:r>
      <w:r>
        <w:rPr>
          <w:noProof/>
          <w:webHidden/>
        </w:rPr>
        <w:fldChar w:fldCharType="end"/>
      </w:r>
      <w:r w:rsidRPr="00FA5698">
        <w:rPr>
          <w:rStyle w:val="Hyperlink"/>
          <w:noProof/>
        </w:rPr>
        <w:fldChar w:fldCharType="end"/>
      </w:r>
    </w:p>
    <w:p w14:paraId="4642CF49"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"_Toc343660674"</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6.3: Đồ thị chuỗi dữ liệu Deaths</w:t>
      </w:r>
      <w:r>
        <w:rPr>
          <w:noProof/>
          <w:webHidden/>
        </w:rPr>
        <w:tab/>
      </w:r>
      <w:r>
        <w:rPr>
          <w:noProof/>
          <w:webHidden/>
        </w:rPr>
        <w:fldChar w:fldCharType="begin"/>
      </w:r>
      <w:r>
        <w:rPr>
          <w:noProof/>
          <w:webHidden/>
        </w:rPr>
        <w:instrText xml:space="preserve"> PAGEREF _Toc343660674 \h </w:instrText>
      </w:r>
      <w:r>
        <w:rPr>
          <w:noProof/>
          <w:webHidden/>
        </w:rPr>
      </w:r>
      <w:r>
        <w:rPr>
          <w:noProof/>
          <w:webHidden/>
        </w:rPr>
        <w:fldChar w:fldCharType="separate"/>
      </w:r>
      <w:r>
        <w:rPr>
          <w:noProof/>
          <w:webHidden/>
        </w:rPr>
        <w:t>63</w:t>
      </w:r>
      <w:r>
        <w:rPr>
          <w:noProof/>
          <w:webHidden/>
        </w:rPr>
        <w:fldChar w:fldCharType="end"/>
      </w:r>
      <w:r w:rsidRPr="00FA5698">
        <w:rPr>
          <w:rStyle w:val="Hyperlink"/>
          <w:noProof/>
        </w:rPr>
        <w:fldChar w:fldCharType="end"/>
      </w:r>
    </w:p>
    <w:p w14:paraId="0C17090D"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"_Toc343660675"</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6.4: Đồ thị chuỗi dữ liệu Maxtemp</w:t>
      </w:r>
      <w:r>
        <w:rPr>
          <w:noProof/>
          <w:webHidden/>
        </w:rPr>
        <w:tab/>
      </w:r>
      <w:r>
        <w:rPr>
          <w:noProof/>
          <w:webHidden/>
        </w:rPr>
        <w:fldChar w:fldCharType="begin"/>
      </w:r>
      <w:r>
        <w:rPr>
          <w:noProof/>
          <w:webHidden/>
        </w:rPr>
        <w:instrText xml:space="preserve"> PAGEREF _Toc343660675 \h </w:instrText>
      </w:r>
      <w:r>
        <w:rPr>
          <w:noProof/>
          <w:webHidden/>
        </w:rPr>
      </w:r>
      <w:r>
        <w:rPr>
          <w:noProof/>
          <w:webHidden/>
        </w:rPr>
        <w:fldChar w:fldCharType="separate"/>
      </w:r>
      <w:r>
        <w:rPr>
          <w:noProof/>
          <w:webHidden/>
        </w:rPr>
        <w:t>63</w:t>
      </w:r>
      <w:r>
        <w:rPr>
          <w:noProof/>
          <w:webHidden/>
        </w:rPr>
        <w:fldChar w:fldCharType="end"/>
      </w:r>
      <w:r w:rsidRPr="00FA5698">
        <w:rPr>
          <w:rStyle w:val="Hyperlink"/>
          <w:noProof/>
        </w:rPr>
        <w:fldChar w:fldCharType="end"/>
      </w:r>
    </w:p>
    <w:p w14:paraId="6AC2EFEB"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"_Toc343660676"</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6.5: Đồ thị chuỗi dữ liệu Chemical</w:t>
      </w:r>
      <w:r>
        <w:rPr>
          <w:noProof/>
          <w:webHidden/>
        </w:rPr>
        <w:tab/>
      </w:r>
      <w:r>
        <w:rPr>
          <w:noProof/>
          <w:webHidden/>
        </w:rPr>
        <w:fldChar w:fldCharType="begin"/>
      </w:r>
      <w:r>
        <w:rPr>
          <w:noProof/>
          <w:webHidden/>
        </w:rPr>
        <w:instrText xml:space="preserve"> PAGEREF _Toc343660676 \h </w:instrText>
      </w:r>
      <w:r>
        <w:rPr>
          <w:noProof/>
          <w:webHidden/>
        </w:rPr>
      </w:r>
      <w:r>
        <w:rPr>
          <w:noProof/>
          <w:webHidden/>
        </w:rPr>
        <w:fldChar w:fldCharType="separate"/>
      </w:r>
      <w:r>
        <w:rPr>
          <w:noProof/>
          <w:webHidden/>
        </w:rPr>
        <w:t>64</w:t>
      </w:r>
      <w:r>
        <w:rPr>
          <w:noProof/>
          <w:webHidden/>
        </w:rPr>
        <w:fldChar w:fldCharType="end"/>
      </w:r>
      <w:r w:rsidRPr="00FA5698">
        <w:rPr>
          <w:rStyle w:val="Hyperlink"/>
          <w:noProof/>
        </w:rPr>
        <w:fldChar w:fldCharType="end"/>
      </w:r>
    </w:p>
    <w:p w14:paraId="537AED0D"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"_Toc343660677"</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6.6: Đồ thị chuỗi dữ liệu Prices</w:t>
      </w:r>
      <w:r>
        <w:rPr>
          <w:noProof/>
          <w:webHidden/>
        </w:rPr>
        <w:tab/>
      </w:r>
      <w:r>
        <w:rPr>
          <w:noProof/>
          <w:webHidden/>
        </w:rPr>
        <w:fldChar w:fldCharType="begin"/>
      </w:r>
      <w:r>
        <w:rPr>
          <w:noProof/>
          <w:webHidden/>
        </w:rPr>
        <w:instrText xml:space="preserve"> PAGEREF _Toc343660677 \h </w:instrText>
      </w:r>
      <w:r>
        <w:rPr>
          <w:noProof/>
          <w:webHidden/>
        </w:rPr>
      </w:r>
      <w:r>
        <w:rPr>
          <w:noProof/>
          <w:webHidden/>
        </w:rPr>
        <w:fldChar w:fldCharType="separate"/>
      </w:r>
      <w:r>
        <w:rPr>
          <w:noProof/>
          <w:webHidden/>
        </w:rPr>
        <w:t>64</w:t>
      </w:r>
      <w:r>
        <w:rPr>
          <w:noProof/>
          <w:webHidden/>
        </w:rPr>
        <w:fldChar w:fldCharType="end"/>
      </w:r>
      <w:r w:rsidRPr="00FA5698">
        <w:rPr>
          <w:rStyle w:val="Hyperlink"/>
          <w:noProof/>
        </w:rPr>
        <w:fldChar w:fldCharType="end"/>
      </w:r>
    </w:p>
    <w:p w14:paraId="2DE4EE08"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"_Toc343660678"</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_Toc343660678 \h </w:instrText>
      </w:r>
      <w:r>
        <w:rPr>
          <w:noProof/>
          <w:webHidden/>
        </w:rPr>
      </w:r>
      <w:r>
        <w:rPr>
          <w:noProof/>
          <w:webHidden/>
        </w:rPr>
        <w:fldChar w:fldCharType="separate"/>
      </w:r>
      <w:r>
        <w:rPr>
          <w:noProof/>
          <w:webHidden/>
        </w:rPr>
        <w:t>65</w:t>
      </w:r>
      <w:r>
        <w:rPr>
          <w:noProof/>
          <w:webHidden/>
        </w:rPr>
        <w:fldChar w:fldCharType="end"/>
      </w:r>
      <w:r w:rsidRPr="00FA5698">
        <w:rPr>
          <w:rStyle w:val="Hyperlink"/>
          <w:noProof/>
        </w:rPr>
        <w:fldChar w:fldCharType="end"/>
      </w:r>
    </w:p>
    <w:p w14:paraId="428C685F" w14:textId="77777777" w:rsidR="00FD250C" w:rsidRDefault="00FD250C">
      <w:pPr>
        <w:pStyle w:val="TOC1"/>
        <w:rPr>
          <w:rFonts w:asciiTheme="minorHAnsi" w:eastAsiaTheme="minorEastAsia" w:hAnsiTheme="minorHAnsi" w:cstheme="minorBidi"/>
          <w:noProof/>
          <w:sz w:val="22"/>
        </w:rPr>
      </w:pPr>
      <w:r w:rsidRPr="00FA5698">
        <w:rPr>
          <w:rStyle w:val="Hyperlink"/>
          <w:noProof/>
        </w:rPr>
        <w:fldChar w:fldCharType="begin"/>
      </w:r>
      <w:r w:rsidRPr="00FA5698">
        <w:rPr>
          <w:rStyle w:val="Hyperlink"/>
          <w:noProof/>
        </w:rPr>
        <w:instrText xml:space="preserve"> </w:instrText>
      </w:r>
      <w:r>
        <w:rPr>
          <w:noProof/>
        </w:rPr>
        <w:instrText>HYPERLINK \l "_Toc343660679"</w:instrText>
      </w:r>
      <w:r w:rsidRPr="00FA5698">
        <w:rPr>
          <w:rStyle w:val="Hyperlink"/>
          <w:noProof/>
        </w:rPr>
        <w:instrText xml:space="preserve"> </w:instrText>
      </w:r>
      <w:r w:rsidRPr="00FA5698">
        <w:rPr>
          <w:rStyle w:val="Hyperlink"/>
          <w:noProof/>
        </w:rPr>
      </w:r>
      <w:r w:rsidRPr="00FA5698">
        <w:rPr>
          <w:rStyle w:val="Hyperlink"/>
          <w:noProof/>
        </w:rPr>
        <w:fldChar w:fldCharType="separate"/>
      </w:r>
      <w:r w:rsidRPr="00FA5698">
        <w:rPr>
          <w:rStyle w:val="Hyperlink"/>
          <w:noProof/>
        </w:rPr>
        <w:t>Hình 6.8: Đồ thị chuỗi dữ liệu Kobe</w:t>
      </w:r>
      <w:r>
        <w:rPr>
          <w:noProof/>
          <w:webHidden/>
        </w:rPr>
        <w:tab/>
      </w:r>
      <w:r>
        <w:rPr>
          <w:noProof/>
          <w:webHidden/>
        </w:rPr>
        <w:fldChar w:fldCharType="begin"/>
      </w:r>
      <w:r>
        <w:rPr>
          <w:noProof/>
          <w:webHidden/>
        </w:rPr>
        <w:instrText xml:space="preserve"> PAGEREF _Toc343660679 \h </w:instrText>
      </w:r>
      <w:r>
        <w:rPr>
          <w:noProof/>
          <w:webHidden/>
        </w:rPr>
      </w:r>
      <w:r>
        <w:rPr>
          <w:noProof/>
          <w:webHidden/>
        </w:rPr>
        <w:fldChar w:fldCharType="separate"/>
      </w:r>
      <w:r>
        <w:rPr>
          <w:noProof/>
          <w:webHidden/>
        </w:rPr>
        <w:t>65</w:t>
      </w:r>
      <w:r>
        <w:rPr>
          <w:noProof/>
          <w:webHidden/>
        </w:rPr>
        <w:fldChar w:fldCharType="end"/>
      </w:r>
      <w:r w:rsidRPr="00FA5698">
        <w:rPr>
          <w:rStyle w:val="Hyperlink"/>
          <w:noProof/>
        </w:rPr>
        <w:fldChar w:fldCharType="end"/>
      </w:r>
    </w:p>
    <w:p w14:paraId="752E51D5" w14:textId="77777777" w:rsidR="00023D92" w:rsidRDefault="00187200" w:rsidP="00187200">
      <w:pPr>
        <w:rPr>
          <w:ins w:id="184" w:author="The Si Tran" w:date="2012-12-11T23:59:00Z"/>
        </w:rPr>
      </w:pPr>
      <w:ins w:id="185" w:author="The Si Tran" w:date="2012-12-11T23:27:00Z">
        <w:r>
          <w:fldChar w:fldCharType="end"/>
        </w:r>
      </w:ins>
    </w:p>
    <w:p w14:paraId="0D0647A7" w14:textId="77777777" w:rsidR="00023D92" w:rsidRDefault="00023D92">
      <w:pPr>
        <w:spacing w:before="0" w:after="200" w:line="276" w:lineRule="auto"/>
        <w:jc w:val="left"/>
        <w:rPr>
          <w:ins w:id="186" w:author="The Si Tran" w:date="2012-12-11T23:59:00Z"/>
        </w:rPr>
      </w:pPr>
      <w:ins w:id="187" w:author="The Si Tran" w:date="2012-12-11T23:59:00Z">
        <w:r>
          <w:br w:type="page"/>
        </w:r>
      </w:ins>
    </w:p>
    <w:p w14:paraId="44F77B1A" w14:textId="77777777" w:rsidR="00682B49" w:rsidRDefault="006D2AC8">
      <w:pPr>
        <w:pStyle w:val="Heading1"/>
        <w:numPr>
          <w:ilvl w:val="0"/>
          <w:numId w:val="0"/>
        </w:numPr>
        <w:tabs>
          <w:tab w:val="clear" w:pos="864"/>
        </w:tabs>
        <w:rPr>
          <w:ins w:id="188" w:author="The Si Tran" w:date="2012-12-12T08:04:00Z"/>
        </w:rPr>
        <w:pPrChange w:id="189" w:author="The Si Tran" w:date="2012-12-14T07:17:00Z">
          <w:pPr>
            <w:pStyle w:val="TOC1"/>
            <w:tabs>
              <w:tab w:val="right" w:pos="9321"/>
            </w:tabs>
          </w:pPr>
        </w:pPrChange>
      </w:pPr>
      <w:bookmarkStart w:id="190" w:name="_Toc343660440"/>
      <w:ins w:id="191" w:author="The Si Tran" w:date="2012-12-12T07:33:00Z">
        <w:r w:rsidRPr="00250D4D">
          <w:lastRenderedPageBreak/>
          <w:t>DANH MỤ</w:t>
        </w:r>
        <w:r>
          <w:t xml:space="preserve">C </w:t>
        </w:r>
      </w:ins>
      <w:ins w:id="192" w:author="The Si Tran" w:date="2012-12-12T07:34:00Z">
        <w:r>
          <w:t>B</w:t>
        </w:r>
      </w:ins>
      <w:ins w:id="193" w:author="The Si Tran" w:date="2012-12-12T07:33:00Z">
        <w:r>
          <w:t>ẢNG</w:t>
        </w:r>
      </w:ins>
      <w:bookmarkEnd w:id="190"/>
    </w:p>
    <w:p w14:paraId="3CFA19C0" w14:textId="77777777" w:rsidR="00D66E4C" w:rsidRDefault="00B557A5">
      <w:pPr>
        <w:pStyle w:val="TOC1"/>
        <w:rPr>
          <w:rFonts w:asciiTheme="minorHAnsi" w:eastAsiaTheme="minorEastAsia" w:hAnsiTheme="minorHAnsi" w:cstheme="minorBidi"/>
          <w:noProof/>
          <w:sz w:val="22"/>
        </w:rPr>
      </w:pPr>
      <w:ins w:id="194" w:author="The Si Tran" w:date="2012-12-12T07:35:00Z">
        <w:r>
          <w:fldChar w:fldCharType="begin"/>
        </w:r>
        <w:r>
          <w:instrText xml:space="preserve"> TOC \f \h \z \t "Bang,1" </w:instrText>
        </w:r>
      </w:ins>
      <w:r>
        <w:fldChar w:fldCharType="separate"/>
      </w:r>
      <w:r w:rsidR="00D66E4C" w:rsidRPr="00516E97">
        <w:rPr>
          <w:rStyle w:val="Hyperlink"/>
          <w:noProof/>
        </w:rPr>
        <w:fldChar w:fldCharType="begin"/>
      </w:r>
      <w:r w:rsidR="00D66E4C" w:rsidRPr="00516E97">
        <w:rPr>
          <w:rStyle w:val="Hyperlink"/>
          <w:noProof/>
        </w:rPr>
        <w:instrText xml:space="preserve"> </w:instrText>
      </w:r>
      <w:r w:rsidR="00D66E4C">
        <w:rPr>
          <w:noProof/>
        </w:rPr>
        <w:instrText>HYPERLINK \l "_Toc343660049"</w:instrText>
      </w:r>
      <w:r w:rsidR="00D66E4C" w:rsidRPr="00516E97">
        <w:rPr>
          <w:rStyle w:val="Hyperlink"/>
          <w:noProof/>
        </w:rPr>
        <w:instrText xml:space="preserve"> </w:instrText>
      </w:r>
      <w:r w:rsidR="00D66E4C" w:rsidRPr="00516E97">
        <w:rPr>
          <w:rStyle w:val="Hyperlink"/>
          <w:noProof/>
        </w:rPr>
      </w:r>
      <w:r w:rsidR="00D66E4C" w:rsidRPr="00516E97">
        <w:rPr>
          <w:rStyle w:val="Hyperlink"/>
          <w:noProof/>
        </w:rPr>
        <w:fldChar w:fldCharType="separate"/>
      </w:r>
      <w:r w:rsidR="00D66E4C" w:rsidRPr="00516E97">
        <w:rPr>
          <w:rStyle w:val="Hyperlink"/>
          <w:noProof/>
        </w:rPr>
        <w:t>Bảng 2.1: Một số kĩ thuật dự đoán cho từng thành phần của chuỗi thời gian</w:t>
      </w:r>
      <w:r w:rsidR="00D66E4C">
        <w:rPr>
          <w:noProof/>
          <w:webHidden/>
        </w:rPr>
        <w:tab/>
      </w:r>
      <w:r w:rsidR="00D66E4C">
        <w:rPr>
          <w:noProof/>
          <w:webHidden/>
        </w:rPr>
        <w:fldChar w:fldCharType="begin"/>
      </w:r>
      <w:r w:rsidR="00D66E4C">
        <w:rPr>
          <w:noProof/>
          <w:webHidden/>
        </w:rPr>
        <w:instrText xml:space="preserve"> PAGEREF _Toc343660049 \h </w:instrText>
      </w:r>
      <w:r w:rsidR="00D66E4C">
        <w:rPr>
          <w:noProof/>
          <w:webHidden/>
        </w:rPr>
      </w:r>
      <w:r w:rsidR="00D66E4C">
        <w:rPr>
          <w:noProof/>
          <w:webHidden/>
        </w:rPr>
        <w:fldChar w:fldCharType="separate"/>
      </w:r>
      <w:r w:rsidR="00D66E4C">
        <w:rPr>
          <w:noProof/>
          <w:webHidden/>
        </w:rPr>
        <w:t>13</w:t>
      </w:r>
      <w:r w:rsidR="00D66E4C">
        <w:rPr>
          <w:noProof/>
          <w:webHidden/>
        </w:rPr>
        <w:fldChar w:fldCharType="end"/>
      </w:r>
      <w:r w:rsidR="00D66E4C" w:rsidRPr="00516E97">
        <w:rPr>
          <w:rStyle w:val="Hyperlink"/>
          <w:noProof/>
        </w:rPr>
        <w:fldChar w:fldCharType="end"/>
      </w:r>
    </w:p>
    <w:p w14:paraId="61BAA706"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"_Toc343660050"</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3.1: Tính chất của ACF và PACF</w:t>
      </w:r>
      <w:r>
        <w:rPr>
          <w:noProof/>
          <w:webHidden/>
        </w:rPr>
        <w:tab/>
      </w:r>
      <w:r>
        <w:rPr>
          <w:noProof/>
          <w:webHidden/>
        </w:rPr>
        <w:fldChar w:fldCharType="begin"/>
      </w:r>
      <w:r>
        <w:rPr>
          <w:noProof/>
          <w:webHidden/>
        </w:rPr>
        <w:instrText xml:space="preserve"> PAGEREF _Toc343660050 \h </w:instrText>
      </w:r>
      <w:r>
        <w:rPr>
          <w:noProof/>
          <w:webHidden/>
        </w:rPr>
      </w:r>
      <w:r>
        <w:rPr>
          <w:noProof/>
          <w:webHidden/>
        </w:rPr>
        <w:fldChar w:fldCharType="separate"/>
      </w:r>
      <w:r>
        <w:rPr>
          <w:noProof/>
          <w:webHidden/>
        </w:rPr>
        <w:t>23</w:t>
      </w:r>
      <w:r>
        <w:rPr>
          <w:noProof/>
          <w:webHidden/>
        </w:rPr>
        <w:fldChar w:fldCharType="end"/>
      </w:r>
      <w:r w:rsidRPr="00516E97">
        <w:rPr>
          <w:rStyle w:val="Hyperlink"/>
          <w:noProof/>
        </w:rPr>
        <w:fldChar w:fldCharType="end"/>
      </w:r>
    </w:p>
    <w:p w14:paraId="50A68DEF"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"_Toc343660051"</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_Toc343660051 \h </w:instrText>
      </w:r>
      <w:r>
        <w:rPr>
          <w:noProof/>
          <w:webHidden/>
        </w:rPr>
      </w:r>
      <w:r>
        <w:rPr>
          <w:noProof/>
          <w:webHidden/>
        </w:rPr>
        <w:fldChar w:fldCharType="separate"/>
      </w:r>
      <w:r>
        <w:rPr>
          <w:noProof/>
          <w:webHidden/>
        </w:rPr>
        <w:t>61</w:t>
      </w:r>
      <w:r>
        <w:rPr>
          <w:noProof/>
          <w:webHidden/>
        </w:rPr>
        <w:fldChar w:fldCharType="end"/>
      </w:r>
      <w:r w:rsidRPr="00516E97">
        <w:rPr>
          <w:rStyle w:val="Hyperlink"/>
          <w:noProof/>
        </w:rPr>
        <w:fldChar w:fldCharType="end"/>
      </w:r>
    </w:p>
    <w:p w14:paraId="209FF43A"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"_Toc343660052"</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_Toc343660052 \h </w:instrText>
      </w:r>
      <w:r>
        <w:rPr>
          <w:noProof/>
          <w:webHidden/>
        </w:rPr>
      </w:r>
      <w:r>
        <w:rPr>
          <w:noProof/>
          <w:webHidden/>
        </w:rPr>
        <w:fldChar w:fldCharType="separate"/>
      </w:r>
      <w:r>
        <w:rPr>
          <w:noProof/>
          <w:webHidden/>
        </w:rPr>
        <w:t>66</w:t>
      </w:r>
      <w:r>
        <w:rPr>
          <w:noProof/>
          <w:webHidden/>
        </w:rPr>
        <w:fldChar w:fldCharType="end"/>
      </w:r>
      <w:r w:rsidRPr="00516E97">
        <w:rPr>
          <w:rStyle w:val="Hyperlink"/>
          <w:noProof/>
        </w:rPr>
        <w:fldChar w:fldCharType="end"/>
      </w:r>
    </w:p>
    <w:p w14:paraId="336905DA"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"_Toc343660053"</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_Toc343660053 \h </w:instrText>
      </w:r>
      <w:r>
        <w:rPr>
          <w:noProof/>
          <w:webHidden/>
        </w:rPr>
      </w:r>
      <w:r>
        <w:rPr>
          <w:noProof/>
          <w:webHidden/>
        </w:rPr>
        <w:fldChar w:fldCharType="separate"/>
      </w:r>
      <w:r>
        <w:rPr>
          <w:noProof/>
          <w:webHidden/>
        </w:rPr>
        <w:t>67</w:t>
      </w:r>
      <w:r>
        <w:rPr>
          <w:noProof/>
          <w:webHidden/>
        </w:rPr>
        <w:fldChar w:fldCharType="end"/>
      </w:r>
      <w:r w:rsidRPr="00516E97">
        <w:rPr>
          <w:rStyle w:val="Hyperlink"/>
          <w:noProof/>
        </w:rPr>
        <w:fldChar w:fldCharType="end"/>
      </w:r>
    </w:p>
    <w:p w14:paraId="5F12392F"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"_Toc343660054"</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_Toc343660054 \h </w:instrText>
      </w:r>
      <w:r>
        <w:rPr>
          <w:noProof/>
          <w:webHidden/>
        </w:rPr>
      </w:r>
      <w:r>
        <w:rPr>
          <w:noProof/>
          <w:webHidden/>
        </w:rPr>
        <w:fldChar w:fldCharType="separate"/>
      </w:r>
      <w:r>
        <w:rPr>
          <w:noProof/>
          <w:webHidden/>
        </w:rPr>
        <w:t>67</w:t>
      </w:r>
      <w:r>
        <w:rPr>
          <w:noProof/>
          <w:webHidden/>
        </w:rPr>
        <w:fldChar w:fldCharType="end"/>
      </w:r>
      <w:r w:rsidRPr="00516E97">
        <w:rPr>
          <w:rStyle w:val="Hyperlink"/>
          <w:noProof/>
        </w:rPr>
        <w:fldChar w:fldCharType="end"/>
      </w:r>
    </w:p>
    <w:p w14:paraId="5928BABB"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"_Toc343660055"</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_Toc343660055 \h </w:instrText>
      </w:r>
      <w:r>
        <w:rPr>
          <w:noProof/>
          <w:webHidden/>
        </w:rPr>
      </w:r>
      <w:r>
        <w:rPr>
          <w:noProof/>
          <w:webHidden/>
        </w:rPr>
        <w:fldChar w:fldCharType="separate"/>
      </w:r>
      <w:r>
        <w:rPr>
          <w:noProof/>
          <w:webHidden/>
        </w:rPr>
        <w:t>68</w:t>
      </w:r>
      <w:r>
        <w:rPr>
          <w:noProof/>
          <w:webHidden/>
        </w:rPr>
        <w:fldChar w:fldCharType="end"/>
      </w:r>
      <w:r w:rsidRPr="00516E97">
        <w:rPr>
          <w:rStyle w:val="Hyperlink"/>
          <w:noProof/>
        </w:rPr>
        <w:fldChar w:fldCharType="end"/>
      </w:r>
    </w:p>
    <w:p w14:paraId="0A907F0A"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"_Toc343660056"</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_Toc343660056 \h </w:instrText>
      </w:r>
      <w:r>
        <w:rPr>
          <w:noProof/>
          <w:webHidden/>
        </w:rPr>
      </w:r>
      <w:r>
        <w:rPr>
          <w:noProof/>
          <w:webHidden/>
        </w:rPr>
        <w:fldChar w:fldCharType="separate"/>
      </w:r>
      <w:r>
        <w:rPr>
          <w:noProof/>
          <w:webHidden/>
        </w:rPr>
        <w:t>68</w:t>
      </w:r>
      <w:r>
        <w:rPr>
          <w:noProof/>
          <w:webHidden/>
        </w:rPr>
        <w:fldChar w:fldCharType="end"/>
      </w:r>
      <w:r w:rsidRPr="00516E97">
        <w:rPr>
          <w:rStyle w:val="Hyperlink"/>
          <w:noProof/>
        </w:rPr>
        <w:fldChar w:fldCharType="end"/>
      </w:r>
    </w:p>
    <w:p w14:paraId="646653B5"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"_Toc343660057"</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_Toc343660057 \h </w:instrText>
      </w:r>
      <w:r>
        <w:rPr>
          <w:noProof/>
          <w:webHidden/>
        </w:rPr>
      </w:r>
      <w:r>
        <w:rPr>
          <w:noProof/>
          <w:webHidden/>
        </w:rPr>
        <w:fldChar w:fldCharType="separate"/>
      </w:r>
      <w:r>
        <w:rPr>
          <w:noProof/>
          <w:webHidden/>
        </w:rPr>
        <w:t>69</w:t>
      </w:r>
      <w:r>
        <w:rPr>
          <w:noProof/>
          <w:webHidden/>
        </w:rPr>
        <w:fldChar w:fldCharType="end"/>
      </w:r>
      <w:r w:rsidRPr="00516E97">
        <w:rPr>
          <w:rStyle w:val="Hyperlink"/>
          <w:noProof/>
        </w:rPr>
        <w:fldChar w:fldCharType="end"/>
      </w:r>
    </w:p>
    <w:p w14:paraId="44A645FB"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"_Toc343660058"</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_Toc343660058 \h </w:instrText>
      </w:r>
      <w:r>
        <w:rPr>
          <w:noProof/>
          <w:webHidden/>
        </w:rPr>
      </w:r>
      <w:r>
        <w:rPr>
          <w:noProof/>
          <w:webHidden/>
        </w:rPr>
        <w:fldChar w:fldCharType="separate"/>
      </w:r>
      <w:r>
        <w:rPr>
          <w:noProof/>
          <w:webHidden/>
        </w:rPr>
        <w:t>69</w:t>
      </w:r>
      <w:r>
        <w:rPr>
          <w:noProof/>
          <w:webHidden/>
        </w:rPr>
        <w:fldChar w:fldCharType="end"/>
      </w:r>
      <w:r w:rsidRPr="00516E97">
        <w:rPr>
          <w:rStyle w:val="Hyperlink"/>
          <w:noProof/>
        </w:rPr>
        <w:fldChar w:fldCharType="end"/>
      </w:r>
    </w:p>
    <w:p w14:paraId="39D7985C" w14:textId="77777777" w:rsidR="00D66E4C" w:rsidRDefault="00D66E4C">
      <w:pPr>
        <w:pStyle w:val="TOC1"/>
        <w:rPr>
          <w:rFonts w:asciiTheme="minorHAnsi" w:eastAsiaTheme="minorEastAsia" w:hAnsiTheme="minorHAnsi" w:cstheme="minorBidi"/>
          <w:noProof/>
          <w:sz w:val="22"/>
        </w:rPr>
      </w:pPr>
      <w:r w:rsidRPr="00516E97">
        <w:rPr>
          <w:rStyle w:val="Hyperlink"/>
          <w:noProof/>
        </w:rPr>
        <w:fldChar w:fldCharType="begin"/>
      </w:r>
      <w:r w:rsidRPr="00516E97">
        <w:rPr>
          <w:rStyle w:val="Hyperlink"/>
          <w:noProof/>
        </w:rPr>
        <w:instrText xml:space="preserve"> </w:instrText>
      </w:r>
      <w:r>
        <w:rPr>
          <w:noProof/>
        </w:rPr>
        <w:instrText>HYPERLINK \l "_Toc343660059"</w:instrText>
      </w:r>
      <w:r w:rsidRPr="00516E97">
        <w:rPr>
          <w:rStyle w:val="Hyperlink"/>
          <w:noProof/>
        </w:rPr>
        <w:instrText xml:space="preserve"> </w:instrText>
      </w:r>
      <w:r w:rsidRPr="00516E97">
        <w:rPr>
          <w:rStyle w:val="Hyperlink"/>
          <w:noProof/>
        </w:rPr>
      </w:r>
      <w:r w:rsidRPr="00516E97">
        <w:rPr>
          <w:rStyle w:val="Hyperlink"/>
          <w:noProof/>
        </w:rPr>
        <w:fldChar w:fldCharType="separate"/>
      </w:r>
      <w:r w:rsidRPr="00516E97">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_Toc343660059 \h </w:instrText>
      </w:r>
      <w:r>
        <w:rPr>
          <w:noProof/>
          <w:webHidden/>
        </w:rPr>
      </w:r>
      <w:r>
        <w:rPr>
          <w:noProof/>
          <w:webHidden/>
        </w:rPr>
        <w:fldChar w:fldCharType="separate"/>
      </w:r>
      <w:r>
        <w:rPr>
          <w:noProof/>
          <w:webHidden/>
        </w:rPr>
        <w:t>70</w:t>
      </w:r>
      <w:r>
        <w:rPr>
          <w:noProof/>
          <w:webHidden/>
        </w:rPr>
        <w:fldChar w:fldCharType="end"/>
      </w:r>
      <w:r w:rsidRPr="00516E97">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5" w:author="The Si Tran" w:date="2012-12-11T23:27:00Z"/>
        </w:rPr>
        <w:pPrChange w:id="196" w:author="The Si Tran" w:date="2012-12-12T07:33:00Z">
          <w:pPr>
            <w:pStyle w:val="Heading1"/>
            <w:numPr>
              <w:numId w:val="0"/>
            </w:numPr>
            <w:spacing w:line="480" w:lineRule="auto"/>
            <w:ind w:left="0" w:firstLine="0"/>
            <w:jc w:val="left"/>
          </w:pPr>
        </w:pPrChange>
      </w:pPr>
      <w:ins w:id="197"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98" w:author="The Si Tran" w:date="2012-12-11T23:00:00Z"/>
          <w:b w:val="0"/>
          <w:bCs w:val="0"/>
          <w:sz w:val="26"/>
          <w:rPrChange w:id="199" w:author="The Si Tran" w:date="2012-12-05T23:02:00Z">
            <w:rPr>
              <w:del w:id="200" w:author="The Si Tran" w:date="2012-12-11T23:00:00Z"/>
              <w:b/>
              <w:bCs/>
              <w:kern w:val="32"/>
              <w:sz w:val="32"/>
              <w:szCs w:val="32"/>
            </w:rPr>
          </w:rPrChange>
        </w:rPr>
        <w:pPrChange w:id="201" w:author="The Si Tran" w:date="2012-12-12T07:33:00Z">
          <w:pPr>
            <w:spacing w:before="0" w:after="200" w:line="276" w:lineRule="auto"/>
            <w:jc w:val="left"/>
          </w:pPr>
        </w:pPrChange>
      </w:pPr>
      <w:bookmarkStart w:id="202" w:name="_Toc328879888"/>
      <w:bookmarkStart w:id="203" w:name="_Toc328894964"/>
      <w:del w:id="204"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5" w:author="The Si Tran" w:date="2012-12-12T00:01:00Z"/>
          <w:rFonts w:cs="Times New Roman"/>
          <w:sz w:val="26"/>
        </w:rPr>
        <w:pPrChange w:id="206" w:author="The Si Tran" w:date="2012-12-12T07:33:00Z">
          <w:pPr>
            <w:pStyle w:val="Heading1"/>
            <w:numPr>
              <w:numId w:val="0"/>
            </w:numPr>
            <w:spacing w:line="480" w:lineRule="auto"/>
            <w:ind w:left="0" w:firstLine="0"/>
            <w:jc w:val="left"/>
          </w:pPr>
        </w:pPrChange>
      </w:pPr>
      <w:del w:id="207" w:author="The Si Tran" w:date="2012-12-12T07:33:00Z">
        <w:r w:rsidRPr="00312F4F" w:rsidDel="006D2AC8">
          <w:rPr>
            <w:rFonts w:cs="Times New Roman"/>
            <w:sz w:val="26"/>
          </w:rPr>
          <w:delText>DANH MỤC BẢNG</w:delText>
        </w:r>
      </w:del>
      <w:bookmarkEnd w:id="202"/>
      <w:bookmarkEnd w:id="203"/>
    </w:p>
    <w:p w14:paraId="697A1872" w14:textId="77777777" w:rsidR="0045424A" w:rsidRPr="002B1464" w:rsidDel="00D80916" w:rsidRDefault="0045424A">
      <w:pPr>
        <w:rPr>
          <w:del w:id="208" w:author="The Si Tran" w:date="2012-12-12T13:34:00Z"/>
        </w:rPr>
      </w:pPr>
    </w:p>
    <w:p w14:paraId="0C08AE99" w14:textId="77777777" w:rsidR="004D65BA" w:rsidRPr="0049233F" w:rsidDel="00D80916" w:rsidRDefault="0045424A" w:rsidP="0045424A">
      <w:pPr>
        <w:spacing w:before="0" w:after="200" w:line="276" w:lineRule="auto"/>
        <w:jc w:val="left"/>
        <w:rPr>
          <w:del w:id="209" w:author="The Si Tran" w:date="2012-12-12T13:33:00Z"/>
          <w:noProof/>
          <w:szCs w:val="26"/>
        </w:rPr>
      </w:pPr>
      <w:del w:id="210"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1" w:author="The Si Tran" w:date="2012-12-12T13:34:00Z"/>
          <w:noProof/>
        </w:rPr>
      </w:pPr>
    </w:p>
    <w:p w14:paraId="718E6531" w14:textId="77777777" w:rsidR="00D80916" w:rsidRPr="00D80916" w:rsidRDefault="00D80916">
      <w:pPr>
        <w:rPr>
          <w:ins w:id="212" w:author="The Si Tran" w:date="2012-12-12T13:34:00Z"/>
          <w:rPrChange w:id="213" w:author="The Si Tran" w:date="2012-12-12T13:34:00Z">
            <w:rPr>
              <w:ins w:id="214" w:author="The Si Tran" w:date="2012-12-12T13:34:00Z"/>
              <w:noProof/>
            </w:rPr>
          </w:rPrChange>
        </w:rPr>
        <w:pPrChange w:id="215" w:author="The Si Tran" w:date="2012-12-12T13:34:00Z">
          <w:pPr>
            <w:spacing w:before="0" w:after="200" w:line="276" w:lineRule="auto"/>
            <w:jc w:val="left"/>
          </w:pPr>
        </w:pPrChange>
      </w:pPr>
    </w:p>
    <w:p w14:paraId="7ECCFBBD" w14:textId="77777777" w:rsidR="00D80916" w:rsidRPr="00D80916" w:rsidRDefault="00D80916">
      <w:pPr>
        <w:rPr>
          <w:ins w:id="216" w:author="The Si Tran" w:date="2012-12-12T13:34:00Z"/>
          <w:rPrChange w:id="217" w:author="The Si Tran" w:date="2012-12-12T13:34:00Z">
            <w:rPr>
              <w:ins w:id="218" w:author="The Si Tran" w:date="2012-12-12T13:34:00Z"/>
              <w:noProof/>
            </w:rPr>
          </w:rPrChange>
        </w:rPr>
        <w:pPrChange w:id="219" w:author="The Si Tran" w:date="2012-12-12T13:34:00Z">
          <w:pPr>
            <w:spacing w:before="0" w:after="200" w:line="276" w:lineRule="auto"/>
            <w:jc w:val="left"/>
          </w:pPr>
        </w:pPrChange>
      </w:pPr>
    </w:p>
    <w:p w14:paraId="18E27414" w14:textId="77777777" w:rsidR="00D80916" w:rsidRPr="00D80916" w:rsidRDefault="00D80916">
      <w:pPr>
        <w:rPr>
          <w:ins w:id="220" w:author="The Si Tran" w:date="2012-12-12T13:34:00Z"/>
          <w:rPrChange w:id="221" w:author="The Si Tran" w:date="2012-12-12T13:34:00Z">
            <w:rPr>
              <w:ins w:id="222" w:author="The Si Tran" w:date="2012-12-12T13:34:00Z"/>
              <w:noProof/>
            </w:rPr>
          </w:rPrChange>
        </w:rPr>
        <w:pPrChange w:id="223" w:author="The Si Tran" w:date="2012-12-12T13:34:00Z">
          <w:pPr>
            <w:spacing w:before="0" w:after="200" w:line="276" w:lineRule="auto"/>
            <w:jc w:val="left"/>
          </w:pPr>
        </w:pPrChange>
      </w:pPr>
    </w:p>
    <w:p w14:paraId="428BE4D4" w14:textId="77777777" w:rsidR="00D80916" w:rsidRPr="00D80916" w:rsidRDefault="00D80916">
      <w:pPr>
        <w:rPr>
          <w:ins w:id="224" w:author="The Si Tran" w:date="2012-12-12T13:34:00Z"/>
          <w:rPrChange w:id="225" w:author="The Si Tran" w:date="2012-12-12T13:34:00Z">
            <w:rPr>
              <w:ins w:id="226" w:author="The Si Tran" w:date="2012-12-12T13:34:00Z"/>
              <w:noProof/>
            </w:rPr>
          </w:rPrChange>
        </w:rPr>
        <w:pPrChange w:id="227" w:author="The Si Tran" w:date="2012-12-12T13:34:00Z">
          <w:pPr>
            <w:spacing w:before="0" w:after="200" w:line="276" w:lineRule="auto"/>
            <w:jc w:val="left"/>
          </w:pPr>
        </w:pPrChange>
      </w:pPr>
    </w:p>
    <w:p w14:paraId="0BD67063" w14:textId="77777777" w:rsidR="00D80916" w:rsidRDefault="00D80916" w:rsidP="00D80916">
      <w:pPr>
        <w:rPr>
          <w:ins w:id="228" w:author="The Si Tran" w:date="2012-12-12T13:34:00Z"/>
        </w:rPr>
      </w:pPr>
    </w:p>
    <w:p w14:paraId="3CA23180" w14:textId="77777777" w:rsidR="00D80916" w:rsidRDefault="00D80916">
      <w:pPr>
        <w:tabs>
          <w:tab w:val="left" w:pos="1260"/>
        </w:tabs>
        <w:rPr>
          <w:ins w:id="229" w:author="The Si Tran" w:date="2012-12-12T13:34:00Z"/>
        </w:rPr>
        <w:pPrChange w:id="230" w:author="The Si Tran" w:date="2012-12-12T13:34:00Z">
          <w:pPr/>
        </w:pPrChange>
      </w:pPr>
      <w:ins w:id="231" w:author="The Si Tran" w:date="2012-12-12T13:34:00Z">
        <w:r>
          <w:tab/>
        </w:r>
      </w:ins>
    </w:p>
    <w:p w14:paraId="3551C36F" w14:textId="77777777" w:rsidR="00BE2D8B" w:rsidRDefault="00BE2D8B">
      <w:pPr>
        <w:rPr>
          <w:ins w:id="232" w:author="The Si Tran" w:date="2012-12-12T13:34:00Z"/>
          <w:b/>
          <w:bCs/>
          <w:rPrChange w:id="233" w:author="The Si Tran" w:date="2012-12-12T13:34:00Z">
            <w:rPr>
              <w:ins w:id="234" w:author="The Si Tran" w:date="2012-12-12T13:34:00Z"/>
              <w:rFonts w:cs="Times New Roman"/>
              <w:b w:val="0"/>
              <w:bCs w:val="0"/>
              <w:caps/>
              <w:noProof/>
              <w:kern w:val="0"/>
              <w:sz w:val="26"/>
              <w:szCs w:val="26"/>
            </w:rPr>
          </w:rPrChange>
        </w:rPr>
        <w:sectPr w:rsidR="00BE2D8B" w:rsidSect="0064187A">
          <w:footerReference w:type="default" r:id="rId9"/>
          <w:pgSz w:w="11909" w:h="16834" w:code="9"/>
          <w:pgMar w:top="1411" w:right="1138" w:bottom="1411" w:left="1699" w:header="720" w:footer="720" w:gutter="0"/>
          <w:pgNumType w:fmt="lowerRoman" w:start="1"/>
          <w:cols w:space="720"/>
          <w:titlePg/>
          <w:docGrid w:linePitch="360"/>
          <w:sectPrChange w:id="240" w:author="The Si Tran" w:date="2012-12-12T13:50:00Z">
            <w:sectPr w:rsidR="00BE2D8B" w:rsidSect="0064187A">
              <w:pgMar w:top="1411" w:right="1138" w:bottom="1411" w:left="1699" w:header="720" w:footer="720" w:gutter="0"/>
              <w:pgNumType w:fmt="decimal"/>
              <w:titlePg w:val="0"/>
            </w:sectPr>
          </w:sectPrChange>
        </w:sectPr>
        <w:pPrChange w:id="241" w:author="The Si Tran" w:date="2012-12-12T13:34:00Z">
          <w:pPr>
            <w:pStyle w:val="Heading1"/>
            <w:ind w:firstLine="180"/>
            <w:jc w:val="left"/>
          </w:pPr>
        </w:pPrChange>
      </w:pPr>
    </w:p>
    <w:p w14:paraId="1CC33B30" w14:textId="77777777" w:rsidR="004B6166" w:rsidRPr="00EC61DB" w:rsidDel="00C31595" w:rsidRDefault="004B6166">
      <w:pPr>
        <w:pStyle w:val="Heading1"/>
        <w:rPr>
          <w:del w:id="242" w:author="The Si Tran" w:date="2012-12-12T07:32:00Z"/>
          <w:b w:val="0"/>
          <w:rPrChange w:id="243" w:author="The Si Tran" w:date="2012-12-14T07:14:00Z">
            <w:rPr>
              <w:del w:id="244" w:author="The Si Tran" w:date="2012-12-12T07:32:00Z"/>
              <w:b/>
              <w:caps/>
              <w:noProof/>
              <w:sz w:val="32"/>
              <w:szCs w:val="32"/>
            </w:rPr>
          </w:rPrChange>
        </w:rPr>
        <w:pPrChange w:id="245" w:author="The Si Tran" w:date="2012-12-14T07:14:00Z">
          <w:pPr>
            <w:spacing w:before="0" w:after="200" w:line="276" w:lineRule="auto"/>
            <w:jc w:val="center"/>
          </w:pPr>
        </w:pPrChange>
      </w:pPr>
      <w:del w:id="246" w:author="The Si Tran" w:date="2012-12-12T07:32:00Z">
        <w:r w:rsidRPr="00EC61DB" w:rsidDel="00C31595">
          <w:rPr>
            <w:b w:val="0"/>
            <w:bCs w:val="0"/>
            <w:rPrChange w:id="247" w:author="The Si Tran" w:date="2012-12-14T07:14:00Z">
              <w:rPr>
                <w:rFonts w:cs="Arial"/>
                <w:b/>
                <w:bCs/>
                <w:caps/>
                <w:noProof/>
                <w:kern w:val="32"/>
                <w:sz w:val="32"/>
                <w:szCs w:val="26"/>
              </w:rPr>
            </w:rPrChange>
          </w:rPr>
          <w:lastRenderedPageBreak/>
          <w:delText>Danh mục chữ viết tắt</w:delText>
        </w:r>
        <w:bookmarkStart w:id="248" w:name="_Toc343083492"/>
        <w:bookmarkStart w:id="249" w:name="_Toc343083706"/>
        <w:bookmarkStart w:id="250" w:name="_Toc343083917"/>
        <w:bookmarkStart w:id="251" w:name="_Toc343220676"/>
        <w:bookmarkStart w:id="252" w:name="_Toc343232179"/>
        <w:bookmarkStart w:id="253" w:name="_Toc343232592"/>
        <w:bookmarkStart w:id="254" w:name="_Toc343232877"/>
        <w:bookmarkStart w:id="255" w:name="_Toc343415382"/>
        <w:bookmarkStart w:id="256" w:name="_Toc343415678"/>
        <w:bookmarkStart w:id="257" w:name="_Toc343452337"/>
        <w:bookmarkStart w:id="258" w:name="_Toc343461128"/>
        <w:bookmarkStart w:id="259" w:name="_Toc343494015"/>
        <w:bookmarkStart w:id="260" w:name="_Toc343494227"/>
        <w:bookmarkStart w:id="261" w:name="_Toc343495000"/>
        <w:bookmarkStart w:id="262" w:name="_Toc343660227"/>
        <w:bookmarkStart w:id="263" w:name="_Toc343660441"/>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del>
    </w:p>
    <w:p w14:paraId="08C26D51" w14:textId="77777777" w:rsidR="004B6166" w:rsidRPr="00EC61DB" w:rsidDel="00C31595" w:rsidRDefault="004B6166">
      <w:pPr>
        <w:pStyle w:val="Heading1"/>
        <w:rPr>
          <w:del w:id="264" w:author="The Si Tran" w:date="2012-12-12T07:32:00Z"/>
          <w:rPrChange w:id="265" w:author="The Si Tran" w:date="2012-12-14T07:14:00Z">
            <w:rPr>
              <w:del w:id="266" w:author="The Si Tran" w:date="2012-12-12T07:32:00Z"/>
              <w:noProof/>
              <w:szCs w:val="26"/>
            </w:rPr>
          </w:rPrChange>
        </w:rPr>
        <w:pPrChange w:id="267" w:author="The Si Tran" w:date="2012-12-14T07:14:00Z">
          <w:pPr>
            <w:spacing w:before="0" w:after="200" w:line="276" w:lineRule="auto"/>
            <w:jc w:val="left"/>
          </w:pPr>
        </w:pPrChange>
      </w:pPr>
      <w:bookmarkStart w:id="268" w:name="_Toc343083493"/>
      <w:bookmarkStart w:id="269" w:name="_Toc343083707"/>
      <w:bookmarkStart w:id="270" w:name="_Toc343083918"/>
      <w:bookmarkStart w:id="271" w:name="_Toc343220677"/>
      <w:bookmarkStart w:id="272" w:name="_Toc343232180"/>
      <w:bookmarkStart w:id="273" w:name="_Toc343232593"/>
      <w:bookmarkStart w:id="274" w:name="_Toc343232878"/>
      <w:bookmarkStart w:id="275" w:name="_Toc343415383"/>
      <w:bookmarkStart w:id="276" w:name="_Toc343415679"/>
      <w:bookmarkStart w:id="277" w:name="_Toc343452338"/>
      <w:bookmarkStart w:id="278" w:name="_Toc343461129"/>
      <w:bookmarkStart w:id="279" w:name="_Toc343494016"/>
      <w:bookmarkStart w:id="280" w:name="_Toc343494228"/>
      <w:bookmarkStart w:id="281" w:name="_Toc343495001"/>
      <w:bookmarkStart w:id="282" w:name="_Toc343660228"/>
      <w:bookmarkStart w:id="283" w:name="_Toc343660442"/>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25E87DD7" w14:textId="77777777" w:rsidR="004B6166" w:rsidRPr="00EC61DB" w:rsidDel="00C31595" w:rsidRDefault="004B6166">
      <w:pPr>
        <w:pStyle w:val="Heading1"/>
        <w:rPr>
          <w:del w:id="284" w:author="The Si Tran" w:date="2012-12-12T07:32:00Z"/>
          <w:rPrChange w:id="285" w:author="The Si Tran" w:date="2012-12-14T07:14:00Z">
            <w:rPr>
              <w:del w:id="286" w:author="The Si Tran" w:date="2012-12-12T07:32:00Z"/>
              <w:noProof/>
              <w:szCs w:val="26"/>
            </w:rPr>
          </w:rPrChange>
        </w:rPr>
        <w:pPrChange w:id="287" w:author="The Si Tran" w:date="2012-12-14T07:14:00Z">
          <w:pPr>
            <w:spacing w:before="0" w:after="200" w:line="276" w:lineRule="auto"/>
            <w:jc w:val="left"/>
          </w:pPr>
        </w:pPrChange>
      </w:pPr>
      <w:bookmarkStart w:id="288" w:name="_Toc343083494"/>
      <w:bookmarkStart w:id="289" w:name="_Toc343083708"/>
      <w:bookmarkStart w:id="290" w:name="_Toc343083919"/>
      <w:bookmarkStart w:id="291" w:name="_Toc343220678"/>
      <w:bookmarkStart w:id="292" w:name="_Toc343232181"/>
      <w:bookmarkStart w:id="293" w:name="_Toc343232594"/>
      <w:bookmarkStart w:id="294" w:name="_Toc343232879"/>
      <w:bookmarkStart w:id="295" w:name="_Toc343415384"/>
      <w:bookmarkStart w:id="296" w:name="_Toc343415680"/>
      <w:bookmarkStart w:id="297" w:name="_Toc343452339"/>
      <w:bookmarkStart w:id="298" w:name="_Toc343461130"/>
      <w:bookmarkStart w:id="299" w:name="_Toc343494017"/>
      <w:bookmarkStart w:id="300" w:name="_Toc343494229"/>
      <w:bookmarkStart w:id="301" w:name="_Toc343495002"/>
      <w:bookmarkStart w:id="302" w:name="_Toc343660229"/>
      <w:bookmarkStart w:id="303" w:name="_Toc343660443"/>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63306A89" w14:textId="77777777" w:rsidR="004B6166" w:rsidRPr="00EC61DB" w:rsidDel="00C31595" w:rsidRDefault="004B6166">
      <w:pPr>
        <w:pStyle w:val="Heading1"/>
        <w:rPr>
          <w:del w:id="304" w:author="The Si Tran" w:date="2012-12-12T07:32:00Z"/>
          <w:rPrChange w:id="305" w:author="The Si Tran" w:date="2012-12-14T07:14:00Z">
            <w:rPr>
              <w:del w:id="306" w:author="The Si Tran" w:date="2012-12-12T07:32:00Z"/>
              <w:noProof/>
              <w:szCs w:val="26"/>
            </w:rPr>
          </w:rPrChange>
        </w:rPr>
        <w:pPrChange w:id="307" w:author="The Si Tran" w:date="2012-12-14T07:14:00Z">
          <w:pPr>
            <w:spacing w:before="0" w:after="200" w:line="276" w:lineRule="auto"/>
            <w:jc w:val="left"/>
          </w:pPr>
        </w:pPrChange>
      </w:pPr>
      <w:bookmarkStart w:id="308" w:name="_Toc343083495"/>
      <w:bookmarkStart w:id="309" w:name="_Toc343083709"/>
      <w:bookmarkStart w:id="310" w:name="_Toc343083920"/>
      <w:bookmarkStart w:id="311" w:name="_Toc343220679"/>
      <w:bookmarkStart w:id="312" w:name="_Toc343232182"/>
      <w:bookmarkStart w:id="313" w:name="_Toc343232595"/>
      <w:bookmarkStart w:id="314" w:name="_Toc343232880"/>
      <w:bookmarkStart w:id="315" w:name="_Toc343415385"/>
      <w:bookmarkStart w:id="316" w:name="_Toc343415681"/>
      <w:bookmarkStart w:id="317" w:name="_Toc343452340"/>
      <w:bookmarkStart w:id="318" w:name="_Toc343461131"/>
      <w:bookmarkStart w:id="319" w:name="_Toc343494018"/>
      <w:bookmarkStart w:id="320" w:name="_Toc343494230"/>
      <w:bookmarkStart w:id="321" w:name="_Toc343495003"/>
      <w:bookmarkStart w:id="322" w:name="_Toc343660230"/>
      <w:bookmarkStart w:id="323" w:name="_Toc343660444"/>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5373E3E8" w14:textId="77777777" w:rsidR="004B6166" w:rsidRPr="00EC61DB" w:rsidDel="00C31595" w:rsidRDefault="004B6166">
      <w:pPr>
        <w:pStyle w:val="Heading1"/>
        <w:rPr>
          <w:del w:id="324" w:author="The Si Tran" w:date="2012-12-12T07:32:00Z"/>
          <w:rPrChange w:id="325" w:author="The Si Tran" w:date="2012-12-14T07:14:00Z">
            <w:rPr>
              <w:del w:id="326" w:author="The Si Tran" w:date="2012-12-12T07:32:00Z"/>
              <w:noProof/>
              <w:szCs w:val="26"/>
            </w:rPr>
          </w:rPrChange>
        </w:rPr>
        <w:pPrChange w:id="327" w:author="The Si Tran" w:date="2012-12-14T07:14:00Z">
          <w:pPr>
            <w:spacing w:before="0" w:after="200" w:line="276" w:lineRule="auto"/>
            <w:jc w:val="left"/>
          </w:pPr>
        </w:pPrChange>
      </w:pPr>
      <w:bookmarkStart w:id="328" w:name="_Toc343083496"/>
      <w:bookmarkStart w:id="329" w:name="_Toc343083710"/>
      <w:bookmarkStart w:id="330" w:name="_Toc343083921"/>
      <w:bookmarkStart w:id="331" w:name="_Toc343220680"/>
      <w:bookmarkStart w:id="332" w:name="_Toc343232183"/>
      <w:bookmarkStart w:id="333" w:name="_Toc343232596"/>
      <w:bookmarkStart w:id="334" w:name="_Toc343232881"/>
      <w:bookmarkStart w:id="335" w:name="_Toc343415386"/>
      <w:bookmarkStart w:id="336" w:name="_Toc343415682"/>
      <w:bookmarkStart w:id="337" w:name="_Toc343452341"/>
      <w:bookmarkStart w:id="338" w:name="_Toc343461132"/>
      <w:bookmarkStart w:id="339" w:name="_Toc343494019"/>
      <w:bookmarkStart w:id="340" w:name="_Toc343494231"/>
      <w:bookmarkStart w:id="341" w:name="_Toc343495004"/>
      <w:bookmarkStart w:id="342" w:name="_Toc343660231"/>
      <w:bookmarkStart w:id="343" w:name="_Toc343660445"/>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1FFB28D4" w14:textId="77777777" w:rsidR="004B6166" w:rsidRPr="00EC61DB" w:rsidDel="00C31595" w:rsidRDefault="004B6166">
      <w:pPr>
        <w:pStyle w:val="Heading1"/>
        <w:rPr>
          <w:del w:id="344" w:author="The Si Tran" w:date="2012-12-12T07:32:00Z"/>
          <w:rPrChange w:id="345" w:author="The Si Tran" w:date="2012-12-14T07:14:00Z">
            <w:rPr>
              <w:del w:id="346" w:author="The Si Tran" w:date="2012-12-12T07:32:00Z"/>
              <w:noProof/>
              <w:szCs w:val="26"/>
            </w:rPr>
          </w:rPrChange>
        </w:rPr>
        <w:pPrChange w:id="347" w:author="The Si Tran" w:date="2012-12-14T07:14:00Z">
          <w:pPr>
            <w:spacing w:before="0" w:after="200" w:line="276" w:lineRule="auto"/>
            <w:jc w:val="left"/>
          </w:pPr>
        </w:pPrChange>
      </w:pPr>
      <w:bookmarkStart w:id="348" w:name="_Toc343083497"/>
      <w:bookmarkStart w:id="349" w:name="_Toc343083711"/>
      <w:bookmarkStart w:id="350" w:name="_Toc343083922"/>
      <w:bookmarkStart w:id="351" w:name="_Toc343220681"/>
      <w:bookmarkStart w:id="352" w:name="_Toc343232184"/>
      <w:bookmarkStart w:id="353" w:name="_Toc343232597"/>
      <w:bookmarkStart w:id="354" w:name="_Toc343232882"/>
      <w:bookmarkStart w:id="355" w:name="_Toc343415387"/>
      <w:bookmarkStart w:id="356" w:name="_Toc343415683"/>
      <w:bookmarkStart w:id="357" w:name="_Toc343452342"/>
      <w:bookmarkStart w:id="358" w:name="_Toc343461133"/>
      <w:bookmarkStart w:id="359" w:name="_Toc343494020"/>
      <w:bookmarkStart w:id="360" w:name="_Toc343494232"/>
      <w:bookmarkStart w:id="361" w:name="_Toc343495005"/>
      <w:bookmarkStart w:id="362" w:name="_Toc343660232"/>
      <w:bookmarkStart w:id="363" w:name="_Toc343660446"/>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015A15ED" w14:textId="77777777" w:rsidR="004B6166" w:rsidRPr="00EC61DB" w:rsidDel="00C31595" w:rsidRDefault="004B6166">
      <w:pPr>
        <w:pStyle w:val="Heading1"/>
        <w:rPr>
          <w:del w:id="364" w:author="The Si Tran" w:date="2012-12-12T07:32:00Z"/>
          <w:rPrChange w:id="365" w:author="The Si Tran" w:date="2012-12-14T07:14:00Z">
            <w:rPr>
              <w:del w:id="366" w:author="The Si Tran" w:date="2012-12-12T07:32:00Z"/>
              <w:noProof/>
              <w:szCs w:val="26"/>
            </w:rPr>
          </w:rPrChange>
        </w:rPr>
        <w:pPrChange w:id="367" w:author="The Si Tran" w:date="2012-12-14T07:14:00Z">
          <w:pPr>
            <w:spacing w:before="0" w:after="200" w:line="276" w:lineRule="auto"/>
            <w:jc w:val="left"/>
          </w:pPr>
        </w:pPrChange>
      </w:pPr>
      <w:bookmarkStart w:id="368" w:name="_Toc343083498"/>
      <w:bookmarkStart w:id="369" w:name="_Toc343083712"/>
      <w:bookmarkStart w:id="370" w:name="_Toc343083923"/>
      <w:bookmarkStart w:id="371" w:name="_Toc343220682"/>
      <w:bookmarkStart w:id="372" w:name="_Toc343232185"/>
      <w:bookmarkStart w:id="373" w:name="_Toc343232598"/>
      <w:bookmarkStart w:id="374" w:name="_Toc343232883"/>
      <w:bookmarkStart w:id="375" w:name="_Toc343415388"/>
      <w:bookmarkStart w:id="376" w:name="_Toc343415684"/>
      <w:bookmarkStart w:id="377" w:name="_Toc343452343"/>
      <w:bookmarkStart w:id="378" w:name="_Toc343461134"/>
      <w:bookmarkStart w:id="379" w:name="_Toc343494021"/>
      <w:bookmarkStart w:id="380" w:name="_Toc343494233"/>
      <w:bookmarkStart w:id="381" w:name="_Toc343495006"/>
      <w:bookmarkStart w:id="382" w:name="_Toc343660233"/>
      <w:bookmarkStart w:id="383" w:name="_Toc34366044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7807CE74" w14:textId="77777777" w:rsidR="004B6166" w:rsidRPr="00EC61DB" w:rsidDel="00C31595" w:rsidRDefault="004B6166">
      <w:pPr>
        <w:pStyle w:val="Heading1"/>
        <w:rPr>
          <w:del w:id="384" w:author="The Si Tran" w:date="2012-12-12T07:32:00Z"/>
          <w:rPrChange w:id="385" w:author="The Si Tran" w:date="2012-12-14T07:14:00Z">
            <w:rPr>
              <w:del w:id="386" w:author="The Si Tran" w:date="2012-12-12T07:32:00Z"/>
              <w:noProof/>
              <w:szCs w:val="26"/>
            </w:rPr>
          </w:rPrChange>
        </w:rPr>
        <w:pPrChange w:id="387" w:author="The Si Tran" w:date="2012-12-14T07:14:00Z">
          <w:pPr>
            <w:spacing w:before="0" w:after="200" w:line="276" w:lineRule="auto"/>
            <w:jc w:val="left"/>
          </w:pPr>
        </w:pPrChange>
      </w:pPr>
      <w:bookmarkStart w:id="388" w:name="_Toc343083499"/>
      <w:bookmarkStart w:id="389" w:name="_Toc343083713"/>
      <w:bookmarkStart w:id="390" w:name="_Toc343083924"/>
      <w:bookmarkStart w:id="391" w:name="_Toc343220683"/>
      <w:bookmarkStart w:id="392" w:name="_Toc343232186"/>
      <w:bookmarkStart w:id="393" w:name="_Toc343232599"/>
      <w:bookmarkStart w:id="394" w:name="_Toc343232884"/>
      <w:bookmarkStart w:id="395" w:name="_Toc343415389"/>
      <w:bookmarkStart w:id="396" w:name="_Toc343415685"/>
      <w:bookmarkStart w:id="397" w:name="_Toc343452344"/>
      <w:bookmarkStart w:id="398" w:name="_Toc343461135"/>
      <w:bookmarkStart w:id="399" w:name="_Toc343494022"/>
      <w:bookmarkStart w:id="400" w:name="_Toc343494234"/>
      <w:bookmarkStart w:id="401" w:name="_Toc343495007"/>
      <w:bookmarkStart w:id="402" w:name="_Toc343660234"/>
      <w:bookmarkStart w:id="403" w:name="_Toc343660448"/>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5E884288" w14:textId="77777777" w:rsidR="004B6166" w:rsidRPr="00EC61DB" w:rsidDel="00C31595" w:rsidRDefault="004B6166">
      <w:pPr>
        <w:pStyle w:val="Heading1"/>
        <w:rPr>
          <w:del w:id="404" w:author="The Si Tran" w:date="2012-12-12T07:32:00Z"/>
          <w:rPrChange w:id="405" w:author="The Si Tran" w:date="2012-12-14T07:14:00Z">
            <w:rPr>
              <w:del w:id="406" w:author="The Si Tran" w:date="2012-12-12T07:32:00Z"/>
              <w:noProof/>
              <w:szCs w:val="26"/>
            </w:rPr>
          </w:rPrChange>
        </w:rPr>
        <w:pPrChange w:id="407" w:author="The Si Tran" w:date="2012-12-14T07:14:00Z">
          <w:pPr>
            <w:spacing w:before="0" w:after="200" w:line="276" w:lineRule="auto"/>
            <w:jc w:val="left"/>
          </w:pPr>
        </w:pPrChange>
      </w:pPr>
      <w:bookmarkStart w:id="408" w:name="_Toc343083500"/>
      <w:bookmarkStart w:id="409" w:name="_Toc343083714"/>
      <w:bookmarkStart w:id="410" w:name="_Toc343083925"/>
      <w:bookmarkStart w:id="411" w:name="_Toc343220684"/>
      <w:bookmarkStart w:id="412" w:name="_Toc343232187"/>
      <w:bookmarkStart w:id="413" w:name="_Toc343232600"/>
      <w:bookmarkStart w:id="414" w:name="_Toc343232885"/>
      <w:bookmarkStart w:id="415" w:name="_Toc343415390"/>
      <w:bookmarkStart w:id="416" w:name="_Toc343415686"/>
      <w:bookmarkStart w:id="417" w:name="_Toc343452345"/>
      <w:bookmarkStart w:id="418" w:name="_Toc343461136"/>
      <w:bookmarkStart w:id="419" w:name="_Toc343494023"/>
      <w:bookmarkStart w:id="420" w:name="_Toc343494235"/>
      <w:bookmarkStart w:id="421" w:name="_Toc343495008"/>
      <w:bookmarkStart w:id="422" w:name="_Toc343660235"/>
      <w:bookmarkStart w:id="423" w:name="_Toc343660449"/>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2C6D53AB" w14:textId="77777777" w:rsidR="004B6166" w:rsidRPr="00EC61DB" w:rsidDel="00C31595" w:rsidRDefault="004B6166">
      <w:pPr>
        <w:pStyle w:val="Heading1"/>
        <w:rPr>
          <w:del w:id="424" w:author="The Si Tran" w:date="2012-12-12T07:32:00Z"/>
          <w:rPrChange w:id="425" w:author="The Si Tran" w:date="2012-12-14T07:14:00Z">
            <w:rPr>
              <w:del w:id="426" w:author="The Si Tran" w:date="2012-12-12T07:32:00Z"/>
              <w:noProof/>
              <w:szCs w:val="26"/>
            </w:rPr>
          </w:rPrChange>
        </w:rPr>
        <w:pPrChange w:id="427" w:author="The Si Tran" w:date="2012-12-14T07:14:00Z">
          <w:pPr>
            <w:spacing w:before="0" w:after="200" w:line="276" w:lineRule="auto"/>
            <w:jc w:val="left"/>
          </w:pPr>
        </w:pPrChange>
      </w:pPr>
      <w:bookmarkStart w:id="428" w:name="_Toc343083501"/>
      <w:bookmarkStart w:id="429" w:name="_Toc343083715"/>
      <w:bookmarkStart w:id="430" w:name="_Toc343083926"/>
      <w:bookmarkStart w:id="431" w:name="_Toc343220685"/>
      <w:bookmarkStart w:id="432" w:name="_Toc343232188"/>
      <w:bookmarkStart w:id="433" w:name="_Toc343232601"/>
      <w:bookmarkStart w:id="434" w:name="_Toc343232886"/>
      <w:bookmarkStart w:id="435" w:name="_Toc343415391"/>
      <w:bookmarkStart w:id="436" w:name="_Toc343415687"/>
      <w:bookmarkStart w:id="437" w:name="_Toc343452346"/>
      <w:bookmarkStart w:id="438" w:name="_Toc343461137"/>
      <w:bookmarkStart w:id="439" w:name="_Toc343494024"/>
      <w:bookmarkStart w:id="440" w:name="_Toc343494236"/>
      <w:bookmarkStart w:id="441" w:name="_Toc343495009"/>
      <w:bookmarkStart w:id="442" w:name="_Toc343660236"/>
      <w:bookmarkStart w:id="443" w:name="_Toc343660450"/>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792F8F0D" w14:textId="77777777" w:rsidR="004B6166" w:rsidRPr="00EC61DB" w:rsidDel="00C31595" w:rsidRDefault="004B6166">
      <w:pPr>
        <w:pStyle w:val="Heading1"/>
        <w:rPr>
          <w:del w:id="444" w:author="The Si Tran" w:date="2012-12-12T07:32:00Z"/>
          <w:rPrChange w:id="445" w:author="The Si Tran" w:date="2012-12-14T07:14:00Z">
            <w:rPr>
              <w:del w:id="446" w:author="The Si Tran" w:date="2012-12-12T07:32:00Z"/>
              <w:noProof/>
              <w:szCs w:val="26"/>
            </w:rPr>
          </w:rPrChange>
        </w:rPr>
        <w:pPrChange w:id="447" w:author="The Si Tran" w:date="2012-12-14T07:14:00Z">
          <w:pPr>
            <w:spacing w:before="0" w:after="200" w:line="276" w:lineRule="auto"/>
            <w:jc w:val="left"/>
          </w:pPr>
        </w:pPrChange>
      </w:pPr>
      <w:bookmarkStart w:id="448" w:name="_Toc343083502"/>
      <w:bookmarkStart w:id="449" w:name="_Toc343083716"/>
      <w:bookmarkStart w:id="450" w:name="_Toc343083927"/>
      <w:bookmarkStart w:id="451" w:name="_Toc343220686"/>
      <w:bookmarkStart w:id="452" w:name="_Toc343232189"/>
      <w:bookmarkStart w:id="453" w:name="_Toc343232602"/>
      <w:bookmarkStart w:id="454" w:name="_Toc343232887"/>
      <w:bookmarkStart w:id="455" w:name="_Toc343415392"/>
      <w:bookmarkStart w:id="456" w:name="_Toc343415688"/>
      <w:bookmarkStart w:id="457" w:name="_Toc343452347"/>
      <w:bookmarkStart w:id="458" w:name="_Toc343461138"/>
      <w:bookmarkStart w:id="459" w:name="_Toc343494025"/>
      <w:bookmarkStart w:id="460" w:name="_Toc343494237"/>
      <w:bookmarkStart w:id="461" w:name="_Toc343495010"/>
      <w:bookmarkStart w:id="462" w:name="_Toc343660237"/>
      <w:bookmarkStart w:id="463" w:name="_Toc343660451"/>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308FCDF3" w14:textId="77777777" w:rsidR="004B6166" w:rsidRPr="00EC61DB" w:rsidDel="00C31595" w:rsidRDefault="004B6166">
      <w:pPr>
        <w:pStyle w:val="Heading1"/>
        <w:rPr>
          <w:del w:id="464" w:author="The Si Tran" w:date="2012-12-12T07:32:00Z"/>
          <w:rPrChange w:id="465" w:author="The Si Tran" w:date="2012-12-14T07:14:00Z">
            <w:rPr>
              <w:del w:id="466" w:author="The Si Tran" w:date="2012-12-12T07:32:00Z"/>
              <w:noProof/>
              <w:szCs w:val="26"/>
            </w:rPr>
          </w:rPrChange>
        </w:rPr>
        <w:pPrChange w:id="467" w:author="The Si Tran" w:date="2012-12-14T07:14:00Z">
          <w:pPr>
            <w:spacing w:before="0" w:after="200" w:line="276" w:lineRule="auto"/>
            <w:jc w:val="left"/>
          </w:pPr>
        </w:pPrChange>
      </w:pPr>
      <w:bookmarkStart w:id="468" w:name="_Toc343083503"/>
      <w:bookmarkStart w:id="469" w:name="_Toc343083717"/>
      <w:bookmarkStart w:id="470" w:name="_Toc343083928"/>
      <w:bookmarkStart w:id="471" w:name="_Toc343220687"/>
      <w:bookmarkStart w:id="472" w:name="_Toc343232190"/>
      <w:bookmarkStart w:id="473" w:name="_Toc343232603"/>
      <w:bookmarkStart w:id="474" w:name="_Toc343232888"/>
      <w:bookmarkStart w:id="475" w:name="_Toc343415393"/>
      <w:bookmarkStart w:id="476" w:name="_Toc343415689"/>
      <w:bookmarkStart w:id="477" w:name="_Toc343452348"/>
      <w:bookmarkStart w:id="478" w:name="_Toc343461139"/>
      <w:bookmarkStart w:id="479" w:name="_Toc343494026"/>
      <w:bookmarkStart w:id="480" w:name="_Toc343494238"/>
      <w:bookmarkStart w:id="481" w:name="_Toc343495011"/>
      <w:bookmarkStart w:id="482" w:name="_Toc343660238"/>
      <w:bookmarkStart w:id="483" w:name="_Toc343660452"/>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17DCB03B" w14:textId="77777777" w:rsidR="004B6166" w:rsidRPr="00EC61DB" w:rsidDel="00C31595" w:rsidRDefault="004B6166">
      <w:pPr>
        <w:pStyle w:val="Heading1"/>
        <w:rPr>
          <w:del w:id="484" w:author="The Si Tran" w:date="2012-12-12T07:32:00Z"/>
          <w:rPrChange w:id="485" w:author="The Si Tran" w:date="2012-12-14T07:14:00Z">
            <w:rPr>
              <w:del w:id="486" w:author="The Si Tran" w:date="2012-12-12T07:32:00Z"/>
              <w:noProof/>
              <w:szCs w:val="26"/>
            </w:rPr>
          </w:rPrChange>
        </w:rPr>
        <w:pPrChange w:id="487" w:author="The Si Tran" w:date="2012-12-14T07:14:00Z">
          <w:pPr>
            <w:spacing w:before="0" w:after="200" w:line="276" w:lineRule="auto"/>
            <w:jc w:val="left"/>
          </w:pPr>
        </w:pPrChange>
      </w:pPr>
      <w:bookmarkStart w:id="488" w:name="_Toc343083504"/>
      <w:bookmarkStart w:id="489" w:name="_Toc343083718"/>
      <w:bookmarkStart w:id="490" w:name="_Toc343083929"/>
      <w:bookmarkStart w:id="491" w:name="_Toc343220688"/>
      <w:bookmarkStart w:id="492" w:name="_Toc343232191"/>
      <w:bookmarkStart w:id="493" w:name="_Toc343232604"/>
      <w:bookmarkStart w:id="494" w:name="_Toc343232889"/>
      <w:bookmarkStart w:id="495" w:name="_Toc343415394"/>
      <w:bookmarkStart w:id="496" w:name="_Toc343415690"/>
      <w:bookmarkStart w:id="497" w:name="_Toc343452349"/>
      <w:bookmarkStart w:id="498" w:name="_Toc343461140"/>
      <w:bookmarkStart w:id="499" w:name="_Toc343494027"/>
      <w:bookmarkStart w:id="500" w:name="_Toc343494239"/>
      <w:bookmarkStart w:id="501" w:name="_Toc343495012"/>
      <w:bookmarkStart w:id="502" w:name="_Toc343660239"/>
      <w:bookmarkStart w:id="503" w:name="_Toc343660453"/>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08618FD1" w14:textId="77777777" w:rsidR="004B6166" w:rsidRPr="00EC61DB" w:rsidDel="00C31595" w:rsidRDefault="004B6166">
      <w:pPr>
        <w:pStyle w:val="Heading1"/>
        <w:rPr>
          <w:del w:id="504" w:author="The Si Tran" w:date="2012-12-12T07:32:00Z"/>
          <w:rPrChange w:id="505" w:author="The Si Tran" w:date="2012-12-14T07:14:00Z">
            <w:rPr>
              <w:del w:id="506" w:author="The Si Tran" w:date="2012-12-12T07:32:00Z"/>
              <w:noProof/>
              <w:szCs w:val="26"/>
            </w:rPr>
          </w:rPrChange>
        </w:rPr>
        <w:pPrChange w:id="507" w:author="The Si Tran" w:date="2012-12-14T07:14:00Z">
          <w:pPr>
            <w:spacing w:before="0" w:after="200" w:line="276" w:lineRule="auto"/>
            <w:jc w:val="left"/>
          </w:pPr>
        </w:pPrChange>
      </w:pPr>
      <w:bookmarkStart w:id="508" w:name="_Toc343083505"/>
      <w:bookmarkStart w:id="509" w:name="_Toc343083719"/>
      <w:bookmarkStart w:id="510" w:name="_Toc343083930"/>
      <w:bookmarkStart w:id="511" w:name="_Toc343220689"/>
      <w:bookmarkStart w:id="512" w:name="_Toc343232192"/>
      <w:bookmarkStart w:id="513" w:name="_Toc343232605"/>
      <w:bookmarkStart w:id="514" w:name="_Toc343232890"/>
      <w:bookmarkStart w:id="515" w:name="_Toc343415395"/>
      <w:bookmarkStart w:id="516" w:name="_Toc343415691"/>
      <w:bookmarkStart w:id="517" w:name="_Toc343452350"/>
      <w:bookmarkStart w:id="518" w:name="_Toc343461141"/>
      <w:bookmarkStart w:id="519" w:name="_Toc343494028"/>
      <w:bookmarkStart w:id="520" w:name="_Toc343494240"/>
      <w:bookmarkStart w:id="521" w:name="_Toc343495013"/>
      <w:bookmarkStart w:id="522" w:name="_Toc343660240"/>
      <w:bookmarkStart w:id="523" w:name="_Toc343660454"/>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21D70A3D" w14:textId="77777777" w:rsidR="004B6166" w:rsidRPr="00EC61DB" w:rsidDel="00C31595" w:rsidRDefault="004B6166">
      <w:pPr>
        <w:pStyle w:val="Heading1"/>
        <w:rPr>
          <w:del w:id="524" w:author="The Si Tran" w:date="2012-12-12T07:32:00Z"/>
          <w:rPrChange w:id="525" w:author="The Si Tran" w:date="2012-12-14T07:14:00Z">
            <w:rPr>
              <w:del w:id="526" w:author="The Si Tran" w:date="2012-12-12T07:32:00Z"/>
              <w:noProof/>
              <w:szCs w:val="26"/>
            </w:rPr>
          </w:rPrChange>
        </w:rPr>
        <w:pPrChange w:id="527" w:author="The Si Tran" w:date="2012-12-14T07:14:00Z">
          <w:pPr>
            <w:spacing w:before="0" w:after="200" w:line="276" w:lineRule="auto"/>
            <w:jc w:val="left"/>
          </w:pPr>
        </w:pPrChange>
      </w:pPr>
      <w:bookmarkStart w:id="528" w:name="_Toc343083506"/>
      <w:bookmarkStart w:id="529" w:name="_Toc343083720"/>
      <w:bookmarkStart w:id="530" w:name="_Toc343083931"/>
      <w:bookmarkStart w:id="531" w:name="_Toc343220690"/>
      <w:bookmarkStart w:id="532" w:name="_Toc343232193"/>
      <w:bookmarkStart w:id="533" w:name="_Toc343232606"/>
      <w:bookmarkStart w:id="534" w:name="_Toc343232891"/>
      <w:bookmarkStart w:id="535" w:name="_Toc343415396"/>
      <w:bookmarkStart w:id="536" w:name="_Toc343415692"/>
      <w:bookmarkStart w:id="537" w:name="_Toc343452351"/>
      <w:bookmarkStart w:id="538" w:name="_Toc343461142"/>
      <w:bookmarkStart w:id="539" w:name="_Toc343494029"/>
      <w:bookmarkStart w:id="540" w:name="_Toc343494241"/>
      <w:bookmarkStart w:id="541" w:name="_Toc343495014"/>
      <w:bookmarkStart w:id="542" w:name="_Toc343660241"/>
      <w:bookmarkStart w:id="543" w:name="_Toc343660455"/>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51B07A4F" w14:textId="77777777" w:rsidR="004B6166" w:rsidRPr="00EC61DB" w:rsidDel="00C31595" w:rsidRDefault="004B6166">
      <w:pPr>
        <w:pStyle w:val="Heading1"/>
        <w:rPr>
          <w:del w:id="544" w:author="The Si Tran" w:date="2012-12-12T07:32:00Z"/>
          <w:rPrChange w:id="545" w:author="The Si Tran" w:date="2012-12-14T07:14:00Z">
            <w:rPr>
              <w:del w:id="546" w:author="The Si Tran" w:date="2012-12-12T07:32:00Z"/>
              <w:noProof/>
              <w:szCs w:val="26"/>
            </w:rPr>
          </w:rPrChange>
        </w:rPr>
        <w:pPrChange w:id="547" w:author="The Si Tran" w:date="2012-12-14T07:14:00Z">
          <w:pPr>
            <w:spacing w:before="0" w:after="200" w:line="276" w:lineRule="auto"/>
            <w:jc w:val="left"/>
          </w:pPr>
        </w:pPrChange>
      </w:pPr>
      <w:bookmarkStart w:id="548" w:name="_Toc343083507"/>
      <w:bookmarkStart w:id="549" w:name="_Toc343083721"/>
      <w:bookmarkStart w:id="550" w:name="_Toc343083932"/>
      <w:bookmarkStart w:id="551" w:name="_Toc343220691"/>
      <w:bookmarkStart w:id="552" w:name="_Toc343232194"/>
      <w:bookmarkStart w:id="553" w:name="_Toc343232607"/>
      <w:bookmarkStart w:id="554" w:name="_Toc343232892"/>
      <w:bookmarkStart w:id="555" w:name="_Toc343415397"/>
      <w:bookmarkStart w:id="556" w:name="_Toc343415693"/>
      <w:bookmarkStart w:id="557" w:name="_Toc343452352"/>
      <w:bookmarkStart w:id="558" w:name="_Toc343461143"/>
      <w:bookmarkStart w:id="559" w:name="_Toc343494030"/>
      <w:bookmarkStart w:id="560" w:name="_Toc343494242"/>
      <w:bookmarkStart w:id="561" w:name="_Toc343495015"/>
      <w:bookmarkStart w:id="562" w:name="_Toc343660242"/>
      <w:bookmarkStart w:id="563" w:name="_Toc343660456"/>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14:paraId="7A5112B8" w14:textId="77777777" w:rsidR="004B6166" w:rsidRPr="00EC61DB" w:rsidDel="00C31595" w:rsidRDefault="004B6166">
      <w:pPr>
        <w:pStyle w:val="Heading1"/>
        <w:rPr>
          <w:del w:id="564" w:author="The Si Tran" w:date="2012-12-12T07:32:00Z"/>
          <w:rPrChange w:id="565" w:author="The Si Tran" w:date="2012-12-14T07:14:00Z">
            <w:rPr>
              <w:del w:id="566" w:author="The Si Tran" w:date="2012-12-12T07:32:00Z"/>
              <w:noProof/>
              <w:szCs w:val="26"/>
            </w:rPr>
          </w:rPrChange>
        </w:rPr>
        <w:pPrChange w:id="567" w:author="The Si Tran" w:date="2012-12-14T07:14:00Z">
          <w:pPr>
            <w:spacing w:before="0" w:after="200" w:line="276" w:lineRule="auto"/>
            <w:jc w:val="left"/>
          </w:pPr>
        </w:pPrChange>
      </w:pPr>
      <w:bookmarkStart w:id="568" w:name="_Toc343083508"/>
      <w:bookmarkStart w:id="569" w:name="_Toc343083722"/>
      <w:bookmarkStart w:id="570" w:name="_Toc343083933"/>
      <w:bookmarkStart w:id="571" w:name="_Toc343220692"/>
      <w:bookmarkStart w:id="572" w:name="_Toc343232195"/>
      <w:bookmarkStart w:id="573" w:name="_Toc343232608"/>
      <w:bookmarkStart w:id="574" w:name="_Toc343232893"/>
      <w:bookmarkStart w:id="575" w:name="_Toc343415398"/>
      <w:bookmarkStart w:id="576" w:name="_Toc343415694"/>
      <w:bookmarkStart w:id="577" w:name="_Toc343452353"/>
      <w:bookmarkStart w:id="578" w:name="_Toc343461144"/>
      <w:bookmarkStart w:id="579" w:name="_Toc343494031"/>
      <w:bookmarkStart w:id="580" w:name="_Toc343494243"/>
      <w:bookmarkStart w:id="581" w:name="_Toc343495016"/>
      <w:bookmarkStart w:id="582" w:name="_Toc343660243"/>
      <w:bookmarkStart w:id="583" w:name="_Toc34366045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13481DE0" w14:textId="77777777" w:rsidR="004B6166" w:rsidRPr="00EC61DB" w:rsidDel="00C31595" w:rsidRDefault="004B6166">
      <w:pPr>
        <w:pStyle w:val="Heading1"/>
        <w:rPr>
          <w:del w:id="584" w:author="The Si Tran" w:date="2012-12-12T07:32:00Z"/>
          <w:rPrChange w:id="585" w:author="The Si Tran" w:date="2012-12-14T07:14:00Z">
            <w:rPr>
              <w:del w:id="586" w:author="The Si Tran" w:date="2012-12-12T07:32:00Z"/>
              <w:noProof/>
              <w:szCs w:val="26"/>
            </w:rPr>
          </w:rPrChange>
        </w:rPr>
        <w:pPrChange w:id="587" w:author="The Si Tran" w:date="2012-12-14T07:14:00Z">
          <w:pPr>
            <w:spacing w:before="0" w:after="200" w:line="276" w:lineRule="auto"/>
            <w:jc w:val="left"/>
          </w:pPr>
        </w:pPrChange>
      </w:pPr>
      <w:bookmarkStart w:id="588" w:name="_Toc343083509"/>
      <w:bookmarkStart w:id="589" w:name="_Toc343083723"/>
      <w:bookmarkStart w:id="590" w:name="_Toc343083934"/>
      <w:bookmarkStart w:id="591" w:name="_Toc343220693"/>
      <w:bookmarkStart w:id="592" w:name="_Toc343232196"/>
      <w:bookmarkStart w:id="593" w:name="_Toc343232609"/>
      <w:bookmarkStart w:id="594" w:name="_Toc343232894"/>
      <w:bookmarkStart w:id="595" w:name="_Toc343415399"/>
      <w:bookmarkStart w:id="596" w:name="_Toc343415695"/>
      <w:bookmarkStart w:id="597" w:name="_Toc343452354"/>
      <w:bookmarkStart w:id="598" w:name="_Toc343461145"/>
      <w:bookmarkStart w:id="599" w:name="_Toc343494032"/>
      <w:bookmarkStart w:id="600" w:name="_Toc343494244"/>
      <w:bookmarkStart w:id="601" w:name="_Toc343495017"/>
      <w:bookmarkStart w:id="602" w:name="_Toc343660244"/>
      <w:bookmarkStart w:id="603" w:name="_Toc343660458"/>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50AEC5C2" w14:textId="77777777" w:rsidR="004B6166" w:rsidRPr="00EC61DB" w:rsidDel="00C31595" w:rsidRDefault="004B6166">
      <w:pPr>
        <w:pStyle w:val="Heading1"/>
        <w:rPr>
          <w:del w:id="604" w:author="The Si Tran" w:date="2012-12-12T07:32:00Z"/>
          <w:rPrChange w:id="605" w:author="The Si Tran" w:date="2012-12-14T07:14:00Z">
            <w:rPr>
              <w:del w:id="606" w:author="The Si Tran" w:date="2012-12-12T07:32:00Z"/>
              <w:noProof/>
              <w:szCs w:val="26"/>
            </w:rPr>
          </w:rPrChange>
        </w:rPr>
        <w:pPrChange w:id="607" w:author="The Si Tran" w:date="2012-12-14T07:14:00Z">
          <w:pPr>
            <w:spacing w:before="0" w:after="200" w:line="276" w:lineRule="auto"/>
            <w:jc w:val="left"/>
          </w:pPr>
        </w:pPrChange>
      </w:pPr>
      <w:bookmarkStart w:id="608" w:name="_Toc343083510"/>
      <w:bookmarkStart w:id="609" w:name="_Toc343083724"/>
      <w:bookmarkStart w:id="610" w:name="_Toc343083935"/>
      <w:bookmarkStart w:id="611" w:name="_Toc343220694"/>
      <w:bookmarkStart w:id="612" w:name="_Toc343232197"/>
      <w:bookmarkStart w:id="613" w:name="_Toc343232610"/>
      <w:bookmarkStart w:id="614" w:name="_Toc343232895"/>
      <w:bookmarkStart w:id="615" w:name="_Toc343415400"/>
      <w:bookmarkStart w:id="616" w:name="_Toc343415696"/>
      <w:bookmarkStart w:id="617" w:name="_Toc343452355"/>
      <w:bookmarkStart w:id="618" w:name="_Toc343461146"/>
      <w:bookmarkStart w:id="619" w:name="_Toc343494033"/>
      <w:bookmarkStart w:id="620" w:name="_Toc343494245"/>
      <w:bookmarkStart w:id="621" w:name="_Toc343495018"/>
      <w:bookmarkStart w:id="622" w:name="_Toc343660245"/>
      <w:bookmarkStart w:id="623" w:name="_Toc343660459"/>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BE583D5" w14:textId="77777777" w:rsidR="004B6166" w:rsidRPr="00EC61DB" w:rsidDel="00C31595" w:rsidRDefault="004B6166">
      <w:pPr>
        <w:pStyle w:val="Heading1"/>
        <w:rPr>
          <w:del w:id="624" w:author="The Si Tran" w:date="2012-12-12T07:32:00Z"/>
          <w:rPrChange w:id="625" w:author="The Si Tran" w:date="2012-12-14T07:14:00Z">
            <w:rPr>
              <w:del w:id="626" w:author="The Si Tran" w:date="2012-12-12T07:32:00Z"/>
              <w:noProof/>
              <w:szCs w:val="26"/>
            </w:rPr>
          </w:rPrChange>
        </w:rPr>
        <w:pPrChange w:id="627" w:author="The Si Tran" w:date="2012-12-14T07:14:00Z">
          <w:pPr>
            <w:spacing w:before="0" w:after="200" w:line="276" w:lineRule="auto"/>
            <w:jc w:val="left"/>
          </w:pPr>
        </w:pPrChange>
      </w:pPr>
      <w:bookmarkStart w:id="628" w:name="_Toc343083511"/>
      <w:bookmarkStart w:id="629" w:name="_Toc343083725"/>
      <w:bookmarkStart w:id="630" w:name="_Toc343083936"/>
      <w:bookmarkStart w:id="631" w:name="_Toc343220695"/>
      <w:bookmarkStart w:id="632" w:name="_Toc343232198"/>
      <w:bookmarkStart w:id="633" w:name="_Toc343232611"/>
      <w:bookmarkStart w:id="634" w:name="_Toc343232896"/>
      <w:bookmarkStart w:id="635" w:name="_Toc343415401"/>
      <w:bookmarkStart w:id="636" w:name="_Toc343415697"/>
      <w:bookmarkStart w:id="637" w:name="_Toc343452356"/>
      <w:bookmarkStart w:id="638" w:name="_Toc343461147"/>
      <w:bookmarkStart w:id="639" w:name="_Toc343494034"/>
      <w:bookmarkStart w:id="640" w:name="_Toc343494246"/>
      <w:bookmarkStart w:id="641" w:name="_Toc343495019"/>
      <w:bookmarkStart w:id="642" w:name="_Toc343660246"/>
      <w:bookmarkStart w:id="643" w:name="_Toc343660460"/>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14:paraId="0EFF72D9" w14:textId="77777777" w:rsidR="004B6166" w:rsidRPr="00EC61DB" w:rsidDel="00C31595" w:rsidRDefault="004B6166">
      <w:pPr>
        <w:pStyle w:val="Heading1"/>
        <w:rPr>
          <w:del w:id="644" w:author="The Si Tran" w:date="2012-12-12T07:32:00Z"/>
          <w:rPrChange w:id="645" w:author="The Si Tran" w:date="2012-12-14T07:14:00Z">
            <w:rPr>
              <w:del w:id="646" w:author="The Si Tran" w:date="2012-12-12T07:32:00Z"/>
              <w:noProof/>
              <w:szCs w:val="26"/>
            </w:rPr>
          </w:rPrChange>
        </w:rPr>
        <w:pPrChange w:id="647" w:author="The Si Tran" w:date="2012-12-14T07:14:00Z">
          <w:pPr>
            <w:spacing w:before="0" w:after="200" w:line="276" w:lineRule="auto"/>
            <w:jc w:val="left"/>
          </w:pPr>
        </w:pPrChange>
      </w:pPr>
      <w:bookmarkStart w:id="648" w:name="_Toc343083512"/>
      <w:bookmarkStart w:id="649" w:name="_Toc343083726"/>
      <w:bookmarkStart w:id="650" w:name="_Toc343083937"/>
      <w:bookmarkStart w:id="651" w:name="_Toc343220696"/>
      <w:bookmarkStart w:id="652" w:name="_Toc343232199"/>
      <w:bookmarkStart w:id="653" w:name="_Toc343232612"/>
      <w:bookmarkStart w:id="654" w:name="_Toc343232897"/>
      <w:bookmarkStart w:id="655" w:name="_Toc343415402"/>
      <w:bookmarkStart w:id="656" w:name="_Toc343415698"/>
      <w:bookmarkStart w:id="657" w:name="_Toc343452357"/>
      <w:bookmarkStart w:id="658" w:name="_Toc343461148"/>
      <w:bookmarkStart w:id="659" w:name="_Toc343494035"/>
      <w:bookmarkStart w:id="660" w:name="_Toc343494247"/>
      <w:bookmarkStart w:id="661" w:name="_Toc343495020"/>
      <w:bookmarkStart w:id="662" w:name="_Toc343660247"/>
      <w:bookmarkStart w:id="663" w:name="_Toc343660461"/>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78E5BAF5" w14:textId="77777777" w:rsidR="004B6166" w:rsidRPr="00EC61DB" w:rsidDel="00C31595" w:rsidRDefault="004B6166">
      <w:pPr>
        <w:pStyle w:val="Heading1"/>
        <w:rPr>
          <w:del w:id="664" w:author="The Si Tran" w:date="2012-12-12T07:32:00Z"/>
          <w:rPrChange w:id="665" w:author="The Si Tran" w:date="2012-12-14T07:14:00Z">
            <w:rPr>
              <w:del w:id="666" w:author="The Si Tran" w:date="2012-12-12T07:32:00Z"/>
              <w:noProof/>
              <w:szCs w:val="26"/>
            </w:rPr>
          </w:rPrChange>
        </w:rPr>
        <w:pPrChange w:id="667" w:author="The Si Tran" w:date="2012-12-14T07:14:00Z">
          <w:pPr>
            <w:spacing w:before="0" w:after="200" w:line="276" w:lineRule="auto"/>
            <w:jc w:val="left"/>
          </w:pPr>
        </w:pPrChange>
      </w:pPr>
      <w:bookmarkStart w:id="668" w:name="_Toc343083513"/>
      <w:bookmarkStart w:id="669" w:name="_Toc343083727"/>
      <w:bookmarkStart w:id="670" w:name="_Toc343083938"/>
      <w:bookmarkStart w:id="671" w:name="_Toc343220697"/>
      <w:bookmarkStart w:id="672" w:name="_Toc343232200"/>
      <w:bookmarkStart w:id="673" w:name="_Toc343232613"/>
      <w:bookmarkStart w:id="674" w:name="_Toc343232898"/>
      <w:bookmarkStart w:id="675" w:name="_Toc343415403"/>
      <w:bookmarkStart w:id="676" w:name="_Toc343415699"/>
      <w:bookmarkStart w:id="677" w:name="_Toc343452358"/>
      <w:bookmarkStart w:id="678" w:name="_Toc343461149"/>
      <w:bookmarkStart w:id="679" w:name="_Toc343494036"/>
      <w:bookmarkStart w:id="680" w:name="_Toc343494248"/>
      <w:bookmarkStart w:id="681" w:name="_Toc343495021"/>
      <w:bookmarkStart w:id="682" w:name="_Toc343660248"/>
      <w:bookmarkStart w:id="683" w:name="_Toc343660462"/>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204237D3" w14:textId="77777777" w:rsidR="004B6166" w:rsidRPr="00EC61DB" w:rsidDel="00C31595" w:rsidRDefault="004B6166">
      <w:pPr>
        <w:pStyle w:val="Heading1"/>
        <w:rPr>
          <w:del w:id="684" w:author="The Si Tran" w:date="2012-12-12T07:32:00Z"/>
          <w:rPrChange w:id="685" w:author="The Si Tran" w:date="2012-12-14T07:14:00Z">
            <w:rPr>
              <w:del w:id="686" w:author="The Si Tran" w:date="2012-12-12T07:32:00Z"/>
              <w:noProof/>
              <w:szCs w:val="26"/>
            </w:rPr>
          </w:rPrChange>
        </w:rPr>
        <w:pPrChange w:id="687" w:author="The Si Tran" w:date="2012-12-14T07:14:00Z">
          <w:pPr>
            <w:spacing w:before="0" w:after="200" w:line="276" w:lineRule="auto"/>
            <w:jc w:val="left"/>
          </w:pPr>
        </w:pPrChange>
      </w:pPr>
      <w:bookmarkStart w:id="688" w:name="_Toc343083514"/>
      <w:bookmarkStart w:id="689" w:name="_Toc343083728"/>
      <w:bookmarkStart w:id="690" w:name="_Toc343083939"/>
      <w:bookmarkStart w:id="691" w:name="_Toc343220698"/>
      <w:bookmarkStart w:id="692" w:name="_Toc343232201"/>
      <w:bookmarkStart w:id="693" w:name="_Toc343232614"/>
      <w:bookmarkStart w:id="694" w:name="_Toc343232899"/>
      <w:bookmarkStart w:id="695" w:name="_Toc343415404"/>
      <w:bookmarkStart w:id="696" w:name="_Toc343415700"/>
      <w:bookmarkStart w:id="697" w:name="_Toc343452359"/>
      <w:bookmarkStart w:id="698" w:name="_Toc343461150"/>
      <w:bookmarkStart w:id="699" w:name="_Toc343494037"/>
      <w:bookmarkStart w:id="700" w:name="_Toc343494249"/>
      <w:bookmarkStart w:id="701" w:name="_Toc343495022"/>
      <w:bookmarkStart w:id="702" w:name="_Toc343660249"/>
      <w:bookmarkStart w:id="703" w:name="_Toc343660463"/>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14:paraId="27646602" w14:textId="577287E3" w:rsidR="004D65BA" w:rsidRPr="00EC61DB" w:rsidDel="009462B6" w:rsidRDefault="004D65BA">
      <w:pPr>
        <w:pStyle w:val="Heading1"/>
        <w:rPr>
          <w:del w:id="704" w:author="The Si Tran" w:date="2012-12-14T03:56:00Z"/>
        </w:rPr>
        <w:pPrChange w:id="705" w:author="The Si Tran" w:date="2012-12-14T07:14:00Z">
          <w:pPr>
            <w:pStyle w:val="Heading1"/>
            <w:ind w:firstLine="180"/>
            <w:jc w:val="left"/>
          </w:pPr>
        </w:pPrChange>
      </w:pPr>
      <w:bookmarkStart w:id="706" w:name="_Toc327348165"/>
      <w:del w:id="707" w:author="The Si Tran" w:date="2012-12-14T07:14:00Z">
        <w:r w:rsidRPr="00EC61DB" w:rsidDel="00EC61DB">
          <w:rPr>
            <w:b w:val="0"/>
            <w:bCs w:val="0"/>
          </w:rPr>
          <w:delText>GIỚI THIỆU</w:delText>
        </w:r>
      </w:del>
      <w:bookmarkStart w:id="708" w:name="_Toc343232900"/>
      <w:bookmarkStart w:id="709" w:name="_Toc343415405"/>
      <w:bookmarkStart w:id="710" w:name="_Toc343415701"/>
      <w:bookmarkStart w:id="711" w:name="_Toc343452360"/>
      <w:bookmarkStart w:id="712" w:name="_Toc343461151"/>
      <w:bookmarkStart w:id="713" w:name="_Toc343494038"/>
      <w:bookmarkStart w:id="714" w:name="_Toc343494250"/>
      <w:bookmarkStart w:id="715" w:name="_Toc343495023"/>
      <w:bookmarkStart w:id="716" w:name="_Toc343660250"/>
      <w:bookmarkStart w:id="717" w:name="_Toc343660464"/>
      <w:bookmarkEnd w:id="706"/>
      <w:bookmarkEnd w:id="708"/>
      <w:bookmarkEnd w:id="709"/>
      <w:bookmarkEnd w:id="710"/>
      <w:bookmarkEnd w:id="711"/>
      <w:bookmarkEnd w:id="712"/>
      <w:bookmarkEnd w:id="713"/>
      <w:bookmarkEnd w:id="714"/>
      <w:bookmarkEnd w:id="715"/>
      <w:bookmarkEnd w:id="716"/>
      <w:bookmarkEnd w:id="717"/>
    </w:p>
    <w:p w14:paraId="0476CC7D" w14:textId="4CE2BC56" w:rsidR="004D65BA" w:rsidRPr="001D3484" w:rsidRDefault="00E94A26" w:rsidP="001D3484">
      <w:pPr>
        <w:pStyle w:val="Heading1"/>
        <w:rPr>
          <w:szCs w:val="26"/>
          <w:rPrChange w:id="718" w:author="The Si Tran" w:date="2012-12-05T23:02:00Z">
            <w:rPr>
              <w:i/>
            </w:rPr>
          </w:rPrChange>
        </w:rPr>
      </w:pPr>
      <w:ins w:id="719" w:author="superchickend" w:date="2012-12-16T14:55:00Z">
        <w:r>
          <w:rPr>
            <w:szCs w:val="26"/>
          </w:rPr>
          <w:t xml:space="preserve">   </w:t>
        </w:r>
      </w:ins>
      <w:ins w:id="720" w:author="superchickend" w:date="2012-12-16T14:57:00Z">
        <w:r w:rsidR="00AB74F2">
          <w:rPr>
            <w:szCs w:val="26"/>
          </w:rPr>
          <w:t xml:space="preserve"> </w:t>
        </w:r>
      </w:ins>
      <w:ins w:id="721" w:author="The Si Tran" w:date="2012-12-14T07:15:00Z">
        <w:del w:id="722" w:author="superchickend" w:date="2012-12-16T14:55:00Z">
          <w:r w:rsidR="008002A4" w:rsidDel="00E94A26">
            <w:rPr>
              <w:szCs w:val="26"/>
            </w:rPr>
            <w:delText xml:space="preserve">: </w:delText>
          </w:r>
        </w:del>
        <w:bookmarkStart w:id="723" w:name="_Toc343660465"/>
        <w:r w:rsidR="008002A4">
          <w:rPr>
            <w:szCs w:val="26"/>
          </w:rPr>
          <w:t>GIỚI THIỆU</w:t>
        </w:r>
      </w:ins>
      <w:bookmarkStart w:id="724" w:name="_Toc327348166"/>
      <w:bookmarkEnd w:id="723"/>
      <w:del w:id="725" w:author="The Si Tran" w:date="2012-12-12T14:06:00Z">
        <w:r w:rsidR="004D65BA" w:rsidRPr="001D3484" w:rsidDel="00355596">
          <w:rPr>
            <w:iCs/>
            <w:kern w:val="0"/>
            <w:sz w:val="26"/>
            <w:szCs w:val="26"/>
            <w:rPrChange w:id="726" w:author="The Si Tran" w:date="2012-12-05T23:02:00Z">
              <w:rPr>
                <w:rFonts w:cs="Times New Roman"/>
                <w:b w:val="0"/>
                <w:bCs w:val="0"/>
                <w:iCs/>
              </w:rPr>
            </w:rPrChange>
          </w:rPr>
          <w:delText>ẶT VẤN</w:delText>
        </w:r>
      </w:del>
      <w:del w:id="727" w:author="The Si Tran" w:date="2012-12-12T14:05:00Z">
        <w:r w:rsidR="004D65BA" w:rsidRPr="001D3484" w:rsidDel="00355596">
          <w:rPr>
            <w:iCs/>
            <w:kern w:val="0"/>
            <w:sz w:val="26"/>
            <w:szCs w:val="26"/>
            <w:rPrChange w:id="728" w:author="The Si Tran" w:date="2012-12-05T23:02:00Z">
              <w:rPr>
                <w:rFonts w:cs="Times New Roman"/>
                <w:b w:val="0"/>
                <w:bCs w:val="0"/>
                <w:iCs/>
              </w:rPr>
            </w:rPrChange>
          </w:rPr>
          <w:delText xml:space="preserve"> ĐỀ</w:delText>
        </w:r>
      </w:del>
      <w:bookmarkEnd w:id="724"/>
    </w:p>
    <w:p w14:paraId="5C8F8890" w14:textId="77777777" w:rsidR="004D65BA" w:rsidRPr="0049233F" w:rsidRDefault="004D65BA">
      <w:pPr>
        <w:pPrChange w:id="729"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30"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EC61DB">
        <w:rPr>
          <w:rPrChange w:id="731" w:author="The Si Tran" w:date="2012-12-14T07:11:00Z">
            <w:rPr>
              <w:szCs w:val="26"/>
            </w:rPr>
          </w:rPrChange>
        </w:rPr>
        <w:t xml:space="preserve">ếu tố liên quan đến vấn đề mình quan tâm. Một kiểu dữ liệu </w:t>
      </w:r>
      <w:proofErr w:type="gramStart"/>
      <w:r w:rsidRPr="00EC61DB">
        <w:rPr>
          <w:rPrChange w:id="732" w:author="The Si Tran" w:date="2012-12-14T07:11:00Z">
            <w:rPr>
              <w:szCs w:val="26"/>
            </w:rPr>
          </w:rPrChange>
        </w:rPr>
        <w:t>thu</w:t>
      </w:r>
      <w:proofErr w:type="gramEnd"/>
      <w:r w:rsidRPr="00EC61DB">
        <w:rPr>
          <w:rPrChange w:id="733"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34" w:author="The Si Tran" w:date="2012-12-14T03:57:00Z"/>
        </w:rPr>
        <w:pPrChange w:id="735"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36" w:author="superchickend" w:date="2012-12-16T15:01:00Z">
        <w:r w:rsidR="00AC05B5">
          <w:t xml:space="preserve"> </w:t>
        </w:r>
      </w:ins>
      <w:del w:id="737"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38" w:author="The Si Tran" w:date="2012-12-16T20:25:00Z">
        <w:r w:rsidR="008E24BE">
          <w:t>nơron</w:t>
        </w:r>
        <w:r w:rsidR="008E24BE" w:rsidRPr="0049233F">
          <w:t xml:space="preserve"> </w:t>
        </w:r>
      </w:ins>
      <w:del w:id="739"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40" w:author="The Si Tran" w:date="2012-12-16T20:24:00Z">
        <w:r w:rsidRPr="0049233F" w:rsidDel="008E24BE">
          <w:delText xml:space="preserve">neuron </w:delText>
        </w:r>
      </w:del>
      <w:ins w:id="741"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42" w:author="The Si Tran" w:date="2012-12-14T07:12:00Z">
          <w:pPr>
            <w:ind w:firstLine="720"/>
          </w:pPr>
        </w:pPrChange>
      </w:pPr>
    </w:p>
    <w:p w14:paraId="3ACBF295" w14:textId="77777777" w:rsidR="004D65BA" w:rsidRPr="0049233F" w:rsidRDefault="004D65BA" w:rsidP="004D65BA">
      <w:pPr>
        <w:pStyle w:val="Heading2"/>
        <w:rPr>
          <w:sz w:val="26"/>
          <w:szCs w:val="26"/>
          <w:rPrChange w:id="743" w:author="The Si Tran" w:date="2012-12-05T23:02:00Z">
            <w:rPr/>
          </w:rPrChange>
        </w:rPr>
      </w:pPr>
      <w:bookmarkStart w:id="744" w:name="_Toc327348167"/>
      <w:del w:id="745" w:author="The Si Tran" w:date="2012-12-12T14:06:00Z">
        <w:r w:rsidRPr="0049233F" w:rsidDel="00355596">
          <w:rPr>
            <w:sz w:val="26"/>
            <w:szCs w:val="26"/>
            <w:rPrChange w:id="746" w:author="The Si Tran" w:date="2012-12-05T23:02:00Z">
              <w:rPr>
                <w:rFonts w:cs="Times New Roman"/>
                <w:b w:val="0"/>
                <w:bCs w:val="0"/>
                <w:iCs w:val="0"/>
                <w:kern w:val="32"/>
                <w:sz w:val="32"/>
                <w:szCs w:val="32"/>
              </w:rPr>
            </w:rPrChange>
          </w:rPr>
          <w:delText>MỤC TIÊU CỦA ĐỀ TÀI</w:delText>
        </w:r>
      </w:del>
      <w:bookmarkStart w:id="747" w:name="_Toc343660466"/>
      <w:bookmarkEnd w:id="744"/>
      <w:ins w:id="748" w:author="The Si Tran" w:date="2012-12-12T14:06:00Z">
        <w:r w:rsidR="00355596">
          <w:rPr>
            <w:sz w:val="26"/>
            <w:szCs w:val="26"/>
          </w:rPr>
          <w:t>Mục tiêu của đề tài</w:t>
        </w:r>
      </w:ins>
      <w:bookmarkEnd w:id="747"/>
    </w:p>
    <w:p w14:paraId="3D26230F" w14:textId="695BEBFA" w:rsidR="007C782C" w:rsidRPr="0030559E" w:rsidRDefault="007C782C">
      <w:pPr>
        <w:rPr>
          <w:ins w:id="749" w:author="superchickend" w:date="2012-12-12T08:18:00Z"/>
        </w:rPr>
        <w:pPrChange w:id="750" w:author="The Si Tran" w:date="2012-12-14T07:13:00Z">
          <w:pPr>
            <w:ind w:firstLine="720"/>
          </w:pPr>
        </w:pPrChange>
      </w:pPr>
      <w:ins w:id="751"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52" w:author="The Si Tran" w:date="2012-12-16T20:26:00Z">
        <w:r w:rsidR="008E24BE">
          <w:t>nơron</w:t>
        </w:r>
        <w:r w:rsidR="008E24BE" w:rsidRPr="0049233F">
          <w:t xml:space="preserve"> </w:t>
        </w:r>
      </w:ins>
      <w:ins w:id="753" w:author="superchickend" w:date="2012-12-12T08:18:00Z">
        <w:del w:id="754" w:author="The Si Tran" w:date="2012-12-16T20:26:00Z">
          <w:r w:rsidRPr="0030559E" w:rsidDel="008E24BE">
            <w:delText>nơ</w:delText>
          </w:r>
        </w:del>
        <w:del w:id="755" w:author="The Si Tran" w:date="2012-12-16T20:25:00Z">
          <w:r w:rsidRPr="0030559E" w:rsidDel="008E24BE">
            <w:delText xml:space="preserve"> </w:delText>
          </w:r>
        </w:del>
        <w:del w:id="756"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57" w:author="superchickend" w:date="2012-12-12T08:18:00Z"/>
        </w:rPr>
        <w:pPrChange w:id="758" w:author="The Si Tran" w:date="2012-12-14T07:13:00Z">
          <w:pPr>
            <w:ind w:firstLine="720"/>
          </w:pPr>
        </w:pPrChange>
      </w:pPr>
      <w:ins w:id="759"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60" w:author="The Si Tran" w:date="2012-12-16T20:26:00Z">
        <w:r w:rsidR="008E24BE">
          <w:t>ị</w:t>
        </w:r>
      </w:ins>
      <w:ins w:id="761" w:author="superchickend" w:date="2012-12-12T08:18:00Z">
        <w:del w:id="762" w:author="The Si Tran" w:date="2012-12-16T20:26:00Z">
          <w:r w:rsidRPr="0030559E" w:rsidDel="008E24BE">
            <w:delText>i</w:delText>
          </w:r>
        </w:del>
        <w:r w:rsidRPr="0030559E">
          <w:t>ch với mức độ phi tuyến của chuỗi dữ liệu.</w:t>
        </w:r>
      </w:ins>
    </w:p>
    <w:p w14:paraId="75549594" w14:textId="77777777" w:rsidR="007C782C" w:rsidRPr="0030559E" w:rsidRDefault="007C782C">
      <w:pPr>
        <w:rPr>
          <w:ins w:id="763" w:author="superchickend" w:date="2012-12-12T08:18:00Z"/>
        </w:rPr>
        <w:pPrChange w:id="764" w:author="The Si Tran" w:date="2012-12-14T07:13:00Z">
          <w:pPr>
            <w:ind w:firstLine="720"/>
          </w:pPr>
        </w:pPrChange>
      </w:pPr>
      <w:ins w:id="765" w:author="superchickend" w:date="2012-12-12T08:18:00Z">
        <w:r w:rsidRPr="0030559E">
          <w:t>Ngược lại, mô hình mạng nơ</w:t>
        </w:r>
        <w:del w:id="766"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67" w:author="The Si Tran" w:date="2012-12-16T20:27:00Z">
          <w:r w:rsidRPr="0030559E" w:rsidDel="008E24BE">
            <w:delText xml:space="preserve"> </w:delText>
          </w:r>
        </w:del>
        <w:proofErr w:type="gramStart"/>
        <w:r w:rsidRPr="0030559E">
          <w:t>ron</w:t>
        </w:r>
        <w:proofErr w:type="gramEnd"/>
        <w:r w:rsidRPr="0030559E">
          <w:t xml:space="preserve">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w:t>
        </w:r>
        <w:del w:id="768"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69" w:author="superchickend" w:date="2012-12-12T08:18:00Z"/>
        </w:rPr>
        <w:pPrChange w:id="770" w:author="The Si Tran" w:date="2012-12-14T07:13:00Z">
          <w:pPr>
            <w:ind w:firstLine="720"/>
          </w:pPr>
        </w:pPrChange>
      </w:pPr>
      <w:ins w:id="771"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72" w:author="superchickend" w:date="2012-12-12T08:18:00Z"/>
        </w:rPr>
        <w:pPrChange w:id="773" w:author="The Si Tran" w:date="2012-12-14T07:13:00Z">
          <w:pPr>
            <w:ind w:firstLine="720"/>
          </w:pPr>
        </w:pPrChange>
      </w:pPr>
      <w:ins w:id="774"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775" w:author="superchickend" w:date="2012-12-12T08:18:00Z"/>
        </w:rPr>
        <w:pPrChange w:id="776" w:author="The Si Tran" w:date="2012-12-14T07:13:00Z">
          <w:pPr>
            <w:ind w:firstLine="720"/>
          </w:pPr>
        </w:pPrChange>
      </w:pPr>
      <w:ins w:id="777"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778" w:author="The Si Tran" w:date="2012-12-11T08:01:00Z"/>
          <w:del w:id="779" w:author="superchickend" w:date="2012-12-12T08:18:00Z"/>
          <w:szCs w:val="26"/>
        </w:rPr>
        <w:pPrChange w:id="780" w:author="superchickend" w:date="2012-12-12T08:17:00Z">
          <w:pPr/>
        </w:pPrChange>
      </w:pPr>
      <w:ins w:id="781" w:author="The Si Tran" w:date="2012-12-11T08:01:00Z">
        <w:del w:id="782"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83" w:author="superchickend" w:date="2012-12-12T08:17:00Z">
          <w:r w:rsidRPr="0030559E" w:rsidDel="007C782C">
            <w:rPr>
              <w:szCs w:val="26"/>
            </w:rPr>
            <w:delText>(model)</w:delText>
          </w:r>
        </w:del>
        <w:del w:id="784"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85" w:name="_Toc343083518"/>
          <w:bookmarkStart w:id="786" w:name="_Toc343083732"/>
          <w:bookmarkStart w:id="787" w:name="_Toc343083943"/>
          <w:bookmarkStart w:id="788" w:name="_Toc343220702"/>
          <w:bookmarkStart w:id="789" w:name="_Toc343232206"/>
          <w:bookmarkStart w:id="790" w:name="_Toc343232619"/>
          <w:bookmarkStart w:id="791" w:name="_Toc343232904"/>
          <w:bookmarkStart w:id="792" w:name="_Toc343415409"/>
          <w:bookmarkStart w:id="793" w:name="_Toc343415705"/>
          <w:bookmarkStart w:id="794" w:name="_Toc343452364"/>
          <w:bookmarkStart w:id="795" w:name="_Toc343461154"/>
          <w:bookmarkStart w:id="796" w:name="_Toc343494041"/>
          <w:bookmarkStart w:id="797" w:name="_Toc343494253"/>
          <w:bookmarkStart w:id="798" w:name="_Toc343495026"/>
          <w:bookmarkStart w:id="799" w:name="_Toc343660253"/>
          <w:bookmarkStart w:id="800" w:name="_Toc343660467"/>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del>
      </w:ins>
    </w:p>
    <w:p w14:paraId="1202EAAD" w14:textId="77777777" w:rsidR="004D65F6" w:rsidRPr="0030559E" w:rsidDel="007C782C" w:rsidRDefault="004D65F6" w:rsidP="004D65F6">
      <w:pPr>
        <w:rPr>
          <w:ins w:id="801" w:author="The Si Tran" w:date="2012-12-11T08:01:00Z"/>
          <w:del w:id="802" w:author="superchickend" w:date="2012-12-12T08:18:00Z"/>
          <w:szCs w:val="26"/>
        </w:rPr>
      </w:pPr>
      <w:ins w:id="803" w:author="The Si Tran" w:date="2012-12-11T08:01:00Z">
        <w:del w:id="804"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05" w:name="_Toc343083519"/>
          <w:bookmarkStart w:id="806" w:name="_Toc343083733"/>
          <w:bookmarkStart w:id="807" w:name="_Toc343083944"/>
          <w:bookmarkStart w:id="808" w:name="_Toc343220703"/>
          <w:bookmarkStart w:id="809" w:name="_Toc343232207"/>
          <w:bookmarkStart w:id="810" w:name="_Toc343232620"/>
          <w:bookmarkStart w:id="811" w:name="_Toc343232905"/>
          <w:bookmarkStart w:id="812" w:name="_Toc343415410"/>
          <w:bookmarkStart w:id="813" w:name="_Toc343415706"/>
          <w:bookmarkStart w:id="814" w:name="_Toc343452365"/>
          <w:bookmarkStart w:id="815" w:name="_Toc343461155"/>
          <w:bookmarkStart w:id="816" w:name="_Toc343494042"/>
          <w:bookmarkStart w:id="817" w:name="_Toc343494254"/>
          <w:bookmarkStart w:id="818" w:name="_Toc343495027"/>
          <w:bookmarkStart w:id="819" w:name="_Toc343660254"/>
          <w:bookmarkStart w:id="820" w:name="_Toc343660468"/>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del>
      </w:ins>
    </w:p>
    <w:p w14:paraId="14F19CDB" w14:textId="77777777" w:rsidR="004D65F6" w:rsidRPr="0030559E" w:rsidDel="007C782C" w:rsidRDefault="004D65F6" w:rsidP="004D65F6">
      <w:pPr>
        <w:rPr>
          <w:ins w:id="821" w:author="The Si Tran" w:date="2012-12-11T08:01:00Z"/>
          <w:del w:id="822" w:author="superchickend" w:date="2012-12-12T08:18:00Z"/>
          <w:szCs w:val="26"/>
        </w:rPr>
      </w:pPr>
      <w:ins w:id="823" w:author="The Si Tran" w:date="2012-12-11T08:01:00Z">
        <w:del w:id="824"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25" w:name="_Toc343083520"/>
          <w:bookmarkStart w:id="826" w:name="_Toc343083734"/>
          <w:bookmarkStart w:id="827" w:name="_Toc343083945"/>
          <w:bookmarkStart w:id="828" w:name="_Toc343220704"/>
          <w:bookmarkStart w:id="829" w:name="_Toc343232208"/>
          <w:bookmarkStart w:id="830" w:name="_Toc343232621"/>
          <w:bookmarkStart w:id="831" w:name="_Toc343232906"/>
          <w:bookmarkStart w:id="832" w:name="_Toc343415411"/>
          <w:bookmarkStart w:id="833" w:name="_Toc343415707"/>
          <w:bookmarkStart w:id="834" w:name="_Toc343452366"/>
          <w:bookmarkStart w:id="835" w:name="_Toc343461156"/>
          <w:bookmarkStart w:id="836" w:name="_Toc343494043"/>
          <w:bookmarkStart w:id="837" w:name="_Toc343494255"/>
          <w:bookmarkStart w:id="838" w:name="_Toc343495028"/>
          <w:bookmarkStart w:id="839" w:name="_Toc343660255"/>
          <w:bookmarkStart w:id="840" w:name="_Toc34366046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del>
      </w:ins>
    </w:p>
    <w:p w14:paraId="141B4545" w14:textId="77777777" w:rsidR="004D65F6" w:rsidRPr="0030559E" w:rsidDel="007C782C" w:rsidRDefault="004D65F6" w:rsidP="004D65F6">
      <w:pPr>
        <w:rPr>
          <w:ins w:id="841" w:author="The Si Tran" w:date="2012-12-11T08:01:00Z"/>
          <w:del w:id="842" w:author="superchickend" w:date="2012-12-12T08:18:00Z"/>
          <w:szCs w:val="26"/>
        </w:rPr>
      </w:pPr>
      <w:ins w:id="843" w:author="The Si Tran" w:date="2012-12-11T08:01:00Z">
        <w:del w:id="844"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45" w:name="_Toc343083521"/>
          <w:bookmarkStart w:id="846" w:name="_Toc343083735"/>
          <w:bookmarkStart w:id="847" w:name="_Toc343083946"/>
          <w:bookmarkStart w:id="848" w:name="_Toc343220705"/>
          <w:bookmarkStart w:id="849" w:name="_Toc343232209"/>
          <w:bookmarkStart w:id="850" w:name="_Toc343232622"/>
          <w:bookmarkStart w:id="851" w:name="_Toc343232907"/>
          <w:bookmarkStart w:id="852" w:name="_Toc343415412"/>
          <w:bookmarkStart w:id="853" w:name="_Toc343415708"/>
          <w:bookmarkStart w:id="854" w:name="_Toc343452367"/>
          <w:bookmarkStart w:id="855" w:name="_Toc343461157"/>
          <w:bookmarkStart w:id="856" w:name="_Toc343494044"/>
          <w:bookmarkStart w:id="857" w:name="_Toc343494256"/>
          <w:bookmarkStart w:id="858" w:name="_Toc343495029"/>
          <w:bookmarkStart w:id="859" w:name="_Toc343660256"/>
          <w:bookmarkStart w:id="860" w:name="_Toc343660470"/>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del>
      </w:ins>
    </w:p>
    <w:p w14:paraId="753D1505" w14:textId="77777777" w:rsidR="004D65F6" w:rsidRPr="0030559E" w:rsidDel="007C782C" w:rsidRDefault="004D65F6" w:rsidP="004D65F6">
      <w:pPr>
        <w:rPr>
          <w:ins w:id="861" w:author="The Si Tran" w:date="2012-12-11T08:01:00Z"/>
          <w:del w:id="862" w:author="superchickend" w:date="2012-12-12T08:18:00Z"/>
          <w:szCs w:val="26"/>
        </w:rPr>
      </w:pPr>
      <w:ins w:id="863" w:author="The Si Tran" w:date="2012-12-11T08:01:00Z">
        <w:del w:id="864"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65" w:name="_Toc343083522"/>
          <w:bookmarkStart w:id="866" w:name="_Toc343083736"/>
          <w:bookmarkStart w:id="867" w:name="_Toc343083947"/>
          <w:bookmarkStart w:id="868" w:name="_Toc343220706"/>
          <w:bookmarkStart w:id="869" w:name="_Toc343232210"/>
          <w:bookmarkStart w:id="870" w:name="_Toc343232623"/>
          <w:bookmarkStart w:id="871" w:name="_Toc343232908"/>
          <w:bookmarkStart w:id="872" w:name="_Toc343415413"/>
          <w:bookmarkStart w:id="873" w:name="_Toc343415709"/>
          <w:bookmarkStart w:id="874" w:name="_Toc343452368"/>
          <w:bookmarkStart w:id="875" w:name="_Toc343461158"/>
          <w:bookmarkStart w:id="876" w:name="_Toc343494045"/>
          <w:bookmarkStart w:id="877" w:name="_Toc343494257"/>
          <w:bookmarkStart w:id="878" w:name="_Toc343495030"/>
          <w:bookmarkStart w:id="879" w:name="_Toc343660257"/>
          <w:bookmarkStart w:id="880" w:name="_Toc343660471"/>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del>
      </w:ins>
    </w:p>
    <w:p w14:paraId="435C606B" w14:textId="77777777" w:rsidR="004D65F6" w:rsidRPr="0030559E" w:rsidDel="007C782C" w:rsidRDefault="004D65F6" w:rsidP="004D65F6">
      <w:pPr>
        <w:rPr>
          <w:ins w:id="881" w:author="The Si Tran" w:date="2012-12-11T08:01:00Z"/>
          <w:del w:id="882" w:author="superchickend" w:date="2012-12-12T08:18:00Z"/>
          <w:szCs w:val="26"/>
        </w:rPr>
      </w:pPr>
      <w:ins w:id="883" w:author="The Si Tran" w:date="2012-12-11T08:01:00Z">
        <w:del w:id="884"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85" w:name="_Toc343083523"/>
          <w:bookmarkStart w:id="886" w:name="_Toc343083737"/>
          <w:bookmarkStart w:id="887" w:name="_Toc343083948"/>
          <w:bookmarkStart w:id="888" w:name="_Toc343220707"/>
          <w:bookmarkStart w:id="889" w:name="_Toc343232211"/>
          <w:bookmarkStart w:id="890" w:name="_Toc343232624"/>
          <w:bookmarkStart w:id="891" w:name="_Toc343232909"/>
          <w:bookmarkStart w:id="892" w:name="_Toc343415414"/>
          <w:bookmarkStart w:id="893" w:name="_Toc343415710"/>
          <w:bookmarkStart w:id="894" w:name="_Toc343452369"/>
          <w:bookmarkStart w:id="895" w:name="_Toc343461159"/>
          <w:bookmarkStart w:id="896" w:name="_Toc343494046"/>
          <w:bookmarkStart w:id="897" w:name="_Toc343494258"/>
          <w:bookmarkStart w:id="898" w:name="_Toc343495031"/>
          <w:bookmarkStart w:id="899" w:name="_Toc343660258"/>
          <w:bookmarkStart w:id="900" w:name="_Toc343660472"/>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ins>
    </w:p>
    <w:p w14:paraId="49EBCF99" w14:textId="77777777" w:rsidR="004D65F6" w:rsidRPr="0030559E" w:rsidDel="007C782C" w:rsidRDefault="004D65F6" w:rsidP="004D65F6">
      <w:pPr>
        <w:rPr>
          <w:ins w:id="901" w:author="The Si Tran" w:date="2012-12-11T08:01:00Z"/>
          <w:del w:id="902" w:author="superchickend" w:date="2012-12-12T08:18:00Z"/>
          <w:szCs w:val="26"/>
        </w:rPr>
      </w:pPr>
      <w:bookmarkStart w:id="903" w:name="time_series_forcecasting_Chris_Chatfield"/>
      <w:ins w:id="904" w:author="The Si Tran" w:date="2012-12-11T08:01:00Z">
        <w:del w:id="905" w:author="superchickend" w:date="2012-12-12T08:18:00Z">
          <w:r w:rsidRPr="0030559E" w:rsidDel="007C782C">
            <w:rPr>
              <w:szCs w:val="26"/>
            </w:rPr>
            <w:delText>[1]</w:delText>
          </w:r>
          <w:bookmarkEnd w:id="903"/>
          <w:r w:rsidRPr="0030559E" w:rsidDel="007C782C">
            <w:rPr>
              <w:szCs w:val="26"/>
            </w:rPr>
            <w:delText xml:space="preserve"> time series forecasting – Chris Chatfield</w:delText>
          </w:r>
          <w:bookmarkStart w:id="906" w:name="_Toc343083524"/>
          <w:bookmarkStart w:id="907" w:name="_Toc343083738"/>
          <w:bookmarkStart w:id="908" w:name="_Toc343083949"/>
          <w:bookmarkStart w:id="909" w:name="_Toc343220708"/>
          <w:bookmarkStart w:id="910" w:name="_Toc343232212"/>
          <w:bookmarkStart w:id="911" w:name="_Toc343232625"/>
          <w:bookmarkStart w:id="912" w:name="_Toc343232910"/>
          <w:bookmarkStart w:id="913" w:name="_Toc343415415"/>
          <w:bookmarkStart w:id="914" w:name="_Toc343415711"/>
          <w:bookmarkStart w:id="915" w:name="_Toc343452370"/>
          <w:bookmarkStart w:id="916" w:name="_Toc343461160"/>
          <w:bookmarkStart w:id="917" w:name="_Toc343494047"/>
          <w:bookmarkStart w:id="918" w:name="_Toc343494259"/>
          <w:bookmarkStart w:id="919" w:name="_Toc343495032"/>
          <w:bookmarkStart w:id="920" w:name="_Toc343660259"/>
          <w:bookmarkStart w:id="921" w:name="_Toc343660473"/>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del>
      </w:ins>
    </w:p>
    <w:p w14:paraId="7687FB8B" w14:textId="77777777" w:rsidR="004D65F6" w:rsidRPr="0030559E" w:rsidDel="007C782C" w:rsidRDefault="004D65F6" w:rsidP="004D65F6">
      <w:pPr>
        <w:rPr>
          <w:ins w:id="922" w:author="The Si Tran" w:date="2012-12-11T08:01:00Z"/>
          <w:del w:id="923" w:author="superchickend" w:date="2012-12-12T08:18:00Z"/>
          <w:szCs w:val="26"/>
        </w:rPr>
      </w:pPr>
      <w:bookmarkStart w:id="924" w:name="Sterba_Hilovska"/>
      <w:ins w:id="925" w:author="The Si Tran" w:date="2012-12-11T08:01:00Z">
        <w:del w:id="926" w:author="superchickend" w:date="2012-12-12T08:18:00Z">
          <w:r w:rsidRPr="0030559E" w:rsidDel="007C782C">
            <w:rPr>
              <w:szCs w:val="26"/>
            </w:rPr>
            <w:delText>[2]</w:delText>
          </w:r>
          <w:bookmarkEnd w:id="924"/>
          <w:r w:rsidRPr="0030559E" w:rsidDel="007C782C">
            <w:rPr>
              <w:szCs w:val="26"/>
            </w:rPr>
            <w:delText xml:space="preserve"> Journal of Applies Mathematics – Sterba_Hilovska</w:delText>
          </w:r>
          <w:bookmarkStart w:id="927" w:name="_Toc343083525"/>
          <w:bookmarkStart w:id="928" w:name="_Toc343083739"/>
          <w:bookmarkStart w:id="929" w:name="_Toc343083950"/>
          <w:bookmarkStart w:id="930" w:name="_Toc343220709"/>
          <w:bookmarkStart w:id="931" w:name="_Toc343232213"/>
          <w:bookmarkStart w:id="932" w:name="_Toc343232626"/>
          <w:bookmarkStart w:id="933" w:name="_Toc343232911"/>
          <w:bookmarkStart w:id="934" w:name="_Toc343415416"/>
          <w:bookmarkStart w:id="935" w:name="_Toc343415712"/>
          <w:bookmarkStart w:id="936" w:name="_Toc343452371"/>
          <w:bookmarkStart w:id="937" w:name="_Toc343461161"/>
          <w:bookmarkStart w:id="938" w:name="_Toc343494048"/>
          <w:bookmarkStart w:id="939" w:name="_Toc343494260"/>
          <w:bookmarkStart w:id="940" w:name="_Toc343495033"/>
          <w:bookmarkStart w:id="941" w:name="_Toc343660260"/>
          <w:bookmarkStart w:id="942" w:name="_Toc343660474"/>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del>
      </w:ins>
    </w:p>
    <w:p w14:paraId="59C9F0F7" w14:textId="77777777" w:rsidR="004D65BA" w:rsidRPr="0049233F" w:rsidDel="00395324" w:rsidRDefault="004D65BA" w:rsidP="004D65BA">
      <w:pPr>
        <w:ind w:firstLine="720"/>
        <w:rPr>
          <w:del w:id="943" w:author="The Si Tran" w:date="2012-12-12T08:05:00Z"/>
          <w:szCs w:val="26"/>
        </w:rPr>
      </w:pPr>
      <w:bookmarkStart w:id="944" w:name="_Toc343083526"/>
      <w:bookmarkStart w:id="945" w:name="_Toc343083740"/>
      <w:bookmarkStart w:id="946" w:name="_Toc343083951"/>
      <w:bookmarkStart w:id="947" w:name="_Toc343220710"/>
      <w:bookmarkStart w:id="948" w:name="_Toc343232214"/>
      <w:bookmarkStart w:id="949" w:name="_Toc343232627"/>
      <w:bookmarkStart w:id="950" w:name="_Toc343232912"/>
      <w:bookmarkStart w:id="951" w:name="_Toc343415417"/>
      <w:bookmarkStart w:id="952" w:name="_Toc343415713"/>
      <w:bookmarkStart w:id="953" w:name="_Toc343452372"/>
      <w:bookmarkStart w:id="954" w:name="_Toc343461162"/>
      <w:bookmarkStart w:id="955" w:name="_Toc343494049"/>
      <w:bookmarkStart w:id="956" w:name="_Toc343494261"/>
      <w:bookmarkStart w:id="957" w:name="_Toc343495034"/>
      <w:bookmarkStart w:id="958" w:name="_Toc343660261"/>
      <w:bookmarkStart w:id="959" w:name="_Toc343660475"/>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332E1C1B" w14:textId="77777777" w:rsidR="004D65BA" w:rsidRPr="0049233F" w:rsidRDefault="004D65BA" w:rsidP="004D65BA">
      <w:pPr>
        <w:pStyle w:val="Heading2"/>
        <w:rPr>
          <w:i/>
          <w:sz w:val="26"/>
          <w:szCs w:val="26"/>
          <w:rPrChange w:id="960" w:author="The Si Tran" w:date="2012-12-05T23:02:00Z">
            <w:rPr>
              <w:i/>
            </w:rPr>
          </w:rPrChange>
        </w:rPr>
      </w:pPr>
      <w:bookmarkStart w:id="961" w:name="_Toc327348168"/>
      <w:del w:id="962" w:author="The Si Tran" w:date="2012-12-12T14:06:00Z">
        <w:r w:rsidRPr="0049233F" w:rsidDel="00355596">
          <w:rPr>
            <w:sz w:val="26"/>
            <w:szCs w:val="26"/>
            <w:rPrChange w:id="963" w:author="The Si Tran" w:date="2012-12-05T23:02:00Z">
              <w:rPr>
                <w:rFonts w:cs="Times New Roman"/>
                <w:b w:val="0"/>
                <w:bCs w:val="0"/>
                <w:iCs w:val="0"/>
                <w:kern w:val="32"/>
                <w:sz w:val="32"/>
                <w:szCs w:val="32"/>
              </w:rPr>
            </w:rPrChange>
          </w:rPr>
          <w:delText>CẤU TRÚC BÁO CÁO</w:delText>
        </w:r>
      </w:del>
      <w:bookmarkStart w:id="964" w:name="_Toc343660476"/>
      <w:bookmarkEnd w:id="961"/>
      <w:ins w:id="965" w:author="The Si Tran" w:date="2012-12-12T14:06:00Z">
        <w:r w:rsidR="00355596">
          <w:rPr>
            <w:szCs w:val="26"/>
          </w:rPr>
          <w:t>Cấu trúc báo cáo</w:t>
        </w:r>
      </w:ins>
      <w:bookmarkEnd w:id="964"/>
    </w:p>
    <w:p w14:paraId="0AF912A0" w14:textId="77777777" w:rsidR="004D65BA" w:rsidRDefault="004D65BA">
      <w:pPr>
        <w:rPr>
          <w:ins w:id="966" w:author="The Si Tran" w:date="2012-12-11T21:22:00Z"/>
        </w:rPr>
        <w:pPrChange w:id="967" w:author="The Si Tran" w:date="2012-12-14T07:13:00Z">
          <w:pPr>
            <w:ind w:firstLine="720"/>
          </w:pPr>
        </w:pPrChange>
      </w:pPr>
      <w:r w:rsidRPr="0049233F">
        <w:t xml:space="preserve">Bài báo cáo chia làm </w:t>
      </w:r>
      <w:ins w:id="968" w:author="The Si Tran" w:date="2012-12-12T08:04:00Z">
        <w:r w:rsidR="00682B49">
          <w:t>7</w:t>
        </w:r>
      </w:ins>
      <w:del w:id="969" w:author="The Si Tran" w:date="2012-12-12T08:04:00Z">
        <w:r w:rsidRPr="0049233F" w:rsidDel="00682B49">
          <w:delText>6</w:delText>
        </w:r>
      </w:del>
      <w:r w:rsidRPr="0049233F">
        <w:t xml:space="preserve"> chương:</w:t>
      </w:r>
    </w:p>
    <w:p w14:paraId="104C3D4C" w14:textId="1F8CD895" w:rsidR="00946BC5" w:rsidRDefault="00946BC5">
      <w:pPr>
        <w:rPr>
          <w:ins w:id="970" w:author="The Si Tran" w:date="2012-12-11T21:22:00Z"/>
        </w:rPr>
      </w:pPr>
      <w:ins w:id="971" w:author="The Si Tran" w:date="2012-12-11T21:22:00Z">
        <w:r>
          <w:t>Chương 1</w:t>
        </w:r>
      </w:ins>
      <w:ins w:id="972" w:author="superchickend" w:date="2012-12-16T15:03:00Z">
        <w:r w:rsidR="006A6E25">
          <w:t>.</w:t>
        </w:r>
      </w:ins>
      <w:ins w:id="973" w:author="The Si Tran" w:date="2012-12-11T21:22:00Z">
        <w:r>
          <w:t xml:space="preserve"> GIỚI THIỆU CHUNG </w:t>
        </w:r>
      </w:ins>
      <w:r w:rsidR="00FD250C">
        <w:t xml:space="preserve">trình bày </w:t>
      </w:r>
      <w:ins w:id="974" w:author="The Si Tran" w:date="2012-12-11T21:22:00Z">
        <w:r>
          <w:t>tổng quan về bài toán dự báo</w:t>
        </w:r>
      </w:ins>
    </w:p>
    <w:p w14:paraId="57D856CA" w14:textId="795D9E52" w:rsidR="00946BC5" w:rsidRDefault="00946BC5">
      <w:pPr>
        <w:rPr>
          <w:ins w:id="975" w:author="The Si Tran" w:date="2012-12-11T21:22:00Z"/>
        </w:rPr>
      </w:pPr>
      <w:ins w:id="976" w:author="The Si Tran" w:date="2012-12-11T21:23:00Z">
        <w:r>
          <w:t>Chương 2</w:t>
        </w:r>
      </w:ins>
      <w:ins w:id="977" w:author="superchickend" w:date="2012-12-16T15:03:00Z">
        <w:r w:rsidR="006A6E25">
          <w:t>.</w:t>
        </w:r>
      </w:ins>
      <w:ins w:id="978" w:author="The Si Tran" w:date="2012-12-11T21:23:00Z">
        <w:r>
          <w:t xml:space="preserve"> CHUỖI DỮ LIỆU THỜI GIAN </w:t>
        </w:r>
      </w:ins>
      <w:r w:rsidR="00FD250C">
        <w:t xml:space="preserve">trình bày </w:t>
      </w:r>
      <w:ins w:id="979"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80" w:author="The Si Tran" w:date="2012-12-11T21:22:00Z"/>
        </w:rPr>
      </w:pPr>
      <w:ins w:id="981" w:author="The Si Tran" w:date="2012-12-11T21:22:00Z">
        <w:r>
          <w:t xml:space="preserve">Chương </w:t>
        </w:r>
      </w:ins>
      <w:ins w:id="982" w:author="The Si Tran" w:date="2012-12-11T21:24:00Z">
        <w:r>
          <w:t>3</w:t>
        </w:r>
      </w:ins>
      <w:ins w:id="983" w:author="superchickend" w:date="2012-12-16T15:03:00Z">
        <w:r w:rsidR="006A6E25">
          <w:t>.</w:t>
        </w:r>
      </w:ins>
      <w:ins w:id="984"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985" w:author="The Si Tran" w:date="2012-12-11T21:22:00Z"/>
        </w:rPr>
      </w:pPr>
      <w:ins w:id="986" w:author="The Si Tran" w:date="2012-12-11T21:22:00Z">
        <w:r>
          <w:t>Chương 4</w:t>
        </w:r>
      </w:ins>
      <w:ins w:id="987" w:author="superchickend" w:date="2012-12-16T15:03:00Z">
        <w:r w:rsidR="006A6E25">
          <w:t>.</w:t>
        </w:r>
      </w:ins>
      <w:ins w:id="988" w:author="The Si Tran" w:date="2012-12-11T21:22:00Z">
        <w:r w:rsidR="00946BC5">
          <w:t xml:space="preserve"> MÔ HÌNH ANN</w:t>
        </w:r>
      </w:ins>
      <w:r w:rsidR="00FD250C">
        <w:t xml:space="preserve"> trình bày</w:t>
      </w:r>
      <w:ins w:id="989"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990" w:author="The Si Tran" w:date="2012-12-11T21:22:00Z"/>
        </w:rPr>
      </w:pPr>
      <w:ins w:id="991" w:author="The Si Tran" w:date="2012-12-11T21:22:00Z">
        <w:r>
          <w:t>Chương 5</w:t>
        </w:r>
      </w:ins>
      <w:ins w:id="992" w:author="superchickend" w:date="2012-12-16T15:03:00Z">
        <w:r w:rsidR="006A6E25">
          <w:t>.</w:t>
        </w:r>
      </w:ins>
      <w:ins w:id="993"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994" w:author="The Si Tran" w:date="2012-12-11T21:22:00Z"/>
        </w:rPr>
      </w:pPr>
      <w:ins w:id="995" w:author="The Si Tran" w:date="2012-12-11T21:22:00Z">
        <w:r>
          <w:t>Chươ</w:t>
        </w:r>
        <w:r w:rsidR="00730A63">
          <w:t>ng 6</w:t>
        </w:r>
      </w:ins>
      <w:ins w:id="996" w:author="superchickend" w:date="2012-12-16T15:03:00Z">
        <w:r w:rsidR="006A6E25">
          <w:t>.</w:t>
        </w:r>
      </w:ins>
      <w:ins w:id="997" w:author="The Si Tran" w:date="2012-12-11T21:22:00Z">
        <w:r>
          <w:t xml:space="preserve"> KẾT QUẢ THỰC NGHIỆM </w:t>
        </w:r>
      </w:ins>
      <w:r w:rsidR="00FD250C">
        <w:t xml:space="preserve">trình bày </w:t>
      </w:r>
      <w:ins w:id="998"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999" w:author="superchickend" w:date="2012-12-12T08:20:00Z"/>
          <w:del w:id="1000" w:author="The Si Tran" w:date="2012-12-14T07:20:00Z"/>
        </w:rPr>
        <w:pPrChange w:id="1001" w:author="The Si Tran" w:date="2012-12-14T07:13:00Z">
          <w:pPr>
            <w:ind w:firstLine="720"/>
          </w:pPr>
        </w:pPrChange>
      </w:pPr>
      <w:ins w:id="1002" w:author="The Si Tran" w:date="2012-12-11T21:22:00Z">
        <w:r>
          <w:t>Chương 7</w:t>
        </w:r>
      </w:ins>
      <w:ins w:id="1003" w:author="superchickend" w:date="2012-12-16T15:03:00Z">
        <w:r w:rsidR="006A6E25">
          <w:t>.</w:t>
        </w:r>
      </w:ins>
      <w:ins w:id="1004"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005" w:author="The Si Tran" w:date="2012-12-11T21:22:00Z"/>
        </w:rPr>
        <w:pPrChange w:id="1006" w:author="The Si Tran" w:date="2012-12-14T07:20:00Z">
          <w:pPr>
            <w:ind w:firstLine="720"/>
          </w:pPr>
        </w:pPrChange>
      </w:pPr>
      <w:ins w:id="1007" w:author="superchickend" w:date="2012-12-12T08:20:00Z">
        <w:del w:id="1008" w:author="The Si Tran" w:date="2012-12-14T07:20:00Z">
          <w:r w:rsidDel="00516C62">
            <w:br w:type="page"/>
          </w:r>
        </w:del>
      </w:ins>
    </w:p>
    <w:p w14:paraId="3301E4E9" w14:textId="3B97D996" w:rsidR="00946BC5" w:rsidRPr="0095710D" w:rsidDel="00395324" w:rsidRDefault="007B33EC" w:rsidP="004D65BA">
      <w:pPr>
        <w:ind w:firstLine="720"/>
        <w:rPr>
          <w:del w:id="1009" w:author="The Si Tran" w:date="2012-12-12T08:06:00Z"/>
          <w:sz w:val="32"/>
          <w:szCs w:val="32"/>
          <w:rPrChange w:id="1010" w:author="The Si Tran" w:date="2012-12-12T13:54:00Z">
            <w:rPr>
              <w:del w:id="1011" w:author="The Si Tran" w:date="2012-12-12T08:06:00Z"/>
              <w:szCs w:val="26"/>
            </w:rPr>
          </w:rPrChange>
        </w:rPr>
      </w:pPr>
      <w:bookmarkStart w:id="1012" w:name="_Toc343083528"/>
      <w:bookmarkStart w:id="1013" w:name="_Toc343083742"/>
      <w:bookmarkStart w:id="1014" w:name="_Toc343083953"/>
      <w:bookmarkStart w:id="1015" w:name="_Toc343220712"/>
      <w:bookmarkStart w:id="1016" w:name="_Toc343232216"/>
      <w:bookmarkStart w:id="1017" w:name="_Toc343232629"/>
      <w:bookmarkStart w:id="1018" w:name="_Toc343232914"/>
      <w:bookmarkStart w:id="1019" w:name="_Toc343415419"/>
      <w:bookmarkStart w:id="1020" w:name="_Toc343415715"/>
      <w:bookmarkEnd w:id="1012"/>
      <w:bookmarkEnd w:id="1013"/>
      <w:bookmarkEnd w:id="1014"/>
      <w:bookmarkEnd w:id="1015"/>
      <w:bookmarkEnd w:id="1016"/>
      <w:bookmarkEnd w:id="1017"/>
      <w:bookmarkEnd w:id="1018"/>
      <w:bookmarkEnd w:id="1019"/>
      <w:bookmarkEnd w:id="1020"/>
      <w:ins w:id="1021" w:author="superchickend" w:date="2012-12-16T14:57:00Z">
        <w:r>
          <w:lastRenderedPageBreak/>
          <w:t xml:space="preserve">    </w:t>
        </w:r>
      </w:ins>
      <w:bookmarkStart w:id="1022" w:name="_Toc343452374"/>
      <w:bookmarkStart w:id="1023" w:name="_Toc343461164"/>
      <w:bookmarkStart w:id="1024" w:name="_Toc343494051"/>
      <w:bookmarkStart w:id="1025" w:name="_Toc343494263"/>
      <w:bookmarkStart w:id="1026" w:name="_Toc343495036"/>
      <w:bookmarkStart w:id="1027" w:name="_Toc343660263"/>
      <w:bookmarkStart w:id="1028" w:name="_Toc343660477"/>
      <w:bookmarkEnd w:id="1022"/>
      <w:bookmarkEnd w:id="1023"/>
      <w:bookmarkEnd w:id="1024"/>
      <w:bookmarkEnd w:id="1025"/>
      <w:bookmarkEnd w:id="1026"/>
      <w:bookmarkEnd w:id="1027"/>
      <w:bookmarkEnd w:id="1028"/>
    </w:p>
    <w:p w14:paraId="6AB79F13" w14:textId="77777777" w:rsidR="004D65BA" w:rsidRPr="0095710D" w:rsidDel="00CA2190" w:rsidRDefault="004D65BA" w:rsidP="004D65BA">
      <w:pPr>
        <w:ind w:firstLine="720"/>
        <w:rPr>
          <w:del w:id="1029" w:author="The Si Tran" w:date="2012-12-11T21:24:00Z"/>
          <w:sz w:val="32"/>
          <w:szCs w:val="32"/>
          <w:rPrChange w:id="1030" w:author="The Si Tran" w:date="2012-12-12T13:54:00Z">
            <w:rPr>
              <w:del w:id="1031" w:author="The Si Tran" w:date="2012-12-11T21:24:00Z"/>
              <w:szCs w:val="26"/>
            </w:rPr>
          </w:rPrChange>
        </w:rPr>
      </w:pPr>
      <w:del w:id="1032" w:author="The Si Tran" w:date="2012-12-11T21:24:00Z">
        <w:r w:rsidRPr="0095710D" w:rsidDel="00CA2190">
          <w:rPr>
            <w:b/>
            <w:sz w:val="32"/>
            <w:szCs w:val="32"/>
            <w:rPrChange w:id="1033" w:author="The Si Tran" w:date="2012-12-12T13:54:00Z">
              <w:rPr>
                <w:b/>
                <w:szCs w:val="26"/>
              </w:rPr>
            </w:rPrChange>
          </w:rPr>
          <w:delText xml:space="preserve">Chương 1: </w:delText>
        </w:r>
        <w:r w:rsidRPr="0095710D" w:rsidDel="00CA2190">
          <w:rPr>
            <w:sz w:val="32"/>
            <w:szCs w:val="32"/>
            <w:rPrChange w:id="1034" w:author="The Si Tran" w:date="2012-12-12T13:54:00Z">
              <w:rPr>
                <w:szCs w:val="26"/>
              </w:rPr>
            </w:rPrChange>
          </w:rPr>
          <w:delText>Giới thiệu về bài toán và nhiệm vụ đề tài.</w:delText>
        </w:r>
        <w:bookmarkStart w:id="1035" w:name="_Toc343083529"/>
        <w:bookmarkStart w:id="1036" w:name="_Toc343083743"/>
        <w:bookmarkStart w:id="1037" w:name="_Toc343083954"/>
        <w:bookmarkStart w:id="1038" w:name="_Toc343220713"/>
        <w:bookmarkStart w:id="1039" w:name="_Toc343232217"/>
        <w:bookmarkStart w:id="1040" w:name="_Toc343232630"/>
        <w:bookmarkStart w:id="1041" w:name="_Toc343232915"/>
        <w:bookmarkStart w:id="1042" w:name="_Toc343415420"/>
        <w:bookmarkStart w:id="1043" w:name="_Toc343415716"/>
        <w:bookmarkStart w:id="1044" w:name="_Toc343452375"/>
        <w:bookmarkStart w:id="1045" w:name="_Toc343461165"/>
        <w:bookmarkStart w:id="1046" w:name="_Toc343494052"/>
        <w:bookmarkStart w:id="1047" w:name="_Toc343494264"/>
        <w:bookmarkStart w:id="1048" w:name="_Toc343495037"/>
        <w:bookmarkStart w:id="1049" w:name="_Toc343660264"/>
        <w:bookmarkStart w:id="1050" w:name="_Toc343660478"/>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del>
    </w:p>
    <w:p w14:paraId="215E9357" w14:textId="77777777" w:rsidR="004D65BA" w:rsidRPr="0095710D" w:rsidDel="00CA2190" w:rsidRDefault="004D65BA" w:rsidP="004D65BA">
      <w:pPr>
        <w:ind w:firstLine="720"/>
        <w:rPr>
          <w:del w:id="1051" w:author="The Si Tran" w:date="2012-12-11T21:24:00Z"/>
          <w:sz w:val="32"/>
          <w:szCs w:val="32"/>
          <w:rPrChange w:id="1052" w:author="The Si Tran" w:date="2012-12-12T13:54:00Z">
            <w:rPr>
              <w:del w:id="1053" w:author="The Si Tran" w:date="2012-12-11T21:24:00Z"/>
              <w:szCs w:val="26"/>
            </w:rPr>
          </w:rPrChange>
        </w:rPr>
      </w:pPr>
      <w:del w:id="1054" w:author="The Si Tran" w:date="2012-12-11T21:24:00Z">
        <w:r w:rsidRPr="0095710D" w:rsidDel="00CA2190">
          <w:rPr>
            <w:sz w:val="32"/>
            <w:szCs w:val="32"/>
            <w:rPrChange w:id="1055" w:author="The Si Tran" w:date="2012-12-12T13:54:00Z">
              <w:rPr>
                <w:szCs w:val="26"/>
              </w:rPr>
            </w:rPrChange>
          </w:rPr>
          <w:delText>Chương 2: Chuỗi thời gian và các thành phần của chuỗi thời gian</w:delText>
        </w:r>
        <w:bookmarkStart w:id="1056" w:name="_Toc343083530"/>
        <w:bookmarkStart w:id="1057" w:name="_Toc343083744"/>
        <w:bookmarkStart w:id="1058" w:name="_Toc343083955"/>
        <w:bookmarkStart w:id="1059" w:name="_Toc343220714"/>
        <w:bookmarkStart w:id="1060" w:name="_Toc343232218"/>
        <w:bookmarkStart w:id="1061" w:name="_Toc343232631"/>
        <w:bookmarkStart w:id="1062" w:name="_Toc343232916"/>
        <w:bookmarkStart w:id="1063" w:name="_Toc343415421"/>
        <w:bookmarkStart w:id="1064" w:name="_Toc343415717"/>
        <w:bookmarkStart w:id="1065" w:name="_Toc343452376"/>
        <w:bookmarkStart w:id="1066" w:name="_Toc343461166"/>
        <w:bookmarkStart w:id="1067" w:name="_Toc343494053"/>
        <w:bookmarkStart w:id="1068" w:name="_Toc343494265"/>
        <w:bookmarkStart w:id="1069" w:name="_Toc343495038"/>
        <w:bookmarkStart w:id="1070" w:name="_Toc343660265"/>
        <w:bookmarkStart w:id="1071" w:name="_Toc343660479"/>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del>
    </w:p>
    <w:p w14:paraId="4447389D" w14:textId="77777777" w:rsidR="004D65BA" w:rsidRPr="0095710D" w:rsidDel="00CA2190" w:rsidRDefault="004D65BA" w:rsidP="004D65BA">
      <w:pPr>
        <w:ind w:firstLine="720"/>
        <w:rPr>
          <w:del w:id="1072" w:author="The Si Tran" w:date="2012-12-11T21:24:00Z"/>
          <w:sz w:val="32"/>
          <w:szCs w:val="32"/>
          <w:rPrChange w:id="1073" w:author="The Si Tran" w:date="2012-12-12T13:54:00Z">
            <w:rPr>
              <w:del w:id="1074" w:author="The Si Tran" w:date="2012-12-11T21:24:00Z"/>
              <w:szCs w:val="26"/>
            </w:rPr>
          </w:rPrChange>
        </w:rPr>
      </w:pPr>
      <w:del w:id="1075" w:author="The Si Tran" w:date="2012-12-11T21:24:00Z">
        <w:r w:rsidRPr="0095710D" w:rsidDel="00CA2190">
          <w:rPr>
            <w:sz w:val="32"/>
            <w:szCs w:val="32"/>
            <w:rPrChange w:id="1076" w:author="The Si Tran" w:date="2012-12-12T13:54:00Z">
              <w:rPr>
                <w:szCs w:val="26"/>
              </w:rPr>
            </w:rPrChange>
          </w:rPr>
          <w:delText>Chương 3: Mô hình ARIMA</w:delText>
        </w:r>
        <w:bookmarkStart w:id="1077" w:name="_Toc343083531"/>
        <w:bookmarkStart w:id="1078" w:name="_Toc343083745"/>
        <w:bookmarkStart w:id="1079" w:name="_Toc343083956"/>
        <w:bookmarkStart w:id="1080" w:name="_Toc343220715"/>
        <w:bookmarkStart w:id="1081" w:name="_Toc343232219"/>
        <w:bookmarkStart w:id="1082" w:name="_Toc343232632"/>
        <w:bookmarkStart w:id="1083" w:name="_Toc343232917"/>
        <w:bookmarkStart w:id="1084" w:name="_Toc343415422"/>
        <w:bookmarkStart w:id="1085" w:name="_Toc343415718"/>
        <w:bookmarkStart w:id="1086" w:name="_Toc343452377"/>
        <w:bookmarkStart w:id="1087" w:name="_Toc343461167"/>
        <w:bookmarkStart w:id="1088" w:name="_Toc343494054"/>
        <w:bookmarkStart w:id="1089" w:name="_Toc343494266"/>
        <w:bookmarkStart w:id="1090" w:name="_Toc343495039"/>
        <w:bookmarkStart w:id="1091" w:name="_Toc343660266"/>
        <w:bookmarkStart w:id="1092" w:name="_Toc343660480"/>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del>
    </w:p>
    <w:p w14:paraId="7B53A7DD" w14:textId="77777777" w:rsidR="004D65BA" w:rsidRPr="0095710D" w:rsidDel="00CA2190" w:rsidRDefault="004D65BA" w:rsidP="004D65BA">
      <w:pPr>
        <w:ind w:firstLine="720"/>
        <w:rPr>
          <w:del w:id="1093" w:author="The Si Tran" w:date="2012-12-11T21:24:00Z"/>
          <w:sz w:val="32"/>
          <w:szCs w:val="32"/>
          <w:rPrChange w:id="1094" w:author="The Si Tran" w:date="2012-12-12T13:54:00Z">
            <w:rPr>
              <w:del w:id="1095" w:author="The Si Tran" w:date="2012-12-11T21:24:00Z"/>
              <w:szCs w:val="26"/>
            </w:rPr>
          </w:rPrChange>
        </w:rPr>
      </w:pPr>
      <w:del w:id="1096" w:author="The Si Tran" w:date="2012-12-11T21:24:00Z">
        <w:r w:rsidRPr="0095710D" w:rsidDel="00CA2190">
          <w:rPr>
            <w:sz w:val="32"/>
            <w:szCs w:val="32"/>
            <w:rPrChange w:id="1097" w:author="The Si Tran" w:date="2012-12-12T13:54:00Z">
              <w:rPr>
                <w:szCs w:val="26"/>
              </w:rPr>
            </w:rPrChange>
          </w:rPr>
          <w:delText>Chương 4: Mô hình ANN</w:delText>
        </w:r>
        <w:bookmarkStart w:id="1098" w:name="_Toc343083532"/>
        <w:bookmarkStart w:id="1099" w:name="_Toc343083746"/>
        <w:bookmarkStart w:id="1100" w:name="_Toc343083957"/>
        <w:bookmarkStart w:id="1101" w:name="_Toc343220716"/>
        <w:bookmarkStart w:id="1102" w:name="_Toc343232220"/>
        <w:bookmarkStart w:id="1103" w:name="_Toc343232633"/>
        <w:bookmarkStart w:id="1104" w:name="_Toc343232918"/>
        <w:bookmarkStart w:id="1105" w:name="_Toc343415423"/>
        <w:bookmarkStart w:id="1106" w:name="_Toc343415719"/>
        <w:bookmarkStart w:id="1107" w:name="_Toc343452378"/>
        <w:bookmarkStart w:id="1108" w:name="_Toc343461168"/>
        <w:bookmarkStart w:id="1109" w:name="_Toc343494055"/>
        <w:bookmarkStart w:id="1110" w:name="_Toc343494267"/>
        <w:bookmarkStart w:id="1111" w:name="_Toc343495040"/>
        <w:bookmarkStart w:id="1112" w:name="_Toc343660267"/>
        <w:bookmarkStart w:id="1113" w:name="_Toc343660481"/>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535BB867" w14:textId="77777777" w:rsidR="004D65BA" w:rsidRPr="0095710D" w:rsidDel="00CA2190" w:rsidRDefault="004D65BA" w:rsidP="004D65BA">
      <w:pPr>
        <w:ind w:firstLine="720"/>
        <w:rPr>
          <w:del w:id="1114" w:author="The Si Tran" w:date="2012-12-11T21:24:00Z"/>
          <w:sz w:val="32"/>
          <w:szCs w:val="32"/>
          <w:rPrChange w:id="1115" w:author="The Si Tran" w:date="2012-12-12T13:54:00Z">
            <w:rPr>
              <w:del w:id="1116" w:author="The Si Tran" w:date="2012-12-11T21:24:00Z"/>
              <w:szCs w:val="26"/>
            </w:rPr>
          </w:rPrChange>
        </w:rPr>
      </w:pPr>
      <w:del w:id="1117" w:author="The Si Tran" w:date="2012-12-11T21:24:00Z">
        <w:r w:rsidRPr="0095710D" w:rsidDel="00CA2190">
          <w:rPr>
            <w:sz w:val="32"/>
            <w:szCs w:val="32"/>
            <w:rPrChange w:id="1118" w:author="The Si Tran" w:date="2012-12-12T13:54:00Z">
              <w:rPr>
                <w:szCs w:val="26"/>
              </w:rPr>
            </w:rPrChange>
          </w:rPr>
          <w:delText>Chương 5: Mô hình kết hợp giữa ARIMA và ANN</w:delText>
        </w:r>
        <w:bookmarkStart w:id="1119" w:name="_Toc343083533"/>
        <w:bookmarkStart w:id="1120" w:name="_Toc343083747"/>
        <w:bookmarkStart w:id="1121" w:name="_Toc343083958"/>
        <w:bookmarkStart w:id="1122" w:name="_Toc343220717"/>
        <w:bookmarkStart w:id="1123" w:name="_Toc343232221"/>
        <w:bookmarkStart w:id="1124" w:name="_Toc343232634"/>
        <w:bookmarkStart w:id="1125" w:name="_Toc343232919"/>
        <w:bookmarkStart w:id="1126" w:name="_Toc343415424"/>
        <w:bookmarkStart w:id="1127" w:name="_Toc343415720"/>
        <w:bookmarkStart w:id="1128" w:name="_Toc343452379"/>
        <w:bookmarkStart w:id="1129" w:name="_Toc343461169"/>
        <w:bookmarkStart w:id="1130" w:name="_Toc343494056"/>
        <w:bookmarkStart w:id="1131" w:name="_Toc343494268"/>
        <w:bookmarkStart w:id="1132" w:name="_Toc343495041"/>
        <w:bookmarkStart w:id="1133" w:name="_Toc343660268"/>
        <w:bookmarkStart w:id="1134" w:name="_Toc343660482"/>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del>
    </w:p>
    <w:p w14:paraId="00BE2FA6" w14:textId="77777777" w:rsidR="004D65BA" w:rsidRPr="0095710D" w:rsidDel="00CA2190" w:rsidRDefault="004D65BA" w:rsidP="004D65BA">
      <w:pPr>
        <w:ind w:firstLine="720"/>
        <w:rPr>
          <w:del w:id="1135" w:author="The Si Tran" w:date="2012-12-11T21:24:00Z"/>
          <w:sz w:val="32"/>
          <w:szCs w:val="32"/>
          <w:rPrChange w:id="1136" w:author="The Si Tran" w:date="2012-12-12T13:54:00Z">
            <w:rPr>
              <w:del w:id="1137" w:author="The Si Tran" w:date="2012-12-11T21:24:00Z"/>
              <w:szCs w:val="26"/>
            </w:rPr>
          </w:rPrChange>
        </w:rPr>
      </w:pPr>
      <w:del w:id="1138" w:author="The Si Tran" w:date="2012-12-11T21:24:00Z">
        <w:r w:rsidRPr="0095710D" w:rsidDel="00CA2190">
          <w:rPr>
            <w:sz w:val="32"/>
            <w:szCs w:val="32"/>
            <w:rPrChange w:id="1139" w:author="The Si Tran" w:date="2012-12-12T13:54:00Z">
              <w:rPr>
                <w:szCs w:val="26"/>
              </w:rPr>
            </w:rPrChange>
          </w:rPr>
          <w:delText>Chương 6: Kết quả thực nghiệm</w:delText>
        </w:r>
        <w:bookmarkStart w:id="1140" w:name="_Toc343083534"/>
        <w:bookmarkStart w:id="1141" w:name="_Toc343083748"/>
        <w:bookmarkStart w:id="1142" w:name="_Toc343083959"/>
        <w:bookmarkStart w:id="1143" w:name="_Toc343220718"/>
        <w:bookmarkStart w:id="1144" w:name="_Toc343232222"/>
        <w:bookmarkStart w:id="1145" w:name="_Toc343232635"/>
        <w:bookmarkStart w:id="1146" w:name="_Toc343232920"/>
        <w:bookmarkStart w:id="1147" w:name="_Toc343415425"/>
        <w:bookmarkStart w:id="1148" w:name="_Toc343415721"/>
        <w:bookmarkStart w:id="1149" w:name="_Toc343452380"/>
        <w:bookmarkStart w:id="1150" w:name="_Toc343461170"/>
        <w:bookmarkStart w:id="1151" w:name="_Toc343494057"/>
        <w:bookmarkStart w:id="1152" w:name="_Toc343494269"/>
        <w:bookmarkStart w:id="1153" w:name="_Toc343495042"/>
        <w:bookmarkStart w:id="1154" w:name="_Toc343660269"/>
        <w:bookmarkStart w:id="1155" w:name="_Toc343660483"/>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del>
    </w:p>
    <w:p w14:paraId="1B3699D2" w14:textId="77777777" w:rsidR="004D65BA" w:rsidRPr="0095710D" w:rsidDel="00CA2190" w:rsidRDefault="004D65BA" w:rsidP="004D65BA">
      <w:pPr>
        <w:ind w:firstLine="720"/>
        <w:rPr>
          <w:del w:id="1156" w:author="The Si Tran" w:date="2012-12-11T21:24:00Z"/>
          <w:sz w:val="32"/>
          <w:szCs w:val="32"/>
          <w:rPrChange w:id="1157" w:author="The Si Tran" w:date="2012-12-12T13:54:00Z">
            <w:rPr>
              <w:del w:id="1158" w:author="The Si Tran" w:date="2012-12-11T21:24:00Z"/>
              <w:szCs w:val="26"/>
            </w:rPr>
          </w:rPrChange>
        </w:rPr>
      </w:pPr>
      <w:del w:id="1159" w:author="The Si Tran" w:date="2012-12-11T21:24:00Z">
        <w:r w:rsidRPr="0095710D" w:rsidDel="00CA2190">
          <w:rPr>
            <w:b/>
            <w:sz w:val="32"/>
            <w:szCs w:val="32"/>
            <w:rPrChange w:id="1160" w:author="The Si Tran" w:date="2012-12-12T13:54:00Z">
              <w:rPr>
                <w:b/>
                <w:szCs w:val="26"/>
              </w:rPr>
            </w:rPrChange>
          </w:rPr>
          <w:delText xml:space="preserve">Chương 7: </w:delText>
        </w:r>
        <w:r w:rsidRPr="0095710D" w:rsidDel="00CA2190">
          <w:rPr>
            <w:sz w:val="32"/>
            <w:szCs w:val="32"/>
            <w:rPrChange w:id="1161" w:author="The Si Tran" w:date="2012-12-12T13:54:00Z">
              <w:rPr>
                <w:szCs w:val="26"/>
              </w:rPr>
            </w:rPrChange>
          </w:rPr>
          <w:delText>Kết luận về kết quả đạt được và hướng phát triển tương lai.</w:delText>
        </w:r>
        <w:bookmarkStart w:id="1162" w:name="_Toc343083535"/>
        <w:bookmarkStart w:id="1163" w:name="_Toc343083749"/>
        <w:bookmarkStart w:id="1164" w:name="_Toc343083960"/>
        <w:bookmarkStart w:id="1165" w:name="_Toc343220719"/>
        <w:bookmarkStart w:id="1166" w:name="_Toc343232223"/>
        <w:bookmarkStart w:id="1167" w:name="_Toc343232636"/>
        <w:bookmarkStart w:id="1168" w:name="_Toc343232921"/>
        <w:bookmarkStart w:id="1169" w:name="_Toc343415426"/>
        <w:bookmarkStart w:id="1170" w:name="_Toc343415722"/>
        <w:bookmarkStart w:id="1171" w:name="_Toc343452381"/>
        <w:bookmarkStart w:id="1172" w:name="_Toc343461171"/>
        <w:bookmarkStart w:id="1173" w:name="_Toc343494058"/>
        <w:bookmarkStart w:id="1174" w:name="_Toc343494270"/>
        <w:bookmarkStart w:id="1175" w:name="_Toc343495043"/>
        <w:bookmarkStart w:id="1176" w:name="_Toc343660270"/>
        <w:bookmarkStart w:id="1177" w:name="_Toc343660484"/>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del>
    </w:p>
    <w:p w14:paraId="18B7CEB5" w14:textId="77777777" w:rsidR="00AA4819" w:rsidRPr="0095710D" w:rsidDel="00726875" w:rsidRDefault="00AA4819" w:rsidP="004D65BA">
      <w:pPr>
        <w:ind w:firstLine="720"/>
        <w:rPr>
          <w:del w:id="1178" w:author="The Si Tran" w:date="2012-12-12T07:57:00Z"/>
          <w:sz w:val="32"/>
          <w:szCs w:val="32"/>
          <w:rPrChange w:id="1179" w:author="The Si Tran" w:date="2012-12-12T13:54:00Z">
            <w:rPr>
              <w:del w:id="1180" w:author="The Si Tran" w:date="2012-12-12T07:57:00Z"/>
              <w:szCs w:val="26"/>
            </w:rPr>
          </w:rPrChange>
        </w:rPr>
      </w:pPr>
      <w:bookmarkStart w:id="1181" w:name="_Toc343083536"/>
      <w:bookmarkStart w:id="1182" w:name="_Toc343083750"/>
      <w:bookmarkStart w:id="1183" w:name="_Toc343083961"/>
      <w:bookmarkStart w:id="1184" w:name="_Toc343220720"/>
      <w:bookmarkStart w:id="1185" w:name="_Toc343232224"/>
      <w:bookmarkStart w:id="1186" w:name="_Toc343232637"/>
      <w:bookmarkStart w:id="1187" w:name="_Toc343232922"/>
      <w:bookmarkStart w:id="1188" w:name="_Toc343415427"/>
      <w:bookmarkStart w:id="1189" w:name="_Toc343415723"/>
      <w:bookmarkStart w:id="1190" w:name="_Toc343452382"/>
      <w:bookmarkStart w:id="1191" w:name="_Toc343461172"/>
      <w:bookmarkStart w:id="1192" w:name="_Toc343494059"/>
      <w:bookmarkStart w:id="1193" w:name="_Toc343494271"/>
      <w:bookmarkStart w:id="1194" w:name="_Toc343495044"/>
      <w:bookmarkStart w:id="1195" w:name="_Toc343660271"/>
      <w:bookmarkStart w:id="1196" w:name="_Toc343660485"/>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p w14:paraId="5E81A452" w14:textId="54F7A593" w:rsidR="00AA4819" w:rsidRDefault="00AA4819" w:rsidP="00AA4819">
      <w:pPr>
        <w:pStyle w:val="Heading1"/>
        <w:rPr>
          <w:ins w:id="1197" w:author="The Si Tran" w:date="2012-12-16T09:42:00Z"/>
        </w:rPr>
      </w:pPr>
      <w:del w:id="1198" w:author="superchickend" w:date="2012-12-16T14:57:00Z">
        <w:r w:rsidRPr="0095710D" w:rsidDel="007B33EC">
          <w:delText xml:space="preserve">: </w:delText>
        </w:r>
      </w:del>
      <w:del w:id="1199" w:author="The Si Tran" w:date="2012-12-12T13:53:00Z">
        <w:r w:rsidRPr="0095710D" w:rsidDel="007529B1">
          <w:delText>Chuỗi thời gian và các thành phần của chuỗi thời gian</w:delText>
        </w:r>
      </w:del>
      <w:bookmarkStart w:id="1200" w:name="_Toc343660486"/>
      <w:ins w:id="1201" w:author="The Si Tran" w:date="2012-12-12T13:53:00Z">
        <w:r w:rsidR="007529B1" w:rsidRPr="0095710D">
          <w:rPr>
            <w:rPrChange w:id="1202" w:author="The Si Tran" w:date="2012-12-12T13:54:00Z">
              <w:rPr>
                <w:rFonts w:cs="Times New Roman"/>
                <w:b w:val="0"/>
                <w:bCs w:val="0"/>
                <w:kern w:val="0"/>
                <w:sz w:val="26"/>
                <w:szCs w:val="26"/>
              </w:rPr>
            </w:rPrChange>
          </w:rPr>
          <w:t xml:space="preserve">CHUỖI THỜI GIAN VÀ CÁC THÀNH PHẦN </w:t>
        </w:r>
      </w:ins>
      <w:ins w:id="1203" w:author="The Si Tran" w:date="2012-12-12T13:54:00Z">
        <w:r w:rsidR="007529B1" w:rsidRPr="0095710D">
          <w:rPr>
            <w:rPrChange w:id="1204" w:author="The Si Tran" w:date="2012-12-12T13:54:00Z">
              <w:rPr>
                <w:rFonts w:cs="Times New Roman"/>
                <w:b w:val="0"/>
                <w:bCs w:val="0"/>
                <w:kern w:val="0"/>
                <w:sz w:val="26"/>
                <w:szCs w:val="26"/>
              </w:rPr>
            </w:rPrChange>
          </w:rPr>
          <w:t xml:space="preserve">CỦA </w:t>
        </w:r>
      </w:ins>
      <w:ins w:id="1205" w:author="The Si Tran" w:date="2012-12-12T13:53:00Z">
        <w:r w:rsidR="007529B1" w:rsidRPr="0095710D">
          <w:rPr>
            <w:rPrChange w:id="1206" w:author="The Si Tran" w:date="2012-12-12T13:54:00Z">
              <w:rPr>
                <w:rFonts w:cs="Times New Roman"/>
                <w:b w:val="0"/>
                <w:bCs w:val="0"/>
                <w:kern w:val="0"/>
                <w:sz w:val="26"/>
                <w:szCs w:val="26"/>
              </w:rPr>
            </w:rPrChange>
          </w:rPr>
          <w:t>CHUỖI THỜI GIAN</w:t>
        </w:r>
      </w:ins>
      <w:bookmarkEnd w:id="1200"/>
    </w:p>
    <w:p w14:paraId="3E498819" w14:textId="27792421" w:rsidR="00E231FB" w:rsidRPr="002F74DC" w:rsidRDefault="00E231FB">
      <w:pPr>
        <w:pPrChange w:id="1207" w:author="The Si Tran" w:date="2012-12-16T09:42:00Z">
          <w:pPr>
            <w:pStyle w:val="Heading1"/>
          </w:pPr>
        </w:pPrChange>
      </w:pPr>
      <w:ins w:id="1208"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209" w:author="The Si Tran" w:date="2012-12-16T09:42:00Z">
        <w:r>
          <w:t xml:space="preserve">. Mục đích là </w:t>
        </w:r>
      </w:ins>
      <w:r w:rsidR="00330CA0">
        <w:t>giúp</w:t>
      </w:r>
      <w:ins w:id="1210" w:author="The Si Tran" w:date="2012-12-16T09:42:00Z">
        <w:r>
          <w:t xml:space="preserve"> người đọc nắm được tổng quan về chuỗi dữ liệu thời gian, thành phần của chuỗi thời gian</w:t>
        </w:r>
      </w:ins>
      <w:r w:rsidR="00330CA0">
        <w:t xml:space="preserve"> và</w:t>
      </w:r>
      <w:ins w:id="1211"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12" w:author="The Si Tran" w:date="2012-12-05T23:02:00Z">
            <w:rPr/>
          </w:rPrChange>
        </w:rPr>
      </w:pPr>
      <w:bookmarkStart w:id="1213" w:name="_Toc343660487"/>
      <w:r w:rsidRPr="0049233F">
        <w:rPr>
          <w:sz w:val="26"/>
          <w:szCs w:val="26"/>
          <w:rPrChange w:id="1214" w:author="The Si Tran" w:date="2012-12-05T23:02:00Z">
            <w:rPr>
              <w:iCs w:val="0"/>
              <w:kern w:val="32"/>
              <w:sz w:val="32"/>
              <w:szCs w:val="32"/>
            </w:rPr>
          </w:rPrChange>
        </w:rPr>
        <w:t>Chuỗi thời gian</w:t>
      </w:r>
      <w:bookmarkEnd w:id="1213"/>
      <w:del w:id="1215" w:author="The Si Tran" w:date="2012-12-11T21:05:00Z">
        <w:r w:rsidRPr="0049233F" w:rsidDel="006C2050">
          <w:rPr>
            <w:sz w:val="26"/>
            <w:szCs w:val="26"/>
            <w:rPrChange w:id="1216" w:author="The Si Tran" w:date="2012-12-05T23:02:00Z">
              <w:rPr>
                <w:iCs w:val="0"/>
                <w:kern w:val="32"/>
                <w:sz w:val="32"/>
                <w:szCs w:val="32"/>
              </w:rPr>
            </w:rPrChange>
          </w:rPr>
          <w:delText>:</w:delText>
        </w:r>
      </w:del>
    </w:p>
    <w:p w14:paraId="7693E365" w14:textId="77777777" w:rsidR="00024D6E" w:rsidRPr="0049233F" w:rsidRDefault="00387D5F">
      <w:pPr>
        <w:rPr>
          <w:rPrChange w:id="1217" w:author="The Si Tran" w:date="2012-12-05T23:02:00Z">
            <w:rPr>
              <w:sz w:val="28"/>
              <w:szCs w:val="28"/>
            </w:rPr>
          </w:rPrChange>
        </w:rPr>
        <w:pPrChange w:id="1218" w:author="The Si Tran" w:date="2012-12-14T07:21:00Z">
          <w:pPr>
            <w:ind w:firstLine="720"/>
          </w:pPr>
        </w:pPrChange>
      </w:pPr>
      <w:r w:rsidRPr="0049233F">
        <w:rPr>
          <w:rPrChange w:id="1219" w:author="The Si Tran" w:date="2012-12-05T23:02:00Z">
            <w:rPr>
              <w:rFonts w:cs="Arial"/>
              <w:b/>
              <w:bCs/>
              <w:kern w:val="32"/>
              <w:sz w:val="28"/>
              <w:szCs w:val="28"/>
            </w:rPr>
          </w:rPrChange>
        </w:rPr>
        <w:t xml:space="preserve">Dữ liệu chuỗi thời gian </w:t>
      </w:r>
      <w:r w:rsidR="00024D6E" w:rsidRPr="0049233F">
        <w:rPr>
          <w:rPrChange w:id="1220" w:author="The Si Tran" w:date="2012-12-05T23:02:00Z">
            <w:rPr>
              <w:rFonts w:cs="Arial"/>
              <w:b/>
              <w:bCs/>
              <w:kern w:val="32"/>
              <w:sz w:val="28"/>
              <w:szCs w:val="28"/>
            </w:rPr>
          </w:rPrChange>
        </w:rPr>
        <w:t xml:space="preserve">là dữ liệu được </w:t>
      </w:r>
      <w:proofErr w:type="gramStart"/>
      <w:r w:rsidR="00024D6E" w:rsidRPr="0049233F">
        <w:rPr>
          <w:rPrChange w:id="1221" w:author="The Si Tran" w:date="2012-12-05T23:02:00Z">
            <w:rPr>
              <w:rFonts w:cs="Arial"/>
              <w:b/>
              <w:bCs/>
              <w:kern w:val="32"/>
              <w:sz w:val="28"/>
              <w:szCs w:val="28"/>
            </w:rPr>
          </w:rPrChange>
        </w:rPr>
        <w:t>thu</w:t>
      </w:r>
      <w:proofErr w:type="gramEnd"/>
      <w:r w:rsidR="00024D6E" w:rsidRPr="0049233F">
        <w:rPr>
          <w:rPrChange w:id="1222"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223" w:author="The Si Tran" w:date="2012-12-05T23:02:00Z">
            <w:rPr>
              <w:rFonts w:cs="Arial"/>
              <w:b/>
              <w:bCs/>
              <w:kern w:val="32"/>
              <w:sz w:val="28"/>
              <w:szCs w:val="28"/>
            </w:rPr>
          </w:rPrChange>
        </w:rPr>
        <w:t>theo</w:t>
      </w:r>
      <w:proofErr w:type="gramEnd"/>
      <w:r w:rsidR="00024D6E" w:rsidRPr="0049233F">
        <w:rPr>
          <w:rPrChange w:id="1224"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225" w:author="The Si Tran" w:date="2012-12-14T07:21:00Z"/>
          <w:rPrChange w:id="1226" w:author="The Si Tran" w:date="2012-12-05T23:02:00Z">
            <w:rPr>
              <w:del w:id="1227" w:author="The Si Tran" w:date="2012-12-14T07:21:00Z"/>
              <w:sz w:val="28"/>
              <w:szCs w:val="28"/>
            </w:rPr>
          </w:rPrChange>
        </w:rPr>
        <w:pPrChange w:id="1228" w:author="The Si Tran" w:date="2012-12-14T07:21:00Z">
          <w:pPr>
            <w:ind w:firstLine="720"/>
          </w:pPr>
        </w:pPrChange>
      </w:pPr>
      <w:del w:id="1229" w:author="The Si Tran" w:date="2012-12-14T04:19:00Z">
        <w:r w:rsidRPr="0049233F" w:rsidDel="00454557">
          <w:rPr>
            <w:rPrChange w:id="1230" w:author="The Si Tran" w:date="2012-12-05T23:02:00Z">
              <w:rPr>
                <w:rFonts w:cs="Arial"/>
                <w:b/>
                <w:bCs/>
                <w:kern w:val="32"/>
                <w:sz w:val="28"/>
                <w:szCs w:val="28"/>
              </w:rPr>
            </w:rPrChange>
          </w:rPr>
          <w:tab/>
        </w:r>
      </w:del>
      <w:r w:rsidRPr="0049233F">
        <w:rPr>
          <w:rPrChange w:id="1231" w:author="The Si Tran" w:date="2012-12-05T23:02:00Z">
            <w:rPr>
              <w:rFonts w:cs="Arial"/>
              <w:b/>
              <w:bCs/>
              <w:kern w:val="32"/>
              <w:sz w:val="28"/>
              <w:szCs w:val="28"/>
            </w:rPr>
          </w:rPrChange>
        </w:rPr>
        <w:t xml:space="preserve">Ta </w:t>
      </w:r>
      <w:r w:rsidR="005C2C13" w:rsidRPr="0049233F">
        <w:rPr>
          <w:rPrChange w:id="1232" w:author="The Si Tran" w:date="2012-12-05T23:02:00Z">
            <w:rPr>
              <w:rFonts w:cs="Arial"/>
              <w:b/>
              <w:bCs/>
              <w:kern w:val="32"/>
              <w:sz w:val="28"/>
              <w:szCs w:val="28"/>
            </w:rPr>
          </w:rPrChange>
        </w:rPr>
        <w:t xml:space="preserve">thường </w:t>
      </w:r>
      <w:r w:rsidRPr="0049233F">
        <w:rPr>
          <w:rPrChange w:id="1233" w:author="The Si Tran" w:date="2012-12-05T23:02:00Z">
            <w:rPr>
              <w:rFonts w:cs="Arial"/>
              <w:b/>
              <w:bCs/>
              <w:kern w:val="32"/>
              <w:sz w:val="28"/>
              <w:szCs w:val="28"/>
            </w:rPr>
          </w:rPrChange>
        </w:rPr>
        <w:t xml:space="preserve">ký kiệu chuỗi thời gian là </w:t>
      </w:r>
      <w:ins w:id="1234"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35" w:author="The Si Tran" w:date="2012-12-06T03:50:00Z">
        <w:r w:rsidRPr="0049233F" w:rsidDel="00C16A39">
          <w:rPr>
            <w:rPrChange w:id="1236" w:author="The Si Tran" w:date="2012-12-05T23:02:00Z">
              <w:rPr>
                <w:rFonts w:cs="Arial"/>
                <w:b/>
                <w:bCs/>
                <w:kern w:val="32"/>
                <w:sz w:val="28"/>
                <w:szCs w:val="28"/>
              </w:rPr>
            </w:rPrChange>
          </w:rPr>
          <w:delText>{X</w:delText>
        </w:r>
        <w:r w:rsidRPr="0049233F" w:rsidDel="00C16A39">
          <w:rPr>
            <w:vertAlign w:val="subscript"/>
            <w:rPrChange w:id="1237" w:author="The Si Tran" w:date="2012-12-05T23:02:00Z">
              <w:rPr>
                <w:rFonts w:cs="Arial"/>
                <w:b/>
                <w:bCs/>
                <w:kern w:val="32"/>
                <w:sz w:val="28"/>
                <w:szCs w:val="28"/>
                <w:vertAlign w:val="subscript"/>
              </w:rPr>
            </w:rPrChange>
          </w:rPr>
          <w:delText>t</w:delText>
        </w:r>
        <w:r w:rsidRPr="0049233F" w:rsidDel="00C16A39">
          <w:rPr>
            <w:rPrChange w:id="1238" w:author="The Si Tran" w:date="2012-12-05T23:02:00Z">
              <w:rPr>
                <w:rFonts w:cs="Arial"/>
                <w:b/>
                <w:bCs/>
                <w:kern w:val="32"/>
                <w:sz w:val="28"/>
                <w:szCs w:val="28"/>
              </w:rPr>
            </w:rPrChange>
          </w:rPr>
          <w:delText>}</w:delText>
        </w:r>
      </w:del>
      <w:r w:rsidRPr="0049233F">
        <w:rPr>
          <w:rPrChange w:id="1239" w:author="The Si Tran" w:date="2012-12-05T23:02:00Z">
            <w:rPr>
              <w:rFonts w:cs="Arial"/>
              <w:b/>
              <w:bCs/>
              <w:kern w:val="32"/>
              <w:sz w:val="28"/>
              <w:szCs w:val="28"/>
            </w:rPr>
          </w:rPrChange>
        </w:rPr>
        <w:t xml:space="preserve"> với </w:t>
      </w:r>
      <w:ins w:id="1240" w:author="The Si Tran" w:date="2012-12-06T03:50:00Z">
        <m:oMath>
          <m:r>
            <w:rPr>
              <w:rFonts w:ascii="Cambria Math" w:hAnsi="Cambria Math"/>
            </w:rPr>
            <m:t>t</m:t>
          </m:r>
        </m:oMath>
      </w:ins>
      <w:del w:id="1241" w:author="The Si Tran" w:date="2012-12-06T03:50:00Z">
        <w:r w:rsidRPr="0049233F" w:rsidDel="00C16A39">
          <w:rPr>
            <w:rPrChange w:id="1242" w:author="The Si Tran" w:date="2012-12-05T23:02:00Z">
              <w:rPr>
                <w:rFonts w:cs="Arial"/>
                <w:b/>
                <w:bCs/>
                <w:kern w:val="32"/>
                <w:sz w:val="28"/>
                <w:szCs w:val="28"/>
              </w:rPr>
            </w:rPrChange>
          </w:rPr>
          <w:delText>t</w:delText>
        </w:r>
      </w:del>
      <w:r w:rsidRPr="0049233F">
        <w:rPr>
          <w:rPrChange w:id="1243" w:author="The Si Tran" w:date="2012-12-05T23:02:00Z">
            <w:rPr>
              <w:rFonts w:cs="Arial"/>
              <w:b/>
              <w:bCs/>
              <w:kern w:val="32"/>
              <w:sz w:val="28"/>
              <w:szCs w:val="28"/>
            </w:rPr>
          </w:rPrChange>
        </w:rPr>
        <w:t xml:space="preserve"> là các số tự nhiên. </w:t>
      </w:r>
      <m:oMath>
        <m:sSub>
          <m:sSubPr>
            <m:ctrlPr>
              <w:ins w:id="1244" w:author="The Si Tran" w:date="2012-12-06T03:50:00Z">
                <w:rPr>
                  <w:rFonts w:ascii="Cambria Math" w:hAnsi="Cambria Math"/>
                  <w:i/>
                </w:rPr>
              </w:ins>
            </m:ctrlPr>
          </m:sSubPr>
          <m:e>
            <w:ins w:id="1245" w:author="The Si Tran" w:date="2012-12-06T03:50:00Z">
              <m:r>
                <w:rPr>
                  <w:rFonts w:ascii="Cambria Math" w:hAnsi="Cambria Math"/>
                </w:rPr>
                <m:t>X</m:t>
              </m:r>
            </w:ins>
          </m:e>
          <m:sub>
            <w:ins w:id="1246" w:author="The Si Tran" w:date="2012-12-06T03:50:00Z">
              <m:r>
                <w:rPr>
                  <w:rFonts w:ascii="Cambria Math" w:hAnsi="Cambria Math"/>
                </w:rPr>
                <m:t>t</m:t>
              </m:r>
            </w:ins>
          </m:sub>
        </m:sSub>
      </m:oMath>
      <w:ins w:id="1247" w:author="The Si Tran" w:date="2012-12-06T03:50:00Z">
        <w:r w:rsidR="00C16A39">
          <w:t xml:space="preserve"> </w:t>
        </w:r>
      </w:ins>
      <w:del w:id="1248" w:author="The Si Tran" w:date="2012-12-06T03:50:00Z">
        <w:r w:rsidRPr="0049233F" w:rsidDel="00C16A39">
          <w:rPr>
            <w:rPrChange w:id="1249" w:author="The Si Tran" w:date="2012-12-05T23:02:00Z">
              <w:rPr>
                <w:rFonts w:cs="Arial"/>
                <w:b/>
                <w:bCs/>
                <w:kern w:val="32"/>
                <w:sz w:val="28"/>
                <w:szCs w:val="28"/>
              </w:rPr>
            </w:rPrChange>
          </w:rPr>
          <w:delText>X</w:delText>
        </w:r>
        <w:r w:rsidRPr="0049233F" w:rsidDel="00C16A39">
          <w:rPr>
            <w:vertAlign w:val="subscript"/>
            <w:rPrChange w:id="1250" w:author="The Si Tran" w:date="2012-12-05T23:02:00Z">
              <w:rPr>
                <w:rFonts w:cs="Arial"/>
                <w:b/>
                <w:bCs/>
                <w:kern w:val="32"/>
                <w:sz w:val="28"/>
                <w:szCs w:val="28"/>
                <w:vertAlign w:val="subscript"/>
              </w:rPr>
            </w:rPrChange>
          </w:rPr>
          <w:delText>t</w:delText>
        </w:r>
        <w:r w:rsidRPr="0049233F" w:rsidDel="00C16A39">
          <w:rPr>
            <w:rPrChange w:id="1251" w:author="The Si Tran" w:date="2012-12-05T23:02:00Z">
              <w:rPr>
                <w:rFonts w:cs="Arial"/>
                <w:b/>
                <w:bCs/>
                <w:kern w:val="32"/>
                <w:sz w:val="28"/>
                <w:szCs w:val="28"/>
              </w:rPr>
            </w:rPrChange>
          </w:rPr>
          <w:delText xml:space="preserve"> </w:delText>
        </w:r>
      </w:del>
      <w:proofErr w:type="gramStart"/>
      <w:r w:rsidRPr="0049233F">
        <w:rPr>
          <w:rPrChange w:id="1252" w:author="The Si Tran" w:date="2012-12-05T23:02:00Z">
            <w:rPr>
              <w:rFonts w:cs="Arial"/>
              <w:b/>
              <w:bCs/>
              <w:kern w:val="32"/>
              <w:sz w:val="28"/>
              <w:szCs w:val="28"/>
            </w:rPr>
          </w:rPrChange>
        </w:rPr>
        <w:t>là</w:t>
      </w:r>
      <w:proofErr w:type="gramEnd"/>
      <w:r w:rsidRPr="0049233F">
        <w:rPr>
          <w:rPrChange w:id="1253"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254"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55" w:author="The Si Tran" w:date="2012-12-05T23:02:00Z">
            <w:rPr>
              <w:rFonts w:cs="Arial"/>
              <w:b/>
              <w:bCs/>
              <w:kern w:val="32"/>
              <w:sz w:val="28"/>
              <w:szCs w:val="28"/>
            </w:rPr>
          </w:rPrChange>
        </w:rPr>
        <w:t xml:space="preserve"> hàng tháng của hãng </w:t>
      </w:r>
      <w:r w:rsidR="005C2C13" w:rsidRPr="0049233F">
        <w:rPr>
          <w:rPrChange w:id="1256" w:author="The Si Tran" w:date="2012-12-05T23:02:00Z">
            <w:rPr>
              <w:rFonts w:cs="Arial"/>
              <w:b/>
              <w:bCs/>
              <w:kern w:val="32"/>
              <w:sz w:val="28"/>
              <w:szCs w:val="28"/>
            </w:rPr>
          </w:rPrChange>
        </w:rPr>
        <w:t xml:space="preserve">hàng không </w:t>
      </w:r>
      <w:r w:rsidRPr="0049233F">
        <w:rPr>
          <w:rPrChange w:id="1257" w:author="The Si Tran" w:date="2012-12-05T23:02:00Z">
            <w:rPr>
              <w:rFonts w:cs="Arial"/>
              <w:b/>
              <w:bCs/>
              <w:kern w:val="32"/>
              <w:sz w:val="28"/>
              <w:szCs w:val="28"/>
            </w:rPr>
          </w:rPrChange>
        </w:rPr>
        <w:t>Pan Am</w:t>
      </w:r>
      <w:r w:rsidR="005C2C13" w:rsidRPr="0049233F">
        <w:rPr>
          <w:rPrChange w:id="1258"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59" w:author="The Si Tran" w:date="2012-12-05T23:02:00Z">
            <w:rPr>
              <w:sz w:val="28"/>
              <w:szCs w:val="28"/>
            </w:rPr>
          </w:rPrChange>
        </w:rPr>
      </w:pPr>
    </w:p>
    <w:p w14:paraId="5045DE3A" w14:textId="77777777" w:rsidR="009526E2" w:rsidRPr="009531AA" w:rsidRDefault="00024D6E">
      <w:pPr>
        <w:pStyle w:val="Canhgiua"/>
        <w:rPr>
          <w:rPrChange w:id="1260" w:author="The Si Tran" w:date="2012-12-11T23:14:00Z">
            <w:rPr>
              <w:sz w:val="28"/>
              <w:szCs w:val="28"/>
            </w:rPr>
          </w:rPrChange>
        </w:rPr>
        <w:pPrChange w:id="1261" w:author="The Si Tran" w:date="2012-12-16T16:45:00Z">
          <w:pPr/>
        </w:pPrChange>
      </w:pPr>
      <w:r w:rsidRPr="0049233F">
        <w:rPr>
          <w:noProof/>
          <w:rPrChange w:id="1262" w:author="Unknown">
            <w:rPr>
              <w:rFonts w:cs="Arial"/>
              <w:b/>
              <w:bCs/>
              <w:noProof/>
              <w:kern w:val="32"/>
              <w:sz w:val="28"/>
              <w:szCs w:val="28"/>
            </w:rPr>
          </w:rPrChange>
        </w:rPr>
        <w:drawing>
          <wp:inline distT="0" distB="0" distL="0" distR="0" wp14:anchorId="3BED6EB7" wp14:editId="3AEC4E1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63" w:author="The Si Tran" w:date="2012-12-14T07:21:00Z"/>
        </w:rPr>
        <w:pPrChange w:id="1264" w:author="The Si Tran" w:date="2012-12-16T16:45:00Z">
          <w:pPr>
            <w:pStyle w:val="Caption"/>
            <w:ind w:firstLine="540"/>
          </w:pPr>
        </w:pPrChange>
      </w:pPr>
      <w:bookmarkStart w:id="1265" w:name="_Toc312142075"/>
      <w:bookmarkStart w:id="1266" w:name="_Toc343029950"/>
      <w:bookmarkStart w:id="1267" w:name="_Toc343660646"/>
      <w:r w:rsidRPr="00454DCE">
        <w:rPr>
          <w:bCs w:val="0"/>
          <w:rPrChange w:id="1268" w:author="The Si Tran" w:date="2012-12-16T16:45:00Z">
            <w:rPr>
              <w:b w:val="0"/>
              <w:bCs w:val="0"/>
              <w:sz w:val="28"/>
              <w:szCs w:val="28"/>
            </w:rPr>
          </w:rPrChange>
        </w:rPr>
        <w:t xml:space="preserve">Hình </w:t>
      </w:r>
      <w:del w:id="1269" w:author="The Si Tran" w:date="2012-12-11T23:15:00Z">
        <w:r w:rsidRPr="00454DCE" w:rsidDel="005F761D">
          <w:rPr>
            <w:bCs w:val="0"/>
            <w:rPrChange w:id="1270" w:author="The Si Tran" w:date="2012-12-16T16:45:00Z">
              <w:rPr>
                <w:b w:val="0"/>
                <w:bCs w:val="0"/>
                <w:sz w:val="28"/>
                <w:szCs w:val="28"/>
              </w:rPr>
            </w:rPrChange>
          </w:rPr>
          <w:fldChar w:fldCharType="begin"/>
        </w:r>
        <w:r w:rsidRPr="00454DCE" w:rsidDel="005F761D">
          <w:rPr>
            <w:bCs w:val="0"/>
            <w:rPrChange w:id="1271" w:author="The Si Tran" w:date="2012-12-16T16:45:00Z">
              <w:rPr>
                <w:b w:val="0"/>
                <w:bCs w:val="0"/>
                <w:sz w:val="28"/>
                <w:szCs w:val="28"/>
              </w:rPr>
            </w:rPrChange>
          </w:rPr>
          <w:delInstrText xml:space="preserve"> SEQ Hình \* ARABIC </w:delInstrText>
        </w:r>
        <w:r w:rsidRPr="00454DCE" w:rsidDel="005F761D">
          <w:rPr>
            <w:bCs w:val="0"/>
            <w:rPrChange w:id="1272" w:author="The Si Tran" w:date="2012-12-16T16:45:00Z">
              <w:rPr>
                <w:b w:val="0"/>
                <w:bCs w:val="0"/>
                <w:sz w:val="28"/>
                <w:szCs w:val="28"/>
              </w:rPr>
            </w:rPrChange>
          </w:rPr>
          <w:fldChar w:fldCharType="separate"/>
        </w:r>
        <w:r w:rsidRPr="00454DCE" w:rsidDel="005F761D">
          <w:rPr>
            <w:bCs w:val="0"/>
            <w:rPrChange w:id="1273" w:author="The Si Tran" w:date="2012-12-16T16:45:00Z">
              <w:rPr>
                <w:b w:val="0"/>
                <w:bCs w:val="0"/>
                <w:noProof/>
                <w:sz w:val="28"/>
                <w:szCs w:val="28"/>
              </w:rPr>
            </w:rPrChange>
          </w:rPr>
          <w:delText>1</w:delText>
        </w:r>
        <w:r w:rsidRPr="00454DCE" w:rsidDel="005F761D">
          <w:rPr>
            <w:bCs w:val="0"/>
            <w:rPrChange w:id="1274" w:author="The Si Tran" w:date="2012-12-16T16:45:00Z">
              <w:rPr>
                <w:b w:val="0"/>
                <w:bCs w:val="0"/>
                <w:sz w:val="28"/>
                <w:szCs w:val="28"/>
              </w:rPr>
            </w:rPrChange>
          </w:rPr>
          <w:fldChar w:fldCharType="end"/>
        </w:r>
      </w:del>
      <w:ins w:id="1275" w:author="The Si Tran" w:date="2012-12-11T23:15:00Z">
        <w:r w:rsidR="005F761D" w:rsidRPr="00032D83">
          <w:rPr>
            <w:bCs w:val="0"/>
          </w:rPr>
          <w:t>2</w:t>
        </w:r>
      </w:ins>
      <w:ins w:id="1276" w:author="The Si Tran" w:date="2012-12-11T23:13:00Z">
        <w:r w:rsidR="00FD0D9E" w:rsidRPr="00032D83">
          <w:rPr>
            <w:bCs w:val="0"/>
          </w:rPr>
          <w:t>.1</w:t>
        </w:r>
      </w:ins>
      <w:ins w:id="1277" w:author="The Si Tran" w:date="2012-12-14T04:07:00Z">
        <w:r w:rsidR="00C409EE" w:rsidRPr="006D6C8D">
          <w:t>:</w:t>
        </w:r>
      </w:ins>
      <w:r w:rsidRPr="00454DCE">
        <w:rPr>
          <w:bCs w:val="0"/>
          <w:rPrChange w:id="1278" w:author="The Si Tran" w:date="2012-12-16T16:45:00Z">
            <w:rPr>
              <w:b w:val="0"/>
              <w:bCs w:val="0"/>
              <w:sz w:val="28"/>
              <w:szCs w:val="28"/>
            </w:rPr>
          </w:rPrChange>
        </w:rPr>
        <w:t xml:space="preserve"> Số khách hàng đặt chỗ hàng tháng của hãng Pan Am</w:t>
      </w:r>
      <w:bookmarkEnd w:id="1265"/>
      <w:bookmarkEnd w:id="1266"/>
      <w:bookmarkEnd w:id="1267"/>
    </w:p>
    <w:p w14:paraId="6148F770" w14:textId="77777777" w:rsidR="00024D6E" w:rsidRPr="0049233F" w:rsidRDefault="00024D6E">
      <w:pPr>
        <w:pStyle w:val="Hinh"/>
        <w:rPr>
          <w:rPrChange w:id="1279" w:author="The Si Tran" w:date="2012-12-05T23:02:00Z">
            <w:rPr>
              <w:sz w:val="28"/>
              <w:szCs w:val="28"/>
            </w:rPr>
          </w:rPrChange>
        </w:rPr>
        <w:pPrChange w:id="1280" w:author="The Si Tran" w:date="2012-12-16T16:45:00Z">
          <w:pPr/>
        </w:pPrChange>
      </w:pPr>
    </w:p>
    <w:p w14:paraId="47496638" w14:textId="303FCD55" w:rsidR="0080635D" w:rsidRPr="0049233F" w:rsidRDefault="0080635D">
      <w:pPr>
        <w:rPr>
          <w:rPrChange w:id="1281" w:author="The Si Tran" w:date="2012-12-05T23:02:00Z">
            <w:rPr>
              <w:sz w:val="28"/>
              <w:szCs w:val="28"/>
            </w:rPr>
          </w:rPrChange>
        </w:rPr>
        <w:pPrChange w:id="1282" w:author="The Si Tran" w:date="2012-12-14T07:21:00Z">
          <w:pPr>
            <w:ind w:firstLine="720"/>
          </w:pPr>
        </w:pPrChange>
      </w:pPr>
      <w:del w:id="1283" w:author="The Si Tran" w:date="2012-12-14T04:19:00Z">
        <w:r w:rsidRPr="0049233F" w:rsidDel="00454557">
          <w:rPr>
            <w:rPrChange w:id="1284" w:author="The Si Tran" w:date="2012-12-05T23:02:00Z">
              <w:rPr>
                <w:b/>
                <w:bCs/>
                <w:sz w:val="28"/>
                <w:szCs w:val="28"/>
              </w:rPr>
            </w:rPrChange>
          </w:rPr>
          <w:lastRenderedPageBreak/>
          <w:tab/>
        </w:r>
      </w:del>
      <w:r w:rsidRPr="0049233F">
        <w:rPr>
          <w:rPrChange w:id="1285"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286" w:author="The Si Tran" w:date="2012-12-05T23:02:00Z">
            <w:rPr>
              <w:b/>
              <w:bCs/>
              <w:sz w:val="28"/>
              <w:szCs w:val="28"/>
            </w:rPr>
          </w:rPrChange>
        </w:rPr>
        <w:t>chu</w:t>
      </w:r>
      <w:proofErr w:type="gramEnd"/>
      <w:r w:rsidRPr="0049233F">
        <w:rPr>
          <w:rPrChange w:id="1287" w:author="The Si Tran" w:date="2012-12-05T23:02:00Z">
            <w:rPr>
              <w:b/>
              <w:bCs/>
              <w:sz w:val="28"/>
              <w:szCs w:val="28"/>
            </w:rPr>
          </w:rPrChange>
        </w:rPr>
        <w:t xml:space="preserve"> kỳ, thành phầ</w:t>
      </w:r>
      <w:r w:rsidR="00E51BBD">
        <w:t>n mùa và</w:t>
      </w:r>
      <w:r w:rsidRPr="0049233F">
        <w:rPr>
          <w:rPrChange w:id="1288" w:author="The Si Tran" w:date="2012-12-05T23:02:00Z">
            <w:rPr>
              <w:b/>
              <w:bCs/>
              <w:sz w:val="28"/>
              <w:szCs w:val="28"/>
            </w:rPr>
          </w:rPrChange>
        </w:rPr>
        <w:t xml:space="preserve"> bất qui tắc </w:t>
      </w:r>
      <w:r w:rsidR="00F518BC" w:rsidRPr="0049233F">
        <w:rPr>
          <w:rPrChange w:id="1289" w:author="The Si Tran" w:date="2012-12-05T23:02:00Z">
            <w:rPr>
              <w:b/>
              <w:bCs/>
              <w:sz w:val="28"/>
              <w:szCs w:val="28"/>
            </w:rPr>
          </w:rPrChange>
        </w:rPr>
        <w:fldChar w:fldCharType="begin"/>
      </w:r>
      <w:r w:rsidR="00F518BC" w:rsidRPr="0049233F">
        <w:rPr>
          <w:rPrChange w:id="1290"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91" w:author="The Si Tran" w:date="2012-12-05T23:02:00Z">
            <w:rPr>
              <w:b/>
              <w:bCs/>
              <w:sz w:val="28"/>
              <w:szCs w:val="28"/>
            </w:rPr>
          </w:rPrChange>
        </w:rPr>
        <w:fldChar w:fldCharType="end"/>
      </w:r>
    </w:p>
    <w:p w14:paraId="65E346B6" w14:textId="17F9BC19" w:rsidR="001F017F" w:rsidRPr="006A5AA2" w:rsidRDefault="00F518BC">
      <w:pPr>
        <w:pStyle w:val="BuletL1"/>
        <w:rPr>
          <w:rPrChange w:id="1292" w:author="The Si Tran" w:date="2012-12-14T04:05:00Z">
            <w:rPr>
              <w:sz w:val="28"/>
              <w:szCs w:val="28"/>
            </w:rPr>
          </w:rPrChange>
        </w:rPr>
        <w:pPrChange w:id="1293" w:author="The Si Tran" w:date="2012-12-16T10:07:00Z">
          <w:pPr>
            <w:pStyle w:val="ListParagraph"/>
            <w:numPr>
              <w:numId w:val="12"/>
            </w:numPr>
            <w:ind w:left="900" w:hanging="360"/>
          </w:pPr>
        </w:pPrChange>
      </w:pPr>
      <w:r w:rsidRPr="006A5AA2">
        <w:rPr>
          <w:rPrChange w:id="1294" w:author="The Si Tran" w:date="2012-12-14T04:05:00Z">
            <w:rPr>
              <w:rFonts w:eastAsiaTheme="minorHAnsi"/>
              <w:b/>
              <w:bCs/>
              <w:sz w:val="28"/>
              <w:szCs w:val="28"/>
            </w:rPr>
          </w:rPrChange>
        </w:rPr>
        <w:t>Thành phần</w:t>
      </w:r>
      <w:r w:rsidR="001F017F" w:rsidRPr="006A5AA2">
        <w:rPr>
          <w:rPrChange w:id="1295" w:author="The Si Tran" w:date="2012-12-14T04:05:00Z">
            <w:rPr>
              <w:rFonts w:eastAsiaTheme="minorHAnsi"/>
              <w:b/>
              <w:bCs/>
              <w:sz w:val="28"/>
              <w:szCs w:val="28"/>
            </w:rPr>
          </w:rPrChange>
        </w:rPr>
        <w:t xml:space="preserve"> xu hướ</w:t>
      </w:r>
      <w:r w:rsidRPr="006A5AA2">
        <w:rPr>
          <w:rPrChange w:id="1296" w:author="The Si Tran" w:date="2012-12-14T04:05:00Z">
            <w:rPr>
              <w:rFonts w:eastAsiaTheme="minorHAnsi"/>
              <w:b/>
              <w:bCs/>
              <w:sz w:val="28"/>
              <w:szCs w:val="28"/>
            </w:rPr>
          </w:rPrChange>
        </w:rPr>
        <w:t>ng (trend)</w:t>
      </w:r>
      <w:r w:rsidR="00246F0B">
        <w:t>: C</w:t>
      </w:r>
      <w:r w:rsidR="001F017F" w:rsidRPr="006A5AA2">
        <w:rPr>
          <w:rPrChange w:id="1297"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98" w:author="The Si Tran" w:date="2012-12-14T04:05:00Z">
            <w:rPr>
              <w:rFonts w:eastAsiaTheme="minorHAnsi"/>
              <w:b/>
              <w:bCs/>
              <w:sz w:val="28"/>
              <w:szCs w:val="28"/>
            </w:rPr>
          </w:rPrChange>
        </w:rPr>
        <w:t>. Đây là thành phần dài hạn (long term)</w:t>
      </w:r>
      <w:r w:rsidR="001F017F" w:rsidRPr="006A5AA2">
        <w:rPr>
          <w:rPrChange w:id="1299"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300" w:author="The Si Tran" w:date="2012-12-14T04:05:00Z">
            <w:rPr>
              <w:sz w:val="28"/>
              <w:szCs w:val="28"/>
            </w:rPr>
          </w:rPrChange>
        </w:rPr>
        <w:pPrChange w:id="1301" w:author="The Si Tran" w:date="2012-12-16T10:07:00Z">
          <w:pPr>
            <w:pStyle w:val="ListParagraph"/>
            <w:numPr>
              <w:numId w:val="12"/>
            </w:numPr>
            <w:ind w:left="900" w:hanging="360"/>
          </w:pPr>
        </w:pPrChange>
      </w:pPr>
      <w:r w:rsidRPr="006A5AA2">
        <w:rPr>
          <w:rPrChange w:id="1302" w:author="The Si Tran" w:date="2012-12-14T04:05:00Z">
            <w:rPr>
              <w:rFonts w:eastAsiaTheme="minorHAnsi"/>
              <w:b/>
              <w:bCs/>
              <w:sz w:val="28"/>
              <w:szCs w:val="28"/>
            </w:rPr>
          </w:rPrChange>
        </w:rPr>
        <w:t>Thành phần</w:t>
      </w:r>
      <w:r w:rsidR="001F017F" w:rsidRPr="006A5AA2">
        <w:rPr>
          <w:rPrChange w:id="1303" w:author="The Si Tran" w:date="2012-12-14T04:05:00Z">
            <w:rPr>
              <w:rFonts w:eastAsiaTheme="minorHAnsi"/>
              <w:b/>
              <w:bCs/>
              <w:sz w:val="28"/>
              <w:szCs w:val="28"/>
            </w:rPr>
          </w:rPrChange>
        </w:rPr>
        <w:t xml:space="preserve"> </w:t>
      </w:r>
      <w:r w:rsidRPr="006A5AA2">
        <w:rPr>
          <w:rPrChange w:id="1304" w:author="The Si Tran" w:date="2012-12-14T04:05:00Z">
            <w:rPr>
              <w:rFonts w:eastAsiaTheme="minorHAnsi"/>
              <w:b/>
              <w:bCs/>
              <w:sz w:val="28"/>
              <w:szCs w:val="28"/>
            </w:rPr>
          </w:rPrChange>
        </w:rPr>
        <w:t>c</w:t>
      </w:r>
      <w:r w:rsidR="00F7259F" w:rsidRPr="006A5AA2">
        <w:rPr>
          <w:rPrChange w:id="1305" w:author="The Si Tran" w:date="2012-12-14T04:05:00Z">
            <w:rPr>
              <w:rFonts w:eastAsiaTheme="minorHAnsi"/>
              <w:b/>
              <w:bCs/>
              <w:sz w:val="28"/>
              <w:szCs w:val="28"/>
            </w:rPr>
          </w:rPrChange>
        </w:rPr>
        <w:t>hu k</w:t>
      </w:r>
      <w:ins w:id="1306" w:author="The Si Tran" w:date="2012-12-14T04:02:00Z">
        <w:r w:rsidR="00C17C95" w:rsidRPr="00EB1298">
          <w:t>ỳ</w:t>
        </w:r>
      </w:ins>
      <w:del w:id="1307" w:author="The Si Tran" w:date="2012-12-14T04:02:00Z">
        <w:r w:rsidR="00F7259F" w:rsidRPr="006A5AA2" w:rsidDel="00C17C95">
          <w:rPr>
            <w:rPrChange w:id="1308" w:author="The Si Tran" w:date="2012-12-14T04:05:00Z">
              <w:rPr>
                <w:rFonts w:eastAsiaTheme="minorHAnsi"/>
                <w:b/>
                <w:bCs/>
                <w:sz w:val="28"/>
                <w:szCs w:val="28"/>
              </w:rPr>
            </w:rPrChange>
          </w:rPr>
          <w:delText>ì</w:delText>
        </w:r>
      </w:del>
      <w:r w:rsidR="00F7259F" w:rsidRPr="006A5AA2">
        <w:rPr>
          <w:rPrChange w:id="1309" w:author="The Si Tran" w:date="2012-12-14T04:05:00Z">
            <w:rPr>
              <w:rFonts w:eastAsiaTheme="minorHAnsi"/>
              <w:b/>
              <w:bCs/>
              <w:sz w:val="28"/>
              <w:szCs w:val="28"/>
            </w:rPr>
          </w:rPrChange>
        </w:rPr>
        <w:t xml:space="preserve"> (cyclical)</w:t>
      </w:r>
      <w:r w:rsidR="00246F0B">
        <w:t>: N</w:t>
      </w:r>
      <w:r w:rsidR="008E2CA2" w:rsidRPr="006A5AA2">
        <w:rPr>
          <w:rPrChange w:id="1310"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311" w:author="The Si Tran" w:date="2012-12-14T04:05:00Z">
            <w:rPr>
              <w:rFonts w:eastAsiaTheme="minorHAnsi"/>
              <w:b/>
              <w:bCs/>
              <w:sz w:val="28"/>
              <w:szCs w:val="28"/>
            </w:rPr>
          </w:rPrChange>
        </w:rPr>
        <w:t>ng só</w:t>
      </w:r>
      <w:r w:rsidR="008E2CA2" w:rsidRPr="006A5AA2">
        <w:rPr>
          <w:rPrChange w:id="1312"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313" w:author="The Si Tran" w:date="2012-12-14T04:04:00Z"/>
        </w:rPr>
        <w:pPrChange w:id="1314" w:author="The Si Tran" w:date="2012-12-16T10:07:00Z">
          <w:pPr>
            <w:pStyle w:val="ListParagraph"/>
            <w:numPr>
              <w:numId w:val="12"/>
            </w:numPr>
            <w:ind w:left="900" w:hanging="360"/>
          </w:pPr>
        </w:pPrChange>
      </w:pPr>
      <w:r w:rsidRPr="006A5AA2">
        <w:rPr>
          <w:rPrChange w:id="1315" w:author="The Si Tran" w:date="2012-12-14T04:05:00Z">
            <w:rPr>
              <w:rFonts w:eastAsiaTheme="minorHAnsi"/>
              <w:b/>
              <w:bCs/>
              <w:sz w:val="28"/>
              <w:szCs w:val="28"/>
            </w:rPr>
          </w:rPrChange>
        </w:rPr>
        <w:t>T</w:t>
      </w:r>
      <w:r w:rsidR="00F518BC" w:rsidRPr="006A5AA2">
        <w:rPr>
          <w:rPrChange w:id="1316" w:author="The Si Tran" w:date="2012-12-14T04:05:00Z">
            <w:rPr>
              <w:rFonts w:eastAsiaTheme="minorHAnsi"/>
              <w:b/>
              <w:bCs/>
              <w:sz w:val="28"/>
              <w:szCs w:val="28"/>
            </w:rPr>
          </w:rPrChange>
        </w:rPr>
        <w:t>hành phần</w:t>
      </w:r>
      <w:r w:rsidRPr="006A5AA2">
        <w:rPr>
          <w:rPrChange w:id="1317" w:author="The Si Tran" w:date="2012-12-14T04:05:00Z">
            <w:rPr>
              <w:rFonts w:eastAsiaTheme="minorHAnsi"/>
              <w:b/>
              <w:bCs/>
              <w:sz w:val="28"/>
              <w:szCs w:val="28"/>
            </w:rPr>
          </w:rPrChange>
        </w:rPr>
        <w:t xml:space="preserve"> mùa (seasonal): </w:t>
      </w:r>
      <w:r w:rsidR="00246F0B">
        <w:t>N</w:t>
      </w:r>
      <w:r w:rsidRPr="006A5AA2">
        <w:rPr>
          <w:rPrChange w:id="1318"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19" w:author="The Si Tran" w:date="2012-12-14T04:05:00Z">
            <w:rPr>
              <w:rFonts w:eastAsiaTheme="minorHAnsi"/>
              <w:b/>
              <w:bCs/>
              <w:sz w:val="28"/>
              <w:szCs w:val="28"/>
            </w:rPr>
          </w:rPrChange>
        </w:rPr>
        <w:t xml:space="preserve"> </w:t>
      </w:r>
      <w:r w:rsidRPr="006A5AA2">
        <w:rPr>
          <w:rPrChange w:id="1320"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21"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22"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23" w:author="The Si Tran" w:date="2012-12-14T04:04:00Z"/>
          <w:rFonts w:ascii="Times New Roman" w:hAnsi="Times New Roman"/>
          <w:sz w:val="26"/>
          <w:szCs w:val="26"/>
          <w:rPrChange w:id="1324" w:author="The Si Tran" w:date="2012-12-14T07:22:00Z">
            <w:rPr>
              <w:del w:id="1325" w:author="The Si Tran" w:date="2012-12-14T04:04:00Z"/>
              <w:sz w:val="28"/>
              <w:szCs w:val="28"/>
            </w:rPr>
          </w:rPrChange>
        </w:rPr>
        <w:pPrChange w:id="1326"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27" w:author="The Si Tran" w:date="2012-12-14T04:02:00Z"/>
          <w:rPrChange w:id="1328" w:author="The Si Tran" w:date="2012-12-14T07:22:00Z">
            <w:rPr>
              <w:del w:id="1329" w:author="The Si Tran" w:date="2012-12-14T04:02:00Z"/>
              <w:sz w:val="28"/>
              <w:szCs w:val="28"/>
            </w:rPr>
          </w:rPrChange>
        </w:rPr>
        <w:pPrChange w:id="1330" w:author="The Si Tran" w:date="2012-12-16T10:07:00Z">
          <w:pPr>
            <w:pStyle w:val="ListParagraph"/>
            <w:numPr>
              <w:numId w:val="12"/>
            </w:numPr>
            <w:ind w:left="900" w:hanging="360"/>
          </w:pPr>
        </w:pPrChange>
      </w:pPr>
      <w:r w:rsidRPr="00011A74">
        <w:rPr>
          <w:rPrChange w:id="1331" w:author="The Si Tran" w:date="2012-12-14T07:22:00Z">
            <w:rPr>
              <w:b/>
              <w:bCs/>
              <w:sz w:val="28"/>
              <w:szCs w:val="28"/>
            </w:rPr>
          </w:rPrChange>
        </w:rPr>
        <w:t>Thành phần bất qui tắc</w:t>
      </w:r>
      <w:ins w:id="1332" w:author="superchickend" w:date="2012-12-16T15:04:00Z">
        <w:r w:rsidR="00AA1483">
          <w:t xml:space="preserve"> (irregular)</w:t>
        </w:r>
      </w:ins>
      <w:r w:rsidRPr="00011A74">
        <w:rPr>
          <w:rPrChange w:id="1333"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34" w:author="The Si Tran" w:date="2012-12-14T04:02:00Z"/>
          <w:sz w:val="22"/>
          <w:szCs w:val="22"/>
          <w:rPrChange w:id="1335" w:author="The Si Tran" w:date="2012-12-14T04:02:00Z">
            <w:rPr>
              <w:del w:id="1336" w:author="The Si Tran" w:date="2012-12-14T04:02:00Z"/>
              <w:sz w:val="28"/>
              <w:szCs w:val="28"/>
            </w:rPr>
          </w:rPrChange>
        </w:rPr>
        <w:pPrChange w:id="1337"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38" w:author="The Si Tran" w:date="2012-12-05T23:02:00Z">
            <w:rPr>
              <w:sz w:val="28"/>
              <w:szCs w:val="28"/>
            </w:rPr>
          </w:rPrChange>
        </w:rPr>
        <w:pPrChange w:id="1339" w:author="The Si Tran" w:date="2012-12-16T10:07:00Z">
          <w:pPr>
            <w:ind w:firstLine="540"/>
          </w:pPr>
        </w:pPrChange>
      </w:pPr>
      <w:moveFromRangeStart w:id="1340" w:author="The Si Tran" w:date="2012-12-12T08:07:00Z" w:name="move343062963"/>
      <w:moveFrom w:id="1341" w:author="The Si Tran" w:date="2012-12-12T08:07:00Z">
        <w:r w:rsidRPr="0049233F" w:rsidDel="00BC6984">
          <w:rPr>
            <w:rFonts w:ascii="Calibri" w:hAnsi="Calibri"/>
            <w:sz w:val="22"/>
            <w:szCs w:val="22"/>
            <w:rPrChange w:id="1342"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43" w:author="The Si Tran" w:date="2012-12-05T23:02:00Z">
              <w:rPr>
                <w:b/>
                <w:bCs/>
                <w:sz w:val="28"/>
                <w:szCs w:val="28"/>
              </w:rPr>
            </w:rPrChange>
          </w:rPr>
          <w:t xml:space="preserve">hi </w:t>
        </w:r>
        <w:r w:rsidRPr="0049233F" w:rsidDel="00BC6984">
          <w:rPr>
            <w:rFonts w:ascii="Calibri" w:hAnsi="Calibri"/>
            <w:sz w:val="22"/>
            <w:szCs w:val="22"/>
            <w:rPrChange w:id="1344" w:author="The Si Tran" w:date="2012-12-05T23:02:00Z">
              <w:rPr>
                <w:b/>
                <w:bCs/>
                <w:sz w:val="28"/>
                <w:szCs w:val="28"/>
              </w:rPr>
            </w:rPrChange>
          </w:rPr>
          <w:t>một</w:t>
        </w:r>
        <w:r w:rsidR="003D4E27" w:rsidRPr="0049233F" w:rsidDel="00BC6984">
          <w:rPr>
            <w:rFonts w:ascii="Calibri" w:hAnsi="Calibri"/>
            <w:sz w:val="22"/>
            <w:szCs w:val="22"/>
            <w:rPrChange w:id="1345" w:author="The Si Tran" w:date="2012-12-05T23:02:00Z">
              <w:rPr>
                <w:b/>
                <w:bCs/>
                <w:sz w:val="28"/>
                <w:szCs w:val="28"/>
              </w:rPr>
            </w:rPrChange>
          </w:rPr>
          <w:t xml:space="preserve"> biến được g</w:t>
        </w:r>
        <w:r w:rsidR="00F361D0" w:rsidRPr="0049233F" w:rsidDel="00BC6984">
          <w:rPr>
            <w:rFonts w:ascii="Calibri" w:hAnsi="Calibri"/>
            <w:sz w:val="22"/>
            <w:szCs w:val="22"/>
            <w:rPrChange w:id="1346" w:author="The Si Tran" w:date="2012-12-05T23:02:00Z">
              <w:rPr>
                <w:b/>
                <w:bCs/>
                <w:sz w:val="28"/>
                <w:szCs w:val="28"/>
              </w:rPr>
            </w:rPrChange>
          </w:rPr>
          <w:t xml:space="preserve">hi nhận giá </w:t>
        </w:r>
        <w:r w:rsidRPr="0049233F" w:rsidDel="00BC6984">
          <w:rPr>
            <w:rFonts w:ascii="Calibri" w:hAnsi="Calibri"/>
            <w:sz w:val="22"/>
            <w:szCs w:val="22"/>
            <w:rPrChange w:id="1347"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48"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49" w:author="The Si Tran" w:date="2012-12-05T23:02:00Z">
              <w:rPr>
                <w:b/>
                <w:bCs/>
                <w:sz w:val="28"/>
                <w:szCs w:val="28"/>
              </w:rPr>
            </w:rPrChange>
          </w:rPr>
          <w:t>này</w:t>
        </w:r>
        <w:r w:rsidR="006D18A1" w:rsidRPr="0049233F" w:rsidDel="00BC6984">
          <w:rPr>
            <w:rFonts w:ascii="Calibri" w:hAnsi="Calibri"/>
            <w:sz w:val="22"/>
            <w:szCs w:val="22"/>
            <w:rPrChange w:id="1350" w:author="The Si Tran" w:date="2012-12-05T23:02:00Z">
              <w:rPr>
                <w:b/>
                <w:bCs/>
                <w:sz w:val="28"/>
                <w:szCs w:val="28"/>
              </w:rPr>
            </w:rPrChange>
          </w:rPr>
          <w:t>, ta sử dụng hệ số tự tương quan (autocorrelation coefficient).</w:t>
        </w:r>
      </w:moveFrom>
    </w:p>
    <w:moveFromRangeEnd w:id="1340"/>
    <w:p w14:paraId="02B258F9" w14:textId="77777777" w:rsidR="00024D6E" w:rsidRPr="0049233F" w:rsidDel="000E6941" w:rsidRDefault="00024D6E" w:rsidP="00024D6E">
      <w:pPr>
        <w:rPr>
          <w:del w:id="1351" w:author="The Si Tran" w:date="2012-12-11T21:27:00Z"/>
          <w:szCs w:val="26"/>
          <w:rPrChange w:id="1352" w:author="The Si Tran" w:date="2012-12-05T23:02:00Z">
            <w:rPr>
              <w:del w:id="1353" w:author="The Si Tran" w:date="2012-12-11T21:27:00Z"/>
              <w:sz w:val="28"/>
              <w:szCs w:val="28"/>
            </w:rPr>
          </w:rPrChange>
        </w:rPr>
      </w:pPr>
      <w:del w:id="1354" w:author="The Si Tran" w:date="2012-12-11T21:27:00Z">
        <w:r w:rsidRPr="0049233F" w:rsidDel="000E6941">
          <w:rPr>
            <w:b/>
            <w:szCs w:val="26"/>
            <w:rPrChange w:id="1355" w:author="The Si Tran" w:date="2012-12-05T23:02:00Z">
              <w:rPr>
                <w:b/>
                <w:bCs/>
                <w:sz w:val="28"/>
                <w:szCs w:val="28"/>
              </w:rPr>
            </w:rPrChange>
          </w:rPr>
          <w:delText>Định nghĩa:</w:delText>
        </w:r>
        <w:r w:rsidRPr="0049233F" w:rsidDel="000E6941">
          <w:rPr>
            <w:szCs w:val="26"/>
            <w:rPrChange w:id="1356"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57" w:author="The Si Tran" w:date="2012-12-05T23:02:00Z">
              <w:rPr>
                <w:b/>
                <w:bCs/>
                <w:sz w:val="28"/>
                <w:szCs w:val="28"/>
              </w:rPr>
            </w:rPrChange>
          </w:rPr>
          <w:delText xml:space="preserve">độ trễ thời gian khác nhau </w:delText>
        </w:r>
        <w:r w:rsidR="00CD217B" w:rsidRPr="0049233F" w:rsidDel="000E6941">
          <w:rPr>
            <w:szCs w:val="26"/>
            <w:rPrChange w:id="1358" w:author="The Si Tran" w:date="2012-12-05T23:02:00Z">
              <w:rPr>
                <w:b/>
                <w:bCs/>
                <w:sz w:val="28"/>
                <w:szCs w:val="28"/>
              </w:rPr>
            </w:rPrChange>
          </w:rPr>
          <w:fldChar w:fldCharType="begin"/>
        </w:r>
        <w:r w:rsidR="00CD217B" w:rsidRPr="0049233F" w:rsidDel="000E6941">
          <w:rPr>
            <w:szCs w:val="26"/>
            <w:rPrChange w:id="1359"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60" w:author="The Si Tran" w:date="2012-12-05T23:02:00Z">
              <w:rPr>
                <w:b/>
                <w:bCs/>
                <w:sz w:val="28"/>
                <w:szCs w:val="28"/>
              </w:rPr>
            </w:rPrChange>
          </w:rPr>
          <w:fldChar w:fldCharType="separate"/>
        </w:r>
        <w:r w:rsidR="00CD217B" w:rsidRPr="0049233F" w:rsidDel="000E6941">
          <w:rPr>
            <w:szCs w:val="26"/>
            <w:rPrChange w:id="1361" w:author="The Si Tran" w:date="2012-12-05T23:02:00Z">
              <w:rPr>
                <w:b/>
                <w:bCs/>
                <w:sz w:val="20"/>
                <w:szCs w:val="20"/>
              </w:rPr>
            </w:rPrChange>
          </w:rPr>
          <w:delText>[1]</w:delText>
        </w:r>
        <w:r w:rsidR="00CD217B" w:rsidRPr="0049233F" w:rsidDel="000E6941">
          <w:rPr>
            <w:szCs w:val="26"/>
            <w:rPrChange w:id="1362" w:author="The Si Tran" w:date="2012-12-05T23:02:00Z">
              <w:rPr>
                <w:b/>
                <w:bCs/>
                <w:sz w:val="28"/>
                <w:szCs w:val="28"/>
              </w:rPr>
            </w:rPrChange>
          </w:rPr>
          <w:fldChar w:fldCharType="end"/>
        </w:r>
        <w:r w:rsidR="007A78B2" w:rsidRPr="0049233F" w:rsidDel="000E6941">
          <w:rPr>
            <w:szCs w:val="26"/>
            <w:rPrChange w:id="1363" w:author="The Si Tran" w:date="2012-12-05T23:02:00Z">
              <w:rPr>
                <w:b/>
                <w:bCs/>
                <w:sz w:val="28"/>
                <w:szCs w:val="28"/>
              </w:rPr>
            </w:rPrChange>
          </w:rPr>
          <w:delText>.</w:delText>
        </w:r>
        <w:bookmarkStart w:id="1364" w:name="_Toc343083539"/>
        <w:bookmarkStart w:id="1365" w:name="_Toc343083753"/>
        <w:bookmarkStart w:id="1366" w:name="_Toc343083964"/>
        <w:bookmarkStart w:id="1367" w:name="_Toc343220723"/>
        <w:bookmarkStart w:id="1368" w:name="_Toc343232227"/>
        <w:bookmarkStart w:id="1369" w:name="_Toc343232640"/>
        <w:bookmarkStart w:id="1370" w:name="_Toc343232925"/>
        <w:bookmarkStart w:id="1371" w:name="_Toc343415430"/>
        <w:bookmarkStart w:id="1372" w:name="_Toc343415726"/>
        <w:bookmarkStart w:id="1373" w:name="_Toc343452385"/>
        <w:bookmarkStart w:id="1374" w:name="_Toc343461175"/>
        <w:bookmarkStart w:id="1375" w:name="_Toc343494062"/>
        <w:bookmarkStart w:id="1376" w:name="_Toc343494274"/>
        <w:bookmarkStart w:id="1377" w:name="_Toc343495047"/>
        <w:bookmarkStart w:id="1378" w:name="_Toc343660274"/>
        <w:bookmarkStart w:id="1379" w:name="_Toc343660488"/>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del>
    </w:p>
    <w:p w14:paraId="0F0BF651" w14:textId="77777777" w:rsidR="00E50A9B" w:rsidRPr="0049233F" w:rsidDel="000E6941" w:rsidRDefault="00024D6E">
      <w:pPr>
        <w:ind w:left="720" w:firstLine="720"/>
        <w:rPr>
          <w:del w:id="1380" w:author="The Si Tran" w:date="2012-12-11T21:27:00Z"/>
          <w:szCs w:val="26"/>
          <w:rPrChange w:id="1381" w:author="The Si Tran" w:date="2012-12-05T23:02:00Z">
            <w:rPr>
              <w:del w:id="1382" w:author="The Si Tran" w:date="2012-12-11T21:27:00Z"/>
              <w:sz w:val="28"/>
              <w:szCs w:val="28"/>
            </w:rPr>
          </w:rPrChange>
        </w:rPr>
        <w:pPrChange w:id="1383" w:author="The Si Tran" w:date="2012-12-05T22:44:00Z">
          <w:pPr>
            <w:ind w:firstLine="540"/>
          </w:pPr>
        </w:pPrChange>
      </w:pPr>
      <w:del w:id="1384" w:author="The Si Tran" w:date="2012-12-11T21:27:00Z">
        <w:r w:rsidRPr="0049233F" w:rsidDel="000E6941">
          <w:rPr>
            <w:szCs w:val="26"/>
            <w:rPrChange w:id="1385" w:author="The Si Tran" w:date="2012-12-05T23:02:00Z">
              <w:rPr>
                <w:sz w:val="28"/>
                <w:szCs w:val="28"/>
              </w:rPr>
            </w:rPrChange>
          </w:rPr>
          <w:delText xml:space="preserve">Ta tính hê số tự tương quan của biến </w:delText>
        </w:r>
      </w:del>
      <w:del w:id="1386" w:author="The Si Tran" w:date="2012-12-05T22:46:00Z">
        <w:r w:rsidRPr="0049233F" w:rsidDel="00E9719E">
          <w:rPr>
            <w:szCs w:val="26"/>
            <w:rPrChange w:id="1387" w:author="The Si Tran" w:date="2012-12-05T23:02:00Z">
              <w:rPr>
                <w:sz w:val="28"/>
                <w:szCs w:val="28"/>
              </w:rPr>
            </w:rPrChange>
          </w:rPr>
          <w:delText>X</w:delText>
        </w:r>
        <w:r w:rsidRPr="0049233F" w:rsidDel="00E9719E">
          <w:rPr>
            <w:szCs w:val="26"/>
            <w:vertAlign w:val="subscript"/>
            <w:rPrChange w:id="1388" w:author="The Si Tran" w:date="2012-12-05T23:02:00Z">
              <w:rPr>
                <w:sz w:val="28"/>
                <w:szCs w:val="28"/>
                <w:vertAlign w:val="subscript"/>
              </w:rPr>
            </w:rPrChange>
          </w:rPr>
          <w:delText>t</w:delText>
        </w:r>
        <w:r w:rsidRPr="0049233F" w:rsidDel="00E9719E">
          <w:rPr>
            <w:szCs w:val="26"/>
            <w:rPrChange w:id="1389" w:author="The Si Tran" w:date="2012-12-05T23:02:00Z">
              <w:rPr>
                <w:sz w:val="28"/>
                <w:szCs w:val="28"/>
              </w:rPr>
            </w:rPrChange>
          </w:rPr>
          <w:delText xml:space="preserve"> </w:delText>
        </w:r>
      </w:del>
      <w:del w:id="1390" w:author="The Si Tran" w:date="2012-12-11T21:27:00Z">
        <w:r w:rsidRPr="0049233F" w:rsidDel="000E6941">
          <w:rPr>
            <w:szCs w:val="26"/>
            <w:rPrChange w:id="1391" w:author="The Si Tran" w:date="2012-12-05T23:02:00Z">
              <w:rPr>
                <w:sz w:val="28"/>
                <w:szCs w:val="28"/>
              </w:rPr>
            </w:rPrChange>
          </w:rPr>
          <w:delText xml:space="preserve">với độ trễ </w:delText>
        </w:r>
      </w:del>
      <w:del w:id="1392" w:author="The Si Tran" w:date="2012-12-06T20:06:00Z">
        <w:r w:rsidRPr="0049233F" w:rsidDel="00263465">
          <w:rPr>
            <w:szCs w:val="26"/>
            <w:rPrChange w:id="1393" w:author="The Si Tran" w:date="2012-12-05T23:02:00Z">
              <w:rPr>
                <w:sz w:val="28"/>
                <w:szCs w:val="28"/>
              </w:rPr>
            </w:rPrChange>
          </w:rPr>
          <w:delText>k</w:delText>
        </w:r>
      </w:del>
      <w:del w:id="1394" w:author="The Si Tran" w:date="2012-12-11T21:27:00Z">
        <w:r w:rsidRPr="0049233F" w:rsidDel="000E6941">
          <w:rPr>
            <w:szCs w:val="26"/>
            <w:rPrChange w:id="1395" w:author="The Si Tran" w:date="2012-12-05T23:02:00Z">
              <w:rPr>
                <w:sz w:val="28"/>
                <w:szCs w:val="28"/>
              </w:rPr>
            </w:rPrChange>
          </w:rPr>
          <w:delText xml:space="preserve"> theo công thức</w:delText>
        </w:r>
        <w:bookmarkStart w:id="1396" w:name="_Toc343083540"/>
        <w:bookmarkStart w:id="1397" w:name="_Toc343083754"/>
        <w:bookmarkStart w:id="1398" w:name="_Toc343083965"/>
        <w:bookmarkStart w:id="1399" w:name="_Toc343220724"/>
        <w:bookmarkStart w:id="1400" w:name="_Toc343232228"/>
        <w:bookmarkStart w:id="1401" w:name="_Toc343232641"/>
        <w:bookmarkStart w:id="1402" w:name="_Toc343232926"/>
        <w:bookmarkStart w:id="1403" w:name="_Toc343415431"/>
        <w:bookmarkStart w:id="1404" w:name="_Toc343415727"/>
        <w:bookmarkStart w:id="1405" w:name="_Toc343452386"/>
        <w:bookmarkStart w:id="1406" w:name="_Toc343461176"/>
        <w:bookmarkStart w:id="1407" w:name="_Toc343494063"/>
        <w:bookmarkStart w:id="1408" w:name="_Toc343494275"/>
        <w:bookmarkStart w:id="1409" w:name="_Toc343495048"/>
        <w:bookmarkStart w:id="1410" w:name="_Toc343660275"/>
        <w:bookmarkStart w:id="1411" w:name="_Toc343660489"/>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del>
    </w:p>
    <w:p w14:paraId="58F53B32" w14:textId="77777777" w:rsidR="00024D6E" w:rsidRPr="0049233F" w:rsidDel="00E9719E" w:rsidRDefault="00024D6E" w:rsidP="00024D6E">
      <w:pPr>
        <w:rPr>
          <w:del w:id="1412" w:author="The Si Tran" w:date="2012-12-05T22:45:00Z"/>
          <w:szCs w:val="26"/>
          <w:rPrChange w:id="1413" w:author="The Si Tran" w:date="2012-12-05T23:02:00Z">
            <w:rPr>
              <w:del w:id="1414" w:author="The Si Tran" w:date="2012-12-05T22:45:00Z"/>
              <w:sz w:val="28"/>
              <w:szCs w:val="28"/>
            </w:rPr>
          </w:rPrChange>
        </w:rPr>
      </w:pPr>
      <w:del w:id="1415" w:author="The Si Tran" w:date="2012-12-05T22:45:00Z">
        <w:r w:rsidRPr="0049233F" w:rsidDel="00E9719E">
          <w:rPr>
            <w:szCs w:val="26"/>
            <w:rPrChange w:id="1416"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414626" r:id="rId12"/>
          </w:object>
        </w:r>
        <w:r w:rsidRPr="0049233F" w:rsidDel="00E9719E">
          <w:rPr>
            <w:szCs w:val="26"/>
            <w:rPrChange w:id="1417" w:author="The Si Tran" w:date="2012-12-05T23:02:00Z">
              <w:rPr>
                <w:sz w:val="28"/>
                <w:szCs w:val="28"/>
              </w:rPr>
            </w:rPrChange>
          </w:rPr>
          <w:delText xml:space="preserve">                 (2.1.1)</w:delText>
        </w:r>
        <w:bookmarkStart w:id="1418" w:name="_Toc343083541"/>
        <w:bookmarkStart w:id="1419" w:name="_Toc343083755"/>
        <w:bookmarkStart w:id="1420" w:name="_Toc343083966"/>
        <w:bookmarkStart w:id="1421" w:name="_Toc343220725"/>
        <w:bookmarkStart w:id="1422" w:name="_Toc343232229"/>
        <w:bookmarkStart w:id="1423" w:name="_Toc343232642"/>
        <w:bookmarkStart w:id="1424" w:name="_Toc343232927"/>
        <w:bookmarkStart w:id="1425" w:name="_Toc343415432"/>
        <w:bookmarkStart w:id="1426" w:name="_Toc343415728"/>
        <w:bookmarkStart w:id="1427" w:name="_Toc343452387"/>
        <w:bookmarkStart w:id="1428" w:name="_Toc343461177"/>
        <w:bookmarkStart w:id="1429" w:name="_Toc343494064"/>
        <w:bookmarkStart w:id="1430" w:name="_Toc343494276"/>
        <w:bookmarkStart w:id="1431" w:name="_Toc343495049"/>
        <w:bookmarkStart w:id="1432" w:name="_Toc343660276"/>
        <w:bookmarkStart w:id="1433" w:name="_Toc343660490"/>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del>
    </w:p>
    <w:p w14:paraId="52ECDFBB" w14:textId="77777777" w:rsidR="00024D6E" w:rsidRPr="0049233F" w:rsidDel="000E6941" w:rsidRDefault="00024D6E" w:rsidP="00024D6E">
      <w:pPr>
        <w:ind w:firstLine="540"/>
        <w:rPr>
          <w:del w:id="1434" w:author="The Si Tran" w:date="2012-12-11T21:27:00Z"/>
          <w:szCs w:val="26"/>
          <w:rPrChange w:id="1435" w:author="The Si Tran" w:date="2012-12-05T23:02:00Z">
            <w:rPr>
              <w:del w:id="1436" w:author="The Si Tran" w:date="2012-12-11T21:27:00Z"/>
              <w:sz w:val="28"/>
              <w:szCs w:val="28"/>
            </w:rPr>
          </w:rPrChange>
        </w:rPr>
      </w:pPr>
      <w:del w:id="1437" w:author="The Si Tran" w:date="2012-12-11T21:27:00Z">
        <w:r w:rsidRPr="0049233F" w:rsidDel="000E6941">
          <w:rPr>
            <w:szCs w:val="26"/>
            <w:rPrChange w:id="1438" w:author="The Si Tran" w:date="2012-12-05T23:02:00Z">
              <w:rPr>
                <w:sz w:val="28"/>
                <w:szCs w:val="28"/>
              </w:rPr>
            </w:rPrChange>
          </w:rPr>
          <w:delText xml:space="preserve">Với </w:delText>
        </w:r>
        <w:bookmarkStart w:id="1439" w:name="_Toc343083542"/>
        <w:bookmarkStart w:id="1440" w:name="_Toc343083756"/>
        <w:bookmarkStart w:id="1441" w:name="_Toc343083967"/>
        <w:bookmarkStart w:id="1442" w:name="_Toc343220726"/>
        <w:bookmarkStart w:id="1443" w:name="_Toc343232230"/>
        <w:bookmarkStart w:id="1444" w:name="_Toc343232643"/>
        <w:bookmarkStart w:id="1445" w:name="_Toc343232928"/>
        <w:bookmarkStart w:id="1446" w:name="_Toc343415433"/>
        <w:bookmarkStart w:id="1447" w:name="_Toc343415729"/>
        <w:bookmarkStart w:id="1448" w:name="_Toc343452388"/>
        <w:bookmarkStart w:id="1449" w:name="_Toc343461178"/>
        <w:bookmarkStart w:id="1450" w:name="_Toc343494065"/>
        <w:bookmarkStart w:id="1451" w:name="_Toc343494277"/>
        <w:bookmarkStart w:id="1452" w:name="_Toc343495050"/>
        <w:bookmarkStart w:id="1453" w:name="_Toc343660277"/>
        <w:bookmarkStart w:id="1454" w:name="_Toc343660491"/>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del>
    </w:p>
    <w:p w14:paraId="644FD85B" w14:textId="77777777" w:rsidR="00024D6E" w:rsidRPr="0049233F" w:rsidDel="000E6941" w:rsidRDefault="00024D6E" w:rsidP="00024D6E">
      <w:pPr>
        <w:ind w:firstLine="720"/>
        <w:rPr>
          <w:del w:id="1455" w:author="The Si Tran" w:date="2012-12-11T21:27:00Z"/>
          <w:szCs w:val="26"/>
          <w:rPrChange w:id="1456" w:author="The Si Tran" w:date="2012-12-05T23:02:00Z">
            <w:rPr>
              <w:del w:id="1457" w:author="The Si Tran" w:date="2012-12-11T21:27:00Z"/>
              <w:sz w:val="28"/>
              <w:szCs w:val="28"/>
            </w:rPr>
          </w:rPrChange>
        </w:rPr>
      </w:pPr>
      <w:del w:id="1458" w:author="The Si Tran" w:date="2012-12-11T21:27:00Z">
        <w:r w:rsidRPr="0049233F" w:rsidDel="000E6941">
          <w:rPr>
            <w:szCs w:val="26"/>
            <w:rPrChange w:id="1459" w:author="The Si Tran" w:date="2012-12-05T23:02:00Z">
              <w:rPr>
                <w:sz w:val="28"/>
                <w:szCs w:val="28"/>
              </w:rPr>
            </w:rPrChange>
          </w:rPr>
          <w:delText>*</w:delText>
        </w:r>
      </w:del>
      <w:del w:id="1460" w:author="The Si Tran" w:date="2012-12-05T22:45:00Z">
        <w:r w:rsidRPr="00B312F5" w:rsidDel="00E9719E">
          <w:rPr>
            <w:i/>
            <w:position w:val="-12"/>
            <w:szCs w:val="26"/>
          </w:rPr>
          <w:object w:dxaOrig="300" w:dyaOrig="360" w14:anchorId="1DD27C92">
            <v:shape id="_x0000_i1026" type="#_x0000_t75" style="width:18pt;height:21.75pt" o:ole="">
              <v:imagedata r:id="rId13" o:title=""/>
            </v:shape>
            <o:OLEObject Type="Embed" ProgID="Equation.DSMT4" ShapeID="_x0000_i1026" DrawAspect="Content" ObjectID="_1417414627" r:id="rId14"/>
          </w:object>
        </w:r>
      </w:del>
      <w:del w:id="1461" w:author="The Si Tran" w:date="2012-12-11T21:27:00Z">
        <w:r w:rsidRPr="0049233F" w:rsidDel="000E6941">
          <w:rPr>
            <w:szCs w:val="26"/>
            <w:rPrChange w:id="1462" w:author="The Si Tran" w:date="2012-12-05T23:02:00Z">
              <w:rPr>
                <w:sz w:val="28"/>
                <w:szCs w:val="28"/>
              </w:rPr>
            </w:rPrChange>
          </w:rPr>
          <w:delText xml:space="preserve"> là hệ số tự tương quan của </w:delText>
        </w:r>
      </w:del>
      <w:del w:id="1463" w:author="The Si Tran" w:date="2012-12-05T22:47:00Z">
        <w:r w:rsidRPr="0049233F" w:rsidDel="00E9719E">
          <w:rPr>
            <w:szCs w:val="26"/>
            <w:rPrChange w:id="1464" w:author="The Si Tran" w:date="2012-12-05T23:02:00Z">
              <w:rPr>
                <w:sz w:val="28"/>
                <w:szCs w:val="28"/>
              </w:rPr>
            </w:rPrChange>
          </w:rPr>
          <w:delText>X</w:delText>
        </w:r>
      </w:del>
      <w:del w:id="1465" w:author="The Si Tran" w:date="2012-12-11T21:27:00Z">
        <w:r w:rsidRPr="0049233F" w:rsidDel="000E6941">
          <w:rPr>
            <w:szCs w:val="26"/>
            <w:rPrChange w:id="1466" w:author="The Si Tran" w:date="2012-12-05T23:02:00Z">
              <w:rPr>
                <w:sz w:val="28"/>
                <w:szCs w:val="28"/>
              </w:rPr>
            </w:rPrChange>
          </w:rPr>
          <w:delText xml:space="preserve"> ở độ trễ </w:delText>
        </w:r>
      </w:del>
      <w:del w:id="1467" w:author="The Si Tran" w:date="2012-12-06T20:06:00Z">
        <w:r w:rsidRPr="0049233F" w:rsidDel="00263465">
          <w:rPr>
            <w:szCs w:val="26"/>
            <w:rPrChange w:id="1468" w:author="The Si Tran" w:date="2012-12-05T23:02:00Z">
              <w:rPr>
                <w:sz w:val="28"/>
                <w:szCs w:val="28"/>
              </w:rPr>
            </w:rPrChange>
          </w:rPr>
          <w:delText>k</w:delText>
        </w:r>
      </w:del>
      <w:bookmarkStart w:id="1469" w:name="_Toc343083543"/>
      <w:bookmarkStart w:id="1470" w:name="_Toc343083757"/>
      <w:bookmarkStart w:id="1471" w:name="_Toc343083968"/>
      <w:bookmarkStart w:id="1472" w:name="_Toc343220727"/>
      <w:bookmarkStart w:id="1473" w:name="_Toc343232231"/>
      <w:bookmarkStart w:id="1474" w:name="_Toc343232644"/>
      <w:bookmarkStart w:id="1475" w:name="_Toc343232929"/>
      <w:bookmarkStart w:id="1476" w:name="_Toc343415434"/>
      <w:bookmarkStart w:id="1477" w:name="_Toc343415730"/>
      <w:bookmarkStart w:id="1478" w:name="_Toc343452389"/>
      <w:bookmarkStart w:id="1479" w:name="_Toc343461179"/>
      <w:bookmarkStart w:id="1480" w:name="_Toc343494066"/>
      <w:bookmarkStart w:id="1481" w:name="_Toc343494278"/>
      <w:bookmarkStart w:id="1482" w:name="_Toc343495051"/>
      <w:bookmarkStart w:id="1483" w:name="_Toc343660278"/>
      <w:bookmarkStart w:id="1484" w:name="_Toc343660492"/>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662C0993" w14:textId="77777777" w:rsidR="00024D6E" w:rsidRPr="0049233F" w:rsidDel="000E6941" w:rsidRDefault="00024D6E" w:rsidP="00024D6E">
      <w:pPr>
        <w:ind w:firstLine="720"/>
        <w:rPr>
          <w:del w:id="1485" w:author="The Si Tran" w:date="2012-12-11T21:27:00Z"/>
          <w:szCs w:val="26"/>
          <w:rPrChange w:id="1486" w:author="The Si Tran" w:date="2012-12-05T23:02:00Z">
            <w:rPr>
              <w:del w:id="1487" w:author="The Si Tran" w:date="2012-12-11T21:27:00Z"/>
              <w:sz w:val="28"/>
              <w:szCs w:val="28"/>
            </w:rPr>
          </w:rPrChange>
        </w:rPr>
      </w:pPr>
      <w:del w:id="1488" w:author="The Si Tran" w:date="2012-12-11T21:27:00Z">
        <w:r w:rsidRPr="0049233F" w:rsidDel="000E6941">
          <w:rPr>
            <w:szCs w:val="26"/>
            <w:rPrChange w:id="1489" w:author="The Si Tran" w:date="2012-12-05T23:02:00Z">
              <w:rPr>
                <w:sz w:val="28"/>
                <w:szCs w:val="28"/>
              </w:rPr>
            </w:rPrChange>
          </w:rPr>
          <w:delText>*</w:delText>
        </w:r>
      </w:del>
      <w:del w:id="1490" w:author="The Si Tran" w:date="2012-12-05T22:46:00Z">
        <w:r w:rsidRPr="00082976" w:rsidDel="00E9719E">
          <w:rPr>
            <w:position w:val="-10"/>
            <w:szCs w:val="26"/>
          </w:rPr>
          <w:object w:dxaOrig="240" w:dyaOrig="260" w14:anchorId="2F01B6C5">
            <v:shape id="_x0000_i1027" type="#_x0000_t75" style="width:18pt;height:18pt" o:ole="">
              <v:imagedata r:id="rId15" o:title=""/>
            </v:shape>
            <o:OLEObject Type="Embed" ProgID="Equation.DSMT4" ShapeID="_x0000_i1027" DrawAspect="Content" ObjectID="_1417414628" r:id="rId16"/>
          </w:object>
        </w:r>
      </w:del>
      <w:del w:id="1491" w:author="The Si Tran" w:date="2012-12-11T21:27:00Z">
        <w:r w:rsidRPr="0049233F" w:rsidDel="000E6941">
          <w:rPr>
            <w:szCs w:val="26"/>
            <w:rPrChange w:id="1492" w:author="The Si Tran" w:date="2012-12-05T23:02:00Z">
              <w:rPr>
                <w:sz w:val="28"/>
                <w:szCs w:val="28"/>
              </w:rPr>
            </w:rPrChange>
          </w:rPr>
          <w:delText xml:space="preserve"> là trung bình của </w:delText>
        </w:r>
      </w:del>
      <w:del w:id="1493" w:author="The Si Tran" w:date="2012-12-05T22:47:00Z">
        <w:r w:rsidRPr="0049233F" w:rsidDel="00E9719E">
          <w:rPr>
            <w:szCs w:val="26"/>
            <w:rPrChange w:id="1494" w:author="The Si Tran" w:date="2012-12-05T23:02:00Z">
              <w:rPr>
                <w:sz w:val="28"/>
                <w:szCs w:val="28"/>
              </w:rPr>
            </w:rPrChange>
          </w:rPr>
          <w:delText>X</w:delText>
        </w:r>
        <w:r w:rsidRPr="0049233F" w:rsidDel="00E9719E">
          <w:rPr>
            <w:szCs w:val="26"/>
            <w:vertAlign w:val="subscript"/>
            <w:rPrChange w:id="1495" w:author="The Si Tran" w:date="2012-12-05T23:02:00Z">
              <w:rPr>
                <w:sz w:val="28"/>
                <w:szCs w:val="28"/>
                <w:vertAlign w:val="subscript"/>
              </w:rPr>
            </w:rPrChange>
          </w:rPr>
          <w:delText>t</w:delText>
        </w:r>
      </w:del>
      <w:bookmarkStart w:id="1496" w:name="_Toc343083544"/>
      <w:bookmarkStart w:id="1497" w:name="_Toc343083758"/>
      <w:bookmarkStart w:id="1498" w:name="_Toc343083969"/>
      <w:bookmarkStart w:id="1499" w:name="_Toc343220728"/>
      <w:bookmarkStart w:id="1500" w:name="_Toc343232232"/>
      <w:bookmarkStart w:id="1501" w:name="_Toc343232645"/>
      <w:bookmarkStart w:id="1502" w:name="_Toc343232930"/>
      <w:bookmarkStart w:id="1503" w:name="_Toc343415435"/>
      <w:bookmarkStart w:id="1504" w:name="_Toc343415731"/>
      <w:bookmarkStart w:id="1505" w:name="_Toc343452390"/>
      <w:bookmarkStart w:id="1506" w:name="_Toc343461180"/>
      <w:bookmarkStart w:id="1507" w:name="_Toc343494067"/>
      <w:bookmarkStart w:id="1508" w:name="_Toc343494279"/>
      <w:bookmarkStart w:id="1509" w:name="_Toc343495052"/>
      <w:bookmarkStart w:id="1510" w:name="_Toc343660279"/>
      <w:bookmarkStart w:id="1511" w:name="_Toc343660493"/>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14:paraId="42784988" w14:textId="77777777" w:rsidR="00024D6E" w:rsidRPr="0049233F" w:rsidDel="000E6941" w:rsidRDefault="00024D6E" w:rsidP="00024D6E">
      <w:pPr>
        <w:ind w:firstLine="540"/>
        <w:rPr>
          <w:del w:id="1512" w:author="The Si Tran" w:date="2012-12-11T21:27:00Z"/>
          <w:szCs w:val="26"/>
          <w:rPrChange w:id="1513" w:author="The Si Tran" w:date="2012-12-05T23:02:00Z">
            <w:rPr>
              <w:del w:id="1514" w:author="The Si Tran" w:date="2012-12-11T21:27:00Z"/>
              <w:sz w:val="28"/>
              <w:szCs w:val="28"/>
            </w:rPr>
          </w:rPrChange>
        </w:rPr>
      </w:pPr>
      <w:del w:id="1515" w:author="The Si Tran" w:date="2012-12-11T21:27:00Z">
        <w:r w:rsidRPr="0049233F" w:rsidDel="000E6941">
          <w:rPr>
            <w:szCs w:val="26"/>
            <w:rPrChange w:id="1516" w:author="The Si Tran" w:date="2012-12-05T23:02:00Z">
              <w:rPr>
                <w:sz w:val="28"/>
                <w:szCs w:val="28"/>
              </w:rPr>
            </w:rPrChange>
          </w:rPr>
          <w:delText xml:space="preserve">Nếu </w:delText>
        </w:r>
      </w:del>
      <w:del w:id="1517" w:author="The Si Tran" w:date="2012-12-06T20:07:00Z">
        <w:r w:rsidRPr="00082976" w:rsidDel="00263465">
          <w:rPr>
            <w:position w:val="-12"/>
            <w:szCs w:val="26"/>
          </w:rPr>
          <w:object w:dxaOrig="300" w:dyaOrig="360" w14:anchorId="6FCD7336">
            <v:shape id="_x0000_i1028" type="#_x0000_t75" style="width:18pt;height:21.75pt" o:ole="">
              <v:imagedata r:id="rId13" o:title=""/>
            </v:shape>
            <o:OLEObject Type="Embed" ProgID="Equation.DSMT4" ShapeID="_x0000_i1028" DrawAspect="Content" ObjectID="_1417414629" r:id="rId17"/>
          </w:object>
        </w:r>
      </w:del>
      <w:del w:id="1518" w:author="The Si Tran" w:date="2012-12-11T21:27:00Z">
        <w:r w:rsidRPr="0049233F" w:rsidDel="000E6941">
          <w:rPr>
            <w:szCs w:val="26"/>
            <w:rPrChange w:id="1519" w:author="The Si Tran" w:date="2012-12-05T23:02:00Z">
              <w:rPr>
                <w:sz w:val="28"/>
                <w:szCs w:val="28"/>
              </w:rPr>
            </w:rPrChange>
          </w:rPr>
          <w:delText xml:space="preserve"> khác không thì giữa </w:delText>
        </w:r>
      </w:del>
      <w:del w:id="1520" w:author="The Si Tran" w:date="2012-12-05T22:47:00Z">
        <w:r w:rsidRPr="0049233F" w:rsidDel="00E9719E">
          <w:rPr>
            <w:szCs w:val="26"/>
            <w:rPrChange w:id="1521" w:author="The Si Tran" w:date="2012-12-05T23:02:00Z">
              <w:rPr>
                <w:sz w:val="28"/>
                <w:szCs w:val="28"/>
              </w:rPr>
            </w:rPrChange>
          </w:rPr>
          <w:delText>X</w:delText>
        </w:r>
        <w:r w:rsidRPr="0049233F" w:rsidDel="00E9719E">
          <w:rPr>
            <w:szCs w:val="26"/>
            <w:vertAlign w:val="subscript"/>
            <w:rPrChange w:id="1522" w:author="The Si Tran" w:date="2012-12-05T23:02:00Z">
              <w:rPr>
                <w:sz w:val="28"/>
                <w:szCs w:val="28"/>
                <w:vertAlign w:val="subscript"/>
              </w:rPr>
            </w:rPrChange>
          </w:rPr>
          <w:delText>t</w:delText>
        </w:r>
      </w:del>
      <w:del w:id="1523" w:author="The Si Tran" w:date="2012-12-11T21:27:00Z">
        <w:r w:rsidRPr="0049233F" w:rsidDel="000E6941">
          <w:rPr>
            <w:szCs w:val="26"/>
            <w:rPrChange w:id="1524" w:author="The Si Tran" w:date="2012-12-05T23:02:00Z">
              <w:rPr>
                <w:sz w:val="28"/>
                <w:szCs w:val="28"/>
              </w:rPr>
            </w:rPrChange>
          </w:rPr>
          <w:delText xml:space="preserve"> và </w:delText>
        </w:r>
      </w:del>
      <w:del w:id="1525" w:author="The Si Tran" w:date="2012-12-05T22:47:00Z">
        <w:r w:rsidRPr="0049233F" w:rsidDel="00E9719E">
          <w:rPr>
            <w:szCs w:val="26"/>
            <w:rPrChange w:id="1526" w:author="The Si Tran" w:date="2012-12-05T23:02:00Z">
              <w:rPr>
                <w:sz w:val="28"/>
                <w:szCs w:val="28"/>
              </w:rPr>
            </w:rPrChange>
          </w:rPr>
          <w:delText>X</w:delText>
        </w:r>
        <w:r w:rsidRPr="0049233F" w:rsidDel="00E9719E">
          <w:rPr>
            <w:szCs w:val="26"/>
            <w:vertAlign w:val="subscript"/>
            <w:rPrChange w:id="1527" w:author="The Si Tran" w:date="2012-12-05T23:02:00Z">
              <w:rPr>
                <w:sz w:val="28"/>
                <w:szCs w:val="28"/>
                <w:vertAlign w:val="subscript"/>
              </w:rPr>
            </w:rPrChange>
          </w:rPr>
          <w:delText>t+k</w:delText>
        </w:r>
        <w:r w:rsidRPr="0049233F" w:rsidDel="00E9719E">
          <w:rPr>
            <w:szCs w:val="26"/>
            <w:rPrChange w:id="1528" w:author="The Si Tran" w:date="2012-12-05T23:02:00Z">
              <w:rPr>
                <w:sz w:val="28"/>
                <w:szCs w:val="28"/>
              </w:rPr>
            </w:rPrChange>
          </w:rPr>
          <w:delText xml:space="preserve"> </w:delText>
        </w:r>
      </w:del>
      <w:del w:id="1529" w:author="The Si Tran" w:date="2012-12-11T21:27:00Z">
        <w:r w:rsidRPr="0049233F" w:rsidDel="000E6941">
          <w:rPr>
            <w:szCs w:val="26"/>
            <w:rPrChange w:id="1530" w:author="The Si Tran" w:date="2012-12-05T23:02:00Z">
              <w:rPr>
                <w:sz w:val="28"/>
                <w:szCs w:val="28"/>
              </w:rPr>
            </w:rPrChange>
          </w:rPr>
          <w:delText>có sự tương quan với nhau.</w:delText>
        </w:r>
        <w:bookmarkStart w:id="1531" w:name="_Toc343083545"/>
        <w:bookmarkStart w:id="1532" w:name="_Toc343083759"/>
        <w:bookmarkStart w:id="1533" w:name="_Toc343083970"/>
        <w:bookmarkStart w:id="1534" w:name="_Toc343220729"/>
        <w:bookmarkStart w:id="1535" w:name="_Toc343232233"/>
        <w:bookmarkStart w:id="1536" w:name="_Toc343232646"/>
        <w:bookmarkStart w:id="1537" w:name="_Toc343232931"/>
        <w:bookmarkStart w:id="1538" w:name="_Toc343415436"/>
        <w:bookmarkStart w:id="1539" w:name="_Toc343415732"/>
        <w:bookmarkStart w:id="1540" w:name="_Toc343452391"/>
        <w:bookmarkStart w:id="1541" w:name="_Toc343461181"/>
        <w:bookmarkStart w:id="1542" w:name="_Toc343494068"/>
        <w:bookmarkStart w:id="1543" w:name="_Toc343494280"/>
        <w:bookmarkStart w:id="1544" w:name="_Toc343495053"/>
        <w:bookmarkStart w:id="1545" w:name="_Toc343660280"/>
        <w:bookmarkStart w:id="1546" w:name="_Toc343660494"/>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del>
    </w:p>
    <w:p w14:paraId="1BA9CD49" w14:textId="77777777" w:rsidR="00024D6E" w:rsidRPr="0049233F" w:rsidDel="000E6941" w:rsidRDefault="00024D6E" w:rsidP="00024D6E">
      <w:pPr>
        <w:ind w:firstLine="540"/>
        <w:rPr>
          <w:del w:id="1547" w:author="The Si Tran" w:date="2012-12-11T21:27:00Z"/>
          <w:szCs w:val="26"/>
          <w:rPrChange w:id="1548" w:author="The Si Tran" w:date="2012-12-05T23:02:00Z">
            <w:rPr>
              <w:del w:id="1549" w:author="The Si Tran" w:date="2012-12-11T21:27:00Z"/>
              <w:sz w:val="28"/>
              <w:szCs w:val="28"/>
            </w:rPr>
          </w:rPrChange>
        </w:rPr>
      </w:pPr>
      <w:del w:id="1550" w:author="The Si Tran" w:date="2012-12-11T21:27:00Z">
        <w:r w:rsidRPr="0049233F" w:rsidDel="000E6941">
          <w:rPr>
            <w:szCs w:val="26"/>
            <w:rPrChange w:id="155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52" w:name="_Toc343083546"/>
        <w:bookmarkStart w:id="1553" w:name="_Toc343083760"/>
        <w:bookmarkStart w:id="1554" w:name="_Toc343083971"/>
        <w:bookmarkStart w:id="1555" w:name="_Toc343220730"/>
        <w:bookmarkStart w:id="1556" w:name="_Toc343232234"/>
        <w:bookmarkStart w:id="1557" w:name="_Toc343232647"/>
        <w:bookmarkStart w:id="1558" w:name="_Toc343232932"/>
        <w:bookmarkStart w:id="1559" w:name="_Toc343415437"/>
        <w:bookmarkStart w:id="1560" w:name="_Toc343415733"/>
        <w:bookmarkStart w:id="1561" w:name="_Toc343452392"/>
        <w:bookmarkStart w:id="1562" w:name="_Toc343461182"/>
        <w:bookmarkStart w:id="1563" w:name="_Toc343494069"/>
        <w:bookmarkStart w:id="1564" w:name="_Toc343494281"/>
        <w:bookmarkStart w:id="1565" w:name="_Toc343495054"/>
        <w:bookmarkStart w:id="1566" w:name="_Toc343660281"/>
        <w:bookmarkStart w:id="1567" w:name="_Toc343660495"/>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del>
    </w:p>
    <w:p w14:paraId="5C352C0E" w14:textId="77777777" w:rsidR="00024D6E" w:rsidRPr="0049233F" w:rsidDel="000E6941" w:rsidRDefault="00024D6E" w:rsidP="00024D6E">
      <w:pPr>
        <w:rPr>
          <w:del w:id="1568" w:author="The Si Tran" w:date="2012-12-11T21:27:00Z"/>
          <w:szCs w:val="26"/>
          <w:rPrChange w:id="1569" w:author="The Si Tran" w:date="2012-12-05T23:02:00Z">
            <w:rPr>
              <w:del w:id="1570" w:author="The Si Tran" w:date="2012-12-11T21:27:00Z"/>
              <w:sz w:val="28"/>
              <w:szCs w:val="28"/>
            </w:rPr>
          </w:rPrChange>
        </w:rPr>
      </w:pPr>
      <w:del w:id="1571" w:author="The Si Tran" w:date="2012-12-11T21:27:00Z">
        <w:r w:rsidRPr="0049233F" w:rsidDel="000E6941">
          <w:rPr>
            <w:b/>
            <w:szCs w:val="26"/>
            <w:rPrChange w:id="1572" w:author="The Si Tran" w:date="2012-12-05T23:02:00Z">
              <w:rPr>
                <w:b/>
                <w:sz w:val="28"/>
                <w:szCs w:val="28"/>
              </w:rPr>
            </w:rPrChange>
          </w:rPr>
          <w:delText>Định nghĩa:</w:delText>
        </w:r>
        <w:r w:rsidRPr="0049233F" w:rsidDel="000E6941">
          <w:rPr>
            <w:szCs w:val="26"/>
            <w:rPrChange w:id="1573" w:author="The Si Tran" w:date="2012-12-05T23:02:00Z">
              <w:rPr>
                <w:sz w:val="28"/>
                <w:szCs w:val="28"/>
              </w:rPr>
            </w:rPrChange>
          </w:rPr>
          <w:delText xml:space="preserve"> Hàm tự tương quan là một đồ thị biểu diễn các hệ số tự tương quan theo các độ trễ khác nhau [1].</w:delText>
        </w:r>
        <w:bookmarkStart w:id="1574" w:name="_Toc343083547"/>
        <w:bookmarkStart w:id="1575" w:name="_Toc343083761"/>
        <w:bookmarkStart w:id="1576" w:name="_Toc343083972"/>
        <w:bookmarkStart w:id="1577" w:name="_Toc343220731"/>
        <w:bookmarkStart w:id="1578" w:name="_Toc343232235"/>
        <w:bookmarkStart w:id="1579" w:name="_Toc343232648"/>
        <w:bookmarkStart w:id="1580" w:name="_Toc343232933"/>
        <w:bookmarkStart w:id="1581" w:name="_Toc343415438"/>
        <w:bookmarkStart w:id="1582" w:name="_Toc343415734"/>
        <w:bookmarkStart w:id="1583" w:name="_Toc343452393"/>
        <w:bookmarkStart w:id="1584" w:name="_Toc343461183"/>
        <w:bookmarkStart w:id="1585" w:name="_Toc343494070"/>
        <w:bookmarkStart w:id="1586" w:name="_Toc343494282"/>
        <w:bookmarkStart w:id="1587" w:name="_Toc343495055"/>
        <w:bookmarkStart w:id="1588" w:name="_Toc343660282"/>
        <w:bookmarkStart w:id="1589" w:name="_Toc343660496"/>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del>
    </w:p>
    <w:p w14:paraId="7EE7FA4F" w14:textId="77777777" w:rsidR="00024D6E" w:rsidRPr="0049233F" w:rsidDel="000E6941" w:rsidRDefault="00024D6E" w:rsidP="00CD217B">
      <w:pPr>
        <w:ind w:firstLine="540"/>
        <w:rPr>
          <w:del w:id="1590" w:author="The Si Tran" w:date="2012-12-11T21:27:00Z"/>
          <w:szCs w:val="26"/>
          <w:rPrChange w:id="1591" w:author="The Si Tran" w:date="2012-12-05T23:02:00Z">
            <w:rPr>
              <w:del w:id="1592" w:author="The Si Tran" w:date="2012-12-11T21:27:00Z"/>
              <w:sz w:val="28"/>
              <w:szCs w:val="28"/>
            </w:rPr>
          </w:rPrChange>
        </w:rPr>
      </w:pPr>
      <w:del w:id="1593" w:author="The Si Tran" w:date="2012-12-11T21:27:00Z">
        <w:r w:rsidRPr="0049233F" w:rsidDel="000E6941">
          <w:rPr>
            <w:szCs w:val="26"/>
            <w:rPrChange w:id="1594" w:author="The Si Tran" w:date="2012-12-05T23:02:00Z">
              <w:rPr>
                <w:sz w:val="28"/>
                <w:szCs w:val="28"/>
              </w:rPr>
            </w:rPrChange>
          </w:rPr>
          <w:delText>Hình 2 là một ví dụ về hàm tự tương quan.</w:delText>
        </w:r>
        <w:bookmarkStart w:id="1595" w:name="_Toc343083548"/>
        <w:bookmarkStart w:id="1596" w:name="_Toc343083762"/>
        <w:bookmarkStart w:id="1597" w:name="_Toc343083973"/>
        <w:bookmarkStart w:id="1598" w:name="_Toc343220732"/>
        <w:bookmarkStart w:id="1599" w:name="_Toc343232236"/>
        <w:bookmarkStart w:id="1600" w:name="_Toc343232649"/>
        <w:bookmarkStart w:id="1601" w:name="_Toc343232934"/>
        <w:bookmarkStart w:id="1602" w:name="_Toc343415439"/>
        <w:bookmarkStart w:id="1603" w:name="_Toc343415735"/>
        <w:bookmarkStart w:id="1604" w:name="_Toc343452394"/>
        <w:bookmarkStart w:id="1605" w:name="_Toc343461184"/>
        <w:bookmarkStart w:id="1606" w:name="_Toc343494071"/>
        <w:bookmarkStart w:id="1607" w:name="_Toc343494283"/>
        <w:bookmarkStart w:id="1608" w:name="_Toc343495056"/>
        <w:bookmarkStart w:id="1609" w:name="_Toc343660283"/>
        <w:bookmarkStart w:id="1610" w:name="_Toc343660497"/>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del>
    </w:p>
    <w:p w14:paraId="247AB81D" w14:textId="77777777" w:rsidR="00024D6E" w:rsidRPr="0049233F" w:rsidDel="000E6941" w:rsidRDefault="00024D6E" w:rsidP="00024D6E">
      <w:pPr>
        <w:rPr>
          <w:del w:id="1611" w:author="The Si Tran" w:date="2012-12-11T21:27:00Z"/>
          <w:szCs w:val="26"/>
          <w:rPrChange w:id="1612" w:author="The Si Tran" w:date="2012-12-05T23:02:00Z">
            <w:rPr>
              <w:del w:id="1613" w:author="The Si Tran" w:date="2012-12-11T21:27:00Z"/>
              <w:sz w:val="28"/>
              <w:szCs w:val="28"/>
            </w:rPr>
          </w:rPrChange>
        </w:rPr>
      </w:pPr>
      <w:del w:id="1614" w:author="The Si Tran" w:date="2012-12-11T21:27:00Z">
        <w:r w:rsidRPr="0049233F" w:rsidDel="000E6941">
          <w:rPr>
            <w:noProof/>
            <w:szCs w:val="26"/>
            <w:rPrChange w:id="1615" w:author="Unknown">
              <w:rPr>
                <w:noProof/>
                <w:sz w:val="28"/>
                <w:szCs w:val="28"/>
              </w:rPr>
            </w:rPrChange>
          </w:rPr>
          <w:drawing>
            <wp:inline distT="0" distB="0" distL="0" distR="0" wp14:anchorId="37C9E20B" wp14:editId="167CA605">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16" w:name="_Toc343083549"/>
        <w:bookmarkStart w:id="1617" w:name="_Toc343083763"/>
        <w:bookmarkStart w:id="1618" w:name="_Toc343083974"/>
        <w:bookmarkStart w:id="1619" w:name="_Toc343220733"/>
        <w:bookmarkStart w:id="1620" w:name="_Toc343232237"/>
        <w:bookmarkStart w:id="1621" w:name="_Toc343232650"/>
        <w:bookmarkStart w:id="1622" w:name="_Toc343232935"/>
        <w:bookmarkStart w:id="1623" w:name="_Toc343415440"/>
        <w:bookmarkStart w:id="1624" w:name="_Toc343415736"/>
        <w:bookmarkStart w:id="1625" w:name="_Toc343452395"/>
        <w:bookmarkStart w:id="1626" w:name="_Toc343461185"/>
        <w:bookmarkStart w:id="1627" w:name="_Toc343494072"/>
        <w:bookmarkStart w:id="1628" w:name="_Toc343494284"/>
        <w:bookmarkStart w:id="1629" w:name="_Toc343495057"/>
        <w:bookmarkStart w:id="1630" w:name="_Toc343660284"/>
        <w:bookmarkStart w:id="1631" w:name="_Toc343660498"/>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del>
    </w:p>
    <w:p w14:paraId="12F5FD7D" w14:textId="77777777" w:rsidR="00024D6E" w:rsidRPr="0049233F" w:rsidDel="000E6941" w:rsidRDefault="00024D6E" w:rsidP="008E6A9A">
      <w:pPr>
        <w:pStyle w:val="Caption"/>
        <w:ind w:firstLine="540"/>
        <w:jc w:val="center"/>
        <w:rPr>
          <w:del w:id="1632" w:author="The Si Tran" w:date="2012-12-11T21:27:00Z"/>
          <w:sz w:val="26"/>
          <w:szCs w:val="26"/>
          <w:rPrChange w:id="1633" w:author="The Si Tran" w:date="2012-12-05T23:02:00Z">
            <w:rPr>
              <w:del w:id="1634" w:author="The Si Tran" w:date="2012-12-11T21:27:00Z"/>
              <w:sz w:val="28"/>
              <w:szCs w:val="28"/>
            </w:rPr>
          </w:rPrChange>
        </w:rPr>
      </w:pPr>
      <w:bookmarkStart w:id="1635" w:name="_Toc312142076"/>
      <w:del w:id="1636" w:author="The Si Tran" w:date="2012-12-11T21:27:00Z">
        <w:r w:rsidRPr="0049233F" w:rsidDel="000E6941">
          <w:rPr>
            <w:b w:val="0"/>
            <w:bCs w:val="0"/>
            <w:sz w:val="26"/>
            <w:szCs w:val="26"/>
            <w:rPrChange w:id="1637" w:author="The Si Tran" w:date="2012-12-05T23:02:00Z">
              <w:rPr>
                <w:b w:val="0"/>
                <w:bCs w:val="0"/>
                <w:sz w:val="28"/>
                <w:szCs w:val="28"/>
              </w:rPr>
            </w:rPrChange>
          </w:rPr>
          <w:delText xml:space="preserve">Hình </w:delText>
        </w:r>
        <w:r w:rsidRPr="0049233F" w:rsidDel="000E6941">
          <w:rPr>
            <w:b w:val="0"/>
            <w:bCs w:val="0"/>
            <w:sz w:val="26"/>
            <w:szCs w:val="26"/>
            <w:rPrChange w:id="1638" w:author="The Si Tran" w:date="2012-12-05T23:02:00Z">
              <w:rPr>
                <w:b w:val="0"/>
                <w:bCs w:val="0"/>
                <w:sz w:val="28"/>
                <w:szCs w:val="28"/>
              </w:rPr>
            </w:rPrChange>
          </w:rPr>
          <w:fldChar w:fldCharType="begin"/>
        </w:r>
        <w:r w:rsidRPr="0049233F" w:rsidDel="000E6941">
          <w:rPr>
            <w:b w:val="0"/>
            <w:bCs w:val="0"/>
            <w:sz w:val="26"/>
            <w:szCs w:val="26"/>
            <w:rPrChange w:id="1639" w:author="The Si Tran" w:date="2012-12-05T23:02:00Z">
              <w:rPr>
                <w:b w:val="0"/>
                <w:bCs w:val="0"/>
                <w:sz w:val="28"/>
                <w:szCs w:val="28"/>
              </w:rPr>
            </w:rPrChange>
          </w:rPr>
          <w:delInstrText xml:space="preserve"> SEQ Hình \* ARABIC </w:delInstrText>
        </w:r>
        <w:r w:rsidRPr="0049233F" w:rsidDel="000E6941">
          <w:rPr>
            <w:b w:val="0"/>
            <w:bCs w:val="0"/>
            <w:sz w:val="26"/>
            <w:szCs w:val="26"/>
            <w:rPrChange w:id="1640" w:author="The Si Tran" w:date="2012-12-05T23:02:00Z">
              <w:rPr>
                <w:b w:val="0"/>
                <w:bCs w:val="0"/>
                <w:sz w:val="28"/>
                <w:szCs w:val="28"/>
              </w:rPr>
            </w:rPrChange>
          </w:rPr>
          <w:fldChar w:fldCharType="separate"/>
        </w:r>
        <w:r w:rsidRPr="0049233F" w:rsidDel="000E6941">
          <w:rPr>
            <w:b w:val="0"/>
            <w:bCs w:val="0"/>
            <w:noProof/>
            <w:sz w:val="26"/>
            <w:szCs w:val="26"/>
            <w:rPrChange w:id="1641" w:author="The Si Tran" w:date="2012-12-05T23:02:00Z">
              <w:rPr>
                <w:b w:val="0"/>
                <w:bCs w:val="0"/>
                <w:noProof/>
                <w:sz w:val="28"/>
                <w:szCs w:val="28"/>
              </w:rPr>
            </w:rPrChange>
          </w:rPr>
          <w:delText>2</w:delText>
        </w:r>
        <w:r w:rsidRPr="0049233F" w:rsidDel="000E6941">
          <w:rPr>
            <w:b w:val="0"/>
            <w:bCs w:val="0"/>
            <w:sz w:val="26"/>
            <w:szCs w:val="26"/>
            <w:rPrChange w:id="1642" w:author="The Si Tran" w:date="2012-12-05T23:02:00Z">
              <w:rPr>
                <w:b w:val="0"/>
                <w:bCs w:val="0"/>
                <w:sz w:val="28"/>
                <w:szCs w:val="28"/>
              </w:rPr>
            </w:rPrChange>
          </w:rPr>
          <w:fldChar w:fldCharType="end"/>
        </w:r>
        <w:r w:rsidRPr="0049233F" w:rsidDel="000E6941">
          <w:rPr>
            <w:b w:val="0"/>
            <w:bCs w:val="0"/>
            <w:sz w:val="26"/>
            <w:szCs w:val="26"/>
            <w:rPrChange w:id="1643" w:author="The Si Tran" w:date="2012-12-05T23:02:00Z">
              <w:rPr>
                <w:b w:val="0"/>
                <w:bCs w:val="0"/>
                <w:sz w:val="28"/>
                <w:szCs w:val="28"/>
              </w:rPr>
            </w:rPrChange>
          </w:rPr>
          <w:delText xml:space="preserve"> Hàm tự tương quan</w:delText>
        </w:r>
        <w:bookmarkStart w:id="1644" w:name="_Toc343083550"/>
        <w:bookmarkStart w:id="1645" w:name="_Toc343083764"/>
        <w:bookmarkStart w:id="1646" w:name="_Toc343083975"/>
        <w:bookmarkStart w:id="1647" w:name="_Toc343220734"/>
        <w:bookmarkStart w:id="1648" w:name="_Toc343232238"/>
        <w:bookmarkStart w:id="1649" w:name="_Toc343232651"/>
        <w:bookmarkStart w:id="1650" w:name="_Toc343232936"/>
        <w:bookmarkStart w:id="1651" w:name="_Toc343415441"/>
        <w:bookmarkStart w:id="1652" w:name="_Toc343415737"/>
        <w:bookmarkStart w:id="1653" w:name="_Toc343452396"/>
        <w:bookmarkStart w:id="1654" w:name="_Toc343461186"/>
        <w:bookmarkStart w:id="1655" w:name="_Toc343494073"/>
        <w:bookmarkStart w:id="1656" w:name="_Toc343494285"/>
        <w:bookmarkStart w:id="1657" w:name="_Toc343495058"/>
        <w:bookmarkStart w:id="1658" w:name="_Toc343660285"/>
        <w:bookmarkStart w:id="1659" w:name="_Toc343660499"/>
        <w:bookmarkEnd w:id="1635"/>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del>
    </w:p>
    <w:p w14:paraId="020A6CCC" w14:textId="77777777" w:rsidR="00024D6E" w:rsidRPr="0049233F" w:rsidDel="000E6941" w:rsidRDefault="00024D6E" w:rsidP="00024D6E">
      <w:pPr>
        <w:rPr>
          <w:del w:id="1660" w:author="The Si Tran" w:date="2012-12-11T21:27:00Z"/>
          <w:szCs w:val="26"/>
          <w:rPrChange w:id="1661" w:author="The Si Tran" w:date="2012-12-05T23:02:00Z">
            <w:rPr>
              <w:del w:id="1662" w:author="The Si Tran" w:date="2012-12-11T21:27:00Z"/>
              <w:sz w:val="28"/>
              <w:szCs w:val="28"/>
            </w:rPr>
          </w:rPrChange>
        </w:rPr>
      </w:pPr>
      <w:del w:id="1663" w:author="The Si Tran" w:date="2012-12-11T21:27:00Z">
        <w:r w:rsidRPr="0049233F" w:rsidDel="000E6941">
          <w:rPr>
            <w:szCs w:val="26"/>
            <w:rPrChange w:id="1664" w:author="The Si Tran" w:date="2012-12-05T23:02:00Z">
              <w:rPr>
                <w:sz w:val="28"/>
                <w:szCs w:val="28"/>
              </w:rPr>
            </w:rPrChange>
          </w:rPr>
          <w:tab/>
        </w:r>
        <w:bookmarkStart w:id="1665" w:name="_Toc343083551"/>
        <w:bookmarkStart w:id="1666" w:name="_Toc343083765"/>
        <w:bookmarkStart w:id="1667" w:name="_Toc343083976"/>
        <w:bookmarkStart w:id="1668" w:name="_Toc343220735"/>
        <w:bookmarkStart w:id="1669" w:name="_Toc343232239"/>
        <w:bookmarkStart w:id="1670" w:name="_Toc343232652"/>
        <w:bookmarkStart w:id="1671" w:name="_Toc343232937"/>
        <w:bookmarkStart w:id="1672" w:name="_Toc343415442"/>
        <w:bookmarkStart w:id="1673" w:name="_Toc343415738"/>
        <w:bookmarkStart w:id="1674" w:name="_Toc343452397"/>
        <w:bookmarkStart w:id="1675" w:name="_Toc343461187"/>
        <w:bookmarkStart w:id="1676" w:name="_Toc343494074"/>
        <w:bookmarkStart w:id="1677" w:name="_Toc343494286"/>
        <w:bookmarkStart w:id="1678" w:name="_Toc343495059"/>
        <w:bookmarkStart w:id="1679" w:name="_Toc343660286"/>
        <w:bookmarkStart w:id="1680" w:name="_Toc343660500"/>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del>
    </w:p>
    <w:p w14:paraId="64FC6D0E" w14:textId="77777777" w:rsidR="00024D6E" w:rsidRPr="0049233F" w:rsidDel="000E6941" w:rsidRDefault="00024D6E" w:rsidP="00024D6E">
      <w:pPr>
        <w:ind w:firstLine="720"/>
        <w:rPr>
          <w:del w:id="1681" w:author="The Si Tran" w:date="2012-12-11T21:27:00Z"/>
          <w:szCs w:val="26"/>
          <w:rPrChange w:id="1682" w:author="The Si Tran" w:date="2012-12-05T23:02:00Z">
            <w:rPr>
              <w:del w:id="1683" w:author="The Si Tran" w:date="2012-12-11T21:27:00Z"/>
              <w:sz w:val="28"/>
              <w:szCs w:val="28"/>
            </w:rPr>
          </w:rPrChange>
        </w:rPr>
      </w:pPr>
      <w:del w:id="1684" w:author="The Si Tran" w:date="2012-12-11T21:27:00Z">
        <w:r w:rsidRPr="0049233F" w:rsidDel="000E6941">
          <w:rPr>
            <w:szCs w:val="26"/>
            <w:rPrChange w:id="1685"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86" w:author="The Si Tran" w:date="2012-12-05T22:50:00Z">
        <w:r w:rsidRPr="0049233F" w:rsidDel="008A2D16">
          <w:rPr>
            <w:szCs w:val="26"/>
            <w:rPrChange w:id="1687" w:author="The Si Tran" w:date="2012-12-05T23:02:00Z">
              <w:rPr>
                <w:sz w:val="28"/>
                <w:szCs w:val="28"/>
              </w:rPr>
            </w:rPrChange>
          </w:rPr>
          <w:delText xml:space="preserve"> </w:delText>
        </w:r>
      </w:del>
      <w:del w:id="1688" w:author="The Si Tran" w:date="2012-12-11T21:27:00Z">
        <w:r w:rsidRPr="0049233F" w:rsidDel="000E6941">
          <w:rPr>
            <w:szCs w:val="26"/>
            <w:rPrChange w:id="1689" w:author="The Si Tran" w:date="2012-12-05T23:02:00Z">
              <w:rPr>
                <w:sz w:val="28"/>
                <w:szCs w:val="28"/>
              </w:rPr>
            </w:rPrChange>
          </w:rPr>
          <w:delText>).</w:delText>
        </w:r>
        <w:bookmarkStart w:id="1690" w:name="_Toc343083552"/>
        <w:bookmarkStart w:id="1691" w:name="_Toc343083766"/>
        <w:bookmarkStart w:id="1692" w:name="_Toc343083977"/>
        <w:bookmarkStart w:id="1693" w:name="_Toc343220736"/>
        <w:bookmarkStart w:id="1694" w:name="_Toc343232240"/>
        <w:bookmarkStart w:id="1695" w:name="_Toc343232653"/>
        <w:bookmarkStart w:id="1696" w:name="_Toc343232938"/>
        <w:bookmarkStart w:id="1697" w:name="_Toc343415443"/>
        <w:bookmarkStart w:id="1698" w:name="_Toc343415739"/>
        <w:bookmarkStart w:id="1699" w:name="_Toc343452398"/>
        <w:bookmarkStart w:id="1700" w:name="_Toc343461188"/>
        <w:bookmarkStart w:id="1701" w:name="_Toc343494075"/>
        <w:bookmarkStart w:id="1702" w:name="_Toc343494287"/>
        <w:bookmarkStart w:id="1703" w:name="_Toc343495060"/>
        <w:bookmarkStart w:id="1704" w:name="_Toc343660287"/>
        <w:bookmarkStart w:id="1705" w:name="_Toc343660501"/>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del>
    </w:p>
    <w:p w14:paraId="42F08C9A" w14:textId="77777777" w:rsidR="008A2D16" w:rsidRPr="0049233F" w:rsidDel="004A3B54" w:rsidRDefault="00024D6E">
      <w:pPr>
        <w:ind w:left="1440" w:firstLine="0"/>
        <w:rPr>
          <w:del w:id="1706" w:author="The Si Tran" w:date="2012-12-05T22:54:00Z"/>
          <w:szCs w:val="26"/>
          <w:rPrChange w:id="1707" w:author="The Si Tran" w:date="2012-12-05T23:02:00Z">
            <w:rPr>
              <w:del w:id="1708" w:author="The Si Tran" w:date="2012-12-05T22:54:00Z"/>
              <w:sz w:val="28"/>
              <w:szCs w:val="28"/>
            </w:rPr>
          </w:rPrChange>
        </w:rPr>
        <w:pPrChange w:id="1709" w:author="The Si Tran" w:date="2012-12-05T22:53:00Z">
          <w:pPr>
            <w:ind w:firstLine="720"/>
          </w:pPr>
        </w:pPrChange>
      </w:pPr>
      <w:del w:id="1710" w:author="The Si Tran" w:date="2012-12-11T21:27:00Z">
        <w:r w:rsidRPr="0049233F" w:rsidDel="000E6941">
          <w:rPr>
            <w:szCs w:val="26"/>
            <w:rPrChange w:id="1711" w:author="The Si Tran" w:date="2012-12-05T23:02:00Z">
              <w:rPr>
                <w:sz w:val="28"/>
                <w:szCs w:val="28"/>
              </w:rPr>
            </w:rPrChange>
          </w:rPr>
          <w:delText>Công thức tính hệ số tự tương quan lấy mẫu:</w:delText>
        </w:r>
      </w:del>
      <w:bookmarkStart w:id="1712" w:name="_Toc343083553"/>
      <w:bookmarkStart w:id="1713" w:name="_Toc343083767"/>
      <w:bookmarkStart w:id="1714" w:name="_Toc343083978"/>
      <w:bookmarkStart w:id="1715" w:name="_Toc343220737"/>
      <w:bookmarkStart w:id="1716" w:name="_Toc343232241"/>
      <w:bookmarkStart w:id="1717" w:name="_Toc343232654"/>
      <w:bookmarkStart w:id="1718" w:name="_Toc343232939"/>
      <w:bookmarkStart w:id="1719" w:name="_Toc343415444"/>
      <w:bookmarkStart w:id="1720" w:name="_Toc343415740"/>
      <w:bookmarkStart w:id="1721" w:name="_Toc343452399"/>
      <w:bookmarkStart w:id="1722" w:name="_Toc343461189"/>
      <w:bookmarkStart w:id="1723" w:name="_Toc343494076"/>
      <w:bookmarkStart w:id="1724" w:name="_Toc343494288"/>
      <w:bookmarkStart w:id="1725" w:name="_Toc343495061"/>
      <w:bookmarkStart w:id="1726" w:name="_Toc343660288"/>
      <w:bookmarkStart w:id="1727" w:name="_Toc343660502"/>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214ECA9C" w14:textId="77777777" w:rsidR="00024D6E" w:rsidRPr="0049233F" w:rsidDel="004A3B54" w:rsidRDefault="00024D6E">
      <w:pPr>
        <w:ind w:firstLine="0"/>
        <w:rPr>
          <w:del w:id="1728" w:author="The Si Tran" w:date="2012-12-05T22:54:00Z"/>
          <w:szCs w:val="26"/>
          <w:rPrChange w:id="1729" w:author="The Si Tran" w:date="2012-12-05T23:02:00Z">
            <w:rPr>
              <w:del w:id="1730" w:author="The Si Tran" w:date="2012-12-05T22:54:00Z"/>
              <w:sz w:val="28"/>
              <w:szCs w:val="28"/>
            </w:rPr>
          </w:rPrChange>
        </w:rPr>
        <w:pPrChange w:id="1731" w:author="The Si Tran" w:date="2012-12-05T22:53:00Z">
          <w:pPr>
            <w:ind w:left="720" w:firstLine="720"/>
          </w:pPr>
        </w:pPrChange>
      </w:pPr>
      <w:del w:id="1732" w:author="The Si Tran" w:date="2012-12-05T22:53:00Z">
        <w:r w:rsidRPr="00082976" w:rsidDel="004A3B54">
          <w:rPr>
            <w:position w:val="-4"/>
            <w:szCs w:val="26"/>
          </w:rPr>
          <w:object w:dxaOrig="180" w:dyaOrig="279" w14:anchorId="0B5D12CD">
            <v:shape id="_x0000_i1029" type="#_x0000_t75" style="width:9pt;height:13.5pt" o:ole="">
              <v:imagedata r:id="rId19" o:title=""/>
            </v:shape>
            <o:OLEObject Type="Embed" ProgID="Equation.DSMT4" ShapeID="_x0000_i1029" DrawAspect="Content" ObjectID="_1417414630" r:id="rId20"/>
          </w:object>
        </w:r>
        <w:r w:rsidRPr="00E12D24" w:rsidDel="004A3B54">
          <w:rPr>
            <w:position w:val="-38"/>
            <w:szCs w:val="26"/>
          </w:rPr>
          <w:object w:dxaOrig="2940" w:dyaOrig="880" w14:anchorId="0CA6F235">
            <v:shape id="_x0000_i1030" type="#_x0000_t75" style="width:225pt;height:69pt" o:ole="">
              <v:imagedata r:id="rId21" o:title=""/>
            </v:shape>
            <o:OLEObject Type="Embed" ProgID="Equation.DSMT4" ShapeID="_x0000_i1030" DrawAspect="Content" ObjectID="_1417414631" r:id="rId22"/>
          </w:object>
        </w:r>
        <w:r w:rsidRPr="0049233F" w:rsidDel="004A3B54">
          <w:rPr>
            <w:szCs w:val="26"/>
            <w:rPrChange w:id="1733" w:author="The Si Tran" w:date="2012-12-05T23:02:00Z">
              <w:rPr>
                <w:sz w:val="28"/>
                <w:szCs w:val="28"/>
              </w:rPr>
            </w:rPrChange>
          </w:rPr>
          <w:delText xml:space="preserve">    </w:delText>
        </w:r>
      </w:del>
      <w:del w:id="1734" w:author="The Si Tran" w:date="2012-12-05T22:54:00Z">
        <w:r w:rsidRPr="0049233F" w:rsidDel="004A3B54">
          <w:rPr>
            <w:szCs w:val="26"/>
            <w:rPrChange w:id="1735" w:author="The Si Tran" w:date="2012-12-05T23:02:00Z">
              <w:rPr>
                <w:sz w:val="28"/>
                <w:szCs w:val="28"/>
              </w:rPr>
            </w:rPrChange>
          </w:rPr>
          <w:delText xml:space="preserve"> (2.1.2)</w:delText>
        </w:r>
        <w:bookmarkStart w:id="1736" w:name="_Toc343083554"/>
        <w:bookmarkStart w:id="1737" w:name="_Toc343083768"/>
        <w:bookmarkStart w:id="1738" w:name="_Toc343083979"/>
        <w:bookmarkStart w:id="1739" w:name="_Toc343220738"/>
        <w:bookmarkStart w:id="1740" w:name="_Toc343232242"/>
        <w:bookmarkStart w:id="1741" w:name="_Toc343232655"/>
        <w:bookmarkStart w:id="1742" w:name="_Toc343232940"/>
        <w:bookmarkStart w:id="1743" w:name="_Toc343415445"/>
        <w:bookmarkStart w:id="1744" w:name="_Toc343415741"/>
        <w:bookmarkStart w:id="1745" w:name="_Toc343452400"/>
        <w:bookmarkStart w:id="1746" w:name="_Toc343461190"/>
        <w:bookmarkStart w:id="1747" w:name="_Toc343494077"/>
        <w:bookmarkStart w:id="1748" w:name="_Toc343494289"/>
        <w:bookmarkStart w:id="1749" w:name="_Toc343495062"/>
        <w:bookmarkStart w:id="1750" w:name="_Toc343660289"/>
        <w:bookmarkStart w:id="1751" w:name="_Toc343660503"/>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del>
    </w:p>
    <w:p w14:paraId="66BF9444" w14:textId="77777777" w:rsidR="00024D6E" w:rsidRPr="0049233F" w:rsidDel="000E6941" w:rsidRDefault="00024D6E">
      <w:pPr>
        <w:ind w:left="1440"/>
        <w:rPr>
          <w:del w:id="1752" w:author="The Si Tran" w:date="2012-12-11T21:27:00Z"/>
          <w:szCs w:val="26"/>
          <w:rPrChange w:id="1753" w:author="The Si Tran" w:date="2012-12-05T23:02:00Z">
            <w:rPr>
              <w:del w:id="1754" w:author="The Si Tran" w:date="2012-12-11T21:27:00Z"/>
              <w:sz w:val="28"/>
              <w:szCs w:val="28"/>
            </w:rPr>
          </w:rPrChange>
        </w:rPr>
        <w:pPrChange w:id="1755" w:author="The Si Tran" w:date="2012-12-05T22:54:00Z">
          <w:pPr/>
        </w:pPrChange>
      </w:pPr>
      <w:bookmarkStart w:id="1756" w:name="_Toc343083555"/>
      <w:bookmarkStart w:id="1757" w:name="_Toc343083769"/>
      <w:bookmarkStart w:id="1758" w:name="_Toc343083980"/>
      <w:bookmarkStart w:id="1759" w:name="_Toc343220739"/>
      <w:bookmarkStart w:id="1760" w:name="_Toc343232243"/>
      <w:bookmarkStart w:id="1761" w:name="_Toc343232656"/>
      <w:bookmarkStart w:id="1762" w:name="_Toc343232941"/>
      <w:bookmarkStart w:id="1763" w:name="_Toc343415446"/>
      <w:bookmarkStart w:id="1764" w:name="_Toc343415742"/>
      <w:bookmarkStart w:id="1765" w:name="_Toc343452401"/>
      <w:bookmarkStart w:id="1766" w:name="_Toc343461191"/>
      <w:bookmarkStart w:id="1767" w:name="_Toc343494078"/>
      <w:bookmarkStart w:id="1768" w:name="_Toc343494290"/>
      <w:bookmarkStart w:id="1769" w:name="_Toc343495063"/>
      <w:bookmarkStart w:id="1770" w:name="_Toc343660290"/>
      <w:bookmarkStart w:id="1771" w:name="_Toc343660504"/>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p>
    <w:p w14:paraId="5EA7ED7C" w14:textId="77777777" w:rsidR="00024D6E" w:rsidRPr="0049233F" w:rsidDel="000E6941" w:rsidRDefault="00024D6E" w:rsidP="00024D6E">
      <w:pPr>
        <w:rPr>
          <w:del w:id="1772" w:author="The Si Tran" w:date="2012-12-11T21:27:00Z"/>
          <w:szCs w:val="26"/>
          <w:rPrChange w:id="1773" w:author="The Si Tran" w:date="2012-12-05T23:02:00Z">
            <w:rPr>
              <w:del w:id="1774" w:author="The Si Tran" w:date="2012-12-11T21:27:00Z"/>
              <w:sz w:val="28"/>
              <w:szCs w:val="28"/>
            </w:rPr>
          </w:rPrChange>
        </w:rPr>
      </w:pPr>
      <w:del w:id="1775" w:author="The Si Tran" w:date="2012-12-11T21:27:00Z">
        <w:r w:rsidRPr="0049233F" w:rsidDel="000E6941">
          <w:rPr>
            <w:szCs w:val="26"/>
            <w:rPrChange w:id="1776" w:author="The Si Tran" w:date="2012-12-05T23:02:00Z">
              <w:rPr>
                <w:sz w:val="28"/>
                <w:szCs w:val="28"/>
              </w:rPr>
            </w:rPrChange>
          </w:rPr>
          <w:delText xml:space="preserve">Với </w:delText>
        </w:r>
        <w:bookmarkStart w:id="1777" w:name="_Toc343083556"/>
        <w:bookmarkStart w:id="1778" w:name="_Toc343083770"/>
        <w:bookmarkStart w:id="1779" w:name="_Toc343083981"/>
        <w:bookmarkStart w:id="1780" w:name="_Toc343220740"/>
        <w:bookmarkStart w:id="1781" w:name="_Toc343232244"/>
        <w:bookmarkStart w:id="1782" w:name="_Toc343232657"/>
        <w:bookmarkStart w:id="1783" w:name="_Toc343232942"/>
        <w:bookmarkStart w:id="1784" w:name="_Toc343415447"/>
        <w:bookmarkStart w:id="1785" w:name="_Toc343415743"/>
        <w:bookmarkStart w:id="1786" w:name="_Toc343452402"/>
        <w:bookmarkStart w:id="1787" w:name="_Toc343461192"/>
        <w:bookmarkStart w:id="1788" w:name="_Toc343494079"/>
        <w:bookmarkStart w:id="1789" w:name="_Toc343494291"/>
        <w:bookmarkStart w:id="1790" w:name="_Toc343495064"/>
        <w:bookmarkStart w:id="1791" w:name="_Toc343660291"/>
        <w:bookmarkStart w:id="1792" w:name="_Toc343660505"/>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del>
    </w:p>
    <w:p w14:paraId="6B4EA6C1" w14:textId="77777777" w:rsidR="00024D6E" w:rsidRPr="0049233F" w:rsidDel="000E6941" w:rsidRDefault="00024D6E" w:rsidP="00024D6E">
      <w:pPr>
        <w:rPr>
          <w:del w:id="1793" w:author="The Si Tran" w:date="2012-12-11T21:27:00Z"/>
          <w:szCs w:val="26"/>
          <w:rPrChange w:id="1794" w:author="The Si Tran" w:date="2012-12-05T23:02:00Z">
            <w:rPr>
              <w:del w:id="1795" w:author="The Si Tran" w:date="2012-12-11T21:27:00Z"/>
              <w:sz w:val="28"/>
              <w:szCs w:val="28"/>
            </w:rPr>
          </w:rPrChange>
        </w:rPr>
      </w:pPr>
      <w:del w:id="1796" w:author="The Si Tran" w:date="2012-12-11T21:27:00Z">
        <w:r w:rsidRPr="0049233F" w:rsidDel="000E6941">
          <w:rPr>
            <w:szCs w:val="26"/>
            <w:rPrChange w:id="1797" w:author="The Si Tran" w:date="2012-12-05T23:02:00Z">
              <w:rPr>
                <w:sz w:val="28"/>
                <w:szCs w:val="28"/>
              </w:rPr>
            </w:rPrChange>
          </w:rPr>
          <w:delText xml:space="preserve">               * </w:delText>
        </w:r>
      </w:del>
      <w:del w:id="1798" w:author="The Si Tran" w:date="2012-12-05T22:54:00Z">
        <w:r w:rsidRPr="00082976" w:rsidDel="004A3B54">
          <w:rPr>
            <w:position w:val="-12"/>
            <w:szCs w:val="26"/>
          </w:rPr>
          <w:object w:dxaOrig="220" w:dyaOrig="360" w14:anchorId="7BA6836A">
            <v:shape id="_x0000_i1031" type="#_x0000_t75" style="width:18pt;height:28.5pt" o:ole="">
              <v:imagedata r:id="rId23" o:title=""/>
            </v:shape>
            <o:OLEObject Type="Embed" ProgID="Equation.DSMT4" ShapeID="_x0000_i1031" DrawAspect="Content" ObjectID="_1417414632" r:id="rId24"/>
          </w:object>
        </w:r>
      </w:del>
      <w:del w:id="1799" w:author="The Si Tran" w:date="2012-12-11T21:27:00Z">
        <w:r w:rsidRPr="0049233F" w:rsidDel="000E6941">
          <w:rPr>
            <w:szCs w:val="26"/>
            <w:rPrChange w:id="1800" w:author="The Si Tran" w:date="2012-12-05T23:02:00Z">
              <w:rPr>
                <w:sz w:val="28"/>
                <w:szCs w:val="28"/>
              </w:rPr>
            </w:rPrChange>
          </w:rPr>
          <w:delText xml:space="preserve"> là hệ số tự tương quan lấy mẫu ở độ trễ </w:delText>
        </w:r>
      </w:del>
      <w:del w:id="1801" w:author="The Si Tran" w:date="2012-12-06T03:51:00Z">
        <w:r w:rsidRPr="0049233F" w:rsidDel="008C32B7">
          <w:rPr>
            <w:szCs w:val="26"/>
            <w:rPrChange w:id="1802" w:author="The Si Tran" w:date="2012-12-05T23:02:00Z">
              <w:rPr>
                <w:sz w:val="28"/>
                <w:szCs w:val="28"/>
              </w:rPr>
            </w:rPrChange>
          </w:rPr>
          <w:delText>k</w:delText>
        </w:r>
      </w:del>
      <w:bookmarkStart w:id="1803" w:name="_Toc343083557"/>
      <w:bookmarkStart w:id="1804" w:name="_Toc343083771"/>
      <w:bookmarkStart w:id="1805" w:name="_Toc343083982"/>
      <w:bookmarkStart w:id="1806" w:name="_Toc343220741"/>
      <w:bookmarkStart w:id="1807" w:name="_Toc343232245"/>
      <w:bookmarkStart w:id="1808" w:name="_Toc343232658"/>
      <w:bookmarkStart w:id="1809" w:name="_Toc343232943"/>
      <w:bookmarkStart w:id="1810" w:name="_Toc343415448"/>
      <w:bookmarkStart w:id="1811" w:name="_Toc343415744"/>
      <w:bookmarkStart w:id="1812" w:name="_Toc343452403"/>
      <w:bookmarkStart w:id="1813" w:name="_Toc343461193"/>
      <w:bookmarkStart w:id="1814" w:name="_Toc343494080"/>
      <w:bookmarkStart w:id="1815" w:name="_Toc343494292"/>
      <w:bookmarkStart w:id="1816" w:name="_Toc343495065"/>
      <w:bookmarkStart w:id="1817" w:name="_Toc343660292"/>
      <w:bookmarkStart w:id="1818" w:name="_Toc343660506"/>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43602BDB" w14:textId="77777777" w:rsidR="00024D6E" w:rsidRPr="0049233F" w:rsidDel="000E6941" w:rsidRDefault="00024D6E" w:rsidP="00024D6E">
      <w:pPr>
        <w:rPr>
          <w:del w:id="1819" w:author="The Si Tran" w:date="2012-12-11T21:27:00Z"/>
          <w:szCs w:val="26"/>
          <w:rPrChange w:id="1820" w:author="The Si Tran" w:date="2012-12-05T23:02:00Z">
            <w:rPr>
              <w:del w:id="1821" w:author="The Si Tran" w:date="2012-12-11T21:27:00Z"/>
              <w:sz w:val="28"/>
              <w:szCs w:val="28"/>
            </w:rPr>
          </w:rPrChange>
        </w:rPr>
      </w:pPr>
      <w:del w:id="1822" w:author="The Si Tran" w:date="2012-12-11T21:27:00Z">
        <w:r w:rsidRPr="0049233F" w:rsidDel="000E6941">
          <w:rPr>
            <w:szCs w:val="26"/>
            <w:rPrChange w:id="1823" w:author="The Si Tran" w:date="2012-12-05T23:02:00Z">
              <w:rPr>
                <w:sz w:val="28"/>
                <w:szCs w:val="28"/>
              </w:rPr>
            </w:rPrChange>
          </w:rPr>
          <w:delText xml:space="preserve">               </w:delText>
        </w:r>
      </w:del>
      <w:del w:id="1824" w:author="The Si Tran" w:date="2012-12-05T22:55:00Z">
        <w:r w:rsidRPr="0049233F" w:rsidDel="004A3B54">
          <w:rPr>
            <w:szCs w:val="26"/>
            <w:rPrChange w:id="1825" w:author="The Si Tran" w:date="2012-12-05T23:02:00Z">
              <w:rPr>
                <w:sz w:val="28"/>
                <w:szCs w:val="28"/>
              </w:rPr>
            </w:rPrChange>
          </w:rPr>
          <w:delText xml:space="preserve"> </w:delText>
        </w:r>
      </w:del>
      <w:del w:id="1826" w:author="The Si Tran" w:date="2012-12-11T21:27:00Z">
        <w:r w:rsidRPr="0049233F" w:rsidDel="000E6941">
          <w:rPr>
            <w:szCs w:val="26"/>
            <w:rPrChange w:id="1827" w:author="The Si Tran" w:date="2012-12-05T23:02:00Z">
              <w:rPr>
                <w:sz w:val="28"/>
                <w:szCs w:val="28"/>
              </w:rPr>
            </w:rPrChange>
          </w:rPr>
          <w:delText xml:space="preserve">*  </w:delText>
        </w:r>
      </w:del>
      <w:del w:id="1828" w:author="The Si Tran" w:date="2012-12-05T22:55:00Z">
        <w:r w:rsidRPr="00082976" w:rsidDel="004A3B54">
          <w:rPr>
            <w:position w:val="-4"/>
            <w:szCs w:val="26"/>
          </w:rPr>
          <w:object w:dxaOrig="279" w:dyaOrig="300" w14:anchorId="3E0C6122">
            <v:shape id="_x0000_i1032" type="#_x0000_t75" style="width:18pt;height:19.5pt" o:ole="">
              <v:imagedata r:id="rId25" o:title=""/>
            </v:shape>
            <o:OLEObject Type="Embed" ProgID="Equation.DSMT4" ShapeID="_x0000_i1032" DrawAspect="Content" ObjectID="_1417414633" r:id="rId26"/>
          </w:object>
        </w:r>
      </w:del>
      <w:del w:id="1829" w:author="The Si Tran" w:date="2012-12-11T21:27:00Z">
        <w:r w:rsidRPr="0049233F" w:rsidDel="000E6941">
          <w:rPr>
            <w:szCs w:val="26"/>
            <w:rPrChange w:id="1830" w:author="The Si Tran" w:date="2012-12-05T23:02:00Z">
              <w:rPr>
                <w:sz w:val="28"/>
                <w:szCs w:val="28"/>
              </w:rPr>
            </w:rPrChange>
          </w:rPr>
          <w:delText xml:space="preserve"> là trung bình mẫu của </w:delText>
        </w:r>
      </w:del>
      <w:del w:id="1831" w:author="The Si Tran" w:date="2012-12-05T22:55:00Z">
        <w:r w:rsidRPr="00082976" w:rsidDel="004A3B54">
          <w:rPr>
            <w:position w:val="-12"/>
            <w:szCs w:val="26"/>
          </w:rPr>
          <w:object w:dxaOrig="320" w:dyaOrig="360" w14:anchorId="7BF73748">
            <v:shape id="_x0000_i1033" type="#_x0000_t75" style="width:19.5pt;height:22.5pt" o:ole="">
              <v:imagedata r:id="rId27" o:title=""/>
            </v:shape>
            <o:OLEObject Type="Embed" ProgID="Equation.DSMT4" ShapeID="_x0000_i1033" DrawAspect="Content" ObjectID="_1417414634" r:id="rId28"/>
          </w:object>
        </w:r>
      </w:del>
      <w:bookmarkStart w:id="1832" w:name="_Toc343083558"/>
      <w:bookmarkStart w:id="1833" w:name="_Toc343083772"/>
      <w:bookmarkStart w:id="1834" w:name="_Toc343083983"/>
      <w:bookmarkStart w:id="1835" w:name="_Toc343220742"/>
      <w:bookmarkStart w:id="1836" w:name="_Toc343232246"/>
      <w:bookmarkStart w:id="1837" w:name="_Toc343232659"/>
      <w:bookmarkStart w:id="1838" w:name="_Toc343232944"/>
      <w:bookmarkStart w:id="1839" w:name="_Toc343415449"/>
      <w:bookmarkStart w:id="1840" w:name="_Toc343415745"/>
      <w:bookmarkStart w:id="1841" w:name="_Toc343452404"/>
      <w:bookmarkStart w:id="1842" w:name="_Toc343461194"/>
      <w:bookmarkStart w:id="1843" w:name="_Toc343494081"/>
      <w:bookmarkStart w:id="1844" w:name="_Toc343494293"/>
      <w:bookmarkStart w:id="1845" w:name="_Toc343495066"/>
      <w:bookmarkStart w:id="1846" w:name="_Toc343660293"/>
      <w:bookmarkStart w:id="1847" w:name="_Toc343660507"/>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5B7F4035" w14:textId="77777777" w:rsidR="00024D6E" w:rsidRPr="0049233F" w:rsidDel="000E6941" w:rsidRDefault="00024D6E" w:rsidP="00024D6E">
      <w:pPr>
        <w:rPr>
          <w:del w:id="1848" w:author="The Si Tran" w:date="2012-12-11T21:27:00Z"/>
          <w:szCs w:val="26"/>
          <w:lang w:val="fr-FR"/>
          <w:rPrChange w:id="1849" w:author="The Si Tran" w:date="2012-12-05T23:02:00Z">
            <w:rPr>
              <w:del w:id="1850" w:author="The Si Tran" w:date="2012-12-11T21:27:00Z"/>
              <w:sz w:val="28"/>
              <w:szCs w:val="28"/>
              <w:lang w:val="fr-FR"/>
            </w:rPr>
          </w:rPrChange>
        </w:rPr>
      </w:pPr>
      <w:del w:id="1851" w:author="The Si Tran" w:date="2012-12-11T21:27:00Z">
        <w:r w:rsidRPr="0049233F" w:rsidDel="000E6941">
          <w:rPr>
            <w:szCs w:val="26"/>
            <w:rPrChange w:id="1852" w:author="The Si Tran" w:date="2012-12-05T23:02:00Z">
              <w:rPr>
                <w:sz w:val="28"/>
                <w:szCs w:val="28"/>
              </w:rPr>
            </w:rPrChange>
          </w:rPr>
          <w:tab/>
          <w:delText xml:space="preserve">    </w:delText>
        </w:r>
      </w:del>
      <w:del w:id="1853" w:author="The Si Tran" w:date="2012-12-05T22:55:00Z">
        <w:r w:rsidRPr="0049233F" w:rsidDel="004A3B54">
          <w:rPr>
            <w:szCs w:val="26"/>
            <w:rPrChange w:id="1854" w:author="The Si Tran" w:date="2012-12-05T23:02:00Z">
              <w:rPr>
                <w:sz w:val="28"/>
                <w:szCs w:val="28"/>
              </w:rPr>
            </w:rPrChange>
          </w:rPr>
          <w:delText xml:space="preserve">  </w:delText>
        </w:r>
      </w:del>
      <w:del w:id="1855" w:author="The Si Tran" w:date="2012-12-11T21:27:00Z">
        <w:r w:rsidRPr="0049233F" w:rsidDel="000E6941">
          <w:rPr>
            <w:szCs w:val="26"/>
            <w:lang w:val="fr-FR"/>
            <w:rPrChange w:id="1856" w:author="The Si Tran" w:date="2012-12-05T23:02:00Z">
              <w:rPr>
                <w:sz w:val="28"/>
                <w:szCs w:val="28"/>
                <w:lang w:val="fr-FR"/>
              </w:rPr>
            </w:rPrChange>
          </w:rPr>
          <w:delText xml:space="preserve">*  </w:delText>
        </w:r>
      </w:del>
      <w:del w:id="1857" w:author="The Si Tran" w:date="2012-12-05T22:55:00Z">
        <w:r w:rsidRPr="0049233F" w:rsidDel="004A3B54">
          <w:rPr>
            <w:szCs w:val="26"/>
            <w:lang w:val="fr-FR"/>
            <w:rPrChange w:id="1858" w:author="The Si Tran" w:date="2012-12-05T23:02:00Z">
              <w:rPr>
                <w:sz w:val="28"/>
                <w:szCs w:val="28"/>
                <w:lang w:val="fr-FR"/>
              </w:rPr>
            </w:rPrChange>
          </w:rPr>
          <w:delText xml:space="preserve"> T</w:delText>
        </w:r>
      </w:del>
      <w:del w:id="1859" w:author="The Si Tran" w:date="2012-12-11T21:27:00Z">
        <w:r w:rsidRPr="0049233F" w:rsidDel="000E6941">
          <w:rPr>
            <w:szCs w:val="26"/>
            <w:lang w:val="fr-FR"/>
            <w:rPrChange w:id="1860" w:author="The Si Tran" w:date="2012-12-05T23:02:00Z">
              <w:rPr>
                <w:sz w:val="28"/>
                <w:szCs w:val="28"/>
                <w:lang w:val="fr-FR"/>
              </w:rPr>
            </w:rPrChange>
          </w:rPr>
          <w:delText xml:space="preserve"> là số phần tử của mẫu.</w:delText>
        </w:r>
        <w:bookmarkStart w:id="1861" w:name="_Toc343083559"/>
        <w:bookmarkStart w:id="1862" w:name="_Toc343083773"/>
        <w:bookmarkStart w:id="1863" w:name="_Toc343083984"/>
        <w:bookmarkStart w:id="1864" w:name="_Toc343220743"/>
        <w:bookmarkStart w:id="1865" w:name="_Toc343232247"/>
        <w:bookmarkStart w:id="1866" w:name="_Toc343232660"/>
        <w:bookmarkStart w:id="1867" w:name="_Toc343232945"/>
        <w:bookmarkStart w:id="1868" w:name="_Toc343415450"/>
        <w:bookmarkStart w:id="1869" w:name="_Toc343415746"/>
        <w:bookmarkStart w:id="1870" w:name="_Toc343452405"/>
        <w:bookmarkStart w:id="1871" w:name="_Toc343461195"/>
        <w:bookmarkStart w:id="1872" w:name="_Toc343494082"/>
        <w:bookmarkStart w:id="1873" w:name="_Toc343494294"/>
        <w:bookmarkStart w:id="1874" w:name="_Toc343495067"/>
        <w:bookmarkStart w:id="1875" w:name="_Toc343660294"/>
        <w:bookmarkStart w:id="1876" w:name="_Toc343660508"/>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del>
    </w:p>
    <w:p w14:paraId="3BCF0E51" w14:textId="77777777" w:rsidR="00024D6E" w:rsidRPr="0049233F" w:rsidDel="000E6941" w:rsidRDefault="00024D6E" w:rsidP="00024D6E">
      <w:pPr>
        <w:rPr>
          <w:del w:id="1877" w:author="The Si Tran" w:date="2012-12-11T21:27:00Z"/>
          <w:szCs w:val="26"/>
          <w:lang w:val="fr-FR"/>
          <w:rPrChange w:id="1878" w:author="The Si Tran" w:date="2012-12-05T23:02:00Z">
            <w:rPr>
              <w:del w:id="1879" w:author="The Si Tran" w:date="2012-12-11T21:27:00Z"/>
              <w:sz w:val="28"/>
              <w:szCs w:val="28"/>
              <w:lang w:val="fr-FR"/>
            </w:rPr>
          </w:rPrChange>
        </w:rPr>
      </w:pPr>
      <w:bookmarkStart w:id="1880" w:name="_Toc343083560"/>
      <w:bookmarkStart w:id="1881" w:name="_Toc343083774"/>
      <w:bookmarkStart w:id="1882" w:name="_Toc343083985"/>
      <w:bookmarkStart w:id="1883" w:name="_Toc343220744"/>
      <w:bookmarkStart w:id="1884" w:name="_Toc343232248"/>
      <w:bookmarkStart w:id="1885" w:name="_Toc343232661"/>
      <w:bookmarkStart w:id="1886" w:name="_Toc343232946"/>
      <w:bookmarkStart w:id="1887" w:name="_Toc343415451"/>
      <w:bookmarkStart w:id="1888" w:name="_Toc343415747"/>
      <w:bookmarkStart w:id="1889" w:name="_Toc343452406"/>
      <w:bookmarkStart w:id="1890" w:name="_Toc343461196"/>
      <w:bookmarkStart w:id="1891" w:name="_Toc343494083"/>
      <w:bookmarkStart w:id="1892" w:name="_Toc343494295"/>
      <w:bookmarkStart w:id="1893" w:name="_Toc343495068"/>
      <w:bookmarkStart w:id="1894" w:name="_Toc343660295"/>
      <w:bookmarkStart w:id="1895" w:name="_Toc34366050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116503D5" w14:textId="77777777" w:rsidR="00024D6E" w:rsidRPr="0049233F" w:rsidDel="000E6941" w:rsidRDefault="00024D6E" w:rsidP="00024D6E">
      <w:pPr>
        <w:ind w:firstLine="720"/>
        <w:rPr>
          <w:del w:id="1896" w:author="The Si Tran" w:date="2012-12-11T21:27:00Z"/>
          <w:szCs w:val="26"/>
          <w:lang w:val="fr-FR"/>
          <w:rPrChange w:id="1897" w:author="The Si Tran" w:date="2012-12-05T23:02:00Z">
            <w:rPr>
              <w:del w:id="1898" w:author="The Si Tran" w:date="2012-12-11T21:27:00Z"/>
              <w:sz w:val="28"/>
              <w:szCs w:val="28"/>
              <w:lang w:val="fr-FR"/>
            </w:rPr>
          </w:rPrChange>
        </w:rPr>
      </w:pPr>
      <w:del w:id="1899" w:author="The Si Tran" w:date="2012-12-11T21:27:00Z">
        <w:r w:rsidRPr="0049233F" w:rsidDel="000E6941">
          <w:rPr>
            <w:szCs w:val="26"/>
            <w:lang w:val="fr-FR"/>
            <w:rPrChange w:id="1900" w:author="The Si Tran" w:date="2012-12-05T23:02:00Z">
              <w:rPr>
                <w:sz w:val="28"/>
                <w:szCs w:val="28"/>
                <w:lang w:val="fr-FR"/>
              </w:rPr>
            </w:rPrChange>
          </w:rPr>
          <w:delText xml:space="preserve">Để kiểm tra xem hệ số tự tương quan ở độ trễ </w:delText>
        </w:r>
      </w:del>
      <w:del w:id="1901" w:author="The Si Tran" w:date="2012-12-05T22:56:00Z">
        <w:r w:rsidRPr="0049233F" w:rsidDel="002B34FE">
          <w:rPr>
            <w:szCs w:val="26"/>
            <w:lang w:val="fr-FR"/>
            <w:rPrChange w:id="1902" w:author="The Si Tran" w:date="2012-12-05T23:02:00Z">
              <w:rPr>
                <w:sz w:val="28"/>
                <w:szCs w:val="28"/>
                <w:lang w:val="fr-FR"/>
              </w:rPr>
            </w:rPrChange>
          </w:rPr>
          <w:delText xml:space="preserve">k </w:delText>
        </w:r>
      </w:del>
      <w:del w:id="1903" w:author="The Si Tran" w:date="2012-12-11T21:27:00Z">
        <w:r w:rsidRPr="0049233F" w:rsidDel="000E6941">
          <w:rPr>
            <w:szCs w:val="26"/>
            <w:lang w:val="fr-FR"/>
            <w:rPrChange w:id="1904" w:author="The Si Tran" w:date="2012-12-05T23:02:00Z">
              <w:rPr>
                <w:sz w:val="28"/>
                <w:szCs w:val="28"/>
                <w:lang w:val="fr-FR"/>
              </w:rPr>
            </w:rPrChange>
          </w:rPr>
          <w:delText xml:space="preserve">của một chuỗi thời gian có khác không hay không, ta dùng phép thử </w:delText>
        </w:r>
      </w:del>
      <w:del w:id="1905" w:author="The Si Tran" w:date="2012-12-05T22:56:00Z">
        <w:r w:rsidRPr="0049233F" w:rsidDel="002B34FE">
          <w:rPr>
            <w:szCs w:val="26"/>
            <w:lang w:val="fr-FR"/>
            <w:rPrChange w:id="1906" w:author="The Si Tran" w:date="2012-12-05T23:02:00Z">
              <w:rPr>
                <w:sz w:val="28"/>
                <w:szCs w:val="28"/>
                <w:lang w:val="fr-FR"/>
              </w:rPr>
            </w:rPrChange>
          </w:rPr>
          <w:delText>t.</w:delText>
        </w:r>
      </w:del>
      <w:bookmarkStart w:id="1907" w:name="_Toc343083561"/>
      <w:bookmarkStart w:id="1908" w:name="_Toc343083775"/>
      <w:bookmarkStart w:id="1909" w:name="_Toc343083986"/>
      <w:bookmarkStart w:id="1910" w:name="_Toc343220745"/>
      <w:bookmarkStart w:id="1911" w:name="_Toc343232249"/>
      <w:bookmarkStart w:id="1912" w:name="_Toc343232662"/>
      <w:bookmarkStart w:id="1913" w:name="_Toc343232947"/>
      <w:bookmarkStart w:id="1914" w:name="_Toc343415452"/>
      <w:bookmarkStart w:id="1915" w:name="_Toc343415748"/>
      <w:bookmarkStart w:id="1916" w:name="_Toc343452407"/>
      <w:bookmarkStart w:id="1917" w:name="_Toc343461197"/>
      <w:bookmarkStart w:id="1918" w:name="_Toc343494084"/>
      <w:bookmarkStart w:id="1919" w:name="_Toc343494296"/>
      <w:bookmarkStart w:id="1920" w:name="_Toc343495069"/>
      <w:bookmarkStart w:id="1921" w:name="_Toc343660296"/>
      <w:bookmarkStart w:id="1922" w:name="_Toc343660510"/>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p>
    <w:p w14:paraId="6B50C404" w14:textId="77777777" w:rsidR="00024D6E" w:rsidRPr="0049233F" w:rsidDel="00570969" w:rsidRDefault="00024D6E" w:rsidP="00024D6E">
      <w:pPr>
        <w:ind w:firstLine="720"/>
        <w:rPr>
          <w:del w:id="1923" w:author="The Si Tran" w:date="2012-12-05T23:43:00Z"/>
          <w:szCs w:val="26"/>
          <w:lang w:val="fr-FR"/>
          <w:rPrChange w:id="1924" w:author="The Si Tran" w:date="2012-12-05T23:02:00Z">
            <w:rPr>
              <w:del w:id="1925" w:author="The Si Tran" w:date="2012-12-05T23:43:00Z"/>
              <w:sz w:val="28"/>
              <w:szCs w:val="28"/>
              <w:lang w:val="fr-FR"/>
            </w:rPr>
          </w:rPrChange>
        </w:rPr>
      </w:pPr>
      <w:del w:id="1926" w:author="The Si Tran" w:date="2012-12-05T23:43:00Z">
        <w:r w:rsidRPr="0049233F" w:rsidDel="00570969">
          <w:rPr>
            <w:szCs w:val="26"/>
            <w:lang w:val="fr-FR"/>
            <w:rPrChange w:id="1927"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29" o:title=""/>
            </v:shape>
            <o:OLEObject Type="Embed" ProgID="Equation.DSMT4" ShapeID="_x0000_i1034" DrawAspect="Content" ObjectID="_1417414635" r:id="rId30"/>
          </w:object>
        </w:r>
        <w:r w:rsidRPr="0049233F" w:rsidDel="00570969">
          <w:rPr>
            <w:szCs w:val="26"/>
            <w:lang w:val="fr-FR"/>
            <w:rPrChange w:id="1928" w:author="The Si Tran" w:date="2012-12-05T23:02:00Z">
              <w:rPr>
                <w:sz w:val="28"/>
                <w:szCs w:val="28"/>
                <w:lang w:val="fr-FR"/>
              </w:rPr>
            </w:rPrChange>
          </w:rPr>
          <w:delText xml:space="preserve">                    (2.1.3)</w:delText>
        </w:r>
        <w:bookmarkStart w:id="1929" w:name="_Toc343083562"/>
        <w:bookmarkStart w:id="1930" w:name="_Toc343083776"/>
        <w:bookmarkStart w:id="1931" w:name="_Toc343083987"/>
        <w:bookmarkStart w:id="1932" w:name="_Toc343220746"/>
        <w:bookmarkStart w:id="1933" w:name="_Toc343232250"/>
        <w:bookmarkStart w:id="1934" w:name="_Toc343232663"/>
        <w:bookmarkStart w:id="1935" w:name="_Toc343232948"/>
        <w:bookmarkStart w:id="1936" w:name="_Toc343415453"/>
        <w:bookmarkStart w:id="1937" w:name="_Toc343415749"/>
        <w:bookmarkStart w:id="1938" w:name="_Toc343452408"/>
        <w:bookmarkStart w:id="1939" w:name="_Toc343461198"/>
        <w:bookmarkStart w:id="1940" w:name="_Toc343494085"/>
        <w:bookmarkStart w:id="1941" w:name="_Toc343494297"/>
        <w:bookmarkStart w:id="1942" w:name="_Toc343495070"/>
        <w:bookmarkStart w:id="1943" w:name="_Toc343660297"/>
        <w:bookmarkStart w:id="1944" w:name="_Toc343660511"/>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del>
    </w:p>
    <w:p w14:paraId="147CABCA" w14:textId="77777777" w:rsidR="009450BA" w:rsidRPr="00570969" w:rsidDel="000E6941" w:rsidRDefault="009450BA">
      <w:pPr>
        <w:ind w:left="1440" w:firstLine="720"/>
        <w:rPr>
          <w:del w:id="1945" w:author="The Si Tran" w:date="2012-12-11T21:27:00Z"/>
          <w:szCs w:val="26"/>
          <w:lang w:val="fr-FR"/>
          <w:rPrChange w:id="1946" w:author="The Si Tran" w:date="2012-12-05T23:43:00Z">
            <w:rPr>
              <w:del w:id="1947" w:author="The Si Tran" w:date="2012-12-11T21:27:00Z"/>
              <w:sz w:val="28"/>
              <w:szCs w:val="28"/>
              <w:lang w:val="fr-FR"/>
            </w:rPr>
          </w:rPrChange>
        </w:rPr>
        <w:pPrChange w:id="1948" w:author="The Si Tran" w:date="2012-12-05T23:43:00Z">
          <w:pPr/>
        </w:pPrChange>
      </w:pPr>
      <w:bookmarkStart w:id="1949" w:name="_Toc343083563"/>
      <w:bookmarkStart w:id="1950" w:name="_Toc343083777"/>
      <w:bookmarkStart w:id="1951" w:name="_Toc343083988"/>
      <w:bookmarkStart w:id="1952" w:name="_Toc343220747"/>
      <w:bookmarkStart w:id="1953" w:name="_Toc343232251"/>
      <w:bookmarkStart w:id="1954" w:name="_Toc343232664"/>
      <w:bookmarkStart w:id="1955" w:name="_Toc343232949"/>
      <w:bookmarkStart w:id="1956" w:name="_Toc343415454"/>
      <w:bookmarkStart w:id="1957" w:name="_Toc343415750"/>
      <w:bookmarkStart w:id="1958" w:name="_Toc343452409"/>
      <w:bookmarkStart w:id="1959" w:name="_Toc343461199"/>
      <w:bookmarkStart w:id="1960" w:name="_Toc343494086"/>
      <w:bookmarkStart w:id="1961" w:name="_Toc343494298"/>
      <w:bookmarkStart w:id="1962" w:name="_Toc343495071"/>
      <w:bookmarkStart w:id="1963" w:name="_Toc343660298"/>
      <w:bookmarkStart w:id="1964" w:name="_Toc343660512"/>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0DD7323D" w14:textId="77777777" w:rsidR="00024D6E" w:rsidRPr="0049233F" w:rsidDel="000E6941" w:rsidRDefault="00024D6E" w:rsidP="00024D6E">
      <w:pPr>
        <w:rPr>
          <w:del w:id="1965" w:author="The Si Tran" w:date="2012-12-11T21:27:00Z"/>
          <w:szCs w:val="26"/>
          <w:lang w:val="fr-FR"/>
          <w:rPrChange w:id="1966" w:author="The Si Tran" w:date="2012-12-05T23:02:00Z">
            <w:rPr>
              <w:del w:id="1967" w:author="The Si Tran" w:date="2012-12-11T21:27:00Z"/>
              <w:sz w:val="28"/>
              <w:szCs w:val="28"/>
              <w:lang w:val="fr-FR"/>
            </w:rPr>
          </w:rPrChange>
        </w:rPr>
      </w:pPr>
      <w:del w:id="1968" w:author="The Si Tran" w:date="2012-12-11T21:27:00Z">
        <w:r w:rsidRPr="0049233F" w:rsidDel="000E6941">
          <w:rPr>
            <w:szCs w:val="26"/>
            <w:lang w:val="fr-FR"/>
            <w:rPrChange w:id="1969" w:author="The Si Tran" w:date="2012-12-05T23:02:00Z">
              <w:rPr>
                <w:sz w:val="28"/>
                <w:szCs w:val="28"/>
                <w:lang w:val="fr-FR"/>
              </w:rPr>
            </w:rPrChange>
          </w:rPr>
          <w:delText>Với :</w:delText>
        </w:r>
        <w:bookmarkStart w:id="1970" w:name="_Toc343083564"/>
        <w:bookmarkStart w:id="1971" w:name="_Toc343083778"/>
        <w:bookmarkStart w:id="1972" w:name="_Toc343083989"/>
        <w:bookmarkStart w:id="1973" w:name="_Toc343220748"/>
        <w:bookmarkStart w:id="1974" w:name="_Toc343232252"/>
        <w:bookmarkStart w:id="1975" w:name="_Toc343232665"/>
        <w:bookmarkStart w:id="1976" w:name="_Toc343232950"/>
        <w:bookmarkStart w:id="1977" w:name="_Toc343415455"/>
        <w:bookmarkStart w:id="1978" w:name="_Toc343415751"/>
        <w:bookmarkStart w:id="1979" w:name="_Toc343452410"/>
        <w:bookmarkStart w:id="1980" w:name="_Toc343461200"/>
        <w:bookmarkStart w:id="1981" w:name="_Toc343494087"/>
        <w:bookmarkStart w:id="1982" w:name="_Toc343494299"/>
        <w:bookmarkStart w:id="1983" w:name="_Toc343495072"/>
        <w:bookmarkStart w:id="1984" w:name="_Toc343660299"/>
        <w:bookmarkStart w:id="1985" w:name="_Toc343660513"/>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del>
    </w:p>
    <w:p w14:paraId="13AEF713" w14:textId="77777777" w:rsidR="00024D6E" w:rsidRPr="0049233F" w:rsidDel="000E6941" w:rsidRDefault="00024D6E" w:rsidP="00024D6E">
      <w:pPr>
        <w:rPr>
          <w:del w:id="1986" w:author="The Si Tran" w:date="2012-12-11T21:27:00Z"/>
          <w:szCs w:val="26"/>
          <w:lang w:val="fr-FR"/>
          <w:rPrChange w:id="1987" w:author="The Si Tran" w:date="2012-12-05T23:02:00Z">
            <w:rPr>
              <w:del w:id="1988" w:author="The Si Tran" w:date="2012-12-11T21:27:00Z"/>
              <w:sz w:val="28"/>
              <w:szCs w:val="28"/>
              <w:lang w:val="fr-FR"/>
            </w:rPr>
          </w:rPrChange>
        </w:rPr>
      </w:pPr>
      <w:del w:id="1989" w:author="The Si Tran" w:date="2012-12-11T21:27:00Z">
        <w:r w:rsidRPr="0049233F" w:rsidDel="000E6941">
          <w:rPr>
            <w:szCs w:val="26"/>
            <w:lang w:val="fr-FR"/>
            <w:rPrChange w:id="1990" w:author="The Si Tran" w:date="2012-12-05T23:02:00Z">
              <w:rPr>
                <w:sz w:val="28"/>
                <w:szCs w:val="28"/>
                <w:lang w:val="fr-FR"/>
              </w:rPr>
            </w:rPrChange>
          </w:rPr>
          <w:delText xml:space="preserve">           *  </w:delText>
        </w:r>
      </w:del>
      <w:del w:id="1991" w:author="The Si Tran" w:date="2012-12-05T23:44:00Z">
        <w:r w:rsidRPr="00082976" w:rsidDel="00570969">
          <w:rPr>
            <w:position w:val="-12"/>
            <w:szCs w:val="26"/>
            <w:lang w:val="fr-FR"/>
          </w:rPr>
          <w:object w:dxaOrig="180" w:dyaOrig="360" w14:anchorId="590373B0">
            <v:shape id="_x0000_i1035" type="#_x0000_t75" style="width:13.5pt;height:24.75pt" o:ole="">
              <v:imagedata r:id="rId31" o:title=""/>
            </v:shape>
            <o:OLEObject Type="Embed" ProgID="Equation.DSMT4" ShapeID="_x0000_i1035" DrawAspect="Content" ObjectID="_1417414636" r:id="rId32"/>
          </w:object>
        </w:r>
      </w:del>
      <w:del w:id="1992" w:author="The Si Tran" w:date="2012-12-11T21:27:00Z">
        <w:r w:rsidRPr="0049233F" w:rsidDel="000E6941">
          <w:rPr>
            <w:szCs w:val="26"/>
            <w:lang w:val="fr-FR"/>
            <w:rPrChange w:id="1993" w:author="The Si Tran" w:date="2012-12-05T23:02:00Z">
              <w:rPr>
                <w:sz w:val="28"/>
                <w:szCs w:val="28"/>
                <w:lang w:val="fr-FR"/>
              </w:rPr>
            </w:rPrChange>
          </w:rPr>
          <w:delText xml:space="preserve"> là hệ số tự tương quan mẫu ở độ trễ </w:delText>
        </w:r>
      </w:del>
      <w:del w:id="1994" w:author="The Si Tran" w:date="2012-12-06T20:08:00Z">
        <w:r w:rsidRPr="0049233F" w:rsidDel="00263465">
          <w:rPr>
            <w:szCs w:val="26"/>
            <w:lang w:val="fr-FR"/>
            <w:rPrChange w:id="1995" w:author="The Si Tran" w:date="2012-12-05T23:02:00Z">
              <w:rPr>
                <w:sz w:val="28"/>
                <w:szCs w:val="28"/>
                <w:lang w:val="fr-FR"/>
              </w:rPr>
            </w:rPrChange>
          </w:rPr>
          <w:delText>i</w:delText>
        </w:r>
      </w:del>
      <w:bookmarkStart w:id="1996" w:name="_Toc343083565"/>
      <w:bookmarkStart w:id="1997" w:name="_Toc343083779"/>
      <w:bookmarkStart w:id="1998" w:name="_Toc343083990"/>
      <w:bookmarkStart w:id="1999" w:name="_Toc343220749"/>
      <w:bookmarkStart w:id="2000" w:name="_Toc343232253"/>
      <w:bookmarkStart w:id="2001" w:name="_Toc343232666"/>
      <w:bookmarkStart w:id="2002" w:name="_Toc343232951"/>
      <w:bookmarkStart w:id="2003" w:name="_Toc343415456"/>
      <w:bookmarkStart w:id="2004" w:name="_Toc343415752"/>
      <w:bookmarkStart w:id="2005" w:name="_Toc343452411"/>
      <w:bookmarkStart w:id="2006" w:name="_Toc343461201"/>
      <w:bookmarkStart w:id="2007" w:name="_Toc343494088"/>
      <w:bookmarkStart w:id="2008" w:name="_Toc343494300"/>
      <w:bookmarkStart w:id="2009" w:name="_Toc343495073"/>
      <w:bookmarkStart w:id="2010" w:name="_Toc343660300"/>
      <w:bookmarkStart w:id="2011" w:name="_Toc343660514"/>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3A494E1F" w14:textId="77777777" w:rsidR="00024D6E" w:rsidRPr="0049233F" w:rsidDel="000E6941" w:rsidRDefault="00024D6E" w:rsidP="00024D6E">
      <w:pPr>
        <w:rPr>
          <w:del w:id="2012" w:author="The Si Tran" w:date="2012-12-11T21:27:00Z"/>
          <w:szCs w:val="26"/>
          <w:lang w:val="fr-FR"/>
          <w:rPrChange w:id="2013" w:author="The Si Tran" w:date="2012-12-05T23:02:00Z">
            <w:rPr>
              <w:del w:id="2014" w:author="The Si Tran" w:date="2012-12-11T21:27:00Z"/>
              <w:sz w:val="28"/>
              <w:szCs w:val="28"/>
              <w:lang w:val="fr-FR"/>
            </w:rPr>
          </w:rPrChange>
        </w:rPr>
      </w:pPr>
      <w:del w:id="2015" w:author="The Si Tran" w:date="2012-12-11T21:27:00Z">
        <w:r w:rsidRPr="0049233F" w:rsidDel="000E6941">
          <w:rPr>
            <w:szCs w:val="26"/>
            <w:lang w:val="fr-FR"/>
            <w:rPrChange w:id="2016" w:author="The Si Tran" w:date="2012-12-05T23:02:00Z">
              <w:rPr>
                <w:sz w:val="28"/>
                <w:szCs w:val="28"/>
                <w:lang w:val="fr-FR"/>
              </w:rPr>
            </w:rPrChange>
          </w:rPr>
          <w:delText xml:space="preserve">           *  </w:delText>
        </w:r>
      </w:del>
      <w:del w:id="2017" w:author="The Si Tran" w:date="2012-12-05T23:45:00Z">
        <w:r w:rsidRPr="0049233F" w:rsidDel="00570969">
          <w:rPr>
            <w:szCs w:val="26"/>
            <w:lang w:val="fr-FR"/>
            <w:rPrChange w:id="2018" w:author="The Si Tran" w:date="2012-12-05T23:02:00Z">
              <w:rPr>
                <w:sz w:val="28"/>
                <w:szCs w:val="28"/>
                <w:lang w:val="fr-FR"/>
              </w:rPr>
            </w:rPrChange>
          </w:rPr>
          <w:delText>k</w:delText>
        </w:r>
      </w:del>
      <w:del w:id="2019" w:author="The Si Tran" w:date="2012-12-11T21:27:00Z">
        <w:r w:rsidRPr="0049233F" w:rsidDel="000E6941">
          <w:rPr>
            <w:szCs w:val="26"/>
            <w:lang w:val="fr-FR"/>
            <w:rPrChange w:id="2020" w:author="The Si Tran" w:date="2012-12-05T23:02:00Z">
              <w:rPr>
                <w:sz w:val="28"/>
                <w:szCs w:val="28"/>
                <w:lang w:val="fr-FR"/>
              </w:rPr>
            </w:rPrChange>
          </w:rPr>
          <w:delText xml:space="preserve"> là độ trễ</w:delText>
        </w:r>
        <w:bookmarkStart w:id="2021" w:name="_Toc343083566"/>
        <w:bookmarkStart w:id="2022" w:name="_Toc343083780"/>
        <w:bookmarkStart w:id="2023" w:name="_Toc343083991"/>
        <w:bookmarkStart w:id="2024" w:name="_Toc343220750"/>
        <w:bookmarkStart w:id="2025" w:name="_Toc343232254"/>
        <w:bookmarkStart w:id="2026" w:name="_Toc343232667"/>
        <w:bookmarkStart w:id="2027" w:name="_Toc343232952"/>
        <w:bookmarkStart w:id="2028" w:name="_Toc343415457"/>
        <w:bookmarkStart w:id="2029" w:name="_Toc343415753"/>
        <w:bookmarkStart w:id="2030" w:name="_Toc343452412"/>
        <w:bookmarkStart w:id="2031" w:name="_Toc343461202"/>
        <w:bookmarkStart w:id="2032" w:name="_Toc343494089"/>
        <w:bookmarkStart w:id="2033" w:name="_Toc343494301"/>
        <w:bookmarkStart w:id="2034" w:name="_Toc343495074"/>
        <w:bookmarkStart w:id="2035" w:name="_Toc343660301"/>
        <w:bookmarkStart w:id="2036" w:name="_Toc343660515"/>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del>
    </w:p>
    <w:p w14:paraId="2946DA46" w14:textId="77777777" w:rsidR="00024D6E" w:rsidRPr="0049233F" w:rsidDel="000E6941" w:rsidRDefault="00024D6E" w:rsidP="00024D6E">
      <w:pPr>
        <w:rPr>
          <w:del w:id="2037" w:author="The Si Tran" w:date="2012-12-11T21:27:00Z"/>
          <w:szCs w:val="26"/>
          <w:lang w:val="fr-FR"/>
          <w:rPrChange w:id="2038" w:author="The Si Tran" w:date="2012-12-05T23:02:00Z">
            <w:rPr>
              <w:del w:id="2039" w:author="The Si Tran" w:date="2012-12-11T21:27:00Z"/>
              <w:sz w:val="28"/>
              <w:szCs w:val="28"/>
              <w:lang w:val="fr-FR"/>
            </w:rPr>
          </w:rPrChange>
        </w:rPr>
      </w:pPr>
      <w:del w:id="2040" w:author="The Si Tran" w:date="2012-12-11T21:27:00Z">
        <w:r w:rsidRPr="0049233F" w:rsidDel="000E6941">
          <w:rPr>
            <w:szCs w:val="26"/>
            <w:lang w:val="fr-FR"/>
            <w:rPrChange w:id="2041" w:author="The Si Tran" w:date="2012-12-05T23:02:00Z">
              <w:rPr>
                <w:sz w:val="28"/>
                <w:szCs w:val="28"/>
                <w:lang w:val="fr-FR"/>
              </w:rPr>
            </w:rPrChange>
          </w:rPr>
          <w:delText xml:space="preserve">           *  </w:delText>
        </w:r>
      </w:del>
      <w:del w:id="2042" w:author="The Si Tran" w:date="2012-12-05T23:45:00Z">
        <w:r w:rsidRPr="0049233F" w:rsidDel="00570969">
          <w:rPr>
            <w:szCs w:val="26"/>
            <w:lang w:val="fr-FR"/>
            <w:rPrChange w:id="2043" w:author="The Si Tran" w:date="2012-12-05T23:02:00Z">
              <w:rPr>
                <w:sz w:val="28"/>
                <w:szCs w:val="28"/>
                <w:lang w:val="fr-FR"/>
              </w:rPr>
            </w:rPrChange>
          </w:rPr>
          <w:delText>n</w:delText>
        </w:r>
      </w:del>
      <w:del w:id="2044" w:author="The Si Tran" w:date="2012-12-11T21:27:00Z">
        <w:r w:rsidRPr="0049233F" w:rsidDel="000E6941">
          <w:rPr>
            <w:szCs w:val="26"/>
            <w:lang w:val="fr-FR"/>
            <w:rPrChange w:id="2045" w:author="The Si Tran" w:date="2012-12-05T23:02:00Z">
              <w:rPr>
                <w:sz w:val="28"/>
                <w:szCs w:val="28"/>
                <w:lang w:val="fr-FR"/>
              </w:rPr>
            </w:rPrChange>
          </w:rPr>
          <w:delText xml:space="preserve"> là kích cỡ mẫu  </w:delText>
        </w:r>
        <w:bookmarkStart w:id="2046" w:name="_Toc343083567"/>
        <w:bookmarkStart w:id="2047" w:name="_Toc343083781"/>
        <w:bookmarkStart w:id="2048" w:name="_Toc343083992"/>
        <w:bookmarkStart w:id="2049" w:name="_Toc343220751"/>
        <w:bookmarkStart w:id="2050" w:name="_Toc343232255"/>
        <w:bookmarkStart w:id="2051" w:name="_Toc343232668"/>
        <w:bookmarkStart w:id="2052" w:name="_Toc343232953"/>
        <w:bookmarkStart w:id="2053" w:name="_Toc343415458"/>
        <w:bookmarkStart w:id="2054" w:name="_Toc343415754"/>
        <w:bookmarkStart w:id="2055" w:name="_Toc343452413"/>
        <w:bookmarkStart w:id="2056" w:name="_Toc343461203"/>
        <w:bookmarkStart w:id="2057" w:name="_Toc343494090"/>
        <w:bookmarkStart w:id="2058" w:name="_Toc343494302"/>
        <w:bookmarkStart w:id="2059" w:name="_Toc343495075"/>
        <w:bookmarkStart w:id="2060" w:name="_Toc343660302"/>
        <w:bookmarkStart w:id="2061" w:name="_Toc343660516"/>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del>
    </w:p>
    <w:p w14:paraId="1E306F32" w14:textId="77777777" w:rsidR="00024D6E" w:rsidRPr="0049233F" w:rsidDel="000E6941" w:rsidRDefault="00024D6E" w:rsidP="00024D6E">
      <w:pPr>
        <w:rPr>
          <w:del w:id="2062" w:author="The Si Tran" w:date="2012-12-11T21:27:00Z"/>
          <w:szCs w:val="26"/>
          <w:lang w:val="fr-FR"/>
          <w:rPrChange w:id="2063" w:author="The Si Tran" w:date="2012-12-05T23:02:00Z">
            <w:rPr>
              <w:del w:id="2064" w:author="The Si Tran" w:date="2012-12-11T21:27:00Z"/>
              <w:sz w:val="28"/>
              <w:szCs w:val="28"/>
              <w:lang w:val="fr-FR"/>
            </w:rPr>
          </w:rPrChange>
        </w:rPr>
      </w:pPr>
      <w:del w:id="2065" w:author="The Si Tran" w:date="2012-12-11T21:27:00Z">
        <w:r w:rsidRPr="0049233F" w:rsidDel="000E6941">
          <w:rPr>
            <w:szCs w:val="26"/>
            <w:lang w:val="fr-FR"/>
            <w:rPrChange w:id="2066" w:author="The Si Tran" w:date="2012-12-05T23:02:00Z">
              <w:rPr>
                <w:sz w:val="28"/>
                <w:szCs w:val="28"/>
                <w:lang w:val="fr-FR"/>
              </w:rPr>
            </w:rPrChange>
          </w:rPr>
          <w:delText xml:space="preserve">Nếu </w:delText>
        </w:r>
      </w:del>
      <w:del w:id="2067"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3" o:title=""/>
              </v:shape>
              <o:OLEObject Type="Embed" ProgID="Equation.DSMT4" ShapeID="_x0000_i1036" DrawAspect="Content" ObjectID="_1417414637" r:id="rId34"/>
            </w:object>
          </m:r>
        </m:oMath>
        <w:r w:rsidRPr="0049233F" w:rsidDel="00570969">
          <w:rPr>
            <w:szCs w:val="26"/>
            <w:lang w:val="fr-FR"/>
            <w:rPrChange w:id="2068" w:author="The Si Tran" w:date="2012-12-05T23:02:00Z">
              <w:rPr>
                <w:sz w:val="28"/>
                <w:szCs w:val="28"/>
                <w:lang w:val="fr-FR"/>
              </w:rPr>
            </w:rPrChange>
          </w:rPr>
          <w:delText xml:space="preserve">= 0 </w:delText>
        </w:r>
      </w:del>
      <w:del w:id="2069" w:author="The Si Tran" w:date="2012-12-11T21:27:00Z">
        <w:r w:rsidRPr="0049233F" w:rsidDel="000E6941">
          <w:rPr>
            <w:szCs w:val="26"/>
            <w:lang w:val="fr-FR"/>
            <w:rPrChange w:id="2070" w:author="The Si Tran" w:date="2012-12-05T23:02:00Z">
              <w:rPr>
                <w:sz w:val="28"/>
                <w:szCs w:val="28"/>
                <w:lang w:val="fr-FR"/>
              </w:rPr>
            </w:rPrChange>
          </w:rPr>
          <w:delText xml:space="preserve">thì </w:delText>
        </w:r>
      </w:del>
      <w:del w:id="2071" w:author="The Si Tran" w:date="2012-12-05T23:46:00Z">
        <w:r w:rsidRPr="0049233F" w:rsidDel="00570969">
          <w:rPr>
            <w:szCs w:val="26"/>
            <w:lang w:val="fr-FR"/>
            <w:rPrChange w:id="2072" w:author="The Si Tran" w:date="2012-12-05T23:02:00Z">
              <w:rPr>
                <w:sz w:val="28"/>
                <w:szCs w:val="28"/>
                <w:lang w:val="fr-FR"/>
              </w:rPr>
            </w:rPrChange>
          </w:rPr>
          <w:delText>t</w:delText>
        </w:r>
      </w:del>
      <w:del w:id="2073" w:author="The Si Tran" w:date="2012-12-11T21:27:00Z">
        <w:r w:rsidRPr="0049233F" w:rsidDel="000E6941">
          <w:rPr>
            <w:szCs w:val="26"/>
            <w:lang w:val="fr-FR"/>
            <w:rPrChange w:id="2074" w:author="The Si Tran" w:date="2012-12-05T23:02:00Z">
              <w:rPr>
                <w:sz w:val="28"/>
                <w:szCs w:val="28"/>
                <w:lang w:val="fr-FR"/>
              </w:rPr>
            </w:rPrChange>
          </w:rPr>
          <w:delText xml:space="preserve"> sẽ có phân phối student với </w:delText>
        </w:r>
      </w:del>
      <w:del w:id="2075" w:author="The Si Tran" w:date="2012-12-05T23:47:00Z">
        <w:r w:rsidRPr="0049233F" w:rsidDel="00570969">
          <w:rPr>
            <w:szCs w:val="26"/>
            <w:lang w:val="fr-FR"/>
            <w:rPrChange w:id="2076" w:author="The Si Tran" w:date="2012-12-05T23:02:00Z">
              <w:rPr>
                <w:sz w:val="28"/>
                <w:szCs w:val="28"/>
                <w:lang w:val="fr-FR"/>
              </w:rPr>
            </w:rPrChange>
          </w:rPr>
          <w:delText>n -1</w:delText>
        </w:r>
      </w:del>
      <w:del w:id="2077" w:author="The Si Tran" w:date="2012-12-11T21:27:00Z">
        <w:r w:rsidRPr="0049233F" w:rsidDel="000E6941">
          <w:rPr>
            <w:szCs w:val="26"/>
            <w:lang w:val="fr-FR"/>
            <w:rPrChange w:id="2078"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079" w:author="The Si Tran" w:date="2012-12-05T23:47:00Z">
        <w:r w:rsidRPr="00082976" w:rsidDel="005B11DB">
          <w:rPr>
            <w:position w:val="-8"/>
            <w:szCs w:val="26"/>
            <w:lang w:val="fr-FR"/>
          </w:rPr>
          <w:object w:dxaOrig="780" w:dyaOrig="360" w14:anchorId="08263C57">
            <v:shape id="_x0000_i1037" type="#_x0000_t75" style="width:40.5pt;height:18pt" o:ole="">
              <v:imagedata r:id="rId35" o:title=""/>
            </v:shape>
            <o:OLEObject Type="Embed" ProgID="Equation.DSMT4" ShapeID="_x0000_i1037" DrawAspect="Content" ObjectID="_1417414638" r:id="rId36"/>
          </w:object>
        </w:r>
      </w:del>
      <w:del w:id="2080" w:author="The Si Tran" w:date="2012-12-11T21:27:00Z">
        <w:r w:rsidRPr="0049233F" w:rsidDel="000E6941">
          <w:rPr>
            <w:szCs w:val="26"/>
            <w:lang w:val="fr-FR"/>
            <w:rPrChange w:id="2081" w:author="The Si Tran" w:date="2012-12-05T23:02:00Z">
              <w:rPr>
                <w:sz w:val="28"/>
                <w:szCs w:val="28"/>
                <w:lang w:val="fr-FR"/>
              </w:rPr>
            </w:rPrChange>
          </w:rPr>
          <w:delText xml:space="preserve"> thì ta có thể kết luận hệ số tự tương quan của đám đông bằng không với mức ý nghĩa 5%.</w:delText>
        </w:r>
        <w:bookmarkStart w:id="2082" w:name="_Toc343083568"/>
        <w:bookmarkStart w:id="2083" w:name="_Toc343083782"/>
        <w:bookmarkStart w:id="2084" w:name="_Toc343083993"/>
        <w:bookmarkStart w:id="2085" w:name="_Toc343220752"/>
        <w:bookmarkStart w:id="2086" w:name="_Toc343232256"/>
        <w:bookmarkStart w:id="2087" w:name="_Toc343232669"/>
        <w:bookmarkStart w:id="2088" w:name="_Toc343232954"/>
        <w:bookmarkStart w:id="2089" w:name="_Toc343415459"/>
        <w:bookmarkStart w:id="2090" w:name="_Toc343415755"/>
        <w:bookmarkStart w:id="2091" w:name="_Toc343452414"/>
        <w:bookmarkStart w:id="2092" w:name="_Toc343461204"/>
        <w:bookmarkStart w:id="2093" w:name="_Toc343494091"/>
        <w:bookmarkStart w:id="2094" w:name="_Toc343494303"/>
        <w:bookmarkStart w:id="2095" w:name="_Toc343495076"/>
        <w:bookmarkStart w:id="2096" w:name="_Toc343660303"/>
        <w:bookmarkStart w:id="2097" w:name="_Toc343660517"/>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del>
    </w:p>
    <w:p w14:paraId="43269ABE" w14:textId="77777777" w:rsidR="004D65BA" w:rsidRPr="0049233F" w:rsidDel="000E6941" w:rsidRDefault="00024D6E">
      <w:pPr>
        <w:rPr>
          <w:del w:id="2098" w:author="The Si Tran" w:date="2012-12-11T21:27:00Z"/>
          <w:szCs w:val="26"/>
          <w:lang w:val="fr-FR"/>
          <w:rPrChange w:id="2099" w:author="The Si Tran" w:date="2012-12-05T23:02:00Z">
            <w:rPr>
              <w:del w:id="2100" w:author="The Si Tran" w:date="2012-12-11T21:27:00Z"/>
              <w:sz w:val="28"/>
              <w:szCs w:val="28"/>
              <w:lang w:val="fr-FR"/>
            </w:rPr>
          </w:rPrChange>
        </w:rPr>
      </w:pPr>
      <w:del w:id="2101" w:author="The Si Tran" w:date="2012-12-11T21:27:00Z">
        <w:r w:rsidRPr="0049233F" w:rsidDel="000E6941">
          <w:rPr>
            <w:szCs w:val="26"/>
            <w:lang w:val="fr-FR"/>
            <w:rPrChange w:id="2102"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03" w:author="The Si Tran" w:date="2012-12-05T23:02:00Z">
              <w:rPr>
                <w:sz w:val="28"/>
                <w:szCs w:val="28"/>
                <w:lang w:val="fr-FR"/>
              </w:rPr>
            </w:rPrChange>
          </w:rPr>
          <w:delText>nh giá tính đầy đủ của mô hình.</w:delText>
        </w:r>
        <w:bookmarkStart w:id="2104" w:name="_Toc343083569"/>
        <w:bookmarkStart w:id="2105" w:name="_Toc343083783"/>
        <w:bookmarkStart w:id="2106" w:name="_Toc343083994"/>
        <w:bookmarkStart w:id="2107" w:name="_Toc343220753"/>
        <w:bookmarkStart w:id="2108" w:name="_Toc343232257"/>
        <w:bookmarkStart w:id="2109" w:name="_Toc343232670"/>
        <w:bookmarkStart w:id="2110" w:name="_Toc343232955"/>
        <w:bookmarkStart w:id="2111" w:name="_Toc343415460"/>
        <w:bookmarkStart w:id="2112" w:name="_Toc343415756"/>
        <w:bookmarkStart w:id="2113" w:name="_Toc343452415"/>
        <w:bookmarkStart w:id="2114" w:name="_Toc343461205"/>
        <w:bookmarkStart w:id="2115" w:name="_Toc343494092"/>
        <w:bookmarkStart w:id="2116" w:name="_Toc343494304"/>
        <w:bookmarkStart w:id="2117" w:name="_Toc343495077"/>
        <w:bookmarkStart w:id="2118" w:name="_Toc343660304"/>
        <w:bookmarkStart w:id="2119" w:name="_Toc343660518"/>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del>
    </w:p>
    <w:p w14:paraId="3B0B5319" w14:textId="77777777" w:rsidR="009F530B" w:rsidRDefault="009F530B" w:rsidP="00024D6E">
      <w:pPr>
        <w:pStyle w:val="Heading2"/>
        <w:rPr>
          <w:ins w:id="2120" w:author="The Si Tran" w:date="2012-12-12T07:36:00Z"/>
          <w:sz w:val="26"/>
          <w:szCs w:val="26"/>
        </w:rPr>
      </w:pPr>
      <w:bookmarkStart w:id="2121" w:name="_Toc343660519"/>
      <w:r w:rsidRPr="0049233F">
        <w:rPr>
          <w:sz w:val="26"/>
          <w:szCs w:val="26"/>
          <w:rPrChange w:id="2122" w:author="The Si Tran" w:date="2012-12-05T23:02:00Z">
            <w:rPr>
              <w:rFonts w:cs="Times New Roman"/>
              <w:b w:val="0"/>
              <w:bCs w:val="0"/>
              <w:iCs w:val="0"/>
              <w:sz w:val="26"/>
              <w:szCs w:val="22"/>
            </w:rPr>
          </w:rPrChange>
        </w:rPr>
        <w:t>Dự báo chuỗi thời gian</w:t>
      </w:r>
      <w:bookmarkEnd w:id="2121"/>
    </w:p>
    <w:p w14:paraId="0ABC4A3D" w14:textId="09725765" w:rsidR="004174BC" w:rsidRDefault="00925766">
      <w:pPr>
        <w:pPrChange w:id="2123" w:author="The Si Tran" w:date="2012-12-16T10:10:00Z">
          <w:pPr>
            <w:jc w:val="center"/>
          </w:pPr>
        </w:pPrChange>
      </w:pPr>
      <w:ins w:id="2124" w:author="superchickend" w:date="2012-12-12T08:19:00Z">
        <w:r w:rsidRPr="003C57D8">
          <w:t>Như chúng ta đã biế</w:t>
        </w:r>
        <w:r w:rsidRPr="003044F7">
          <w:t>t, dự báo là một nhu cầu c</w:t>
        </w:r>
      </w:ins>
      <w:r w:rsidR="00FD250C">
        <w:t>ấp</w:t>
      </w:r>
      <w:ins w:id="2125" w:author="superchickend" w:date="2012-12-12T08:19:00Z">
        <w:r w:rsidRPr="003044F7">
          <w:t xml:space="preserve"> thiết và rất quan trọng đối với mỗi cá nhân, tổ ch</w:t>
        </w:r>
      </w:ins>
      <w:r w:rsidR="00FD250C">
        <w:t>ứ</w:t>
      </w:r>
      <w:ins w:id="2126" w:author="superchickend" w:date="2012-12-12T08:19:00Z">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127" w:author="superchickend" w:date="2012-12-12T08:19:00Z"/>
        </w:rPr>
      </w:pPr>
    </w:p>
    <w:p w14:paraId="7478A9D3" w14:textId="77777777" w:rsidR="00925766" w:rsidRPr="003044F7" w:rsidRDefault="00925766">
      <w:pPr>
        <w:rPr>
          <w:ins w:id="2128" w:author="superchickend" w:date="2012-12-12T08:19:00Z"/>
        </w:rPr>
      </w:pPr>
      <w:ins w:id="2129"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130" w:author="superchickend" w:date="2012-12-12T08:19:00Z"/>
        </w:rPr>
        <w:pPrChange w:id="2131" w:author="The Si Tran" w:date="2012-12-16T10:07:00Z">
          <w:pPr>
            <w:pStyle w:val="ListParagraph"/>
            <w:numPr>
              <w:numId w:val="47"/>
            </w:numPr>
            <w:spacing w:line="300" w:lineRule="auto"/>
            <w:ind w:left="1440" w:hanging="360"/>
            <w:jc w:val="both"/>
          </w:pPr>
        </w:pPrChange>
      </w:pPr>
      <w:ins w:id="2132"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133" w:author="superchickend" w:date="2012-12-12T08:19:00Z"/>
        </w:rPr>
        <w:pPrChange w:id="2134" w:author="The Si Tran" w:date="2012-12-16T10:07:00Z">
          <w:pPr>
            <w:pStyle w:val="ListParagraph"/>
            <w:numPr>
              <w:numId w:val="47"/>
            </w:numPr>
            <w:spacing w:line="300" w:lineRule="auto"/>
            <w:ind w:left="1440" w:hanging="360"/>
            <w:jc w:val="both"/>
          </w:pPr>
        </w:pPrChange>
      </w:pPr>
      <w:ins w:id="2135"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136" w:author="superchickend" w:date="2012-12-12T08:19:00Z"/>
        </w:rPr>
        <w:pPrChange w:id="2137" w:author="The Si Tran" w:date="2012-12-16T10:07:00Z">
          <w:pPr>
            <w:pStyle w:val="ListParagraph"/>
            <w:numPr>
              <w:numId w:val="47"/>
            </w:numPr>
            <w:spacing w:line="300" w:lineRule="auto"/>
            <w:ind w:left="1440" w:hanging="360"/>
            <w:jc w:val="both"/>
          </w:pPr>
        </w:pPrChange>
      </w:pPr>
      <w:ins w:id="2138"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139"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46F9C33D">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140" w:author="superchickend" w:date="2012-12-12T08:19:00Z"/>
        </w:rPr>
      </w:pPr>
      <w:bookmarkStart w:id="2141" w:name="_Toc343660647"/>
      <w:ins w:id="2142" w:author="superchickend" w:date="2012-12-12T08:19:00Z">
        <w:r w:rsidRPr="00032D83">
          <w:t>Hình 2.</w:t>
        </w:r>
      </w:ins>
      <w:ins w:id="2143" w:author="The Si Tran" w:date="2012-12-14T04:06:00Z">
        <w:r w:rsidRPr="006D6C8D">
          <w:t>2</w:t>
        </w:r>
      </w:ins>
      <w:ins w:id="2144" w:author="The Si Tran" w:date="2012-12-14T04:07:00Z">
        <w:r w:rsidRPr="00454DCE">
          <w:rPr>
            <w:rPrChange w:id="2145" w:author="The Si Tran" w:date="2012-12-16T16:46:00Z">
              <w:rPr>
                <w:rFonts w:ascii="Calibri" w:eastAsia="Calibri" w:hAnsi="Calibri"/>
                <w:bCs w:val="0"/>
                <w:sz w:val="22"/>
                <w:szCs w:val="22"/>
              </w:rPr>
            </w:rPrChange>
          </w:rPr>
          <w:t>:</w:t>
        </w:r>
      </w:ins>
      <w:ins w:id="2146" w:author="superchickend" w:date="2012-12-12T08:19:00Z">
        <w:del w:id="2147" w:author="The Si Tran" w:date="2012-12-14T04:06:00Z">
          <w:r w:rsidRPr="00454DCE" w:rsidDel="006A5AA2">
            <w:rPr>
              <w:rPrChange w:id="2148" w:author="The Si Tran" w:date="2012-12-16T16:46:00Z">
                <w:rPr>
                  <w:rFonts w:ascii="Calibri" w:eastAsia="Calibri" w:hAnsi="Calibri"/>
                  <w:bCs w:val="0"/>
                  <w:sz w:val="22"/>
                  <w:szCs w:val="22"/>
                </w:rPr>
              </w:rPrChange>
            </w:rPr>
            <w:delText>1.1</w:delText>
          </w:r>
        </w:del>
        <w:r w:rsidRPr="00454DCE">
          <w:rPr>
            <w:rPrChange w:id="2149" w:author="The Si Tran" w:date="2012-12-16T16:46:00Z">
              <w:rPr>
                <w:rFonts w:ascii="Calibri" w:eastAsia="Calibri" w:hAnsi="Calibri"/>
                <w:bCs w:val="0"/>
                <w:sz w:val="22"/>
                <w:szCs w:val="22"/>
              </w:rPr>
            </w:rPrChange>
          </w:rPr>
          <w:t xml:space="preserve"> Mô hình bài toán dự báo chuỗi thời gian</w:t>
        </w:r>
        <w:bookmarkEnd w:id="2141"/>
      </w:ins>
    </w:p>
    <w:p w14:paraId="4040AFDA" w14:textId="713ED47A" w:rsidR="00925766" w:rsidRPr="003044F7" w:rsidRDefault="00925766">
      <w:pPr>
        <w:rPr>
          <w:ins w:id="2150" w:author="superchickend" w:date="2012-12-12T08:19:00Z"/>
        </w:rPr>
      </w:pPr>
      <w:ins w:id="2151"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Hình </w:t>
        </w:r>
      </w:ins>
      <w:ins w:id="2152" w:author="The Si Tran" w:date="2012-12-12T14:00:00Z">
        <w:r w:rsidR="005131C3">
          <w:t>2.3</w:t>
        </w:r>
      </w:ins>
      <w:ins w:id="2153" w:author="superchickend" w:date="2012-12-12T08:19:00Z">
        <w:del w:id="2154"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2155" w:author="superchickend" w:date="2012-12-12T08:19:00Z">
        <w:r w:rsidRPr="003044F7">
          <w:t>.</w:t>
        </w:r>
      </w:ins>
    </w:p>
    <w:p w14:paraId="0CA70FF2" w14:textId="77777777" w:rsidR="00925766" w:rsidRDefault="00925766">
      <w:pPr>
        <w:pStyle w:val="Canhgiua"/>
        <w:rPr>
          <w:ins w:id="2156" w:author="superchickend" w:date="2012-12-12T08:19:00Z"/>
        </w:rPr>
        <w:pPrChange w:id="2157" w:author="The Si Tran" w:date="2012-12-16T16:46:00Z">
          <w:pPr/>
        </w:pPrChange>
      </w:pPr>
      <w:ins w:id="2158" w:author="superchickend" w:date="2012-12-12T08:19:00Z">
        <w:r w:rsidRPr="00EF4E32">
          <w:rPr>
            <w:noProof/>
          </w:rPr>
          <w:drawing>
            <wp:inline distT="0" distB="0" distL="0" distR="0" wp14:anchorId="67F70ED2" wp14:editId="76C3E88D">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2159" w:author="The Si Tran" w:date="2012-12-14T04:21:00Z"/>
        </w:rPr>
        <w:pPrChange w:id="2160" w:author="The Si Tran" w:date="2012-12-16T16:46:00Z">
          <w:pPr>
            <w:jc w:val="center"/>
          </w:pPr>
        </w:pPrChange>
      </w:pPr>
      <w:bookmarkStart w:id="2161" w:name="_Toc343660648"/>
      <w:ins w:id="2162" w:author="superchickend" w:date="2012-12-12T08:19:00Z">
        <w:r w:rsidRPr="003044F7">
          <w:t>Hình 2.</w:t>
        </w:r>
      </w:ins>
      <w:ins w:id="2163" w:author="The Si Tran" w:date="2012-12-14T04:06:00Z">
        <w:r w:rsidR="0005561A">
          <w:t>3:</w:t>
        </w:r>
      </w:ins>
      <w:ins w:id="2164" w:author="superchickend" w:date="2012-12-12T08:19:00Z">
        <w:del w:id="2165" w:author="The Si Tran" w:date="2012-12-14T04:06:00Z">
          <w:r w:rsidRPr="003044F7" w:rsidDel="0005561A">
            <w:delText>1.2</w:delText>
          </w:r>
        </w:del>
        <w:r>
          <w:t xml:space="preserve"> </w:t>
        </w:r>
        <w:r w:rsidRPr="00EB1298">
          <w:t>Cây phân lo</w:t>
        </w:r>
        <w:r w:rsidRPr="00032D83">
          <w:t>ạ</w:t>
        </w:r>
        <w:r w:rsidRPr="006D6C8D">
          <w:t>i các mô hình d</w:t>
        </w:r>
        <w:r w:rsidRPr="00C251DA">
          <w:t>ự</w:t>
        </w:r>
        <w:r w:rsidRPr="004C2D67">
          <w:t xml:space="preserve"> báo</w:t>
        </w:r>
      </w:ins>
      <w:bookmarkEnd w:id="2161"/>
    </w:p>
    <w:p w14:paraId="37C764C0" w14:textId="77777777" w:rsidR="00454557" w:rsidRPr="003C57D8" w:rsidRDefault="00454557">
      <w:pPr>
        <w:pStyle w:val="Hinh"/>
        <w:rPr>
          <w:ins w:id="2166" w:author="superchickend" w:date="2012-12-12T08:19:00Z"/>
        </w:rPr>
        <w:pPrChange w:id="2167" w:author="The Si Tran" w:date="2012-12-16T10:10:00Z">
          <w:pPr>
            <w:jc w:val="center"/>
          </w:pPr>
        </w:pPrChange>
      </w:pPr>
    </w:p>
    <w:p w14:paraId="7770E5E0" w14:textId="77777777" w:rsidR="00925766" w:rsidRPr="003044F7" w:rsidDel="002F74DC" w:rsidRDefault="00925766" w:rsidP="00925766">
      <w:pPr>
        <w:rPr>
          <w:ins w:id="2168" w:author="superchickend" w:date="2012-12-12T08:19:00Z"/>
          <w:del w:id="2169" w:author="The Si Tran" w:date="2012-12-16T10:08:00Z"/>
          <w:szCs w:val="26"/>
        </w:rPr>
      </w:pPr>
      <w:ins w:id="2170" w:author="superchickend" w:date="2012-12-12T08:19:00Z">
        <w:r w:rsidRPr="003044F7">
          <w:rPr>
            <w:szCs w:val="26"/>
          </w:rPr>
          <w:lastRenderedPageBreak/>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171" w:author="The Si Tran" w:date="2012-12-12T07:36:00Z"/>
          <w:del w:id="2172" w:author="superchickend" w:date="2012-12-12T08:19:00Z"/>
        </w:rPr>
      </w:pPr>
      <w:ins w:id="2173" w:author="The Si Tran" w:date="2012-12-12T07:36:00Z">
        <w:del w:id="217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175" w:author="The Si Tran" w:date="2012-12-12T07:39:00Z"/>
          <w:del w:id="2176" w:author="superchickend" w:date="2012-12-12T08:19:00Z"/>
        </w:rPr>
      </w:pPr>
      <w:ins w:id="2177" w:author="The Si Tran" w:date="2012-12-12T07:36:00Z">
        <w:del w:id="2178" w:author="superchickend" w:date="2012-12-12T08:19:00Z">
          <w:r w:rsidRPr="00E94DAE" w:rsidDel="00925766">
            <w:rPr>
              <w:noProof/>
            </w:rPr>
            <w:drawing>
              <wp:inline distT="0" distB="0" distL="0" distR="0" wp14:anchorId="0C2AEC2A" wp14:editId="54BD70EB">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179" w:author="The Si Tran" w:date="2012-12-12T07:39:00Z"/>
          <w:del w:id="2180" w:author="superchickend" w:date="2012-12-12T08:19:00Z"/>
        </w:rPr>
        <w:pPrChange w:id="2181" w:author="The Si Tran" w:date="2012-12-12T07:39:00Z">
          <w:pPr/>
        </w:pPrChange>
      </w:pPr>
      <w:ins w:id="2182" w:author="The Si Tran" w:date="2012-12-12T07:39:00Z">
        <w:del w:id="218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184" w:author="The Si Tran" w:date="2012-12-12T07:36:00Z"/>
          <w:del w:id="2185" w:author="superchickend" w:date="2012-12-12T08:19:00Z"/>
        </w:rPr>
        <w:pPrChange w:id="2186" w:author="The Si Tran" w:date="2012-12-12T07:39:00Z">
          <w:pPr/>
        </w:pPrChange>
      </w:pPr>
    </w:p>
    <w:p w14:paraId="06465EF9" w14:textId="77777777" w:rsidR="00962CF4" w:rsidDel="00925766" w:rsidRDefault="00962CF4" w:rsidP="00962CF4">
      <w:pPr>
        <w:rPr>
          <w:ins w:id="2187" w:author="The Si Tran" w:date="2012-12-12T07:36:00Z"/>
          <w:del w:id="2188" w:author="superchickend" w:date="2012-12-12T08:19:00Z"/>
        </w:rPr>
      </w:pPr>
      <w:ins w:id="2189" w:author="The Si Tran" w:date="2012-12-12T07:36:00Z">
        <w:del w:id="219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191" w:author="The Si Tran" w:date="2012-12-12T07:36:00Z"/>
          <w:del w:id="2192" w:author="superchickend" w:date="2012-12-12T08:19:00Z"/>
          <w:rFonts w:ascii="Times New Roman" w:hAnsi="Times New Roman"/>
          <w:sz w:val="26"/>
          <w:szCs w:val="26"/>
          <w:rPrChange w:id="2193" w:author="The Si Tran" w:date="2012-12-12T07:39:00Z">
            <w:rPr>
              <w:ins w:id="2194" w:author="The Si Tran" w:date="2012-12-12T07:36:00Z"/>
              <w:del w:id="2195" w:author="superchickend" w:date="2012-12-12T08:19:00Z"/>
            </w:rPr>
          </w:rPrChange>
        </w:rPr>
      </w:pPr>
      <w:ins w:id="2196" w:author="The Si Tran" w:date="2012-12-12T07:36:00Z">
        <w:del w:id="219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D22561" w:rsidDel="00925766">
            <w:rPr>
              <w:szCs w:val="26"/>
              <w:rPrChange w:id="2198" w:author="The Si Tran" w:date="2012-12-12T07:39:00Z">
                <w:rPr/>
              </w:rPrChange>
            </w:rPr>
            <w:delText>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199" w:author="The Si Tran" w:date="2012-12-12T07:36:00Z"/>
          <w:del w:id="2200" w:author="superchickend" w:date="2012-12-12T08:19:00Z"/>
          <w:rFonts w:ascii="Times New Roman" w:hAnsi="Times New Roman"/>
          <w:sz w:val="26"/>
          <w:szCs w:val="26"/>
          <w:rPrChange w:id="2201" w:author="The Si Tran" w:date="2012-12-12T07:39:00Z">
            <w:rPr>
              <w:ins w:id="2202" w:author="The Si Tran" w:date="2012-12-12T07:36:00Z"/>
              <w:del w:id="2203" w:author="superchickend" w:date="2012-12-12T08:19:00Z"/>
            </w:rPr>
          </w:rPrChange>
        </w:rPr>
      </w:pPr>
      <w:ins w:id="2204" w:author="The Si Tran" w:date="2012-12-12T07:36:00Z">
        <w:del w:id="220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D22561" w:rsidDel="00925766">
            <w:rPr>
              <w:szCs w:val="26"/>
              <w:rPrChange w:id="2206" w:author="The Si Tran" w:date="2012-12-12T07:39:00Z">
                <w:rPr/>
              </w:rPrChange>
            </w:rPr>
            <w:delText xml:space="preserve">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07" w:author="The Si Tran" w:date="2012-12-12T07:36:00Z"/>
          <w:del w:id="2208" w:author="superchickend" w:date="2012-12-12T08:19:00Z"/>
          <w:rFonts w:ascii="Times New Roman" w:hAnsi="Times New Roman"/>
          <w:sz w:val="26"/>
          <w:szCs w:val="26"/>
          <w:rPrChange w:id="2209" w:author="The Si Tran" w:date="2012-12-12T07:39:00Z">
            <w:rPr>
              <w:ins w:id="2210" w:author="The Si Tran" w:date="2012-12-12T07:36:00Z"/>
              <w:del w:id="2211" w:author="superchickend" w:date="2012-12-12T08:19:00Z"/>
            </w:rPr>
          </w:rPrChange>
        </w:rPr>
      </w:pPr>
      <w:ins w:id="2212" w:author="The Si Tran" w:date="2012-12-12T07:36:00Z">
        <w:del w:id="221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D22561" w:rsidDel="00925766">
            <w:rPr>
              <w:szCs w:val="26"/>
              <w:rPrChange w:id="2214" w:author="The Si Tran" w:date="2012-12-12T07:39:00Z">
                <w:rPr/>
              </w:rPrChange>
            </w:rPr>
            <w:delText>ữ liệu.</w:delText>
          </w:r>
        </w:del>
      </w:ins>
    </w:p>
    <w:p w14:paraId="4740C896" w14:textId="77777777" w:rsidR="00962CF4" w:rsidDel="00925766" w:rsidRDefault="00962CF4" w:rsidP="00962CF4">
      <w:pPr>
        <w:rPr>
          <w:ins w:id="2215" w:author="The Si Tran" w:date="2012-12-12T07:36:00Z"/>
          <w:del w:id="2216" w:author="superchickend" w:date="2012-12-12T08:19:00Z"/>
        </w:rPr>
      </w:pPr>
      <w:ins w:id="2217" w:author="The Si Tran" w:date="2012-12-12T07:36:00Z">
        <w:del w:id="2218"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19" w:author="The Si Tran" w:date="2012-12-12T07:36:00Z"/>
          <w:del w:id="2220" w:author="superchickend" w:date="2012-12-12T08:19:00Z"/>
        </w:rPr>
      </w:pPr>
      <w:ins w:id="2221" w:author="The Si Tran" w:date="2012-12-12T07:36:00Z">
        <w:del w:id="2222"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23" w:author="The Si Tran" w:date="2012-12-12T07:40:00Z">
        <w:del w:id="2224" w:author="superchickend" w:date="2012-12-12T08:19:00Z">
          <w:r w:rsidR="00BB5797" w:rsidDel="00925766">
            <w:delText>2.2</w:delText>
          </w:r>
        </w:del>
      </w:ins>
      <w:ins w:id="2225" w:author="The Si Tran" w:date="2012-12-12T07:36:00Z">
        <w:del w:id="2226" w:author="superchickend" w:date="2012-12-12T08:19:00Z">
          <w:r w:rsidDel="00925766">
            <w:delText xml:space="preserve"> minh họa cách phân loại này.</w:delText>
          </w:r>
        </w:del>
      </w:ins>
    </w:p>
    <w:p w14:paraId="34E8E3A9" w14:textId="77777777" w:rsidR="00962CF4" w:rsidDel="00925766" w:rsidRDefault="00962CF4" w:rsidP="00962CF4">
      <w:pPr>
        <w:rPr>
          <w:ins w:id="2227" w:author="The Si Tran" w:date="2012-12-12T07:40:00Z"/>
          <w:del w:id="2228" w:author="superchickend" w:date="2012-12-12T08:19:00Z"/>
        </w:rPr>
      </w:pPr>
      <w:ins w:id="2229" w:author="The Si Tran" w:date="2012-12-12T07:36:00Z">
        <w:del w:id="2230" w:author="superchickend" w:date="2012-12-12T08:19:00Z">
          <w:r w:rsidRPr="00E94DAE" w:rsidDel="00925766">
            <w:rPr>
              <w:noProof/>
            </w:rPr>
            <w:drawing>
              <wp:inline distT="0" distB="0" distL="0" distR="0" wp14:anchorId="1619DFCE" wp14:editId="02A1BF6A">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31" w:author="The Si Tran" w:date="2012-12-12T07:40:00Z"/>
          <w:del w:id="2232" w:author="superchickend" w:date="2012-12-12T08:19:00Z"/>
          <w:b/>
        </w:rPr>
      </w:pPr>
      <w:ins w:id="2233" w:author="The Si Tran" w:date="2012-12-12T07:40:00Z">
        <w:del w:id="2234"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35" w:author="The Si Tran" w:date="2012-12-12T07:36:00Z"/>
          <w:del w:id="2236" w:author="superchickend" w:date="2012-12-12T08:19:00Z"/>
        </w:rPr>
      </w:pPr>
      <w:ins w:id="2237" w:author="The Si Tran" w:date="2012-12-12T07:36:00Z">
        <w:del w:id="2238"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39" w:author="The Si Tran" w:date="2012-12-12T07:36:00Z">
          <w:pPr>
            <w:pStyle w:val="Heading2"/>
          </w:pPr>
        </w:pPrChange>
      </w:pPr>
    </w:p>
    <w:p w14:paraId="644D3E22" w14:textId="34CD310B" w:rsidR="009F530B" w:rsidRDefault="009F530B" w:rsidP="00024D6E">
      <w:pPr>
        <w:pStyle w:val="Heading2"/>
        <w:rPr>
          <w:ins w:id="2240" w:author="superchickend" w:date="2012-12-16T15:05:00Z"/>
          <w:sz w:val="26"/>
          <w:szCs w:val="26"/>
        </w:rPr>
      </w:pPr>
      <w:bookmarkStart w:id="2241" w:name="_Toc343660520"/>
      <w:r w:rsidRPr="0049233F">
        <w:rPr>
          <w:sz w:val="26"/>
          <w:szCs w:val="26"/>
          <w:rPrChange w:id="2242" w:author="The Si Tran" w:date="2012-12-05T23:02:00Z">
            <w:rPr/>
          </w:rPrChange>
        </w:rPr>
        <w:t>Khái niệm thống kê liên quan</w:t>
      </w:r>
      <w:bookmarkEnd w:id="2241"/>
    </w:p>
    <w:p w14:paraId="04DBB0A5" w14:textId="0B9AA19F" w:rsidR="00D11D23" w:rsidRPr="00032D83" w:rsidRDefault="00D11D23">
      <w:pPr>
        <w:rPr>
          <w:ins w:id="2243" w:author="The Si Tran" w:date="2012-12-11T21:26:00Z"/>
        </w:rPr>
        <w:pPrChange w:id="2244" w:author="The Si Tran" w:date="2012-12-16T16:46:00Z">
          <w:pPr>
            <w:pStyle w:val="Heading2"/>
          </w:pPr>
        </w:pPrChange>
      </w:pPr>
      <w:ins w:id="2245" w:author="superchickend" w:date="2012-12-16T15:07:00Z">
        <w:r>
          <w:t xml:space="preserve">Để nhận dạng ra đặc điểm và các thành phần của chuỗi thời gian, các nhà dự báo thường dùng các </w:t>
        </w:r>
      </w:ins>
      <w:r w:rsidR="0069415C">
        <w:t>công cụ toán học</w:t>
      </w:r>
      <w:ins w:id="2246" w:author="superchickend" w:date="2012-12-16T15:07:00Z">
        <w:r>
          <w:t xml:space="preserve">. Đặc biệt, các </w:t>
        </w:r>
      </w:ins>
      <w:r w:rsidR="0069415C">
        <w:t>công cụ</w:t>
      </w:r>
      <w:ins w:id="2247" w:author="superchickend" w:date="2012-12-16T15:07:00Z">
        <w:r>
          <w:t xml:space="preserve"> này được sử dụng nhiều cho lớp mô hình ARIMA. </w:t>
        </w:r>
      </w:ins>
      <w:ins w:id="2248" w:author="superchickend" w:date="2012-12-16T15:10:00Z">
        <w:r w:rsidR="00156046">
          <w:t>Trong phần này c</w:t>
        </w:r>
      </w:ins>
      <w:ins w:id="2249" w:author="superchickend" w:date="2012-12-16T15:07:00Z">
        <w:r>
          <w:t>húng tôi giới thiệu hai công cụ phổ biến và rất quan trọng là hàm tự tương quan</w:t>
        </w:r>
      </w:ins>
      <w:ins w:id="2250" w:author="superchickend" w:date="2012-12-16T15:10:00Z">
        <w:r>
          <w:t xml:space="preserve"> và hàm tự tương quan bán phần.</w:t>
        </w:r>
      </w:ins>
    </w:p>
    <w:p w14:paraId="025597E4" w14:textId="7C32D678" w:rsidR="00CA1785" w:rsidRDefault="00CA1785">
      <w:pPr>
        <w:pStyle w:val="Heading3"/>
        <w:rPr>
          <w:ins w:id="2251" w:author="The Si Tran" w:date="2012-12-12T08:07:00Z"/>
        </w:rPr>
        <w:pPrChange w:id="2252" w:author="The Si Tran" w:date="2012-12-11T21:26:00Z">
          <w:pPr>
            <w:pStyle w:val="Heading2"/>
          </w:pPr>
        </w:pPrChange>
      </w:pPr>
      <w:bookmarkStart w:id="2253" w:name="_Toc343660521"/>
      <w:ins w:id="2254" w:author="The Si Tran" w:date="2012-12-11T21:26:00Z">
        <w:r>
          <w:t>Hệ số tự tương quan</w:t>
        </w:r>
      </w:ins>
      <w:bookmarkEnd w:id="2253"/>
    </w:p>
    <w:p w14:paraId="28B0AAC5" w14:textId="77777777" w:rsidR="00BC6984" w:rsidRPr="00250D4D" w:rsidDel="00BC6984" w:rsidRDefault="00BC6984">
      <w:pPr>
        <w:rPr>
          <w:del w:id="2255" w:author="The Si Tran" w:date="2012-12-12T08:07:00Z"/>
        </w:rPr>
        <w:pPrChange w:id="2256" w:author="The Si Tran" w:date="2012-12-15T07:52:00Z">
          <w:pPr>
            <w:ind w:firstLine="720"/>
          </w:pPr>
        </w:pPrChange>
      </w:pPr>
      <w:moveToRangeStart w:id="2257" w:author="The Si Tran" w:date="2012-12-12T08:07:00Z" w:name="move343062963"/>
      <w:moveTo w:id="2258"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257"/>
    <w:p w14:paraId="1C94101A" w14:textId="77777777" w:rsidR="00BC6984" w:rsidRPr="007C782C" w:rsidRDefault="00BC6984">
      <w:pPr>
        <w:rPr>
          <w:ins w:id="2259" w:author="The Si Tran" w:date="2012-12-11T21:28:00Z"/>
        </w:rPr>
        <w:pPrChange w:id="2260" w:author="The Si Tran" w:date="2012-12-15T07:52:00Z">
          <w:pPr>
            <w:pStyle w:val="Heading2"/>
          </w:pPr>
        </w:pPrChange>
      </w:pPr>
    </w:p>
    <w:p w14:paraId="363517AC" w14:textId="13B7EDED" w:rsidR="00011A74" w:rsidRDefault="000E6941">
      <w:pPr>
        <w:rPr>
          <w:ins w:id="2261" w:author="The Si Tran" w:date="2012-12-14T07:22:00Z"/>
          <w:szCs w:val="26"/>
        </w:rPr>
        <w:pPrChange w:id="2262" w:author="The Si Tran" w:date="2012-12-14T07:22:00Z">
          <w:pPr>
            <w:ind w:firstLine="720"/>
          </w:pPr>
        </w:pPrChange>
      </w:pPr>
      <w:ins w:id="2263"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264" w:author="The Si Tran" w:date="2012-12-11T21:28:00Z"/>
          <w:szCs w:val="26"/>
        </w:rPr>
        <w:pPrChange w:id="2265" w:author="The Si Tran" w:date="2012-12-14T07:22:00Z">
          <w:pPr>
            <w:ind w:firstLine="720"/>
          </w:pPr>
        </w:pPrChange>
      </w:pPr>
      <w:ins w:id="2266"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BE2D8B">
      <w:pPr>
        <w:pStyle w:val="Canhgiua"/>
        <w:rPr>
          <w:ins w:id="2267" w:author="The Si Tran" w:date="2012-12-11T21:28:00Z"/>
        </w:rPr>
        <w:pPrChange w:id="2268" w:author="The Si Tran" w:date="2012-12-16T16:47:00Z">
          <w:pPr>
            <w:ind w:left="1440" w:firstLine="720"/>
          </w:pPr>
        </w:pPrChange>
      </w:pPr>
      <m:oMathPara>
        <m:oMathParaPr>
          <m:jc m:val="center"/>
        </m:oMathParaPr>
        <m:oMath>
          <m:sSub>
            <m:sSubPr>
              <m:ctrlPr>
                <w:ins w:id="2269" w:author="The Si Tran" w:date="2012-12-11T21:28:00Z">
                  <w:rPr>
                    <w:rFonts w:ascii="Cambria Math" w:hAnsi="Cambria Math"/>
                  </w:rPr>
                </w:ins>
              </m:ctrlPr>
            </m:sSubPr>
            <m:e>
              <w:ins w:id="2270" w:author="The Si Tran" w:date="2012-12-11T21:28:00Z">
                <m:r>
                  <w:rPr>
                    <w:rFonts w:ascii="Cambria Math" w:hAnsi="Cambria Math"/>
                  </w:rPr>
                  <m:t>ρ</m:t>
                </m:r>
              </w:ins>
            </m:e>
            <m:sub>
              <w:ins w:id="2271" w:author="The Si Tran" w:date="2012-12-11T21:28:00Z">
                <m:r>
                  <w:rPr>
                    <w:rFonts w:ascii="Cambria Math" w:hAnsi="Cambria Math"/>
                  </w:rPr>
                  <m:t>k</m:t>
                </m:r>
              </w:ins>
            </m:sub>
          </m:sSub>
          <w:ins w:id="2272" w:author="The Si Tran" w:date="2012-12-11T21:28:00Z">
            <m:r>
              <m:rPr>
                <m:sty m:val="p"/>
              </m:rPr>
              <w:rPr>
                <w:rFonts w:ascii="Cambria Math" w:hAnsi="Cambria Math"/>
              </w:rPr>
              <m:t>=</m:t>
            </m:r>
          </w:ins>
          <m:f>
            <m:fPr>
              <m:ctrlPr>
                <w:ins w:id="2273" w:author="The Si Tran" w:date="2012-12-11T21:28:00Z">
                  <w:rPr>
                    <w:rFonts w:ascii="Cambria Math" w:hAnsi="Cambria Math"/>
                  </w:rPr>
                </w:ins>
              </m:ctrlPr>
            </m:fPr>
            <m:num>
              <w:ins w:id="2274" w:author="The Si Tran" w:date="2012-12-11T21:28:00Z">
                <m:r>
                  <w:rPr>
                    <w:rFonts w:ascii="Cambria Math" w:hAnsi="Cambria Math"/>
                  </w:rPr>
                  <m:t>E</m:t>
                </m:r>
              </w:ins>
              <m:d>
                <m:dPr>
                  <m:begChr m:val="["/>
                  <m:endChr m:val="]"/>
                  <m:ctrlPr>
                    <w:ins w:id="2275" w:author="The Si Tran" w:date="2012-12-11T21:28:00Z">
                      <w:rPr>
                        <w:rFonts w:ascii="Cambria Math" w:hAnsi="Cambria Math"/>
                      </w:rPr>
                    </w:ins>
                  </m:ctrlPr>
                </m:dPr>
                <m:e>
                  <m:d>
                    <m:dPr>
                      <m:ctrlPr>
                        <w:ins w:id="2276" w:author="The Si Tran" w:date="2012-12-11T21:28:00Z">
                          <w:rPr>
                            <w:rFonts w:ascii="Cambria Math" w:hAnsi="Cambria Math"/>
                          </w:rPr>
                        </w:ins>
                      </m:ctrlPr>
                    </m:dPr>
                    <m:e>
                      <m:sSub>
                        <m:sSubPr>
                          <m:ctrlPr>
                            <w:ins w:id="2277" w:author="The Si Tran" w:date="2012-12-11T21:28:00Z">
                              <w:rPr>
                                <w:rFonts w:ascii="Cambria Math" w:hAnsi="Cambria Math"/>
                              </w:rPr>
                            </w:ins>
                          </m:ctrlPr>
                        </m:sSubPr>
                        <m:e>
                          <w:ins w:id="2278" w:author="The Si Tran" w:date="2012-12-11T21:28:00Z">
                            <m:r>
                              <w:rPr>
                                <w:rFonts w:ascii="Cambria Math" w:hAnsi="Cambria Math"/>
                              </w:rPr>
                              <m:t>X</m:t>
                            </m:r>
                          </w:ins>
                        </m:e>
                        <m:sub>
                          <w:ins w:id="2279" w:author="The Si Tran" w:date="2012-12-11T21:28:00Z">
                            <m:r>
                              <w:rPr>
                                <w:rFonts w:ascii="Cambria Math" w:hAnsi="Cambria Math"/>
                              </w:rPr>
                              <m:t>t</m:t>
                            </m:r>
                          </w:ins>
                        </m:sub>
                      </m:sSub>
                      <w:ins w:id="2280" w:author="The Si Tran" w:date="2012-12-11T21:28:00Z">
                        <m:r>
                          <m:rPr>
                            <m:sty m:val="p"/>
                          </m:rPr>
                          <w:rPr>
                            <w:rFonts w:ascii="Cambria Math" w:hAnsi="Cambria Math"/>
                          </w:rPr>
                          <m:t>-</m:t>
                        </m:r>
                        <m:r>
                          <w:rPr>
                            <w:rFonts w:ascii="Cambria Math" w:hAnsi="Cambria Math"/>
                          </w:rPr>
                          <m:t>μ</m:t>
                        </m:r>
                      </w:ins>
                    </m:e>
                  </m:d>
                  <m:d>
                    <m:dPr>
                      <m:ctrlPr>
                        <w:ins w:id="2281" w:author="The Si Tran" w:date="2012-12-11T21:28:00Z">
                          <w:rPr>
                            <w:rFonts w:ascii="Cambria Math" w:hAnsi="Cambria Math"/>
                          </w:rPr>
                        </w:ins>
                      </m:ctrlPr>
                    </m:dPr>
                    <m:e>
                      <m:sSub>
                        <m:sSubPr>
                          <m:ctrlPr>
                            <w:ins w:id="2282" w:author="The Si Tran" w:date="2012-12-11T21:28:00Z">
                              <w:rPr>
                                <w:rFonts w:ascii="Cambria Math" w:hAnsi="Cambria Math"/>
                              </w:rPr>
                            </w:ins>
                          </m:ctrlPr>
                        </m:sSubPr>
                        <m:e>
                          <w:ins w:id="2283" w:author="The Si Tran" w:date="2012-12-11T21:28:00Z">
                            <m:r>
                              <w:rPr>
                                <w:rFonts w:ascii="Cambria Math" w:hAnsi="Cambria Math"/>
                              </w:rPr>
                              <m:t>X</m:t>
                            </m:r>
                          </w:ins>
                        </m:e>
                        <m:sub>
                          <w:ins w:id="228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85" w:author="The Si Tran" w:date="2012-12-11T21:28:00Z">
                        <m:r>
                          <m:rPr>
                            <m:sty m:val="p"/>
                          </m:rPr>
                          <w:rPr>
                            <w:rFonts w:ascii="Cambria Math" w:hAnsi="Cambria Math"/>
                          </w:rPr>
                          <m:t>-</m:t>
                        </m:r>
                        <m:r>
                          <w:rPr>
                            <w:rFonts w:ascii="Cambria Math" w:hAnsi="Cambria Math"/>
                          </w:rPr>
                          <m:t>μ</m:t>
                        </m:r>
                      </w:ins>
                    </m:e>
                  </m:d>
                </m:e>
              </m:d>
            </m:num>
            <m:den>
              <m:rad>
                <m:radPr>
                  <m:degHide m:val="1"/>
                  <m:ctrlPr>
                    <w:ins w:id="2286" w:author="The Si Tran" w:date="2012-12-11T21:28:00Z">
                      <w:rPr>
                        <w:rFonts w:ascii="Cambria Math" w:hAnsi="Cambria Math"/>
                      </w:rPr>
                    </w:ins>
                  </m:ctrlPr>
                </m:radPr>
                <m:deg/>
                <m:e>
                  <w:ins w:id="2287" w:author="The Si Tran" w:date="2012-12-11T21:28:00Z">
                    <m:r>
                      <w:rPr>
                        <w:rFonts w:ascii="Cambria Math" w:hAnsi="Cambria Math"/>
                      </w:rPr>
                      <m:t>Var</m:t>
                    </m:r>
                  </w:ins>
                  <m:d>
                    <m:dPr>
                      <m:ctrlPr>
                        <w:ins w:id="2288" w:author="The Si Tran" w:date="2012-12-11T21:28:00Z">
                          <w:rPr>
                            <w:rFonts w:ascii="Cambria Math" w:hAnsi="Cambria Math"/>
                          </w:rPr>
                        </w:ins>
                      </m:ctrlPr>
                    </m:dPr>
                    <m:e>
                      <m:sSub>
                        <m:sSubPr>
                          <m:ctrlPr>
                            <w:ins w:id="2289" w:author="The Si Tran" w:date="2012-12-11T21:28:00Z">
                              <w:rPr>
                                <w:rFonts w:ascii="Cambria Math" w:hAnsi="Cambria Math"/>
                              </w:rPr>
                            </w:ins>
                          </m:ctrlPr>
                        </m:sSubPr>
                        <m:e>
                          <w:ins w:id="2290" w:author="The Si Tran" w:date="2012-12-11T21:28:00Z">
                            <m:r>
                              <w:rPr>
                                <w:rFonts w:ascii="Cambria Math" w:hAnsi="Cambria Math"/>
                              </w:rPr>
                              <m:t>X</m:t>
                            </m:r>
                          </w:ins>
                        </m:e>
                        <m:sub>
                          <w:ins w:id="2291" w:author="The Si Tran" w:date="2012-12-11T21:28:00Z">
                            <m:r>
                              <w:rPr>
                                <w:rFonts w:ascii="Cambria Math" w:hAnsi="Cambria Math"/>
                              </w:rPr>
                              <m:t>t</m:t>
                            </m:r>
                          </w:ins>
                        </m:sub>
                      </m:sSub>
                    </m:e>
                  </m:d>
                  <w:ins w:id="2292" w:author="The Si Tran" w:date="2012-12-11T21:28:00Z">
                    <m:r>
                      <w:rPr>
                        <w:rFonts w:ascii="Cambria Math" w:hAnsi="Cambria Math"/>
                      </w:rPr>
                      <m:t>Var</m:t>
                    </m:r>
                  </w:ins>
                  <m:d>
                    <m:dPr>
                      <m:ctrlPr>
                        <w:ins w:id="2293" w:author="The Si Tran" w:date="2012-12-11T21:28:00Z">
                          <w:rPr>
                            <w:rFonts w:ascii="Cambria Math" w:hAnsi="Cambria Math"/>
                          </w:rPr>
                        </w:ins>
                      </m:ctrlPr>
                    </m:dPr>
                    <m:e>
                      <m:sSub>
                        <m:sSubPr>
                          <m:ctrlPr>
                            <w:ins w:id="2294" w:author="The Si Tran" w:date="2012-12-11T21:28:00Z">
                              <w:rPr>
                                <w:rFonts w:ascii="Cambria Math" w:hAnsi="Cambria Math"/>
                              </w:rPr>
                            </w:ins>
                          </m:ctrlPr>
                        </m:sSubPr>
                        <m:e>
                          <w:ins w:id="2295" w:author="The Si Tran" w:date="2012-12-11T21:28:00Z">
                            <m:r>
                              <w:rPr>
                                <w:rFonts w:ascii="Cambria Math" w:hAnsi="Cambria Math"/>
                              </w:rPr>
                              <m:t>X</m:t>
                            </m:r>
                          </w:ins>
                        </m:e>
                        <m:sub>
                          <w:ins w:id="2296"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297" w:author="The Si Tran" w:date="2012-12-11T21:28:00Z"/>
        </w:rPr>
        <w:pPrChange w:id="2298" w:author="The Si Tran" w:date="2012-12-14T07:23:00Z">
          <w:pPr>
            <w:ind w:firstLine="720"/>
          </w:pPr>
        </w:pPrChange>
      </w:pPr>
      <w:ins w:id="2299" w:author="The Si Tran" w:date="2012-12-11T21:28:00Z">
        <w:r w:rsidRPr="002569E2">
          <w:rPr>
            <w:noProof/>
            <w:szCs w:val="26"/>
            <w:rPrChange w:id="2300" w:author="Unknown">
              <w:rPr>
                <w:rFonts w:cs="Arial"/>
                <w:b/>
                <w:bCs/>
                <w:iCs/>
                <w:noProof/>
                <w:sz w:val="28"/>
                <w:szCs w:val="28"/>
              </w:rPr>
            </w:rPrChange>
          </w:rPr>
          <mc:AlternateContent>
            <mc:Choice Requires="wps">
              <w:drawing>
                <wp:anchor distT="0" distB="0" distL="114300" distR="114300" simplePos="0" relativeHeight="251571712" behindDoc="1" locked="0" layoutInCell="1" allowOverlap="1" wp14:anchorId="49C4EA9E" wp14:editId="1239096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B90956" w:rsidRDefault="00B90956">
                              <w:pPr>
                                <w:pStyle w:val="EquationIndex"/>
                                <w:pPrChange w:id="2301" w:author="The Si Tran" w:date="2012-12-16T10:23:00Z">
                                  <w:pPr/>
                                </w:pPrChange>
                              </w:pPr>
                              <w:r>
                                <w:t>(2.</w:t>
                              </w:r>
                              <w:ins w:id="2302" w:author="The Si Tran" w:date="2012-12-11T23:15:00Z">
                                <w:r>
                                  <w:t>1</w:t>
                                </w:r>
                              </w:ins>
                              <w:del w:id="2303" w:author="The Si Tran" w:date="2012-12-11T23:15:00Z">
                                <w:r w:rsidDel="00E04C47">
                                  <w:delText>1</w:delText>
                                </w:r>
                              </w:del>
                              <w:del w:id="2304"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B90956" w:rsidRDefault="00B90956">
                        <w:pPr>
                          <w:pStyle w:val="EquationIndex"/>
                          <w:pPrChange w:id="2305" w:author="The Si Tran" w:date="2012-12-16T10:23:00Z">
                            <w:pPr/>
                          </w:pPrChange>
                        </w:pPr>
                        <w:r>
                          <w:t>(2.</w:t>
                        </w:r>
                        <w:ins w:id="2306" w:author="The Si Tran" w:date="2012-12-11T23:15:00Z">
                          <w:r>
                            <w:t>1</w:t>
                          </w:r>
                        </w:ins>
                        <w:del w:id="2307" w:author="The Si Tran" w:date="2012-12-11T23:15:00Z">
                          <w:r w:rsidDel="00E04C47">
                            <w:delText>1</w:delText>
                          </w:r>
                        </w:del>
                        <w:del w:id="2308"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BE2D8B">
      <w:pPr>
        <w:pStyle w:val="BuletL2"/>
        <w:rPr>
          <w:ins w:id="2309" w:author="The Si Tran" w:date="2012-12-11T21:28:00Z"/>
        </w:rPr>
        <w:pPrChange w:id="2310" w:author="The Si Tran" w:date="2012-12-16T16:53:00Z">
          <w:pPr>
            <w:ind w:firstLine="720"/>
          </w:pPr>
        </w:pPrChange>
      </w:pPr>
      <m:oMath>
        <m:sSub>
          <m:sSubPr>
            <m:ctrlPr>
              <w:ins w:id="2311" w:author="The Si Tran" w:date="2012-12-11T21:28:00Z">
                <w:rPr>
                  <w:rFonts w:ascii="Cambria Math" w:hAnsi="Cambria Math"/>
                  <w:i/>
                </w:rPr>
              </w:ins>
            </m:ctrlPr>
          </m:sSubPr>
          <m:e>
            <w:ins w:id="2312" w:author="The Si Tran" w:date="2012-12-11T21:28:00Z">
              <m:r>
                <w:rPr>
                  <w:rFonts w:ascii="Cambria Math" w:hAnsi="Cambria Math"/>
                </w:rPr>
                <m:t>ρ</m:t>
              </m:r>
            </w:ins>
          </m:e>
          <m:sub>
            <w:ins w:id="2313" w:author="The Si Tran" w:date="2012-12-11T21:28:00Z">
              <m:r>
                <w:rPr>
                  <w:rFonts w:ascii="Cambria Math" w:hAnsi="Cambria Math"/>
                </w:rPr>
                <m:t>k</m:t>
              </m:r>
            </w:ins>
          </m:sub>
        </m:sSub>
      </m:oMath>
      <w:ins w:id="2314"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Change w:id="2315" w:author="The Si Tran" w:date="2012-12-16T16:49:00Z">
                <w:rPr>
                  <w:rFonts w:ascii="Cambria Math" w:hAnsi="Cambria Math"/>
                </w:rPr>
              </w:rPrChange>
            </w:rPr>
            <m:t>X</m:t>
          </m:r>
        </m:oMath>
        <w:r w:rsidR="000E6941" w:rsidRPr="00A718DF">
          <w:rPr>
            <w:rPrChange w:id="2316" w:author="The Si Tran" w:date="2012-12-16T16:49:00Z">
              <w:rPr/>
            </w:rPrChange>
          </w:rPr>
          <w:t xml:space="preserve"> ở độ trễ </w:t>
        </w:r>
        <m:oMath>
          <m:r>
            <w:rPr>
              <w:rFonts w:ascii="Cambria Math" w:hAnsi="Cambria Math"/>
              <w:rPrChange w:id="2317" w:author="The Si Tran" w:date="2012-12-14T04:23:00Z">
                <w:rPr>
                  <w:rFonts w:ascii="Cambria Math" w:hAnsi="Cambria Math"/>
                </w:rPr>
              </w:rPrChange>
            </w:rPr>
            <m:t>k</m:t>
          </m:r>
        </m:oMath>
      </w:ins>
    </w:p>
    <w:p w14:paraId="52ABF434" w14:textId="77777777" w:rsidR="000E6941" w:rsidRPr="00802E77" w:rsidRDefault="000E6941">
      <w:pPr>
        <w:pStyle w:val="BuletL2"/>
        <w:rPr>
          <w:ins w:id="2318" w:author="The Si Tran" w:date="2012-12-11T21:28:00Z"/>
        </w:rPr>
        <w:pPrChange w:id="2319" w:author="The Si Tran" w:date="2012-12-16T16:53:00Z">
          <w:pPr>
            <w:ind w:firstLine="720"/>
          </w:pPr>
        </w:pPrChange>
      </w:pPr>
      <w:ins w:id="2320"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21" w:author="The Si Tran" w:date="2012-12-11T21:28:00Z"/>
        </w:rPr>
        <w:pPrChange w:id="2322" w:author="The Si Tran" w:date="2012-12-14T07:23:00Z">
          <w:pPr>
            <w:ind w:firstLine="540"/>
          </w:pPr>
        </w:pPrChange>
      </w:pPr>
      <w:ins w:id="2323" w:author="The Si Tran" w:date="2012-12-11T21:28:00Z">
        <w:r w:rsidRPr="004D696B">
          <w:t>Nếu</w:t>
        </w:r>
      </w:ins>
      <w:ins w:id="2324"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25"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26" w:author="The Si Tran" w:date="2012-12-11T21:28:00Z"/>
        </w:rPr>
        <w:pPrChange w:id="2327" w:author="The Si Tran" w:date="2012-12-14T07:23:00Z">
          <w:pPr>
            <w:ind w:firstLine="540"/>
          </w:pPr>
        </w:pPrChange>
      </w:pPr>
      <w:ins w:id="2328"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5C8AB7BC" w:rsidR="000E6941" w:rsidRPr="004A4474" w:rsidRDefault="000E6941">
      <w:pPr>
        <w:rPr>
          <w:ins w:id="2329" w:author="The Si Tran" w:date="2012-12-11T21:28:00Z"/>
          <w:szCs w:val="26"/>
        </w:rPr>
        <w:pPrChange w:id="2330" w:author="The Si Tran" w:date="2012-12-14T07:25:00Z">
          <w:pPr>
            <w:ind w:firstLine="540"/>
          </w:pPr>
        </w:pPrChange>
      </w:pPr>
      <w:ins w:id="2331"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332" w:author="The Si Tran" w:date="2012-12-11T21:28:00Z">
        <w:r w:rsidRPr="004D696B">
          <w:t>Hình 2</w:t>
        </w:r>
      </w:ins>
      <w:ins w:id="2333" w:author="The Si Tran" w:date="2012-12-14T04:11:00Z">
        <w:r w:rsidR="008C7DAC">
          <w:t>.4</w:t>
        </w:r>
      </w:ins>
      <w:ins w:id="2334" w:author="The Si Tran" w:date="2012-12-11T21:28:00Z">
        <w:r w:rsidRPr="004D696B">
          <w:t xml:space="preserve"> là một ví dụ về hàm tự tương quan.</w:t>
        </w:r>
      </w:ins>
    </w:p>
    <w:p w14:paraId="569A61C6" w14:textId="77777777" w:rsidR="000E6941" w:rsidRPr="004D696B" w:rsidRDefault="000E6941">
      <w:pPr>
        <w:pStyle w:val="Canhgiua"/>
        <w:rPr>
          <w:ins w:id="2335" w:author="The Si Tran" w:date="2012-12-11T21:28:00Z"/>
        </w:rPr>
        <w:pPrChange w:id="2336" w:author="The Si Tran" w:date="2012-12-16T10:25:00Z">
          <w:pPr/>
        </w:pPrChange>
      </w:pPr>
      <w:ins w:id="2337" w:author="The Si Tran" w:date="2012-12-11T21:28:00Z">
        <w:r w:rsidRPr="002569E2">
          <w:rPr>
            <w:noProof/>
            <w:rPrChange w:id="2338" w:author="Unknown">
              <w:rPr>
                <w:rFonts w:cs="Arial"/>
                <w:b/>
                <w:bCs/>
                <w:iCs/>
                <w:noProof/>
                <w:sz w:val="28"/>
                <w:szCs w:val="28"/>
              </w:rPr>
            </w:rPrChange>
          </w:rPr>
          <w:lastRenderedPageBreak/>
          <w:drawing>
            <wp:inline distT="0" distB="0" distL="0" distR="0" wp14:anchorId="46AE703A" wp14:editId="312A30E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0F2CC7" w:rsidRDefault="000E6941">
      <w:pPr>
        <w:pStyle w:val="Hinh"/>
        <w:rPr>
          <w:ins w:id="2339" w:author="The Si Tran" w:date="2012-12-11T21:28:00Z"/>
        </w:rPr>
        <w:pPrChange w:id="2340" w:author="The Si Tran" w:date="2012-12-16T16:49:00Z">
          <w:pPr>
            <w:pStyle w:val="Caption"/>
            <w:ind w:firstLine="540"/>
            <w:jc w:val="center"/>
          </w:pPr>
        </w:pPrChange>
      </w:pPr>
      <w:bookmarkStart w:id="2341" w:name="_Toc343029951"/>
      <w:bookmarkStart w:id="2342" w:name="_Toc343660649"/>
      <w:ins w:id="2343" w:author="The Si Tran" w:date="2012-12-11T21:28:00Z">
        <w:r w:rsidRPr="00A718DF">
          <w:rPr>
            <w:rStyle w:val="HinhChar"/>
            <w:rFonts w:cs="Times New Roman"/>
            <w:bCs/>
            <w:rPrChange w:id="2344" w:author="The Si Tran" w:date="2012-12-16T16:49:00Z">
              <w:rPr>
                <w:b w:val="0"/>
              </w:rPr>
            </w:rPrChange>
          </w:rPr>
          <w:t xml:space="preserve">Hình </w:t>
        </w:r>
      </w:ins>
      <w:ins w:id="2345" w:author="The Si Tran" w:date="2012-12-14T04:10:00Z">
        <w:r w:rsidR="00E45C52" w:rsidRPr="00032D83">
          <w:rPr>
            <w:rStyle w:val="HinhChar"/>
            <w:rFonts w:cs="Times New Roman"/>
            <w:bCs/>
          </w:rPr>
          <w:t>2.4</w:t>
        </w:r>
        <w:r w:rsidR="00AE7DA7" w:rsidRPr="006D6C8D">
          <w:rPr>
            <w:rStyle w:val="HinhChar"/>
            <w:rFonts w:cs="Times New Roman"/>
            <w:bCs/>
          </w:rPr>
          <w:t>:</w:t>
        </w:r>
      </w:ins>
      <w:ins w:id="2346" w:author="The Si Tran" w:date="2012-12-11T21:28:00Z">
        <w:r w:rsidRPr="00C251DA">
          <w:t xml:space="preserve"> Hàm t</w:t>
        </w:r>
        <w:r w:rsidRPr="004C2D67">
          <w:t>ự</w:t>
        </w:r>
        <w:r w:rsidRPr="000C3A28">
          <w:t xml:space="preserve"> tương quan</w:t>
        </w:r>
        <w:bookmarkEnd w:id="2341"/>
        <w:bookmarkEnd w:id="2342"/>
      </w:ins>
    </w:p>
    <w:p w14:paraId="25528185" w14:textId="77777777" w:rsidR="000E6941" w:rsidRPr="004D696B" w:rsidRDefault="000E6941" w:rsidP="000E6941">
      <w:pPr>
        <w:rPr>
          <w:ins w:id="2347" w:author="The Si Tran" w:date="2012-12-11T21:28:00Z"/>
          <w:szCs w:val="26"/>
        </w:rPr>
      </w:pPr>
      <w:ins w:id="2348" w:author="The Si Tran" w:date="2012-12-11T21:28:00Z">
        <w:r w:rsidRPr="004D696B">
          <w:rPr>
            <w:szCs w:val="26"/>
          </w:rPr>
          <w:tab/>
        </w:r>
      </w:ins>
    </w:p>
    <w:p w14:paraId="693F8C47" w14:textId="77777777" w:rsidR="000E6941" w:rsidRPr="004D696B" w:rsidRDefault="000E6941">
      <w:pPr>
        <w:rPr>
          <w:ins w:id="2349" w:author="The Si Tran" w:date="2012-12-11T21:28:00Z"/>
        </w:rPr>
        <w:pPrChange w:id="2350" w:author="The Si Tran" w:date="2012-12-16T10:09:00Z">
          <w:pPr>
            <w:ind w:firstLine="720"/>
          </w:pPr>
        </w:pPrChange>
      </w:pPr>
      <w:ins w:id="2351"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352" w:author="The Si Tran" w:date="2012-12-11T21:28:00Z"/>
        </w:rPr>
        <w:pPrChange w:id="2353" w:author="The Si Tran" w:date="2012-12-14T07:25:00Z">
          <w:pPr>
            <w:ind w:firstLine="720"/>
          </w:pPr>
        </w:pPrChange>
      </w:pPr>
      <w:ins w:id="2354" w:author="The Si Tran" w:date="2012-12-11T21:28:00Z">
        <w:r w:rsidRPr="004D696B">
          <w:t>Công thức tính hệ số tự tương quan lấy mẫu:</w:t>
        </w:r>
      </w:ins>
    </w:p>
    <w:p w14:paraId="73426D94" w14:textId="77777777" w:rsidR="000E6941" w:rsidRPr="00097101" w:rsidRDefault="00BE2D8B">
      <w:pPr>
        <w:pStyle w:val="Canhgiua"/>
        <w:rPr>
          <w:ins w:id="2355" w:author="The Si Tran" w:date="2012-12-11T21:28:00Z"/>
        </w:rPr>
        <w:pPrChange w:id="2356" w:author="The Si Tran" w:date="2012-12-16T10:25:00Z">
          <w:pPr>
            <w:ind w:left="1440"/>
          </w:pPr>
        </w:pPrChange>
      </w:pPr>
      <m:oMathPara>
        <m:oMath>
          <m:sSub>
            <m:sSubPr>
              <m:ctrlPr>
                <w:ins w:id="2357" w:author="The Si Tran" w:date="2012-12-11T21:28:00Z">
                  <w:rPr>
                    <w:rFonts w:ascii="Cambria Math" w:hAnsi="Cambria Math"/>
                  </w:rPr>
                </w:ins>
              </m:ctrlPr>
            </m:sSubPr>
            <m:e>
              <w:ins w:id="2358" w:author="The Si Tran" w:date="2012-12-11T21:28:00Z">
                <m:r>
                  <w:rPr>
                    <w:rFonts w:ascii="Cambria Math" w:hAnsi="Cambria Math"/>
                  </w:rPr>
                  <m:t>r</m:t>
                </m:r>
              </w:ins>
            </m:e>
            <m:sub>
              <w:ins w:id="2359" w:author="The Si Tran" w:date="2012-12-11T21:28:00Z">
                <m:r>
                  <w:rPr>
                    <w:rFonts w:ascii="Cambria Math" w:hAnsi="Cambria Math"/>
                  </w:rPr>
                  <m:t>k</m:t>
                </m:r>
              </w:ins>
            </m:sub>
          </m:sSub>
          <w:ins w:id="2360" w:author="The Si Tran" w:date="2012-12-11T21:28:00Z">
            <m:r>
              <m:rPr>
                <m:sty m:val="p"/>
              </m:rPr>
              <w:rPr>
                <w:rFonts w:ascii="Cambria Math" w:hAnsi="Cambria Math"/>
              </w:rPr>
              <m:t>=</m:t>
            </m:r>
          </w:ins>
          <m:f>
            <m:fPr>
              <m:ctrlPr>
                <w:ins w:id="2361" w:author="The Si Tran" w:date="2012-12-11T21:28:00Z">
                  <w:rPr>
                    <w:rFonts w:ascii="Cambria Math" w:hAnsi="Cambria Math"/>
                  </w:rPr>
                </w:ins>
              </m:ctrlPr>
            </m:fPr>
            <m:num>
              <m:nary>
                <m:naryPr>
                  <m:chr m:val="∑"/>
                  <m:limLoc m:val="subSup"/>
                  <m:ctrlPr>
                    <w:ins w:id="2362" w:author="The Si Tran" w:date="2012-12-11T21:28:00Z">
                      <w:rPr>
                        <w:rFonts w:ascii="Cambria Math" w:hAnsi="Cambria Math"/>
                      </w:rPr>
                    </w:ins>
                  </m:ctrlPr>
                </m:naryPr>
                <m:sub>
                  <w:ins w:id="2363" w:author="The Si Tran" w:date="2012-12-11T21:28:00Z">
                    <m:r>
                      <w:rPr>
                        <w:rFonts w:ascii="Cambria Math" w:hAnsi="Cambria Math"/>
                      </w:rPr>
                      <m:t>k</m:t>
                    </m:r>
                    <m:r>
                      <m:rPr>
                        <m:sty m:val="p"/>
                      </m:rPr>
                      <w:rPr>
                        <w:rFonts w:ascii="Cambria Math" w:hAnsi="Cambria Math"/>
                      </w:rPr>
                      <m:t>=1</m:t>
                    </m:r>
                  </w:ins>
                </m:sub>
                <m:sup>
                  <w:ins w:id="2364"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365" w:author="The Si Tran" w:date="2012-12-11T21:28:00Z">
                          <w:rPr>
                            <w:rFonts w:ascii="Cambria Math" w:hAnsi="Cambria Math"/>
                          </w:rPr>
                        </w:ins>
                      </m:ctrlPr>
                    </m:dPr>
                    <m:e>
                      <m:sSub>
                        <m:sSubPr>
                          <m:ctrlPr>
                            <w:ins w:id="2366" w:author="The Si Tran" w:date="2012-12-11T21:28:00Z">
                              <w:rPr>
                                <w:rFonts w:ascii="Cambria Math" w:hAnsi="Cambria Math"/>
                              </w:rPr>
                            </w:ins>
                          </m:ctrlPr>
                        </m:sSubPr>
                        <m:e>
                          <w:ins w:id="2367" w:author="The Si Tran" w:date="2012-12-11T21:28:00Z">
                            <m:r>
                              <w:rPr>
                                <w:rFonts w:ascii="Cambria Math" w:hAnsi="Cambria Math"/>
                              </w:rPr>
                              <m:t>X</m:t>
                            </m:r>
                          </w:ins>
                        </m:e>
                        <m:sub>
                          <w:ins w:id="2368" w:author="The Si Tran" w:date="2012-12-11T21:28:00Z">
                            <m:r>
                              <w:rPr>
                                <w:rFonts w:ascii="Cambria Math" w:hAnsi="Cambria Math"/>
                              </w:rPr>
                              <m:t>t</m:t>
                            </m:r>
                          </w:ins>
                        </m:sub>
                      </m:sSub>
                      <w:ins w:id="2369" w:author="The Si Tran" w:date="2012-12-11T21:28:00Z">
                        <m:r>
                          <m:rPr>
                            <m:sty m:val="p"/>
                          </m:rPr>
                          <w:rPr>
                            <w:rFonts w:ascii="Cambria Math" w:hAnsi="Cambria Math"/>
                          </w:rPr>
                          <m:t>-</m:t>
                        </m:r>
                      </w:ins>
                      <m:acc>
                        <m:accPr>
                          <m:chr m:val="̅"/>
                          <m:ctrlPr>
                            <w:ins w:id="2370" w:author="The Si Tran" w:date="2012-12-11T21:28:00Z">
                              <w:rPr>
                                <w:rFonts w:ascii="Cambria Math" w:hAnsi="Cambria Math"/>
                              </w:rPr>
                            </w:ins>
                          </m:ctrlPr>
                        </m:accPr>
                        <m:e>
                          <w:ins w:id="2371" w:author="The Si Tran" w:date="2012-12-11T21:28:00Z">
                            <m:r>
                              <w:rPr>
                                <w:rFonts w:ascii="Cambria Math" w:hAnsi="Cambria Math"/>
                              </w:rPr>
                              <m:t>X</m:t>
                            </m:r>
                          </w:ins>
                        </m:e>
                      </m:acc>
                    </m:e>
                  </m:d>
                  <m:d>
                    <m:dPr>
                      <m:ctrlPr>
                        <w:ins w:id="2372" w:author="The Si Tran" w:date="2012-12-11T21:28:00Z">
                          <w:rPr>
                            <w:rFonts w:ascii="Cambria Math" w:hAnsi="Cambria Math"/>
                          </w:rPr>
                        </w:ins>
                      </m:ctrlPr>
                    </m:dPr>
                    <m:e>
                      <m:sSub>
                        <m:sSubPr>
                          <m:ctrlPr>
                            <w:ins w:id="2373" w:author="The Si Tran" w:date="2012-12-11T21:28:00Z">
                              <w:rPr>
                                <w:rFonts w:ascii="Cambria Math" w:hAnsi="Cambria Math"/>
                              </w:rPr>
                            </w:ins>
                          </m:ctrlPr>
                        </m:sSubPr>
                        <m:e>
                          <w:ins w:id="2374" w:author="The Si Tran" w:date="2012-12-11T21:28:00Z">
                            <m:r>
                              <w:rPr>
                                <w:rFonts w:ascii="Cambria Math" w:hAnsi="Cambria Math"/>
                              </w:rPr>
                              <m:t>X</m:t>
                            </m:r>
                          </w:ins>
                        </m:e>
                        <m:sub>
                          <w:ins w:id="237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76" w:author="The Si Tran" w:date="2012-12-11T21:28:00Z">
                        <m:r>
                          <m:rPr>
                            <m:sty m:val="p"/>
                          </m:rPr>
                          <w:rPr>
                            <w:rFonts w:ascii="Cambria Math" w:hAnsi="Cambria Math"/>
                          </w:rPr>
                          <m:t>-</m:t>
                        </m:r>
                      </w:ins>
                      <m:acc>
                        <m:accPr>
                          <m:chr m:val="̅"/>
                          <m:ctrlPr>
                            <w:ins w:id="2377" w:author="The Si Tran" w:date="2012-12-11T21:28:00Z">
                              <w:rPr>
                                <w:rFonts w:ascii="Cambria Math" w:hAnsi="Cambria Math"/>
                              </w:rPr>
                            </w:ins>
                          </m:ctrlPr>
                        </m:accPr>
                        <m:e>
                          <w:ins w:id="2378" w:author="The Si Tran" w:date="2012-12-11T21:28:00Z">
                            <m:r>
                              <w:rPr>
                                <w:rFonts w:ascii="Cambria Math" w:hAnsi="Cambria Math"/>
                              </w:rPr>
                              <m:t>X</m:t>
                            </m:r>
                          </w:ins>
                        </m:e>
                      </m:acc>
                    </m:e>
                  </m:d>
                </m:e>
              </m:nary>
            </m:num>
            <m:den>
              <m:nary>
                <m:naryPr>
                  <m:chr m:val="∑"/>
                  <m:limLoc m:val="subSup"/>
                  <m:ctrlPr>
                    <w:ins w:id="2379" w:author="The Si Tran" w:date="2012-12-11T21:28:00Z">
                      <w:rPr>
                        <w:rFonts w:ascii="Cambria Math" w:hAnsi="Cambria Math"/>
                      </w:rPr>
                    </w:ins>
                  </m:ctrlPr>
                </m:naryPr>
                <m:sub>
                  <w:ins w:id="2380" w:author="The Si Tran" w:date="2012-12-11T21:28:00Z">
                    <m:r>
                      <w:rPr>
                        <w:rFonts w:ascii="Cambria Math" w:hAnsi="Cambria Math"/>
                      </w:rPr>
                      <m:t>t</m:t>
                    </m:r>
                    <m:r>
                      <m:rPr>
                        <m:sty m:val="p"/>
                      </m:rPr>
                      <w:rPr>
                        <w:rFonts w:ascii="Cambria Math" w:hAnsi="Cambria Math"/>
                      </w:rPr>
                      <m:t>=1</m:t>
                    </m:r>
                  </w:ins>
                </m:sub>
                <m:sup>
                  <w:ins w:id="2381" w:author="The Si Tran" w:date="2012-12-11T21:28:00Z">
                    <m:r>
                      <w:rPr>
                        <w:rFonts w:ascii="Cambria Math" w:hAnsi="Cambria Math"/>
                      </w:rPr>
                      <m:t>T</m:t>
                    </m:r>
                  </w:ins>
                </m:sup>
                <m:e>
                  <m:sSup>
                    <m:sSupPr>
                      <m:ctrlPr>
                        <w:ins w:id="2382" w:author="The Si Tran" w:date="2012-12-11T21:28:00Z">
                          <w:rPr>
                            <w:rFonts w:ascii="Cambria Math" w:hAnsi="Cambria Math"/>
                          </w:rPr>
                        </w:ins>
                      </m:ctrlPr>
                    </m:sSupPr>
                    <m:e>
                      <m:d>
                        <m:dPr>
                          <m:ctrlPr>
                            <w:ins w:id="2383" w:author="The Si Tran" w:date="2012-12-11T21:28:00Z">
                              <w:rPr>
                                <w:rFonts w:ascii="Cambria Math" w:hAnsi="Cambria Math"/>
                              </w:rPr>
                            </w:ins>
                          </m:ctrlPr>
                        </m:dPr>
                        <m:e>
                          <m:sSub>
                            <m:sSubPr>
                              <m:ctrlPr>
                                <w:ins w:id="2384" w:author="The Si Tran" w:date="2012-12-11T21:28:00Z">
                                  <w:rPr>
                                    <w:rFonts w:ascii="Cambria Math" w:hAnsi="Cambria Math"/>
                                  </w:rPr>
                                </w:ins>
                              </m:ctrlPr>
                            </m:sSubPr>
                            <m:e>
                              <w:ins w:id="2385" w:author="The Si Tran" w:date="2012-12-11T21:28:00Z">
                                <m:r>
                                  <w:rPr>
                                    <w:rFonts w:ascii="Cambria Math" w:hAnsi="Cambria Math"/>
                                  </w:rPr>
                                  <m:t>X</m:t>
                                </m:r>
                              </w:ins>
                            </m:e>
                            <m:sub>
                              <w:ins w:id="2386" w:author="The Si Tran" w:date="2012-12-11T21:28:00Z">
                                <m:r>
                                  <w:rPr>
                                    <w:rFonts w:ascii="Cambria Math" w:hAnsi="Cambria Math"/>
                                  </w:rPr>
                                  <m:t>t</m:t>
                                </m:r>
                              </w:ins>
                            </m:sub>
                          </m:sSub>
                          <w:ins w:id="2387" w:author="The Si Tran" w:date="2012-12-11T21:28:00Z">
                            <m:r>
                              <m:rPr>
                                <m:sty m:val="p"/>
                              </m:rPr>
                              <w:rPr>
                                <w:rFonts w:ascii="Cambria Math" w:hAnsi="Cambria Math"/>
                              </w:rPr>
                              <m:t>-</m:t>
                            </m:r>
                          </w:ins>
                          <m:acc>
                            <m:accPr>
                              <m:chr m:val="̅"/>
                              <m:ctrlPr>
                                <w:ins w:id="2388" w:author="The Si Tran" w:date="2012-12-11T21:28:00Z">
                                  <w:rPr>
                                    <w:rFonts w:ascii="Cambria Math" w:hAnsi="Cambria Math"/>
                                  </w:rPr>
                                </w:ins>
                              </m:ctrlPr>
                            </m:accPr>
                            <m:e>
                              <w:ins w:id="2389" w:author="The Si Tran" w:date="2012-12-11T21:28:00Z">
                                <m:r>
                                  <w:rPr>
                                    <w:rFonts w:ascii="Cambria Math" w:hAnsi="Cambria Math"/>
                                  </w:rPr>
                                  <m:t>X</m:t>
                                </m:r>
                              </w:ins>
                            </m:e>
                          </m:acc>
                        </m:e>
                      </m:d>
                    </m:e>
                    <m:sup>
                      <w:ins w:id="2390"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391" w:author="The Si Tran" w:date="2012-12-11T21:28:00Z"/>
        </w:rPr>
      </w:pPr>
      <w:ins w:id="2392" w:author="The Si Tran" w:date="2012-12-11T21:28:00Z">
        <w:r w:rsidRPr="002569E2">
          <w:rPr>
            <w:noProof/>
            <w:rPrChange w:id="2393" w:author="Unknown">
              <w:rPr>
                <w:b/>
                <w:bCs/>
                <w:noProof/>
                <w:sz w:val="20"/>
                <w:szCs w:val="20"/>
              </w:rPr>
            </w:rPrChange>
          </w:rPr>
          <mc:AlternateContent>
            <mc:Choice Requires="wps">
              <w:drawing>
                <wp:anchor distT="0" distB="0" distL="114300" distR="114300" simplePos="0" relativeHeight="251778560" behindDoc="1" locked="0" layoutInCell="1" allowOverlap="1" wp14:anchorId="0D78AAF8" wp14:editId="3AA2C3CB">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B90956" w:rsidRDefault="00B90956">
                              <w:pPr>
                                <w:pStyle w:val="EquationIndex"/>
                                <w:pPrChange w:id="2394" w:author="The Si Tran" w:date="2012-12-16T16:54:00Z">
                                  <w:pPr/>
                                </w:pPrChange>
                              </w:pPr>
                              <w:r>
                                <w:t>(2.</w:t>
                              </w:r>
                              <w:ins w:id="2395" w:author="The Si Tran" w:date="2012-12-14T04:12:00Z">
                                <w:r>
                                  <w:t>2</w:t>
                                </w:r>
                              </w:ins>
                              <w:del w:id="2396"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B90956" w:rsidRDefault="00B90956">
                        <w:pPr>
                          <w:pStyle w:val="EquationIndex"/>
                          <w:pPrChange w:id="2397" w:author="The Si Tran" w:date="2012-12-16T16:54:00Z">
                            <w:pPr/>
                          </w:pPrChange>
                        </w:pPr>
                        <w:r>
                          <w:t>(2.</w:t>
                        </w:r>
                        <w:ins w:id="2398" w:author="The Si Tran" w:date="2012-12-14T04:12:00Z">
                          <w:r>
                            <w:t>2</w:t>
                          </w:r>
                        </w:ins>
                        <w:del w:id="2399"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BE2D8B">
      <w:pPr>
        <w:pStyle w:val="BuletL2"/>
        <w:rPr>
          <w:ins w:id="2400" w:author="The Si Tran" w:date="2012-12-11T21:28:00Z"/>
        </w:rPr>
        <w:pPrChange w:id="2401" w:author="The Si Tran" w:date="2012-12-16T16:53:00Z">
          <w:pPr/>
        </w:pPrChange>
      </w:pPr>
      <m:oMath>
        <m:sSub>
          <m:sSubPr>
            <m:ctrlPr>
              <w:ins w:id="2402" w:author="The Si Tran" w:date="2012-12-11T21:28:00Z">
                <w:rPr>
                  <w:rFonts w:ascii="Cambria Math" w:hAnsi="Cambria Math"/>
                  <w:i/>
                </w:rPr>
              </w:ins>
            </m:ctrlPr>
          </m:sSubPr>
          <m:e>
            <w:ins w:id="2403" w:author="The Si Tran" w:date="2012-12-11T21:28:00Z">
              <m:r>
                <w:rPr>
                  <w:rFonts w:ascii="Cambria Math" w:hAnsi="Cambria Math"/>
                </w:rPr>
                <m:t>r</m:t>
              </m:r>
            </w:ins>
          </m:e>
          <m:sub>
            <w:ins w:id="2404" w:author="The Si Tran" w:date="2012-12-11T21:28:00Z">
              <m:r>
                <w:rPr>
                  <w:rFonts w:ascii="Cambria Math" w:hAnsi="Cambria Math"/>
                </w:rPr>
                <m:t>k</m:t>
              </m:r>
            </w:ins>
          </m:sub>
        </m:sSub>
      </m:oMath>
      <w:ins w:id="2405"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54557">
          <w:rPr>
            <w:rPrChange w:id="2406" w:author="The Si Tran" w:date="2012-12-14T04:24:00Z">
              <w:rPr/>
            </w:rPrChange>
          </w:rPr>
          <w:t xml:space="preserve"> quan lấy mẫu ở độ trễ </w:t>
        </w:r>
        <m:oMath>
          <m:r>
            <w:rPr>
              <w:rFonts w:ascii="Cambria Math" w:hAnsi="Cambria Math"/>
              <w:rPrChange w:id="2407" w:author="The Si Tran" w:date="2012-12-14T04:24:00Z">
                <w:rPr>
                  <w:rFonts w:ascii="Cambria Math" w:hAnsi="Cambria Math"/>
                </w:rPr>
              </w:rPrChange>
            </w:rPr>
            <m:t>k</m:t>
          </m:r>
        </m:oMath>
      </w:ins>
    </w:p>
    <w:p w14:paraId="0F22761A" w14:textId="77777777" w:rsidR="000E6941" w:rsidRPr="00802E77" w:rsidRDefault="00BE2D8B">
      <w:pPr>
        <w:pStyle w:val="BuletL2"/>
        <w:rPr>
          <w:ins w:id="2408" w:author="The Si Tran" w:date="2012-12-11T21:28:00Z"/>
        </w:rPr>
        <w:pPrChange w:id="2409" w:author="The Si Tran" w:date="2012-12-16T16:53:00Z">
          <w:pPr/>
        </w:pPrChange>
      </w:pPr>
      <m:oMath>
        <m:acc>
          <m:accPr>
            <m:chr m:val="̅"/>
            <m:ctrlPr>
              <w:ins w:id="2410" w:author="The Si Tran" w:date="2012-12-11T21:28:00Z">
                <w:rPr>
                  <w:rFonts w:ascii="Cambria Math" w:hAnsi="Cambria Math"/>
                  <w:i/>
                </w:rPr>
              </w:ins>
            </m:ctrlPr>
          </m:accPr>
          <m:e>
            <w:ins w:id="2411" w:author="The Si Tran" w:date="2012-12-11T21:28:00Z">
              <m:r>
                <w:rPr>
                  <w:rFonts w:ascii="Cambria Math" w:hAnsi="Cambria Math"/>
                </w:rPr>
                <m:t>X</m:t>
              </m:r>
            </w:ins>
          </m:e>
        </m:acc>
      </m:oMath>
      <w:ins w:id="2412"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13" w:author="The Si Tran" w:date="2012-12-11T21:28:00Z"/>
          <w:lang w:val="fr-FR"/>
        </w:rPr>
        <w:pPrChange w:id="2414" w:author="The Si Tran" w:date="2012-12-16T16:53:00Z">
          <w:pPr/>
        </w:pPrChange>
      </w:pPr>
      <w:ins w:id="2415"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54557">
          <w:rPr>
            <w:lang w:val="fr-FR"/>
            <w:rPrChange w:id="2416" w:author="The Si Tran" w:date="2012-12-14T04:24:00Z">
              <w:rPr>
                <w:lang w:val="fr-FR"/>
              </w:rPr>
            </w:rPrChange>
          </w:rPr>
          <w:t>ủa mẫu.</w:t>
        </w:r>
      </w:ins>
    </w:p>
    <w:p w14:paraId="7CD95DB3" w14:textId="77777777" w:rsidR="000E6941" w:rsidRPr="004D696B" w:rsidRDefault="00454557">
      <w:pPr>
        <w:rPr>
          <w:ins w:id="2417" w:author="The Si Tran" w:date="2012-12-11T21:28:00Z"/>
          <w:lang w:val="fr-FR"/>
        </w:rPr>
        <w:pPrChange w:id="2418" w:author="The Si Tran" w:date="2012-12-14T07:27:00Z">
          <w:pPr>
            <w:ind w:firstLine="720"/>
          </w:pPr>
        </w:pPrChange>
      </w:pPr>
      <w:ins w:id="2419" w:author="The Si Tran" w:date="2012-12-11T21:28:00Z">
        <w:r w:rsidRPr="002569E2">
          <w:rPr>
            <w:noProof/>
            <w:rPrChange w:id="2420" w:author="Unknown">
              <w:rPr>
                <w:b/>
                <w:bCs/>
                <w:noProof/>
                <w:sz w:val="20"/>
                <w:szCs w:val="20"/>
              </w:rPr>
            </w:rPrChange>
          </w:rPr>
          <mc:AlternateContent>
            <mc:Choice Requires="wps">
              <w:drawing>
                <wp:anchor distT="0" distB="0" distL="114300" distR="114300" simplePos="0" relativeHeight="251578880" behindDoc="0" locked="0" layoutInCell="1" allowOverlap="1" wp14:anchorId="2F103CE2" wp14:editId="113E0D3A">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B90956" w:rsidRDefault="00B90956" w:rsidP="000E6941">
                              <w:r>
                                <w:t>(2.</w:t>
                              </w:r>
                              <w:ins w:id="2421" w:author="The Si Tran" w:date="2012-12-14T04:12:00Z">
                                <w:r>
                                  <w:t>3</w:t>
                                </w:r>
                              </w:ins>
                              <w:del w:id="2422"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B90956" w:rsidRDefault="00B90956" w:rsidP="000E6941">
                        <w:r>
                          <w:t>(2.</w:t>
                        </w:r>
                        <w:ins w:id="2423" w:author="The Si Tran" w:date="2012-12-14T04:12:00Z">
                          <w:r>
                            <w:t>3</w:t>
                          </w:r>
                        </w:ins>
                        <w:del w:id="2424"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25" w:author="The Si Tran" w:date="2012-12-11T21:28:00Z"/>
          <w:lang w:val="fr-FR"/>
        </w:rPr>
        <w:pPrChange w:id="2426" w:author="The Si Tran" w:date="2012-12-16T10:25:00Z">
          <w:pPr>
            <w:ind w:left="1440" w:firstLine="720"/>
          </w:pPr>
        </w:pPrChange>
      </w:pPr>
      <w:ins w:id="2427"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28" w:author="The Si Tran" w:date="2012-12-11T21:28:00Z"/>
          <w:lang w:val="fr-FR"/>
        </w:rPr>
      </w:pPr>
      <w:ins w:id="2429" w:author="The Si Tran" w:date="2012-12-11T21:28:00Z">
        <w:r w:rsidRPr="004D696B">
          <w:rPr>
            <w:lang w:val="fr-FR"/>
          </w:rPr>
          <w:t>Với :</w:t>
        </w:r>
      </w:ins>
    </w:p>
    <w:p w14:paraId="4B1A748A" w14:textId="77777777" w:rsidR="000E6941" w:rsidRPr="00802E77" w:rsidRDefault="00BE2D8B">
      <w:pPr>
        <w:pStyle w:val="BuletL2"/>
        <w:rPr>
          <w:ins w:id="2430" w:author="The Si Tran" w:date="2012-12-11T21:28:00Z"/>
          <w:lang w:val="fr-FR"/>
        </w:rPr>
        <w:pPrChange w:id="2431" w:author="The Si Tran" w:date="2012-12-16T16:55:00Z">
          <w:pPr/>
        </w:pPrChange>
      </w:pPr>
      <m:oMath>
        <m:sSub>
          <m:sSubPr>
            <m:ctrlPr>
              <w:ins w:id="2432" w:author="The Si Tran" w:date="2012-12-11T21:28:00Z">
                <w:rPr>
                  <w:rFonts w:ascii="Cambria Math" w:hAnsi="Cambria Math"/>
                  <w:i/>
                  <w:lang w:val="fr-FR"/>
                </w:rPr>
              </w:ins>
            </m:ctrlPr>
          </m:sSubPr>
          <m:e>
            <w:ins w:id="2433" w:author="The Si Tran" w:date="2012-12-11T21:28:00Z">
              <m:r>
                <w:rPr>
                  <w:rFonts w:ascii="Cambria Math" w:hAnsi="Cambria Math"/>
                  <w:lang w:val="fr-FR"/>
                </w:rPr>
                <m:t>r</m:t>
              </m:r>
            </w:ins>
          </m:e>
          <m:sub>
            <w:ins w:id="2434" w:author="The Si Tran" w:date="2012-12-11T21:28:00Z">
              <m:r>
                <w:rPr>
                  <w:rFonts w:ascii="Cambria Math" w:hAnsi="Cambria Math"/>
                  <w:lang w:val="fr-FR"/>
                </w:rPr>
                <m:t>k</m:t>
              </m:r>
            </w:ins>
          </m:sub>
        </m:sSub>
      </m:oMath>
      <w:ins w:id="2435"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54557">
          <w:rPr>
            <w:lang w:val="fr-FR"/>
            <w:rPrChange w:id="2436" w:author="The Si Tran" w:date="2012-12-14T04:27:00Z">
              <w:rPr>
                <w:lang w:val="fr-FR"/>
              </w:rPr>
            </w:rPrChange>
          </w:rPr>
          <w:t xml:space="preserve">u ở độ trễ </w:t>
        </w:r>
        <m:oMath>
          <m:r>
            <w:rPr>
              <w:rFonts w:ascii="Cambria Math" w:hAnsi="Cambria Math"/>
              <w:lang w:val="fr-FR"/>
              <w:rPrChange w:id="2437"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438" w:author="The Si Tran" w:date="2012-12-11T21:28:00Z"/>
          <w:lang w:val="fr-FR"/>
        </w:rPr>
        <w:pPrChange w:id="2439" w:author="The Si Tran" w:date="2012-12-16T16:55:00Z">
          <w:pPr/>
        </w:pPrChange>
      </w:pPr>
      <w:ins w:id="2440"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441" w:author="The Si Tran" w:date="2012-12-11T21:28:00Z"/>
          <w:lang w:val="fr-FR"/>
        </w:rPr>
        <w:pPrChange w:id="2442" w:author="The Si Tran" w:date="2012-12-16T16:55:00Z">
          <w:pPr/>
        </w:pPrChange>
      </w:pPr>
      <w:ins w:id="2443"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444" w:author="The Si Tran" w:date="2012-12-11T21:28:00Z"/>
          <w:lang w:val="fr-FR"/>
        </w:rPr>
        <w:pPrChange w:id="2445" w:author="The Si Tran" w:date="2012-12-14T07:27:00Z">
          <w:pPr>
            <w:ind w:firstLine="720"/>
          </w:pPr>
        </w:pPrChange>
      </w:pPr>
      <w:ins w:id="2446"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447" w:author="The Si Tran" w:date="2012-12-11T21:26:00Z"/>
          <w:lang w:val="fr-FR"/>
          <w:rPrChange w:id="2448" w:author="The Si Tran" w:date="2012-12-11T21:40:00Z">
            <w:rPr>
              <w:ins w:id="2449" w:author="The Si Tran" w:date="2012-12-11T21:26:00Z"/>
            </w:rPr>
          </w:rPrChange>
        </w:rPr>
        <w:pPrChange w:id="2450" w:author="The Si Tran" w:date="2012-12-14T07:27:00Z">
          <w:pPr>
            <w:pStyle w:val="Heading2"/>
          </w:pPr>
        </w:pPrChange>
      </w:pPr>
      <w:ins w:id="2451"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452" w:author="The Si Tran" w:date="2012-12-11T23:05:00Z"/>
        </w:rPr>
        <w:pPrChange w:id="2453" w:author="The Si Tran" w:date="2012-12-11T21:26:00Z">
          <w:pPr>
            <w:pStyle w:val="Heading2"/>
          </w:pPr>
        </w:pPrChange>
      </w:pPr>
      <w:bookmarkStart w:id="2454" w:name="_Toc343660522"/>
      <w:ins w:id="2455" w:author="The Si Tran" w:date="2012-12-11T21:26:00Z">
        <w:r>
          <w:t>Hệ số tự tương quan riêng phần</w:t>
        </w:r>
      </w:ins>
      <w:bookmarkEnd w:id="2454"/>
    </w:p>
    <w:p w14:paraId="0FED98C2" w14:textId="30FF7DBE" w:rsidR="00177321" w:rsidRDefault="00177321">
      <w:pPr>
        <w:rPr>
          <w:ins w:id="2456" w:author="The Si Tran" w:date="2012-12-11T23:05:00Z"/>
        </w:rPr>
        <w:pPrChange w:id="2457" w:author="The Si Tran" w:date="2012-12-14T07:27:00Z">
          <w:pPr>
            <w:pStyle w:val="ListParagraph"/>
            <w:ind w:left="0"/>
          </w:pPr>
        </w:pPrChange>
      </w:pPr>
      <w:ins w:id="2458"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459" w:author="The Si Tran" w:date="2012-12-11T23:05:00Z"/>
        </w:rPr>
        <w:pPrChange w:id="2460" w:author="The Si Tran" w:date="2012-12-16T10:25:00Z">
          <w:pPr>
            <w:pStyle w:val="ListParagraph"/>
            <w:ind w:left="0"/>
          </w:pPr>
        </w:pPrChange>
      </w:pPr>
      <w:ins w:id="2461" w:author="The Si Tran" w:date="2012-12-11T23:06:00Z">
        <w:r>
          <w:tab/>
        </w:r>
      </w:ins>
      <w:ins w:id="2462"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463" w:author="The Si Tran" w:date="2012-12-11T23:05:00Z"/>
          <w:rFonts w:ascii="Times New Roman" w:eastAsiaTheme="minorEastAsia" w:hAnsi="Times New Roman"/>
          <w:sz w:val="26"/>
          <w:szCs w:val="26"/>
        </w:rPr>
      </w:pPr>
      <w:ins w:id="2464"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465" w:author="The Si Tran" w:date="2012-12-16T21:04:00Z">
        <w:r w:rsidR="00A01806">
          <w:rPr>
            <w:rFonts w:ascii="Times New Roman" w:eastAsiaTheme="minorEastAsia" w:hAnsi="Times New Roman"/>
            <w:sz w:val="26"/>
            <w:szCs w:val="26"/>
          </w:rPr>
          <w:t xml:space="preserve"> </w:t>
        </w:r>
      </w:ins>
      <w:ins w:id="2466" w:author="The Si Tran" w:date="2012-12-16T21:03:00Z">
        <w:r w:rsidR="00723164">
          <w:rPr>
            <w:rFonts w:ascii="Times New Roman" w:eastAsiaTheme="minorEastAsia" w:hAnsi="Times New Roman"/>
            <w:sz w:val="26"/>
            <w:szCs w:val="26"/>
          </w:rPr>
          <w:t>[13]</w:t>
        </w:r>
      </w:ins>
      <w:ins w:id="2467" w:author="The Si Tran" w:date="2012-12-11T23:05:00Z">
        <w:r w:rsidR="00A01806">
          <w:rPr>
            <w:rFonts w:ascii="Times New Roman" w:eastAsiaTheme="minorEastAsia" w:hAnsi="Times New Roman"/>
            <w:sz w:val="26"/>
            <w:szCs w:val="26"/>
          </w:rPr>
          <w:t>:</w:t>
        </w:r>
      </w:ins>
    </w:p>
    <w:p w14:paraId="3F985569" w14:textId="424DCCFD" w:rsidR="00177321" w:rsidRPr="001E0FF2" w:rsidRDefault="00BE2D8B">
      <w:pPr>
        <w:pStyle w:val="Canhgiua"/>
        <w:rPr>
          <w:ins w:id="2468" w:author="The Si Tran" w:date="2012-12-11T23:05:00Z"/>
        </w:rPr>
        <w:pPrChange w:id="2469" w:author="The Si Tran" w:date="2012-12-16T10:25:00Z">
          <w:pPr>
            <w:pStyle w:val="ListParagraph"/>
            <w:ind w:left="0"/>
          </w:pPr>
        </w:pPrChange>
      </w:pPr>
      <m:oMathPara>
        <m:oMath>
          <m:sSub>
            <m:sSubPr>
              <m:ctrlPr>
                <w:ins w:id="2470" w:author="The Si Tran" w:date="2012-12-11T23:05:00Z">
                  <w:rPr>
                    <w:rFonts w:ascii="Cambria Math" w:hAnsi="Cambria Math"/>
                  </w:rPr>
                </w:ins>
              </m:ctrlPr>
            </m:sSubPr>
            <m:e>
              <w:ins w:id="2471" w:author="The Si Tran" w:date="2012-12-11T23:05:00Z">
                <m:r>
                  <w:rPr>
                    <w:rFonts w:ascii="Cambria Math" w:hAnsi="Cambria Math"/>
                  </w:rPr>
                  <m:t>C</m:t>
                </m:r>
              </w:ins>
            </m:e>
            <m:sub>
              <w:ins w:id="2472" w:author="The Si Tran" w:date="2012-12-11T23:05:00Z">
                <m:r>
                  <w:rPr>
                    <w:rFonts w:ascii="Cambria Math" w:hAnsi="Cambria Math"/>
                  </w:rPr>
                  <m:t>kk</m:t>
                </m:r>
              </w:ins>
            </m:sub>
          </m:sSub>
          <w:ins w:id="2473" w:author="The Si Tran" w:date="2012-12-11T23:05:00Z">
            <m:r>
              <m:rPr>
                <m:sty m:val="p"/>
              </m:rPr>
              <w:rPr>
                <w:rFonts w:ascii="Cambria Math" w:hAnsi="Cambria Math"/>
              </w:rPr>
              <m:t>=</m:t>
            </m:r>
          </w:ins>
          <m:f>
            <m:fPr>
              <m:ctrlPr>
                <w:ins w:id="2474" w:author="The Si Tran" w:date="2012-12-11T23:05:00Z">
                  <w:rPr>
                    <w:rFonts w:ascii="Cambria Math" w:hAnsi="Cambria Math"/>
                  </w:rPr>
                </w:ins>
              </m:ctrlPr>
            </m:fPr>
            <m:num>
              <m:sSub>
                <m:sSubPr>
                  <m:ctrlPr>
                    <w:ins w:id="2475" w:author="The Si Tran" w:date="2012-12-11T23:05:00Z">
                      <w:rPr>
                        <w:rFonts w:ascii="Cambria Math" w:hAnsi="Cambria Math"/>
                      </w:rPr>
                    </w:ins>
                  </m:ctrlPr>
                </m:sSubPr>
                <m:e>
                  <w:ins w:id="2476" w:author="The Si Tran" w:date="2012-12-11T23:05:00Z">
                    <m:r>
                      <w:rPr>
                        <w:rFonts w:ascii="Cambria Math" w:hAnsi="Cambria Math"/>
                      </w:rPr>
                      <m:t>r</m:t>
                    </m:r>
                  </w:ins>
                </m:e>
                <m:sub>
                  <w:ins w:id="2477" w:author="The Si Tran" w:date="2012-12-11T23:05:00Z">
                    <m:r>
                      <w:rPr>
                        <w:rFonts w:ascii="Cambria Math" w:hAnsi="Cambria Math"/>
                      </w:rPr>
                      <m:t>k</m:t>
                    </m:r>
                  </w:ins>
                </m:sub>
              </m:sSub>
              <w:ins w:id="2478" w:author="The Si Tran" w:date="2012-12-11T23:05:00Z">
                <m:r>
                  <m:rPr>
                    <m:sty m:val="p"/>
                  </m:rPr>
                  <w:rPr>
                    <w:rFonts w:ascii="Cambria Math" w:hAnsi="Cambria Math"/>
                  </w:rPr>
                  <m:t>-</m:t>
                </m:r>
              </w:ins>
              <m:nary>
                <m:naryPr>
                  <m:chr m:val="∑"/>
                  <m:limLoc m:val="subSup"/>
                  <m:ctrlPr>
                    <w:ins w:id="2479" w:author="The Si Tran" w:date="2012-12-11T23:05:00Z">
                      <w:rPr>
                        <w:rFonts w:ascii="Cambria Math" w:hAnsi="Cambria Math"/>
                      </w:rPr>
                    </w:ins>
                  </m:ctrlPr>
                </m:naryPr>
                <m:sub>
                  <w:ins w:id="2480" w:author="The Si Tran" w:date="2012-12-11T23:05:00Z">
                    <m:r>
                      <w:rPr>
                        <w:rFonts w:ascii="Cambria Math" w:hAnsi="Cambria Math"/>
                      </w:rPr>
                      <m:t>j</m:t>
                    </m:r>
                  </w:ins>
                </m:sub>
                <m:sup>
                  <w:ins w:id="2481" w:author="The Si Tran" w:date="2012-12-11T23:05:00Z">
                    <m:r>
                      <w:rPr>
                        <w:rFonts w:ascii="Cambria Math" w:hAnsi="Cambria Math"/>
                      </w:rPr>
                      <m:t>k</m:t>
                    </m:r>
                    <m:r>
                      <m:rPr>
                        <m:sty m:val="p"/>
                      </m:rPr>
                      <w:rPr>
                        <w:rFonts w:ascii="Cambria Math" w:hAnsi="Cambria Math"/>
                      </w:rPr>
                      <m:t>-1</m:t>
                    </m:r>
                  </w:ins>
                </m:sup>
                <m:e>
                  <m:sSub>
                    <m:sSubPr>
                      <m:ctrlPr>
                        <w:ins w:id="2482" w:author="The Si Tran" w:date="2012-12-11T23:05:00Z">
                          <w:rPr>
                            <w:rFonts w:ascii="Cambria Math" w:hAnsi="Cambria Math"/>
                          </w:rPr>
                        </w:ins>
                      </m:ctrlPr>
                    </m:sSubPr>
                    <m:e>
                      <w:ins w:id="2483" w:author="The Si Tran" w:date="2012-12-11T23:05:00Z">
                        <m:r>
                          <w:rPr>
                            <w:rFonts w:ascii="Cambria Math" w:hAnsi="Cambria Math"/>
                          </w:rPr>
                          <m:t>C</m:t>
                        </m:r>
                      </w:ins>
                    </m:e>
                    <m:sub>
                      <w:ins w:id="2484"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85" w:author="The Si Tran" w:date="2012-12-11T23:05:00Z">
                    <m:r>
                      <m:rPr>
                        <m:sty m:val="p"/>
                      </m:rPr>
                      <w:rPr>
                        <w:rFonts w:ascii="Cambria Math" w:hAnsi="Cambria Math"/>
                      </w:rPr>
                      <m:t>×</m:t>
                    </m:r>
                  </w:ins>
                  <m:sSub>
                    <m:sSubPr>
                      <m:ctrlPr>
                        <w:ins w:id="2486" w:author="The Si Tran" w:date="2012-12-11T23:05:00Z">
                          <w:rPr>
                            <w:rFonts w:ascii="Cambria Math" w:hAnsi="Cambria Math"/>
                          </w:rPr>
                        </w:ins>
                      </m:ctrlPr>
                    </m:sSubPr>
                    <m:e>
                      <w:ins w:id="2487" w:author="The Si Tran" w:date="2012-12-11T23:05:00Z">
                        <m:r>
                          <w:rPr>
                            <w:rFonts w:ascii="Cambria Math" w:hAnsi="Cambria Math"/>
                          </w:rPr>
                          <m:t>r</m:t>
                        </m:r>
                      </w:ins>
                    </m:e>
                    <m:sub>
                      <w:ins w:id="2488"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489" w:author="The Si Tran" w:date="2012-12-11T23:05:00Z">
                <m:r>
                  <m:rPr>
                    <m:sty m:val="p"/>
                  </m:rPr>
                  <w:rPr>
                    <w:rFonts w:ascii="Cambria Math" w:hAnsi="Cambria Math"/>
                  </w:rPr>
                  <m:t>1-</m:t>
                </m:r>
              </w:ins>
              <m:nary>
                <m:naryPr>
                  <m:chr m:val="∑"/>
                  <m:limLoc m:val="subSup"/>
                  <m:ctrlPr>
                    <w:ins w:id="2490" w:author="The Si Tran" w:date="2012-12-11T23:05:00Z">
                      <w:rPr>
                        <w:rFonts w:ascii="Cambria Math" w:hAnsi="Cambria Math"/>
                      </w:rPr>
                    </w:ins>
                  </m:ctrlPr>
                </m:naryPr>
                <m:sub>
                  <w:ins w:id="2491" w:author="The Si Tran" w:date="2012-12-11T23:05:00Z">
                    <m:r>
                      <w:rPr>
                        <w:rFonts w:ascii="Cambria Math" w:hAnsi="Cambria Math"/>
                      </w:rPr>
                      <m:t>j</m:t>
                    </m:r>
                  </w:ins>
                </m:sub>
                <m:sup>
                  <w:ins w:id="2492" w:author="The Si Tran" w:date="2012-12-11T23:05:00Z">
                    <m:r>
                      <w:rPr>
                        <w:rFonts w:ascii="Cambria Math" w:hAnsi="Cambria Math"/>
                      </w:rPr>
                      <m:t>k</m:t>
                    </m:r>
                    <m:r>
                      <m:rPr>
                        <m:sty m:val="p"/>
                      </m:rPr>
                      <w:rPr>
                        <w:rFonts w:ascii="Cambria Math" w:hAnsi="Cambria Math"/>
                      </w:rPr>
                      <m:t>-1</m:t>
                    </m:r>
                  </w:ins>
                </m:sup>
                <m:e>
                  <m:sSub>
                    <m:sSubPr>
                      <m:ctrlPr>
                        <w:ins w:id="2493" w:author="The Si Tran" w:date="2012-12-11T23:05:00Z">
                          <w:rPr>
                            <w:rFonts w:ascii="Cambria Math" w:hAnsi="Cambria Math"/>
                          </w:rPr>
                        </w:ins>
                      </m:ctrlPr>
                    </m:sSubPr>
                    <m:e>
                      <w:ins w:id="2494" w:author="The Si Tran" w:date="2012-12-11T23:05:00Z">
                        <m:r>
                          <w:rPr>
                            <w:rFonts w:ascii="Cambria Math" w:hAnsi="Cambria Math"/>
                          </w:rPr>
                          <m:t>C</m:t>
                        </m:r>
                      </w:ins>
                    </m:e>
                    <m:sub>
                      <w:ins w:id="2495"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96" w:author="The Si Tran" w:date="2012-12-11T23:05:00Z">
                    <m:r>
                      <m:rPr>
                        <m:sty m:val="p"/>
                      </m:rPr>
                      <w:rPr>
                        <w:rFonts w:ascii="Cambria Math" w:hAnsi="Cambria Math"/>
                      </w:rPr>
                      <m:t>×</m:t>
                    </m:r>
                  </w:ins>
                  <m:sSub>
                    <m:sSubPr>
                      <m:ctrlPr>
                        <w:ins w:id="2497" w:author="The Si Tran" w:date="2012-12-11T23:05:00Z">
                          <w:rPr>
                            <w:rFonts w:ascii="Cambria Math" w:hAnsi="Cambria Math"/>
                          </w:rPr>
                        </w:ins>
                      </m:ctrlPr>
                    </m:sSubPr>
                    <m:e>
                      <w:ins w:id="2498" w:author="The Si Tran" w:date="2012-12-11T23:05:00Z">
                        <m:r>
                          <w:rPr>
                            <w:rFonts w:ascii="Cambria Math" w:hAnsi="Cambria Math"/>
                          </w:rPr>
                          <m:t>r</m:t>
                        </m:r>
                      </w:ins>
                    </m:e>
                    <m:sub>
                      <w:ins w:id="2499" w:author="The Si Tran" w:date="2012-12-11T23:05:00Z">
                        <m:r>
                          <w:rPr>
                            <w:rFonts w:ascii="Cambria Math" w:hAnsi="Cambria Math"/>
                          </w:rPr>
                          <m:t>j</m:t>
                        </m:r>
                      </w:ins>
                    </m:sub>
                  </m:sSub>
                </m:e>
              </m:nary>
            </m:den>
          </m:f>
        </m:oMath>
      </m:oMathPara>
    </w:p>
    <w:p w14:paraId="04D4AA41" w14:textId="3DBDE884" w:rsidR="00177321" w:rsidRPr="00891415" w:rsidRDefault="00BE2D8B">
      <w:pPr>
        <w:pStyle w:val="Canhgiua"/>
        <w:rPr>
          <w:rFonts w:ascii="Calibri" w:hAnsi="Calibri"/>
          <w:rPrChange w:id="2500" w:author="The Si Tran" w:date="2012-12-16T10:25:00Z">
            <w:rPr/>
          </w:rPrChange>
        </w:rPr>
        <w:pPrChange w:id="2501" w:author="The Si Tran" w:date="2012-12-16T10:25:00Z">
          <w:pPr>
            <w:pStyle w:val="Heading2"/>
          </w:pPr>
        </w:pPrChange>
      </w:pPr>
      <m:oMathPara>
        <m:oMathParaPr>
          <m:jc m:val="center"/>
        </m:oMathParaPr>
        <m:oMath>
          <m:sSub>
            <m:sSubPr>
              <m:ctrlPr>
                <w:ins w:id="2502" w:author="The Si Tran" w:date="2012-12-11T23:05:00Z">
                  <w:rPr>
                    <w:rFonts w:ascii="Cambria Math" w:hAnsi="Cambria Math"/>
                  </w:rPr>
                </w:ins>
              </m:ctrlPr>
            </m:sSubPr>
            <m:e>
              <w:ins w:id="2503" w:author="The Si Tran" w:date="2012-12-11T23:05:00Z">
                <m:r>
                  <w:rPr>
                    <w:rFonts w:ascii="Cambria Math" w:hAnsi="Cambria Math"/>
                  </w:rPr>
                  <m:t>C</m:t>
                </m:r>
              </w:ins>
            </m:e>
            <m:sub>
              <w:ins w:id="2504"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05" w:author="The Si Tran" w:date="2012-12-11T23:05:00Z">
            <m:r>
              <m:rPr>
                <m:sty m:val="p"/>
              </m:rPr>
              <w:rPr>
                <w:rFonts w:ascii="Cambria Math" w:hAnsi="Cambria Math"/>
              </w:rPr>
              <m:t>=</m:t>
            </m:r>
          </w:ins>
          <m:sSub>
            <m:sSubPr>
              <m:ctrlPr>
                <w:ins w:id="2506" w:author="The Si Tran" w:date="2012-12-11T23:05:00Z">
                  <w:rPr>
                    <w:rFonts w:ascii="Cambria Math" w:hAnsi="Cambria Math"/>
                  </w:rPr>
                </w:ins>
              </m:ctrlPr>
            </m:sSubPr>
            <m:e>
              <w:ins w:id="2507" w:author="The Si Tran" w:date="2012-12-11T23:05:00Z">
                <m:r>
                  <w:rPr>
                    <w:rFonts w:ascii="Cambria Math" w:hAnsi="Cambria Math"/>
                  </w:rPr>
                  <m:t>C</m:t>
                </m:r>
              </w:ins>
            </m:e>
            <m:sub>
              <w:ins w:id="2508" w:author="The Si Tran" w:date="2012-12-11T23:05:00Z">
                <m:r>
                  <w:rPr>
                    <w:rFonts w:ascii="Cambria Math" w:hAnsi="Cambria Math"/>
                  </w:rPr>
                  <m:t>kj</m:t>
                </m:r>
              </w:ins>
            </m:sub>
          </m:sSub>
          <w:ins w:id="2509" w:author="The Si Tran" w:date="2012-12-11T23:05:00Z">
            <m:r>
              <m:rPr>
                <m:sty m:val="p"/>
              </m:rPr>
              <w:rPr>
                <w:rFonts w:ascii="Cambria Math" w:hAnsi="Cambria Math"/>
              </w:rPr>
              <m:t>-</m:t>
            </m:r>
          </w:ins>
          <m:sSub>
            <m:sSubPr>
              <m:ctrlPr>
                <w:ins w:id="2510" w:author="The Si Tran" w:date="2012-12-11T23:05:00Z">
                  <w:rPr>
                    <w:rFonts w:ascii="Cambria Math" w:hAnsi="Cambria Math"/>
                  </w:rPr>
                </w:ins>
              </m:ctrlPr>
            </m:sSubPr>
            <m:e>
              <w:ins w:id="2511" w:author="The Si Tran" w:date="2012-12-11T23:05:00Z">
                <m:r>
                  <w:rPr>
                    <w:rFonts w:ascii="Cambria Math" w:hAnsi="Cambria Math"/>
                  </w:rPr>
                  <m:t>C</m:t>
                </m:r>
              </w:ins>
            </m:e>
            <m:sub>
              <w:ins w:id="2512"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513" w:author="The Si Tran" w:date="2012-12-11T23:05:00Z">
            <m:r>
              <m:rPr>
                <m:sty m:val="p"/>
              </m:rPr>
              <w:rPr>
                <w:rFonts w:ascii="Cambria Math" w:hAnsi="Cambria Math"/>
              </w:rPr>
              <m:t>×</m:t>
            </m:r>
          </w:ins>
          <m:sSub>
            <m:sSubPr>
              <m:ctrlPr>
                <w:ins w:id="2514" w:author="The Si Tran" w:date="2012-12-11T23:05:00Z">
                  <w:rPr>
                    <w:rFonts w:ascii="Cambria Math" w:hAnsi="Cambria Math"/>
                  </w:rPr>
                </w:ins>
              </m:ctrlPr>
            </m:sSubPr>
            <m:e>
              <w:ins w:id="2515" w:author="The Si Tran" w:date="2012-12-11T23:05:00Z">
                <m:r>
                  <w:rPr>
                    <w:rFonts w:ascii="Cambria Math" w:hAnsi="Cambria Math"/>
                  </w:rPr>
                  <m:t>C</m:t>
                </m:r>
              </w:ins>
            </m:e>
            <m:sub>
              <w:ins w:id="2516"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17" w:author="The Si Tran" w:date="2012-12-05T23:02:00Z">
            <w:rPr/>
          </w:rPrChange>
        </w:rPr>
      </w:pPr>
      <w:bookmarkStart w:id="2518" w:name="_Toc343660523"/>
      <w:r w:rsidRPr="0049233F">
        <w:rPr>
          <w:sz w:val="26"/>
          <w:szCs w:val="26"/>
          <w:rPrChange w:id="2519" w:author="The Si Tran" w:date="2012-12-05T23:02:00Z">
            <w:rPr/>
          </w:rPrChange>
        </w:rPr>
        <w:t>Nhận biết c</w:t>
      </w:r>
      <w:r w:rsidR="00024D6E" w:rsidRPr="0049233F">
        <w:rPr>
          <w:sz w:val="26"/>
          <w:szCs w:val="26"/>
          <w:rPrChange w:id="2520" w:author="The Si Tran" w:date="2012-12-05T23:02:00Z">
            <w:rPr/>
          </w:rPrChange>
        </w:rPr>
        <w:t>ác</w:t>
      </w:r>
      <w:r w:rsidRPr="0049233F">
        <w:rPr>
          <w:sz w:val="26"/>
          <w:szCs w:val="26"/>
          <w:rPrChange w:id="2521" w:author="The Si Tran" w:date="2012-12-05T23:02:00Z">
            <w:rPr/>
          </w:rPrChange>
        </w:rPr>
        <w:t xml:space="preserve"> thành phần của chuỗi thời gian bằng phương pháp phân tích </w:t>
      </w:r>
      <w:r w:rsidR="000E05CE" w:rsidRPr="0049233F">
        <w:rPr>
          <w:sz w:val="26"/>
          <w:szCs w:val="26"/>
          <w:rPrChange w:id="2522" w:author="The Si Tran" w:date="2012-12-05T23:02:00Z">
            <w:rPr/>
          </w:rPrChange>
        </w:rPr>
        <w:t>hệ số tự tương quan:</w:t>
      </w:r>
      <w:bookmarkEnd w:id="2518"/>
    </w:p>
    <w:p w14:paraId="685C37D4" w14:textId="77777777" w:rsidR="005E5CD3" w:rsidRPr="0049233F" w:rsidRDefault="000E05CE">
      <w:pPr>
        <w:rPr>
          <w:lang w:val="fr-FR"/>
          <w:rPrChange w:id="2523" w:author="The Si Tran" w:date="2012-12-05T23:02:00Z">
            <w:rPr>
              <w:sz w:val="28"/>
              <w:szCs w:val="28"/>
              <w:lang w:val="fr-FR"/>
            </w:rPr>
          </w:rPrChange>
        </w:rPr>
      </w:pPr>
      <w:r w:rsidRPr="0049233F">
        <w:rPr>
          <w:lang w:val="fr-FR"/>
          <w:rPrChange w:id="2524"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25" w:author="The Si Tran" w:date="2012-12-05T23:02:00Z">
            <w:rPr>
              <w:rFonts w:cs="Arial"/>
              <w:b/>
              <w:bCs/>
              <w:iCs/>
              <w:sz w:val="28"/>
              <w:szCs w:val="28"/>
              <w:lang w:val="fr-FR"/>
            </w:rPr>
          </w:rPrChange>
        </w:rPr>
        <w:t>xu hướng (trend), chu kỳ (cyclical), mùa (seasonal), bất quy tắc</w:t>
      </w:r>
      <w:ins w:id="2526" w:author="The Si Tran" w:date="2012-12-05T23:48:00Z">
        <w:r w:rsidR="005B11DB">
          <w:rPr>
            <w:lang w:val="fr-FR"/>
          </w:rPr>
          <w:t xml:space="preserve"> </w:t>
        </w:r>
      </w:ins>
      <w:r w:rsidR="005E5CD3" w:rsidRPr="0049233F">
        <w:rPr>
          <w:lang w:val="fr-FR"/>
          <w:rPrChange w:id="2527"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28" w:author="The Si Tran" w:date="2012-12-14T07:28:00Z">
            <w:rPr>
              <w:sz w:val="28"/>
              <w:szCs w:val="28"/>
              <w:lang w:val="fr-FR"/>
            </w:rPr>
          </w:rPrChange>
        </w:rPr>
        <w:pPrChange w:id="2529" w:author="The Si Tran" w:date="2012-12-14T07:28:00Z">
          <w:pPr>
            <w:ind w:firstLine="540"/>
          </w:pPr>
        </w:pPrChange>
      </w:pPr>
      <w:r w:rsidRPr="00444FC1">
        <w:rPr>
          <w:b/>
          <w:lang w:val="fr-FR"/>
          <w:rPrChange w:id="2530" w:author="The Si Tran" w:date="2012-12-14T07:28:00Z">
            <w:rPr>
              <w:rFonts w:cs="Arial"/>
              <w:b/>
              <w:bCs/>
              <w:iCs/>
              <w:sz w:val="28"/>
              <w:szCs w:val="28"/>
              <w:lang w:val="fr-FR"/>
            </w:rPr>
          </w:rPrChange>
        </w:rPr>
        <w:t>Thành phần xu hướng</w:t>
      </w:r>
      <w:ins w:id="2531" w:author="The Si Tran" w:date="2012-12-05T23:48:00Z">
        <w:r w:rsidR="005B11DB" w:rsidRPr="00444FC1">
          <w:rPr>
            <w:b/>
            <w:lang w:val="fr-FR"/>
            <w:rPrChange w:id="2532" w:author="The Si Tran" w:date="2012-12-14T07:28:00Z">
              <w:rPr>
                <w:lang w:val="fr-FR"/>
              </w:rPr>
            </w:rPrChange>
          </w:rPr>
          <w:t xml:space="preserve"> </w:t>
        </w:r>
      </w:ins>
      <w:r w:rsidRPr="00444FC1">
        <w:rPr>
          <w:b/>
          <w:lang w:val="fr-FR"/>
          <w:rPrChange w:id="2533"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534" w:author="The Si Tran" w:date="2012-12-14T04:38:00Z"/>
          <w:lang w:val="fr-FR"/>
          <w:rPrChange w:id="2535" w:author="The Si Tran" w:date="2012-12-05T23:02:00Z">
            <w:rPr>
              <w:del w:id="2536" w:author="The Si Tran" w:date="2012-12-14T04:38:00Z"/>
              <w:sz w:val="28"/>
              <w:szCs w:val="28"/>
              <w:lang w:val="fr-FR"/>
            </w:rPr>
          </w:rPrChange>
        </w:rPr>
        <w:pPrChange w:id="2537" w:author="The Si Tran" w:date="2012-12-16T10:09:00Z">
          <w:pPr>
            <w:ind w:firstLine="540"/>
          </w:pPr>
        </w:pPrChange>
      </w:pPr>
      <w:r w:rsidRPr="0049233F">
        <w:rPr>
          <w:lang w:val="fr-FR"/>
          <w:rPrChange w:id="2538"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39" w:author="The Si Tran" w:date="2012-12-05T23:02:00Z">
            <w:rPr>
              <w:rFonts w:cs="Arial"/>
              <w:b/>
              <w:bCs/>
              <w:iCs/>
              <w:sz w:val="28"/>
              <w:szCs w:val="28"/>
              <w:lang w:val="fr-FR"/>
            </w:rPr>
          </w:rPrChange>
        </w:rPr>
        <w:t>ột giai đoạn dài hạn nào đó [1]</w:t>
      </w:r>
      <w:r w:rsidRPr="0049233F">
        <w:rPr>
          <w:lang w:val="fr-FR"/>
          <w:rPrChange w:id="2540" w:author="The Si Tran" w:date="2012-12-05T23:02:00Z">
            <w:rPr>
              <w:rFonts w:cs="Arial"/>
              <w:b/>
              <w:bCs/>
              <w:iCs/>
              <w:sz w:val="28"/>
              <w:szCs w:val="28"/>
              <w:lang w:val="fr-FR"/>
            </w:rPr>
          </w:rPrChange>
        </w:rPr>
        <w:t xml:space="preserve">. Nếu một chuỗi thời gian có </w:t>
      </w:r>
      <w:r w:rsidR="002702C6" w:rsidRPr="0049233F">
        <w:rPr>
          <w:lang w:val="fr-FR"/>
          <w:rPrChange w:id="2541" w:author="The Si Tran" w:date="2012-12-05T23:02:00Z">
            <w:rPr>
              <w:rFonts w:cs="Arial"/>
              <w:b/>
              <w:bCs/>
              <w:iCs/>
              <w:sz w:val="28"/>
              <w:szCs w:val="28"/>
              <w:lang w:val="fr-FR"/>
            </w:rPr>
          </w:rPrChange>
        </w:rPr>
        <w:t xml:space="preserve">chứa </w:t>
      </w:r>
      <w:r w:rsidRPr="0049233F">
        <w:rPr>
          <w:lang w:val="fr-FR"/>
          <w:rPrChange w:id="2542"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543" w:author="The Si Tran" w:date="2012-12-05T23:02:00Z">
            <w:rPr>
              <w:rFonts w:cs="Arial"/>
              <w:b/>
              <w:bCs/>
              <w:iCs/>
              <w:sz w:val="28"/>
              <w:szCs w:val="28"/>
              <w:lang w:val="fr-FR"/>
            </w:rPr>
          </w:rPrChange>
        </w:rPr>
        <w:lastRenderedPageBreak/>
        <w:t>lên.</w:t>
      </w:r>
      <w:r w:rsidR="000E05CE" w:rsidRPr="0049233F">
        <w:rPr>
          <w:lang w:val="fr-FR"/>
          <w:rPrChange w:id="2544" w:author="The Si Tran" w:date="2012-12-05T23:02:00Z">
            <w:rPr>
              <w:rFonts w:cs="Arial"/>
              <w:b/>
              <w:bCs/>
              <w:iCs/>
              <w:sz w:val="28"/>
              <w:szCs w:val="28"/>
              <w:lang w:val="fr-FR"/>
            </w:rPr>
          </w:rPrChange>
        </w:rPr>
        <w:t xml:space="preserve"> Hình </w:t>
      </w:r>
      <w:ins w:id="2545" w:author="The Si Tran" w:date="2012-12-14T04:29:00Z">
        <w:r w:rsidR="007F6AD1">
          <w:rPr>
            <w:lang w:val="fr-FR"/>
          </w:rPr>
          <w:t>2.5</w:t>
        </w:r>
      </w:ins>
      <w:del w:id="2546" w:author="The Si Tran" w:date="2012-12-14T04:29:00Z">
        <w:r w:rsidR="000E05CE" w:rsidRPr="0049233F" w:rsidDel="007F6AD1">
          <w:rPr>
            <w:lang w:val="fr-FR"/>
            <w:rPrChange w:id="2547" w:author="The Si Tran" w:date="2012-12-05T23:02:00Z">
              <w:rPr>
                <w:rFonts w:cs="Arial"/>
                <w:b/>
                <w:bCs/>
                <w:iCs/>
                <w:sz w:val="28"/>
                <w:szCs w:val="28"/>
                <w:lang w:val="fr-FR"/>
              </w:rPr>
            </w:rPrChange>
          </w:rPr>
          <w:delText>3</w:delText>
        </w:r>
      </w:del>
      <w:r w:rsidR="000E05CE" w:rsidRPr="0049233F">
        <w:rPr>
          <w:lang w:val="fr-FR"/>
          <w:rPrChange w:id="2548" w:author="The Si Tran" w:date="2012-12-05T23:02:00Z">
            <w:rPr>
              <w:rFonts w:cs="Arial"/>
              <w:b/>
              <w:bCs/>
              <w:iCs/>
              <w:sz w:val="28"/>
              <w:szCs w:val="28"/>
              <w:lang w:val="fr-FR"/>
            </w:rPr>
          </w:rPrChange>
        </w:rPr>
        <w:t xml:space="preserve"> và </w:t>
      </w:r>
      <w:ins w:id="2549" w:author="The Si Tran" w:date="2012-12-14T04:29:00Z">
        <w:r w:rsidR="007F6AD1">
          <w:rPr>
            <w:lang w:val="fr-FR"/>
          </w:rPr>
          <w:t>2.6</w:t>
        </w:r>
      </w:ins>
      <w:del w:id="2550" w:author="The Si Tran" w:date="2012-12-14T04:29:00Z">
        <w:r w:rsidR="000E05CE" w:rsidRPr="0049233F" w:rsidDel="007F6AD1">
          <w:rPr>
            <w:lang w:val="fr-FR"/>
            <w:rPrChange w:id="2551" w:author="The Si Tran" w:date="2012-12-05T23:02:00Z">
              <w:rPr>
                <w:rFonts w:cs="Arial"/>
                <w:b/>
                <w:bCs/>
                <w:iCs/>
                <w:sz w:val="28"/>
                <w:szCs w:val="28"/>
                <w:lang w:val="fr-FR"/>
              </w:rPr>
            </w:rPrChange>
          </w:rPr>
          <w:delText>4</w:delText>
        </w:r>
      </w:del>
      <w:r w:rsidR="000E05CE" w:rsidRPr="0049233F">
        <w:rPr>
          <w:lang w:val="fr-FR"/>
          <w:rPrChange w:id="2552" w:author="The Si Tran" w:date="2012-12-05T23:02:00Z">
            <w:rPr>
              <w:rFonts w:cs="Arial"/>
              <w:b/>
              <w:bCs/>
              <w:iCs/>
              <w:sz w:val="28"/>
              <w:szCs w:val="28"/>
              <w:lang w:val="fr-FR"/>
            </w:rPr>
          </w:rPrChange>
        </w:rPr>
        <w:t xml:space="preserve"> là một minh họa </w:t>
      </w:r>
      <w:r w:rsidRPr="0049233F">
        <w:rPr>
          <w:lang w:val="fr-FR"/>
          <w:rPrChange w:id="2553"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554"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555" w:author="The Si Tran" w:date="2012-12-05T23:02:00Z">
            <w:rPr>
              <w:sz w:val="28"/>
              <w:szCs w:val="28"/>
              <w:lang w:val="fr-FR"/>
            </w:rPr>
          </w:rPrChange>
        </w:rPr>
      </w:pPr>
    </w:p>
    <w:p w14:paraId="397695C3" w14:textId="77777777" w:rsidR="005E5CD3" w:rsidDel="00B14D71" w:rsidRDefault="005E5CD3">
      <w:pPr>
        <w:pStyle w:val="Canhgiua"/>
        <w:rPr>
          <w:del w:id="2556" w:author="The Si Tran" w:date="2012-12-11T23:19:00Z"/>
          <w:lang w:val="fr-FR"/>
        </w:rPr>
        <w:pPrChange w:id="2557" w:author="The Si Tran" w:date="2012-12-16T16:58:00Z">
          <w:pPr/>
        </w:pPrChange>
      </w:pPr>
      <w:r w:rsidRPr="0049233F">
        <w:rPr>
          <w:noProof/>
          <w:rPrChange w:id="2558" w:author="Unknown">
            <w:rPr>
              <w:noProof/>
              <w:sz w:val="28"/>
              <w:szCs w:val="28"/>
            </w:rPr>
          </w:rPrChange>
        </w:rPr>
        <w:drawing>
          <wp:inline distT="0" distB="0" distL="0" distR="0" wp14:anchorId="1ABE0FFF" wp14:editId="148E32AE">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559" w:author="The Si Tran" w:date="2012-12-11T23:19:00Z"/>
          <w:lang w:val="fr-FR"/>
          <w:rPrChange w:id="2560" w:author="The Si Tran" w:date="2012-12-05T23:02:00Z">
            <w:rPr>
              <w:del w:id="2561" w:author="The Si Tran" w:date="2012-12-11T23:19:00Z"/>
              <w:sz w:val="28"/>
              <w:szCs w:val="28"/>
              <w:lang w:val="fr-FR"/>
            </w:rPr>
          </w:rPrChange>
        </w:rPr>
        <w:pPrChange w:id="2562" w:author="The Si Tran" w:date="2012-12-16T16:58:00Z">
          <w:pPr/>
        </w:pPrChange>
      </w:pPr>
    </w:p>
    <w:p w14:paraId="0EB2DAD1" w14:textId="77777777" w:rsidR="005E5CD3" w:rsidRPr="0049233F" w:rsidRDefault="005E5CD3">
      <w:pPr>
        <w:pStyle w:val="Canhgiua"/>
        <w:rPr>
          <w:lang w:val="fr-FR"/>
          <w:rPrChange w:id="2563" w:author="The Si Tran" w:date="2012-12-05T23:02:00Z">
            <w:rPr>
              <w:sz w:val="28"/>
              <w:szCs w:val="28"/>
              <w:lang w:val="fr-FR"/>
            </w:rPr>
          </w:rPrChange>
        </w:rPr>
        <w:pPrChange w:id="2564" w:author="The Si Tran" w:date="2012-12-16T16:58:00Z">
          <w:pPr/>
        </w:pPrChange>
      </w:pPr>
    </w:p>
    <w:p w14:paraId="7E81300E" w14:textId="52AFD164" w:rsidR="005E5CD3" w:rsidRPr="00032D83" w:rsidDel="00B14D71" w:rsidRDefault="005E5CD3">
      <w:pPr>
        <w:pStyle w:val="Hinh"/>
        <w:rPr>
          <w:del w:id="2565" w:author="The Si Tran" w:date="2012-12-14T04:39:00Z"/>
        </w:rPr>
        <w:pPrChange w:id="2566" w:author="The Si Tran" w:date="2012-12-16T16:58:00Z">
          <w:pPr/>
        </w:pPrChange>
      </w:pPr>
      <w:bookmarkStart w:id="2567" w:name="_Toc312142077"/>
      <w:bookmarkStart w:id="2568" w:name="_Toc343029952"/>
      <w:bookmarkStart w:id="2569" w:name="_Toc343660650"/>
      <w:r w:rsidRPr="00BA1F80">
        <w:rPr>
          <w:rPrChange w:id="2570" w:author="The Si Tran" w:date="2012-12-16T16:58:00Z">
            <w:rPr>
              <w:sz w:val="28"/>
              <w:szCs w:val="28"/>
              <w:lang w:val="fr-FR"/>
            </w:rPr>
          </w:rPrChange>
        </w:rPr>
        <w:t xml:space="preserve">Hình </w:t>
      </w:r>
      <w:del w:id="2571" w:author="The Si Tran" w:date="2012-12-11T23:18:00Z">
        <w:r w:rsidRPr="00BA1F80" w:rsidDel="00D9284D">
          <w:rPr>
            <w:rPrChange w:id="2572" w:author="The Si Tran" w:date="2012-12-16T16:58:00Z">
              <w:rPr>
                <w:sz w:val="28"/>
                <w:szCs w:val="28"/>
              </w:rPr>
            </w:rPrChange>
          </w:rPr>
          <w:fldChar w:fldCharType="begin"/>
        </w:r>
        <w:r w:rsidRPr="00BA1F80" w:rsidDel="00D9284D">
          <w:rPr>
            <w:rPrChange w:id="2573" w:author="The Si Tran" w:date="2012-12-16T16:58:00Z">
              <w:rPr>
                <w:sz w:val="28"/>
                <w:szCs w:val="28"/>
                <w:lang w:val="fr-FR"/>
              </w:rPr>
            </w:rPrChange>
          </w:rPr>
          <w:delInstrText xml:space="preserve"> SEQ Hình \* ARABIC </w:delInstrText>
        </w:r>
        <w:r w:rsidRPr="00BA1F80" w:rsidDel="00D9284D">
          <w:rPr>
            <w:rPrChange w:id="2574" w:author="The Si Tran" w:date="2012-12-16T16:58:00Z">
              <w:rPr>
                <w:sz w:val="28"/>
                <w:szCs w:val="28"/>
              </w:rPr>
            </w:rPrChange>
          </w:rPr>
          <w:fldChar w:fldCharType="separate"/>
        </w:r>
        <w:r w:rsidRPr="00BA1F80" w:rsidDel="00D9284D">
          <w:rPr>
            <w:rPrChange w:id="2575" w:author="The Si Tran" w:date="2012-12-16T16:58:00Z">
              <w:rPr>
                <w:noProof/>
                <w:sz w:val="28"/>
                <w:szCs w:val="28"/>
                <w:lang w:val="fr-FR"/>
              </w:rPr>
            </w:rPrChange>
          </w:rPr>
          <w:delText>3</w:delText>
        </w:r>
        <w:r w:rsidRPr="00BA1F80" w:rsidDel="00D9284D">
          <w:rPr>
            <w:rPrChange w:id="2576" w:author="The Si Tran" w:date="2012-12-16T16:58:00Z">
              <w:rPr>
                <w:sz w:val="28"/>
                <w:szCs w:val="28"/>
              </w:rPr>
            </w:rPrChange>
          </w:rPr>
          <w:fldChar w:fldCharType="end"/>
        </w:r>
        <w:r w:rsidRPr="00BA1F80" w:rsidDel="00D9284D">
          <w:rPr>
            <w:rPrChange w:id="2577" w:author="The Si Tran" w:date="2012-12-16T16:58:00Z">
              <w:rPr>
                <w:sz w:val="28"/>
                <w:szCs w:val="28"/>
                <w:lang w:val="fr-FR"/>
              </w:rPr>
            </w:rPrChange>
          </w:rPr>
          <w:delText xml:space="preserve"> </w:delText>
        </w:r>
      </w:del>
      <w:ins w:id="2578" w:author="The Si Tran" w:date="2012-12-11T23:18:00Z">
        <w:r w:rsidR="00D9284D" w:rsidRPr="00032D83">
          <w:t>2.</w:t>
        </w:r>
        <w:r w:rsidR="007F6AD1" w:rsidRPr="006D6C8D">
          <w:t>5:</w:t>
        </w:r>
        <w:r w:rsidR="00D9284D" w:rsidRPr="00BA1F80">
          <w:rPr>
            <w:rPrChange w:id="2579" w:author="The Si Tran" w:date="2012-12-16T16:58:00Z">
              <w:rPr>
                <w:sz w:val="28"/>
                <w:szCs w:val="28"/>
                <w:lang w:val="fr-FR"/>
              </w:rPr>
            </w:rPrChange>
          </w:rPr>
          <w:t xml:space="preserve"> </w:t>
        </w:r>
      </w:ins>
      <w:r w:rsidRPr="00BA1F80">
        <w:rPr>
          <w:rPrChange w:id="2580" w:author="The Si Tran" w:date="2012-12-16T16:58:00Z">
            <w:rPr>
              <w:sz w:val="28"/>
              <w:szCs w:val="28"/>
              <w:lang w:val="fr-FR"/>
            </w:rPr>
          </w:rPrChange>
        </w:rPr>
        <w:t>Độ tăng nhiệt độ trung bình hàng năm từ 1856 đến 2005</w:t>
      </w:r>
      <w:bookmarkEnd w:id="2567"/>
      <w:bookmarkEnd w:id="2568"/>
      <w:bookmarkEnd w:id="2569"/>
    </w:p>
    <w:p w14:paraId="3D1D88C4" w14:textId="77777777" w:rsidR="00B14D71" w:rsidRPr="00D9284D" w:rsidRDefault="00B14D71">
      <w:pPr>
        <w:pStyle w:val="Hinh"/>
        <w:rPr>
          <w:ins w:id="2581" w:author="The Si Tran" w:date="2012-12-14T04:39:00Z"/>
          <w:rPrChange w:id="2582" w:author="The Si Tran" w:date="2012-12-11T23:18:00Z">
            <w:rPr>
              <w:ins w:id="2583" w:author="The Si Tran" w:date="2012-12-14T04:39:00Z"/>
              <w:sz w:val="28"/>
              <w:szCs w:val="28"/>
              <w:lang w:val="fr-FR"/>
            </w:rPr>
          </w:rPrChange>
        </w:rPr>
        <w:pPrChange w:id="2584" w:author="The Si Tran" w:date="2012-12-16T16:58:00Z">
          <w:pPr>
            <w:pStyle w:val="Caption"/>
            <w:ind w:firstLine="540"/>
          </w:pPr>
        </w:pPrChange>
      </w:pPr>
    </w:p>
    <w:p w14:paraId="31148E76" w14:textId="77777777" w:rsidR="005E5CD3" w:rsidRPr="0049233F" w:rsidDel="00B14D71" w:rsidRDefault="005E5CD3">
      <w:pPr>
        <w:pStyle w:val="Hinh"/>
        <w:rPr>
          <w:del w:id="2585" w:author="The Si Tran" w:date="2012-12-14T04:39:00Z"/>
          <w:lang w:val="fr-FR"/>
          <w:rPrChange w:id="2586" w:author="The Si Tran" w:date="2012-12-05T23:02:00Z">
            <w:rPr>
              <w:del w:id="2587" w:author="The Si Tran" w:date="2012-12-14T04:39:00Z"/>
              <w:sz w:val="28"/>
              <w:szCs w:val="28"/>
              <w:lang w:val="fr-FR"/>
            </w:rPr>
          </w:rPrChange>
        </w:rPr>
        <w:pPrChange w:id="2588" w:author="The Si Tran" w:date="2012-12-16T10:10:00Z">
          <w:pPr/>
        </w:pPrChange>
      </w:pPr>
    </w:p>
    <w:p w14:paraId="7CAA14BD" w14:textId="77777777" w:rsidR="005E5CD3" w:rsidRPr="0049233F" w:rsidRDefault="005E5CD3">
      <w:pPr>
        <w:pStyle w:val="Hinh"/>
        <w:rPr>
          <w:lang w:val="fr-FR"/>
          <w:rPrChange w:id="2589" w:author="The Si Tran" w:date="2012-12-05T23:02:00Z">
            <w:rPr>
              <w:sz w:val="28"/>
              <w:szCs w:val="28"/>
              <w:lang w:val="fr-FR"/>
            </w:rPr>
          </w:rPrChange>
        </w:rPr>
        <w:pPrChange w:id="2590" w:author="The Si Tran" w:date="2012-12-16T10:10:00Z">
          <w:pPr/>
        </w:pPrChange>
      </w:pPr>
    </w:p>
    <w:p w14:paraId="23EA88A1" w14:textId="77777777" w:rsidR="005E5CD3" w:rsidRPr="0049233F" w:rsidRDefault="005E5CD3">
      <w:pPr>
        <w:pStyle w:val="Canhgiua"/>
        <w:rPr>
          <w:lang w:val="fr-FR"/>
          <w:rPrChange w:id="2591" w:author="The Si Tran" w:date="2012-12-05T23:02:00Z">
            <w:rPr>
              <w:sz w:val="28"/>
              <w:szCs w:val="28"/>
              <w:lang w:val="fr-FR"/>
            </w:rPr>
          </w:rPrChange>
        </w:rPr>
        <w:pPrChange w:id="2592" w:author="The Si Tran" w:date="2012-12-16T10:43:00Z">
          <w:pPr/>
        </w:pPrChange>
      </w:pPr>
      <w:r w:rsidRPr="0049233F">
        <w:rPr>
          <w:noProof/>
          <w:rPrChange w:id="2593" w:author="Unknown">
            <w:rPr>
              <w:b/>
              <w:bCs/>
              <w:noProof/>
              <w:sz w:val="28"/>
              <w:szCs w:val="28"/>
            </w:rPr>
          </w:rPrChange>
        </w:rPr>
        <w:drawing>
          <wp:inline distT="0" distB="0" distL="0" distR="0" wp14:anchorId="1089E5D1" wp14:editId="2E3AF110">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594" w:author="The Si Tran" w:date="2012-12-11T23:21:00Z"/>
          <w:lang w:val="fr-FR"/>
        </w:rPr>
        <w:pPrChange w:id="2595" w:author="The Si Tran" w:date="2012-12-16T10:10:00Z">
          <w:pPr/>
        </w:pPrChange>
      </w:pPr>
      <w:bookmarkStart w:id="2596" w:name="_Toc312142078"/>
      <w:bookmarkStart w:id="2597" w:name="_Toc343029953"/>
      <w:bookmarkStart w:id="2598" w:name="_Toc343660651"/>
      <w:r w:rsidRPr="0049233F">
        <w:rPr>
          <w:lang w:val="fr-FR"/>
          <w:rPrChange w:id="2599" w:author="The Si Tran" w:date="2012-12-05T23:02:00Z">
            <w:rPr>
              <w:sz w:val="28"/>
              <w:szCs w:val="28"/>
              <w:lang w:val="fr-FR"/>
            </w:rPr>
          </w:rPrChange>
        </w:rPr>
        <w:t xml:space="preserve">Hình </w:t>
      </w:r>
      <w:del w:id="2600" w:author="The Si Tran" w:date="2012-12-11T23:21:00Z">
        <w:r w:rsidRPr="0049233F" w:rsidDel="00F9196F">
          <w:rPr>
            <w:rPrChange w:id="2601" w:author="The Si Tran" w:date="2012-12-05T23:02:00Z">
              <w:rPr>
                <w:sz w:val="28"/>
                <w:szCs w:val="28"/>
              </w:rPr>
            </w:rPrChange>
          </w:rPr>
          <w:fldChar w:fldCharType="begin"/>
        </w:r>
        <w:r w:rsidRPr="0049233F" w:rsidDel="00F9196F">
          <w:rPr>
            <w:lang w:val="fr-FR"/>
            <w:rPrChange w:id="2602" w:author="The Si Tran" w:date="2012-12-05T23:02:00Z">
              <w:rPr>
                <w:sz w:val="28"/>
                <w:szCs w:val="28"/>
                <w:lang w:val="fr-FR"/>
              </w:rPr>
            </w:rPrChange>
          </w:rPr>
          <w:delInstrText xml:space="preserve"> SEQ Hình \* ARABIC </w:delInstrText>
        </w:r>
        <w:r w:rsidRPr="0049233F" w:rsidDel="00F9196F">
          <w:rPr>
            <w:rPrChange w:id="2603" w:author="The Si Tran" w:date="2012-12-05T23:02:00Z">
              <w:rPr>
                <w:sz w:val="28"/>
                <w:szCs w:val="28"/>
              </w:rPr>
            </w:rPrChange>
          </w:rPr>
          <w:fldChar w:fldCharType="separate"/>
        </w:r>
        <w:r w:rsidRPr="0049233F" w:rsidDel="00F9196F">
          <w:rPr>
            <w:noProof/>
            <w:lang w:val="fr-FR"/>
            <w:rPrChange w:id="2604" w:author="The Si Tran" w:date="2012-12-05T23:02:00Z">
              <w:rPr>
                <w:noProof/>
                <w:sz w:val="28"/>
                <w:szCs w:val="28"/>
                <w:lang w:val="fr-FR"/>
              </w:rPr>
            </w:rPrChange>
          </w:rPr>
          <w:delText>4</w:delText>
        </w:r>
        <w:r w:rsidRPr="0049233F" w:rsidDel="00F9196F">
          <w:rPr>
            <w:rPrChange w:id="2605" w:author="The Si Tran" w:date="2012-12-05T23:02:00Z">
              <w:rPr>
                <w:sz w:val="28"/>
                <w:szCs w:val="28"/>
              </w:rPr>
            </w:rPrChange>
          </w:rPr>
          <w:fldChar w:fldCharType="end"/>
        </w:r>
        <w:r w:rsidRPr="0049233F" w:rsidDel="00F9196F">
          <w:rPr>
            <w:lang w:val="fr-FR"/>
            <w:rPrChange w:id="2606" w:author="The Si Tran" w:date="2012-12-05T23:02:00Z">
              <w:rPr>
                <w:sz w:val="28"/>
                <w:szCs w:val="28"/>
                <w:lang w:val="fr-FR"/>
              </w:rPr>
            </w:rPrChange>
          </w:rPr>
          <w:delText xml:space="preserve"> </w:delText>
        </w:r>
      </w:del>
      <w:ins w:id="2607" w:author="The Si Tran" w:date="2012-12-11T23:21:00Z">
        <w:r w:rsidR="00F9196F">
          <w:t>2.</w:t>
        </w:r>
        <w:r w:rsidR="007F6AD1">
          <w:t>6:</w:t>
        </w:r>
        <w:r w:rsidR="00F9196F" w:rsidRPr="0049233F">
          <w:rPr>
            <w:lang w:val="fr-FR"/>
            <w:rPrChange w:id="2608" w:author="The Si Tran" w:date="2012-12-05T23:02:00Z">
              <w:rPr>
                <w:sz w:val="28"/>
                <w:szCs w:val="28"/>
                <w:lang w:val="fr-FR"/>
              </w:rPr>
            </w:rPrChange>
          </w:rPr>
          <w:t xml:space="preserve"> </w:t>
        </w:r>
      </w:ins>
      <w:r w:rsidRPr="00444FC1">
        <w:rPr>
          <w:lang w:val="fr-FR"/>
          <w:rPrChange w:id="2609" w:author="The Si Tran" w:date="2012-12-14T07:28:00Z">
            <w:rPr>
              <w:sz w:val="28"/>
              <w:szCs w:val="28"/>
              <w:lang w:val="fr-FR"/>
            </w:rPr>
          </w:rPrChange>
        </w:rPr>
        <w:t>Hàm tự tương quan của chuỗi tăng nhiệt độ trung bình hàng năm từ 1856 đến 2005</w:t>
      </w:r>
      <w:bookmarkEnd w:id="2598"/>
      <w:del w:id="2610" w:author="The Si Tran" w:date="2012-12-11T23:21:00Z">
        <w:r w:rsidRPr="00F9196F" w:rsidDel="00CF6224">
          <w:rPr>
            <w:lang w:val="fr-FR"/>
            <w:rPrChange w:id="2611" w:author="The Si Tran" w:date="2012-12-11T23:20:00Z">
              <w:rPr>
                <w:sz w:val="28"/>
                <w:szCs w:val="28"/>
                <w:lang w:val="fr-FR"/>
              </w:rPr>
            </w:rPrChange>
          </w:rPr>
          <w:delText>.</w:delText>
        </w:r>
        <w:bookmarkEnd w:id="2596"/>
        <w:bookmarkEnd w:id="2597"/>
      </w:del>
    </w:p>
    <w:p w14:paraId="4209720A" w14:textId="77777777" w:rsidR="00CF6224" w:rsidRPr="0049233F" w:rsidRDefault="00CF6224">
      <w:pPr>
        <w:pStyle w:val="Hinh"/>
        <w:rPr>
          <w:ins w:id="2612" w:author="The Si Tran" w:date="2012-12-11T23:21:00Z"/>
          <w:lang w:val="fr-FR"/>
          <w:rPrChange w:id="2613" w:author="The Si Tran" w:date="2012-12-05T23:02:00Z">
            <w:rPr>
              <w:ins w:id="2614" w:author="The Si Tran" w:date="2012-12-11T23:21:00Z"/>
              <w:sz w:val="28"/>
              <w:szCs w:val="28"/>
              <w:lang w:val="fr-FR"/>
            </w:rPr>
          </w:rPrChange>
        </w:rPr>
        <w:pPrChange w:id="2615" w:author="The Si Tran" w:date="2012-12-16T10:10:00Z">
          <w:pPr>
            <w:pStyle w:val="Caption"/>
            <w:ind w:firstLine="540"/>
          </w:pPr>
        </w:pPrChange>
      </w:pPr>
    </w:p>
    <w:p w14:paraId="7F68B947" w14:textId="77777777" w:rsidR="005E5CD3" w:rsidRPr="0049233F" w:rsidDel="00B14D71" w:rsidRDefault="005E5CD3">
      <w:pPr>
        <w:pStyle w:val="Hinh"/>
        <w:rPr>
          <w:del w:id="2616" w:author="The Si Tran" w:date="2012-12-14T04:39:00Z"/>
          <w:b/>
          <w:lang w:val="fr-FR"/>
          <w:rPrChange w:id="2617" w:author="The Si Tran" w:date="2012-12-05T23:02:00Z">
            <w:rPr>
              <w:del w:id="2618" w:author="The Si Tran" w:date="2012-12-14T04:39:00Z"/>
              <w:sz w:val="28"/>
              <w:szCs w:val="28"/>
              <w:lang w:val="fr-FR"/>
            </w:rPr>
          </w:rPrChange>
        </w:rPr>
        <w:pPrChange w:id="2619" w:author="The Si Tran" w:date="2012-12-11T23:21:00Z">
          <w:pPr/>
        </w:pPrChange>
      </w:pPr>
    </w:p>
    <w:p w14:paraId="6F98DC37" w14:textId="77777777" w:rsidR="000E05CE" w:rsidDel="00444FC1" w:rsidRDefault="000E05CE">
      <w:pPr>
        <w:rPr>
          <w:del w:id="2620" w:author="The Si Tran" w:date="2012-12-14T07:29:00Z"/>
          <w:szCs w:val="26"/>
          <w:lang w:val="fr-FR"/>
        </w:rPr>
        <w:pPrChange w:id="2621" w:author="The Si Tran" w:date="2012-12-14T07:29:00Z">
          <w:pPr>
            <w:ind w:firstLine="720"/>
          </w:pPr>
        </w:pPrChange>
      </w:pPr>
      <w:del w:id="2622" w:author="The Si Tran" w:date="2012-12-14T07:29:00Z">
        <w:r w:rsidRPr="0049233F" w:rsidDel="00444FC1">
          <w:rPr>
            <w:lang w:val="fr-FR"/>
            <w:rPrChange w:id="2623" w:author="The Si Tran" w:date="2012-12-05T23:02:00Z">
              <w:rPr>
                <w:sz w:val="28"/>
                <w:szCs w:val="28"/>
                <w:lang w:val="fr-FR"/>
              </w:rPr>
            </w:rPrChange>
          </w:rPr>
          <w:tab/>
        </w:r>
      </w:del>
      <w:r w:rsidRPr="0049233F">
        <w:rPr>
          <w:lang w:val="fr-FR"/>
          <w:rPrChange w:id="2624" w:author="The Si Tran" w:date="2012-12-05T23:02:00Z">
            <w:rPr>
              <w:sz w:val="28"/>
              <w:szCs w:val="28"/>
              <w:lang w:val="fr-FR"/>
            </w:rPr>
          </w:rPrChange>
        </w:rPr>
        <w:t>Chuỗi thời gian tĩnh (stationary time series) là chuỗi thời gian có trung bình và phương sai độc lập với thời gian</w:t>
      </w:r>
      <w:del w:id="2625" w:author="The Si Tran" w:date="2012-12-16T21:05:00Z">
        <w:r w:rsidRPr="0049233F" w:rsidDel="006D7A41">
          <w:rPr>
            <w:lang w:val="fr-FR"/>
            <w:rPrChange w:id="2626" w:author="The Si Tran" w:date="2012-12-05T23:02:00Z">
              <w:rPr>
                <w:sz w:val="28"/>
                <w:szCs w:val="28"/>
                <w:lang w:val="fr-FR"/>
              </w:rPr>
            </w:rPrChange>
          </w:rPr>
          <w:delText xml:space="preserve"> </w:delText>
        </w:r>
      </w:del>
      <w:r w:rsidRPr="0049233F">
        <w:rPr>
          <w:lang w:val="fr-FR"/>
          <w:rPrChange w:id="2627" w:author="The Si Tran" w:date="2012-12-05T23:02:00Z">
            <w:rPr>
              <w:sz w:val="28"/>
              <w:szCs w:val="28"/>
              <w:lang w:val="fr-FR"/>
            </w:rPr>
          </w:rPrChange>
        </w:rPr>
        <w:fldChar w:fldCharType="begin"/>
      </w:r>
      <w:r w:rsidRPr="0049233F">
        <w:rPr>
          <w:lang w:val="fr-FR"/>
          <w:rPrChange w:id="2628"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29" w:author="The Si Tran" w:date="2012-12-05T23:02:00Z">
            <w:rPr>
              <w:sz w:val="28"/>
              <w:szCs w:val="28"/>
              <w:lang w:val="fr-FR"/>
            </w:rPr>
          </w:rPrChange>
        </w:rPr>
        <w:fldChar w:fldCharType="end"/>
      </w:r>
      <w:r w:rsidRPr="0049233F">
        <w:rPr>
          <w:lang w:val="fr-FR"/>
          <w:rPrChange w:id="2630" w:author="The Si Tran" w:date="2012-12-05T23:02:00Z">
            <w:rPr>
              <w:sz w:val="28"/>
              <w:szCs w:val="28"/>
              <w:lang w:val="fr-FR"/>
            </w:rPr>
          </w:rPrChange>
        </w:rPr>
        <w:t xml:space="preserve">. Có nghĩa rằng, </w:t>
      </w:r>
      <w:del w:id="2631" w:author="The Si Tran" w:date="2012-12-14T07:29:00Z">
        <w:r w:rsidRPr="0049233F" w:rsidDel="00444FC1">
          <w:rPr>
            <w:lang w:val="fr-FR"/>
            <w:rPrChange w:id="2632" w:author="The Si Tran" w:date="2012-12-05T23:02:00Z">
              <w:rPr>
                <w:sz w:val="28"/>
                <w:szCs w:val="28"/>
                <w:lang w:val="fr-FR"/>
              </w:rPr>
            </w:rPrChange>
          </w:rPr>
          <w:delText xml:space="preserve"> </w:delText>
        </w:r>
      </w:del>
      <w:r w:rsidRPr="0049233F">
        <w:rPr>
          <w:lang w:val="fr-FR"/>
          <w:rPrChange w:id="2633"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34" w:author="The Si Tran" w:date="2012-12-14T07:29:00Z"/>
          <w:lang w:val="fr-FR"/>
          <w:rPrChange w:id="2635" w:author="The Si Tran" w:date="2012-12-05T23:02:00Z">
            <w:rPr>
              <w:ins w:id="2636" w:author="The Si Tran" w:date="2012-12-14T07:29:00Z"/>
              <w:sz w:val="28"/>
              <w:szCs w:val="28"/>
              <w:lang w:val="fr-FR"/>
            </w:rPr>
          </w:rPrChange>
        </w:rPr>
      </w:pPr>
    </w:p>
    <w:p w14:paraId="56451AE5" w14:textId="77777777" w:rsidR="00024E93" w:rsidRPr="0049233F" w:rsidRDefault="00024E93">
      <w:pPr>
        <w:rPr>
          <w:szCs w:val="26"/>
          <w:lang w:val="fr-FR"/>
          <w:rPrChange w:id="2637" w:author="The Si Tran" w:date="2012-12-05T23:02:00Z">
            <w:rPr>
              <w:sz w:val="28"/>
              <w:szCs w:val="28"/>
              <w:lang w:val="fr-FR"/>
            </w:rPr>
          </w:rPrChange>
        </w:rPr>
        <w:pPrChange w:id="2638" w:author="The Si Tran" w:date="2012-12-14T07:29:00Z">
          <w:pPr>
            <w:ind w:firstLine="720"/>
          </w:pPr>
        </w:pPrChange>
      </w:pPr>
      <w:r w:rsidRPr="0049233F">
        <w:rPr>
          <w:szCs w:val="26"/>
          <w:lang w:val="fr-FR"/>
          <w:rPrChange w:id="2639"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40" w:author="The Si Tran" w:date="2012-12-05T23:02:00Z">
            <w:rPr>
              <w:sz w:val="28"/>
              <w:szCs w:val="28"/>
              <w:lang w:val="fr-FR"/>
            </w:rPr>
          </w:rPrChange>
        </w:rPr>
      </w:pPr>
      <w:r w:rsidRPr="0049233F">
        <w:rPr>
          <w:b/>
          <w:szCs w:val="26"/>
          <w:lang w:val="fr-FR"/>
          <w:rPrChange w:id="2641" w:author="The Si Tran" w:date="2012-12-05T23:02:00Z">
            <w:rPr>
              <w:b/>
              <w:sz w:val="28"/>
              <w:szCs w:val="28"/>
              <w:lang w:val="fr-FR"/>
            </w:rPr>
          </w:rPrChange>
        </w:rPr>
        <w:lastRenderedPageBreak/>
        <w:t xml:space="preserve">Định </w:t>
      </w:r>
      <w:ins w:id="2642" w:author="The Si Tran" w:date="2012-12-16T21:05:00Z">
        <w:r w:rsidR="006D7A41">
          <w:rPr>
            <w:b/>
            <w:szCs w:val="26"/>
            <w:lang w:val="fr-FR"/>
          </w:rPr>
          <w:t>n</w:t>
        </w:r>
      </w:ins>
      <w:del w:id="2643" w:author="The Si Tran" w:date="2012-12-16T21:05:00Z">
        <w:r w:rsidRPr="0049233F" w:rsidDel="006D7A41">
          <w:rPr>
            <w:b/>
            <w:szCs w:val="26"/>
            <w:lang w:val="fr-FR"/>
            <w:rPrChange w:id="2644" w:author="The Si Tran" w:date="2012-12-05T23:02:00Z">
              <w:rPr>
                <w:b/>
                <w:sz w:val="28"/>
                <w:szCs w:val="28"/>
                <w:lang w:val="fr-FR"/>
              </w:rPr>
            </w:rPrChange>
          </w:rPr>
          <w:delText>N</w:delText>
        </w:r>
      </w:del>
      <w:r w:rsidRPr="0049233F">
        <w:rPr>
          <w:b/>
          <w:szCs w:val="26"/>
          <w:lang w:val="fr-FR"/>
          <w:rPrChange w:id="2645" w:author="The Si Tran" w:date="2012-12-05T23:02:00Z">
            <w:rPr>
              <w:b/>
              <w:sz w:val="28"/>
              <w:szCs w:val="28"/>
              <w:lang w:val="fr-FR"/>
            </w:rPr>
          </w:rPrChange>
        </w:rPr>
        <w:t>ghĩa :</w:t>
      </w:r>
      <w:r w:rsidRPr="0049233F">
        <w:rPr>
          <w:szCs w:val="26"/>
          <w:lang w:val="fr-FR"/>
          <w:rPrChange w:id="2646" w:author="The Si Tran" w:date="2012-12-05T23:02:00Z">
            <w:rPr>
              <w:sz w:val="28"/>
              <w:szCs w:val="28"/>
              <w:lang w:val="fr-FR"/>
            </w:rPr>
          </w:rPrChange>
        </w:rPr>
        <w:t xml:space="preserve"> Một chuỗi thời gian </w:t>
      </w:r>
      <m:oMath>
        <m:d>
          <m:dPr>
            <m:begChr m:val="{"/>
            <m:endChr m:val="}"/>
            <m:ctrlPr>
              <w:ins w:id="2647" w:author="The Si Tran" w:date="2012-12-05T23:48:00Z">
                <w:rPr>
                  <w:rFonts w:ascii="Cambria Math" w:hAnsi="Cambria Math"/>
                  <w:i/>
                  <w:szCs w:val="26"/>
                  <w:lang w:val="fr-FR"/>
                </w:rPr>
              </w:ins>
            </m:ctrlPr>
          </m:dPr>
          <m:e>
            <m:sSub>
              <m:sSubPr>
                <m:ctrlPr>
                  <w:ins w:id="2648" w:author="The Si Tran" w:date="2012-12-05T23:48:00Z">
                    <w:rPr>
                      <w:rFonts w:ascii="Cambria Math" w:hAnsi="Cambria Math"/>
                      <w:i/>
                      <w:szCs w:val="26"/>
                      <w:lang w:val="fr-FR"/>
                    </w:rPr>
                  </w:ins>
                </m:ctrlPr>
              </m:sSubPr>
              <m:e>
                <w:ins w:id="2649" w:author="The Si Tran" w:date="2012-12-05T23:48:00Z">
                  <m:r>
                    <w:rPr>
                      <w:rFonts w:ascii="Cambria Math" w:hAnsi="Cambria Math"/>
                      <w:szCs w:val="26"/>
                      <w:lang w:val="fr-FR"/>
                    </w:rPr>
                    <m:t>X</m:t>
                  </m:r>
                </w:ins>
              </m:e>
              <m:sub>
                <w:ins w:id="2650" w:author="The Si Tran" w:date="2012-12-05T23:48:00Z">
                  <m:r>
                    <w:rPr>
                      <w:rFonts w:ascii="Cambria Math" w:hAnsi="Cambria Math"/>
                      <w:szCs w:val="26"/>
                      <w:lang w:val="fr-FR"/>
                    </w:rPr>
                    <m:t>t</m:t>
                  </m:r>
                </w:ins>
              </m:sub>
            </m:sSub>
          </m:e>
        </m:d>
      </m:oMath>
      <w:del w:id="2651" w:author="The Si Tran" w:date="2012-12-05T23:48:00Z">
        <w:r w:rsidRPr="0049233F" w:rsidDel="005B11DB">
          <w:rPr>
            <w:szCs w:val="26"/>
            <w:lang w:val="fr-FR"/>
            <w:rPrChange w:id="2652" w:author="The Si Tran" w:date="2012-12-05T23:02:00Z">
              <w:rPr>
                <w:sz w:val="28"/>
                <w:szCs w:val="28"/>
                <w:lang w:val="fr-FR"/>
              </w:rPr>
            </w:rPrChange>
          </w:rPr>
          <w:delText>{X</w:delText>
        </w:r>
        <w:r w:rsidRPr="0049233F" w:rsidDel="005B11DB">
          <w:rPr>
            <w:szCs w:val="26"/>
            <w:vertAlign w:val="subscript"/>
            <w:lang w:val="fr-FR"/>
            <w:rPrChange w:id="2653" w:author="The Si Tran" w:date="2012-12-05T23:02:00Z">
              <w:rPr>
                <w:sz w:val="28"/>
                <w:szCs w:val="28"/>
                <w:vertAlign w:val="subscript"/>
                <w:lang w:val="fr-FR"/>
              </w:rPr>
            </w:rPrChange>
          </w:rPr>
          <w:delText>t</w:delText>
        </w:r>
        <w:r w:rsidRPr="0049233F" w:rsidDel="005B11DB">
          <w:rPr>
            <w:szCs w:val="26"/>
            <w:lang w:val="fr-FR"/>
            <w:rPrChange w:id="2654" w:author="The Si Tran" w:date="2012-12-05T23:02:00Z">
              <w:rPr>
                <w:sz w:val="28"/>
                <w:szCs w:val="28"/>
                <w:lang w:val="fr-FR"/>
              </w:rPr>
            </w:rPrChange>
          </w:rPr>
          <w:delText>}</w:delText>
        </w:r>
      </w:del>
      <w:r w:rsidRPr="0049233F">
        <w:rPr>
          <w:szCs w:val="26"/>
          <w:lang w:val="fr-FR"/>
          <w:rPrChange w:id="2655" w:author="The Si Tran" w:date="2012-12-05T23:02:00Z">
            <w:rPr>
              <w:sz w:val="28"/>
              <w:szCs w:val="28"/>
              <w:lang w:val="fr-FR"/>
            </w:rPr>
          </w:rPrChange>
        </w:rPr>
        <w:t xml:space="preserve"> có tính chất tĩnh hay gọi là chuỗi thời gian tĩnh nếu nó thỏa mãn hai tính chất sau</w:t>
      </w:r>
      <w:ins w:id="2656" w:author="The Si Tran" w:date="2012-12-16T21:05:00Z">
        <w:r w:rsidR="006D7A41">
          <w:rPr>
            <w:szCs w:val="26"/>
            <w:lang w:val="fr-FR"/>
          </w:rPr>
          <w:t>:</w:t>
        </w:r>
      </w:ins>
      <w:del w:id="2657" w:author="The Si Tran" w:date="2012-12-16T21:05:00Z">
        <w:r w:rsidRPr="0049233F" w:rsidDel="006D7A41">
          <w:rPr>
            <w:szCs w:val="26"/>
            <w:lang w:val="fr-FR"/>
            <w:rPrChange w:id="2658"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659" w:author="The Si Tran" w:date="2012-12-05T23:02:00Z">
            <w:rPr>
              <w:sz w:val="28"/>
              <w:szCs w:val="28"/>
              <w:lang w:val="fr-FR"/>
            </w:rPr>
          </w:rPrChange>
        </w:rPr>
      </w:pPr>
      <w:r w:rsidRPr="0049233F">
        <w:rPr>
          <w:szCs w:val="26"/>
          <w:lang w:val="fr-FR"/>
          <w:rPrChange w:id="2660" w:author="The Si Tran" w:date="2012-12-05T23:02:00Z">
            <w:rPr>
              <w:sz w:val="28"/>
              <w:szCs w:val="28"/>
              <w:lang w:val="fr-FR"/>
            </w:rPr>
          </w:rPrChange>
        </w:rPr>
        <w:t xml:space="preserve">         (1) </w:t>
      </w:r>
      <w:ins w:id="2661"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662" w:author="The Si Tran" w:date="2012-12-05T23:49:00Z">
        <m:oMath>
          <m:r>
            <w:rPr>
              <w:rFonts w:ascii="Cambria Math" w:hAnsi="Cambria Math"/>
              <w:szCs w:val="26"/>
              <w:lang w:val="fr-FR"/>
            </w:rPr>
            <m:t>=μ ∀t</m:t>
          </m:r>
        </m:oMath>
      </w:ins>
      <w:r w:rsidRPr="0049233F">
        <w:rPr>
          <w:szCs w:val="26"/>
          <w:lang w:val="fr-FR"/>
          <w:rPrChange w:id="2663" w:author="The Si Tran" w:date="2012-12-05T23:02:00Z">
            <w:rPr>
              <w:sz w:val="28"/>
              <w:szCs w:val="28"/>
              <w:lang w:val="fr-FR"/>
            </w:rPr>
          </w:rPrChange>
        </w:rPr>
        <w:t xml:space="preserve"> </w:t>
      </w:r>
      <w:del w:id="2664" w:author="The Si Tran" w:date="2012-12-05T23:49:00Z">
        <w:r w:rsidRPr="00082976" w:rsidDel="00CB56EB">
          <w:rPr>
            <w:position w:val="-12"/>
            <w:szCs w:val="26"/>
            <w:lang w:val="fr-FR"/>
          </w:rPr>
          <w:object w:dxaOrig="1400" w:dyaOrig="360" w14:anchorId="29CEAC57">
            <v:shape id="_x0000_i1038" type="#_x0000_t75" style="width:90pt;height:24.75pt" o:ole="">
              <v:imagedata r:id="rId42" o:title=""/>
            </v:shape>
            <o:OLEObject Type="Embed" ProgID="Equation.DSMT4" ShapeID="_x0000_i1038" DrawAspect="Content" ObjectID="_1417414639" r:id="rId43"/>
          </w:object>
        </w:r>
      </w:del>
    </w:p>
    <w:p w14:paraId="54AF470B" w14:textId="77777777" w:rsidR="00024E93" w:rsidRPr="0049233F" w:rsidRDefault="00024E93" w:rsidP="00024E93">
      <w:pPr>
        <w:rPr>
          <w:szCs w:val="26"/>
          <w:lang w:val="fr-FR"/>
          <w:rPrChange w:id="2665" w:author="The Si Tran" w:date="2012-12-05T23:02:00Z">
            <w:rPr>
              <w:sz w:val="28"/>
              <w:szCs w:val="28"/>
              <w:lang w:val="fr-FR"/>
            </w:rPr>
          </w:rPrChange>
        </w:rPr>
      </w:pPr>
      <w:r w:rsidRPr="0049233F">
        <w:rPr>
          <w:szCs w:val="26"/>
          <w:lang w:val="fr-FR"/>
          <w:rPrChange w:id="2666" w:author="The Si Tran" w:date="2012-12-05T23:02:00Z">
            <w:rPr>
              <w:sz w:val="28"/>
              <w:szCs w:val="28"/>
              <w:lang w:val="fr-FR"/>
            </w:rPr>
          </w:rPrChange>
        </w:rPr>
        <w:t xml:space="preserve">         (2)</w:t>
      </w:r>
      <w:del w:id="2667" w:author="The Si Tran" w:date="2012-12-05T23:51:00Z">
        <w:r w:rsidRPr="0049233F" w:rsidDel="00187396">
          <w:rPr>
            <w:szCs w:val="26"/>
            <w:lang w:val="fr-FR"/>
            <w:rPrChange w:id="2668" w:author="The Si Tran" w:date="2012-12-05T23:02:00Z">
              <w:rPr>
                <w:sz w:val="28"/>
                <w:szCs w:val="28"/>
                <w:lang w:val="fr-FR"/>
              </w:rPr>
            </w:rPrChange>
          </w:rPr>
          <w:delText xml:space="preserve"> </w:delText>
        </w:r>
        <w:r w:rsidRPr="0049233F" w:rsidDel="00623920">
          <w:rPr>
            <w:szCs w:val="26"/>
            <w:lang w:val="fr-FR"/>
            <w:rPrChange w:id="2669" w:author="The Si Tran" w:date="2012-12-05T23:02:00Z">
              <w:rPr>
                <w:sz w:val="28"/>
                <w:szCs w:val="28"/>
                <w:lang w:val="fr-FR"/>
              </w:rPr>
            </w:rPrChange>
          </w:rPr>
          <w:delText xml:space="preserve"> </w:delText>
        </w:r>
      </w:del>
      <w:r w:rsidRPr="0049233F">
        <w:rPr>
          <w:szCs w:val="26"/>
          <w:lang w:val="fr-FR"/>
          <w:rPrChange w:id="2670" w:author="The Si Tran" w:date="2012-12-05T23:02:00Z">
            <w:rPr>
              <w:sz w:val="28"/>
              <w:szCs w:val="28"/>
              <w:lang w:val="fr-FR"/>
            </w:rPr>
          </w:rPrChange>
        </w:rPr>
        <w:t xml:space="preserve"> </w:t>
      </w:r>
      <w:ins w:id="2671"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672" w:author="The Si Tran" w:date="2012-12-05T23:51:00Z">
        <w:r w:rsidRPr="00082976" w:rsidDel="003019D0">
          <w:rPr>
            <w:position w:val="-12"/>
            <w:szCs w:val="26"/>
            <w:lang w:val="fr-FR"/>
          </w:rPr>
          <w:object w:dxaOrig="2200" w:dyaOrig="360" w14:anchorId="78B648E3">
            <v:shape id="_x0000_i1039" type="#_x0000_t75" style="width:168.75pt;height:28.5pt" o:ole="">
              <v:imagedata r:id="rId44" o:title=""/>
            </v:shape>
            <o:OLEObject Type="Embed" ProgID="Equation.DSMT4" ShapeID="_x0000_i1039" DrawAspect="Content" ObjectID="_1417414640" r:id="rId45"/>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414641" r:id="rId46"/>
        </w:object>
      </w:r>
    </w:p>
    <w:p w14:paraId="634558FF" w14:textId="65831145" w:rsidR="00AC34B6" w:rsidRPr="0049233F" w:rsidRDefault="00024E93">
      <w:pPr>
        <w:rPr>
          <w:lang w:val="fr-FR"/>
          <w:rPrChange w:id="2673" w:author="The Si Tran" w:date="2012-12-05T23:02:00Z">
            <w:rPr>
              <w:sz w:val="28"/>
              <w:szCs w:val="28"/>
              <w:lang w:val="fr-FR"/>
            </w:rPr>
          </w:rPrChange>
        </w:rPr>
      </w:pPr>
      <w:del w:id="2674" w:author="The Si Tran" w:date="2012-12-16T16:59:00Z">
        <w:r w:rsidRPr="0049233F" w:rsidDel="00C5193F">
          <w:rPr>
            <w:lang w:val="fr-FR"/>
            <w:rPrChange w:id="2675" w:author="The Si Tran" w:date="2012-12-05T23:02:00Z">
              <w:rPr>
                <w:sz w:val="28"/>
                <w:szCs w:val="28"/>
                <w:lang w:val="fr-FR"/>
              </w:rPr>
            </w:rPrChange>
          </w:rPr>
          <w:tab/>
        </w:r>
      </w:del>
      <w:r w:rsidRPr="0049233F">
        <w:rPr>
          <w:lang w:val="fr-FR"/>
          <w:rPrChange w:id="2676" w:author="The Si Tran" w:date="2012-12-05T23:02:00Z">
            <w:rPr>
              <w:sz w:val="28"/>
              <w:szCs w:val="28"/>
              <w:lang w:val="fr-FR"/>
            </w:rPr>
          </w:rPrChange>
        </w:rPr>
        <w:t xml:space="preserve">Ngược lại, một chuỗi thời gian có chứa thành phần </w:t>
      </w:r>
      <w:del w:id="2677" w:author="The Si Tran" w:date="2012-12-16T21:10:00Z">
        <w:r w:rsidRPr="0049233F" w:rsidDel="006D7A41">
          <w:rPr>
            <w:lang w:val="fr-FR"/>
            <w:rPrChange w:id="2678" w:author="The Si Tran" w:date="2012-12-05T23:02:00Z">
              <w:rPr>
                <w:sz w:val="28"/>
                <w:szCs w:val="28"/>
                <w:lang w:val="fr-FR"/>
              </w:rPr>
            </w:rPrChange>
          </w:rPr>
          <w:delText xml:space="preserve">mùa </w:delText>
        </w:r>
      </w:del>
      <w:ins w:id="2679" w:author="The Si Tran" w:date="2012-12-16T21:10:00Z">
        <w:r w:rsidR="006D7A41">
          <w:rPr>
            <w:lang w:val="fr-FR"/>
          </w:rPr>
          <w:t>xu hướng</w:t>
        </w:r>
        <w:r w:rsidR="006D7A41" w:rsidRPr="0049233F">
          <w:rPr>
            <w:lang w:val="fr-FR"/>
            <w:rPrChange w:id="2680" w:author="The Si Tran" w:date="2012-12-05T23:02:00Z">
              <w:rPr>
                <w:sz w:val="28"/>
                <w:szCs w:val="28"/>
                <w:lang w:val="fr-FR"/>
              </w:rPr>
            </w:rPrChange>
          </w:rPr>
          <w:t xml:space="preserve"> </w:t>
        </w:r>
      </w:ins>
      <w:r w:rsidRPr="0049233F">
        <w:rPr>
          <w:lang w:val="fr-FR"/>
          <w:rPrChange w:id="2681"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682" w:author="The Si Tran" w:date="2012-12-05T23:02:00Z">
            <w:rPr>
              <w:sz w:val="28"/>
              <w:szCs w:val="28"/>
              <w:lang w:val="fr-FR"/>
            </w:rPr>
          </w:rPrChange>
        </w:rPr>
        <w:pPrChange w:id="2683" w:author="The Si Tran" w:date="2012-12-16T10:25:00Z">
          <w:pPr/>
        </w:pPrChange>
      </w:pPr>
      <w:r w:rsidRPr="0049233F">
        <w:rPr>
          <w:noProof/>
          <w:rPrChange w:id="2684" w:author="Unknown">
            <w:rPr>
              <w:noProof/>
              <w:sz w:val="28"/>
              <w:szCs w:val="28"/>
            </w:rPr>
          </w:rPrChange>
        </w:rPr>
        <w:drawing>
          <wp:inline distT="0" distB="0" distL="0" distR="0" wp14:anchorId="08C0265F" wp14:editId="263EC0F7">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685" w:author="The Si Tran" w:date="2012-12-05T23:02:00Z">
            <w:rPr>
              <w:sz w:val="28"/>
              <w:szCs w:val="28"/>
              <w:lang w:val="fr-FR"/>
            </w:rPr>
          </w:rPrChange>
        </w:rPr>
      </w:pPr>
      <w:r w:rsidRPr="0049233F">
        <w:rPr>
          <w:szCs w:val="26"/>
          <w:lang w:val="fr-FR"/>
          <w:rPrChange w:id="2686"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687" w:author="The Si Tran" w:date="2012-12-05T23:02:00Z">
            <w:rPr>
              <w:sz w:val="28"/>
              <w:szCs w:val="28"/>
              <w:lang w:val="fr-FR"/>
            </w:rPr>
          </w:rPrChange>
        </w:rPr>
        <w:pPrChange w:id="2688" w:author="The Si Tran" w:date="2012-12-16T10:26:00Z">
          <w:pPr/>
        </w:pPrChange>
      </w:pPr>
      <w:r w:rsidRPr="0049233F">
        <w:rPr>
          <w:lang w:val="fr-FR"/>
          <w:rPrChange w:id="2689" w:author="The Si Tran" w:date="2012-12-05T23:02:00Z">
            <w:rPr>
              <w:sz w:val="28"/>
              <w:szCs w:val="28"/>
              <w:lang w:val="fr-FR"/>
            </w:rPr>
          </w:rPrChange>
        </w:rPr>
        <w:t xml:space="preserve">   </w:t>
      </w:r>
      <w:r w:rsidRPr="0049233F">
        <w:rPr>
          <w:noProof/>
          <w:rPrChange w:id="2690" w:author="Unknown">
            <w:rPr>
              <w:noProof/>
              <w:sz w:val="28"/>
              <w:szCs w:val="28"/>
            </w:rPr>
          </w:rPrChange>
        </w:rPr>
        <w:drawing>
          <wp:inline distT="0" distB="0" distL="0" distR="0" wp14:anchorId="08084898" wp14:editId="507D8884">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691" w:author="The Si Tran" w:date="2012-12-05T23:02:00Z">
            <w:rPr>
              <w:sz w:val="28"/>
              <w:szCs w:val="28"/>
              <w:lang w:val="fr-FR"/>
            </w:rPr>
          </w:rPrChange>
        </w:rPr>
      </w:pPr>
      <w:r w:rsidRPr="0049233F">
        <w:rPr>
          <w:szCs w:val="26"/>
          <w:lang w:val="fr-FR"/>
          <w:rPrChange w:id="2692"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693" w:author="The Si Tran" w:date="2012-12-05T23:02:00Z">
            <w:rPr>
              <w:sz w:val="28"/>
              <w:szCs w:val="28"/>
              <w:lang w:val="fr-FR"/>
            </w:rPr>
          </w:rPrChange>
        </w:rPr>
        <w:pPrChange w:id="2694" w:author="The Si Tran" w:date="2012-12-16T10:10:00Z">
          <w:pPr>
            <w:pStyle w:val="Caption"/>
            <w:ind w:firstLine="540"/>
          </w:pPr>
        </w:pPrChange>
      </w:pPr>
      <w:r w:rsidRPr="0049233F">
        <w:rPr>
          <w:lang w:val="fr-FR"/>
          <w:rPrChange w:id="2695" w:author="The Si Tran" w:date="2012-12-05T23:02:00Z">
            <w:rPr>
              <w:b w:val="0"/>
              <w:sz w:val="28"/>
              <w:szCs w:val="28"/>
              <w:lang w:val="fr-FR"/>
            </w:rPr>
          </w:rPrChange>
        </w:rPr>
        <w:t xml:space="preserve">    </w:t>
      </w:r>
      <w:bookmarkStart w:id="2696" w:name="_Toc312142080"/>
      <w:bookmarkStart w:id="2697" w:name="_Toc343029954"/>
      <w:bookmarkStart w:id="2698" w:name="_Toc343660652"/>
      <w:r w:rsidRPr="0049233F">
        <w:rPr>
          <w:lang w:val="fr-FR"/>
          <w:rPrChange w:id="2699" w:author="The Si Tran" w:date="2012-12-05T23:02:00Z">
            <w:rPr>
              <w:b w:val="0"/>
              <w:sz w:val="32"/>
              <w:szCs w:val="32"/>
              <w:lang w:val="fr-FR"/>
            </w:rPr>
          </w:rPrChange>
        </w:rPr>
        <w:t xml:space="preserve">Hình </w:t>
      </w:r>
      <w:del w:id="2700" w:author="The Si Tran" w:date="2012-12-11T23:21:00Z">
        <w:r w:rsidRPr="0049233F" w:rsidDel="004F02C0">
          <w:rPr>
            <w:rPrChange w:id="2701" w:author="The Si Tran" w:date="2012-12-05T23:02:00Z">
              <w:rPr>
                <w:b w:val="0"/>
                <w:sz w:val="32"/>
                <w:szCs w:val="32"/>
              </w:rPr>
            </w:rPrChange>
          </w:rPr>
          <w:fldChar w:fldCharType="begin"/>
        </w:r>
        <w:r w:rsidRPr="0049233F" w:rsidDel="004F02C0">
          <w:rPr>
            <w:lang w:val="fr-FR"/>
            <w:rPrChange w:id="2702" w:author="The Si Tran" w:date="2012-12-05T23:02:00Z">
              <w:rPr>
                <w:b w:val="0"/>
                <w:sz w:val="32"/>
                <w:szCs w:val="32"/>
                <w:lang w:val="fr-FR"/>
              </w:rPr>
            </w:rPrChange>
          </w:rPr>
          <w:delInstrText xml:space="preserve"> SEQ Hình \* ARABIC </w:delInstrText>
        </w:r>
        <w:r w:rsidRPr="0049233F" w:rsidDel="004F02C0">
          <w:rPr>
            <w:rPrChange w:id="2703" w:author="The Si Tran" w:date="2012-12-05T23:02:00Z">
              <w:rPr>
                <w:b w:val="0"/>
                <w:sz w:val="32"/>
                <w:szCs w:val="32"/>
              </w:rPr>
            </w:rPrChange>
          </w:rPr>
          <w:fldChar w:fldCharType="separate"/>
        </w:r>
        <w:r w:rsidRPr="0049233F" w:rsidDel="004F02C0">
          <w:rPr>
            <w:noProof/>
            <w:lang w:val="fr-FR"/>
            <w:rPrChange w:id="2704" w:author="The Si Tran" w:date="2012-12-05T23:02:00Z">
              <w:rPr>
                <w:b w:val="0"/>
                <w:noProof/>
                <w:sz w:val="32"/>
                <w:szCs w:val="32"/>
                <w:lang w:val="fr-FR"/>
              </w:rPr>
            </w:rPrChange>
          </w:rPr>
          <w:delText>6</w:delText>
        </w:r>
        <w:r w:rsidRPr="0049233F" w:rsidDel="004F02C0">
          <w:rPr>
            <w:rPrChange w:id="2705" w:author="The Si Tran" w:date="2012-12-05T23:02:00Z">
              <w:rPr>
                <w:b w:val="0"/>
                <w:sz w:val="32"/>
                <w:szCs w:val="32"/>
              </w:rPr>
            </w:rPrChange>
          </w:rPr>
          <w:fldChar w:fldCharType="end"/>
        </w:r>
        <w:r w:rsidRPr="0049233F" w:rsidDel="004F02C0">
          <w:rPr>
            <w:lang w:val="fr-FR"/>
            <w:rPrChange w:id="2706" w:author="The Si Tran" w:date="2012-12-05T23:02:00Z">
              <w:rPr>
                <w:b w:val="0"/>
                <w:sz w:val="28"/>
                <w:szCs w:val="28"/>
                <w:lang w:val="fr-FR"/>
              </w:rPr>
            </w:rPrChange>
          </w:rPr>
          <w:delText xml:space="preserve"> </w:delText>
        </w:r>
      </w:del>
      <w:ins w:id="2707" w:author="The Si Tran" w:date="2012-12-11T23:21:00Z">
        <w:r w:rsidR="004F02C0">
          <w:t>2.</w:t>
        </w:r>
        <w:r w:rsidR="00B14D71">
          <w:t>7</w:t>
        </w:r>
        <w:r w:rsidR="004F02C0" w:rsidRPr="0049233F">
          <w:rPr>
            <w:lang w:val="fr-FR"/>
            <w:rPrChange w:id="2708" w:author="The Si Tran" w:date="2012-12-05T23:02:00Z">
              <w:rPr>
                <w:b w:val="0"/>
                <w:sz w:val="28"/>
                <w:szCs w:val="28"/>
                <w:lang w:val="fr-FR"/>
              </w:rPr>
            </w:rPrChange>
          </w:rPr>
          <w:t xml:space="preserve"> </w:t>
        </w:r>
      </w:ins>
      <w:r w:rsidRPr="004F02C0">
        <w:rPr>
          <w:lang w:val="fr-FR"/>
          <w:rPrChange w:id="2709" w:author="The Si Tran" w:date="2012-12-11T23:21:00Z">
            <w:rPr>
              <w:b w:val="0"/>
              <w:sz w:val="28"/>
              <w:szCs w:val="28"/>
              <w:lang w:val="fr-FR"/>
            </w:rPr>
          </w:rPrChange>
        </w:rPr>
        <w:t>(a)</w:t>
      </w:r>
      <w:r w:rsidRPr="0049233F">
        <w:rPr>
          <w:lang w:val="fr-FR"/>
          <w:rPrChange w:id="2710" w:author="The Si Tran" w:date="2012-12-05T23:02:00Z">
            <w:rPr>
              <w:b w:val="0"/>
              <w:sz w:val="28"/>
              <w:szCs w:val="28"/>
              <w:lang w:val="fr-FR"/>
            </w:rPr>
          </w:rPrChange>
        </w:rPr>
        <w:t xml:space="preserve"> </w:t>
      </w:r>
      <w:r w:rsidRPr="004F02C0">
        <w:rPr>
          <w:lang w:val="fr-FR"/>
          <w:rPrChange w:id="2711" w:author="The Si Tran" w:date="2012-12-11T23:21:00Z">
            <w:rPr>
              <w:b w:val="0"/>
              <w:sz w:val="28"/>
              <w:szCs w:val="28"/>
              <w:lang w:val="fr-FR"/>
            </w:rPr>
          </w:rPrChange>
        </w:rPr>
        <w:t>Chuỗi thời gian tĩnh, (b) chuỗi thời gian không tĩnh.</w:t>
      </w:r>
      <w:bookmarkEnd w:id="2696"/>
      <w:bookmarkEnd w:id="2697"/>
      <w:bookmarkEnd w:id="2698"/>
    </w:p>
    <w:p w14:paraId="787DB4BD" w14:textId="77777777" w:rsidR="00AC34B6" w:rsidRPr="0049233F" w:rsidRDefault="00AC34B6" w:rsidP="005E5CD3">
      <w:pPr>
        <w:rPr>
          <w:szCs w:val="26"/>
          <w:lang w:val="fr-FR"/>
          <w:rPrChange w:id="2712" w:author="The Si Tran" w:date="2012-12-05T23:02:00Z">
            <w:rPr>
              <w:sz w:val="28"/>
              <w:szCs w:val="28"/>
              <w:lang w:val="fr-FR"/>
            </w:rPr>
          </w:rPrChange>
        </w:rPr>
      </w:pPr>
      <w:r w:rsidRPr="0049233F">
        <w:rPr>
          <w:szCs w:val="26"/>
          <w:lang w:val="fr-FR"/>
          <w:rPrChange w:id="2713" w:author="The Si Tran" w:date="2012-12-05T23:02:00Z">
            <w:rPr>
              <w:b/>
              <w:bCs/>
              <w:sz w:val="28"/>
              <w:szCs w:val="28"/>
              <w:lang w:val="fr-FR"/>
            </w:rPr>
          </w:rPrChange>
        </w:rPr>
        <w:tab/>
      </w:r>
    </w:p>
    <w:p w14:paraId="098BB42B" w14:textId="06DC6B39" w:rsidR="00AC34B6" w:rsidRPr="0049233F" w:rsidRDefault="00AC34B6">
      <w:pPr>
        <w:rPr>
          <w:lang w:val="fr-FR"/>
          <w:rPrChange w:id="2714" w:author="The Si Tran" w:date="2012-12-05T23:02:00Z">
            <w:rPr>
              <w:sz w:val="28"/>
              <w:szCs w:val="28"/>
              <w:lang w:val="fr-FR"/>
            </w:rPr>
          </w:rPrChange>
        </w:rPr>
      </w:pPr>
      <w:del w:id="2715" w:author="The Si Tran" w:date="2012-12-16T16:59:00Z">
        <w:r w:rsidRPr="0049233F" w:rsidDel="00C5193F">
          <w:rPr>
            <w:lang w:val="fr-FR"/>
            <w:rPrChange w:id="2716" w:author="The Si Tran" w:date="2012-12-05T23:02:00Z">
              <w:rPr>
                <w:b/>
                <w:bCs/>
                <w:sz w:val="28"/>
                <w:szCs w:val="28"/>
                <w:lang w:val="fr-FR"/>
              </w:rPr>
            </w:rPrChange>
          </w:rPr>
          <w:tab/>
        </w:r>
      </w:del>
      <w:r w:rsidR="00B87EB5" w:rsidRPr="0049233F">
        <w:rPr>
          <w:lang w:val="fr-FR"/>
          <w:rPrChange w:id="2717" w:author="The Si Tran" w:date="2012-12-05T23:02:00Z">
            <w:rPr>
              <w:b/>
              <w:bCs/>
              <w:sz w:val="28"/>
              <w:szCs w:val="28"/>
              <w:lang w:val="fr-FR"/>
            </w:rPr>
          </w:rPrChange>
        </w:rPr>
        <w:t>C</w:t>
      </w:r>
      <w:r w:rsidRPr="0049233F">
        <w:rPr>
          <w:lang w:val="fr-FR"/>
          <w:rPrChange w:id="2718" w:author="The Si Tran" w:date="2012-12-05T23:02:00Z">
            <w:rPr>
              <w:b/>
              <w:bCs/>
              <w:sz w:val="28"/>
              <w:szCs w:val="28"/>
              <w:lang w:val="fr-FR"/>
            </w:rPr>
          </w:rPrChange>
        </w:rPr>
        <w:t xml:space="preserve">huỗi thời gian không tĩnh </w:t>
      </w:r>
      <w:r w:rsidR="00B87EB5" w:rsidRPr="0049233F">
        <w:rPr>
          <w:lang w:val="fr-FR"/>
          <w:rPrChange w:id="2719" w:author="The Si Tran" w:date="2012-12-05T23:02:00Z">
            <w:rPr>
              <w:b/>
              <w:bCs/>
              <w:sz w:val="28"/>
              <w:szCs w:val="28"/>
              <w:lang w:val="fr-FR"/>
            </w:rPr>
          </w:rPrChange>
        </w:rPr>
        <w:t xml:space="preserve">rất khó để biểu diễn </w:t>
      </w:r>
      <w:r w:rsidRPr="0049233F">
        <w:rPr>
          <w:lang w:val="fr-FR"/>
          <w:rPrChange w:id="2720" w:author="The Si Tran" w:date="2012-12-05T23:02:00Z">
            <w:rPr>
              <w:b/>
              <w:bCs/>
              <w:sz w:val="28"/>
              <w:szCs w:val="28"/>
              <w:lang w:val="fr-FR"/>
            </w:rPr>
          </w:rPrChange>
        </w:rPr>
        <w:t>bằng mô hình toán học</w:t>
      </w:r>
      <w:r w:rsidR="00B87EB5" w:rsidRPr="0049233F">
        <w:rPr>
          <w:lang w:val="fr-FR"/>
          <w:rPrChange w:id="2721" w:author="The Si Tran" w:date="2012-12-05T23:02:00Z">
            <w:rPr>
              <w:b/>
              <w:bCs/>
              <w:sz w:val="28"/>
              <w:szCs w:val="28"/>
              <w:lang w:val="fr-FR"/>
            </w:rPr>
          </w:rPrChange>
        </w:rPr>
        <w:t xml:space="preserve"> và thực hiên dự báo</w:t>
      </w:r>
      <w:del w:id="2722" w:author="The Si Tran" w:date="2012-12-16T21:09:00Z">
        <w:r w:rsidR="00B87EB5" w:rsidRPr="0049233F" w:rsidDel="006D7A41">
          <w:rPr>
            <w:lang w:val="fr-FR"/>
            <w:rPrChange w:id="2723" w:author="The Si Tran" w:date="2012-12-05T23:02:00Z">
              <w:rPr>
                <w:b/>
                <w:bCs/>
                <w:sz w:val="28"/>
                <w:szCs w:val="28"/>
                <w:lang w:val="fr-FR"/>
              </w:rPr>
            </w:rPrChange>
          </w:rPr>
          <w:delText xml:space="preserve"> </w:delText>
        </w:r>
      </w:del>
      <w:r w:rsidR="00B87EB5" w:rsidRPr="0049233F">
        <w:rPr>
          <w:lang w:val="fr-FR"/>
          <w:rPrChange w:id="2724" w:author="The Si Tran" w:date="2012-12-05T23:02:00Z">
            <w:rPr>
              <w:b/>
              <w:bCs/>
              <w:sz w:val="28"/>
              <w:szCs w:val="28"/>
              <w:lang w:val="fr-FR"/>
            </w:rPr>
          </w:rPrChange>
        </w:rPr>
        <w:fldChar w:fldCharType="begin"/>
      </w:r>
      <w:r w:rsidR="00B87EB5" w:rsidRPr="0049233F">
        <w:rPr>
          <w:lang w:val="fr-FR"/>
          <w:rPrChange w:id="2725"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26" w:author="The Si Tran" w:date="2012-12-05T23:02:00Z">
            <w:rPr>
              <w:b/>
              <w:bCs/>
              <w:sz w:val="28"/>
              <w:szCs w:val="28"/>
              <w:lang w:val="fr-FR"/>
            </w:rPr>
          </w:rPrChange>
        </w:rPr>
        <w:fldChar w:fldCharType="end"/>
      </w:r>
      <w:r w:rsidR="00B87EB5" w:rsidRPr="0049233F">
        <w:rPr>
          <w:lang w:val="fr-FR"/>
          <w:rPrChange w:id="2727" w:author="The Si Tran" w:date="2012-12-05T23:02:00Z">
            <w:rPr>
              <w:b/>
              <w:bCs/>
              <w:sz w:val="28"/>
              <w:szCs w:val="28"/>
              <w:lang w:val="fr-FR"/>
            </w:rPr>
          </w:rPrChange>
        </w:rPr>
        <w:t>. Tuy nhiên,</w:t>
      </w:r>
      <w:r w:rsidRPr="0049233F">
        <w:rPr>
          <w:lang w:val="fr-FR"/>
          <w:rPrChange w:id="2728" w:author="The Si Tran" w:date="2012-12-05T23:02:00Z">
            <w:rPr>
              <w:b/>
              <w:bCs/>
              <w:sz w:val="28"/>
              <w:szCs w:val="28"/>
              <w:lang w:val="fr-FR"/>
            </w:rPr>
          </w:rPrChange>
        </w:rPr>
        <w:t xml:space="preserve"> </w:t>
      </w:r>
      <w:r w:rsidR="00B87EB5" w:rsidRPr="0049233F">
        <w:rPr>
          <w:lang w:val="fr-FR"/>
          <w:rPrChange w:id="2729"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30"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31" w:author="The Si Tran" w:date="2012-12-05T23:02:00Z">
            <w:rPr>
              <w:b/>
              <w:bCs/>
              <w:sz w:val="28"/>
              <w:szCs w:val="28"/>
              <w:lang w:val="fr-FR"/>
            </w:rPr>
          </w:rPrChange>
        </w:rPr>
        <w:t xml:space="preserve">. </w:t>
      </w:r>
      <w:r w:rsidR="00B87EB5" w:rsidRPr="0049233F">
        <w:rPr>
          <w:lang w:val="fr-FR"/>
          <w:rPrChange w:id="2732" w:author="The Si Tran" w:date="2012-12-05T23:02:00Z">
            <w:rPr>
              <w:b/>
              <w:bCs/>
              <w:sz w:val="28"/>
              <w:szCs w:val="28"/>
              <w:lang w:val="fr-FR"/>
            </w:rPr>
          </w:rPrChange>
        </w:rPr>
        <w:lastRenderedPageBreak/>
        <w:t xml:space="preserve">Một trong những phương </w:t>
      </w:r>
      <w:r w:rsidR="000F1F6F" w:rsidRPr="0049233F">
        <w:rPr>
          <w:lang w:val="fr-FR"/>
          <w:rPrChange w:id="2733"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34" w:author="The Si Tran" w:date="2012-12-16T10:27:00Z"/>
          <w:lang w:val="fr-FR"/>
        </w:rPr>
      </w:pPr>
      <w:del w:id="2735" w:author="The Si Tran" w:date="2012-12-16T16:59:00Z">
        <w:r w:rsidRPr="0049233F" w:rsidDel="00C5193F">
          <w:rPr>
            <w:lang w:val="fr-FR"/>
            <w:rPrChange w:id="2736" w:author="The Si Tran" w:date="2012-12-05T23:02:00Z">
              <w:rPr>
                <w:b/>
                <w:bCs/>
                <w:sz w:val="28"/>
                <w:szCs w:val="28"/>
                <w:lang w:val="fr-FR"/>
              </w:rPr>
            </w:rPrChange>
          </w:rPr>
          <w:tab/>
        </w:r>
      </w:del>
      <w:r w:rsidR="003219CB" w:rsidRPr="0049233F">
        <w:rPr>
          <w:lang w:val="fr-FR"/>
          <w:rPrChange w:id="2737"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738" w:author="The Si Tran" w:date="2012-12-05T23:02:00Z">
            <w:rPr>
              <w:b/>
              <w:bCs/>
              <w:sz w:val="28"/>
              <w:szCs w:val="28"/>
              <w:lang w:val="fr-FR"/>
            </w:rPr>
          </w:rPrChange>
        </w:rPr>
        <w:t xml:space="preserve">tĩnh </w:t>
      </w:r>
      <m:oMath>
        <m:d>
          <m:dPr>
            <m:begChr m:val="{"/>
            <m:endChr m:val="}"/>
            <m:ctrlPr>
              <w:ins w:id="2739" w:author="The Si Tran" w:date="2012-12-05T23:52:00Z">
                <w:rPr>
                  <w:rFonts w:ascii="Cambria Math" w:hAnsi="Cambria Math"/>
                  <w:i/>
                  <w:lang w:val="fr-FR"/>
                </w:rPr>
              </w:ins>
            </m:ctrlPr>
          </m:dPr>
          <m:e>
            <w:proofErr w:type="gramEnd"/>
            <m:sSub>
              <m:sSubPr>
                <m:ctrlPr>
                  <w:ins w:id="2740" w:author="The Si Tran" w:date="2012-12-05T23:52:00Z">
                    <w:rPr>
                      <w:rFonts w:ascii="Cambria Math" w:hAnsi="Cambria Math"/>
                      <w:i/>
                      <w:lang w:val="fr-FR"/>
                    </w:rPr>
                  </w:ins>
                </m:ctrlPr>
              </m:sSubPr>
              <m:e>
                <w:ins w:id="2741" w:author="The Si Tran" w:date="2012-12-05T23:52:00Z">
                  <m:r>
                    <w:rPr>
                      <w:rFonts w:ascii="Cambria Math" w:hAnsi="Cambria Math"/>
                      <w:lang w:val="fr-FR"/>
                    </w:rPr>
                    <m:t>X</m:t>
                  </m:r>
                </w:ins>
              </m:e>
              <m:sub>
                <w:ins w:id="2742" w:author="The Si Tran" w:date="2012-12-05T23:52:00Z">
                  <m:r>
                    <w:rPr>
                      <w:rFonts w:ascii="Cambria Math" w:hAnsi="Cambria Math"/>
                      <w:lang w:val="fr-FR"/>
                    </w:rPr>
                    <m:t>t</m:t>
                  </m:r>
                </w:ins>
              </m:sub>
            </m:sSub>
          </m:e>
        </m:d>
      </m:oMath>
      <w:ins w:id="2743" w:author="The Si Tran" w:date="2012-12-05T23:52:00Z">
        <w:r w:rsidR="00623920" w:rsidRPr="00100B8E">
          <w:rPr>
            <w:lang w:val="fr-FR"/>
          </w:rPr>
          <w:t xml:space="preserve"> </w:t>
        </w:r>
      </w:ins>
      <w:del w:id="2744" w:author="The Si Tran" w:date="2012-12-05T23:51:00Z">
        <w:r w:rsidR="003219CB" w:rsidRPr="0049233F" w:rsidDel="00623920">
          <w:rPr>
            <w:lang w:val="fr-FR"/>
            <w:rPrChange w:id="2745" w:author="The Si Tran" w:date="2012-12-05T23:02:00Z">
              <w:rPr>
                <w:b/>
                <w:bCs/>
                <w:sz w:val="28"/>
                <w:szCs w:val="28"/>
                <w:lang w:val="fr-FR"/>
              </w:rPr>
            </w:rPrChange>
          </w:rPr>
          <w:delText>{X</w:delText>
        </w:r>
        <w:r w:rsidR="003219CB" w:rsidRPr="0049233F" w:rsidDel="00623920">
          <w:rPr>
            <w:vertAlign w:val="subscript"/>
            <w:lang w:val="fr-FR"/>
            <w:rPrChange w:id="2746" w:author="The Si Tran" w:date="2012-12-05T23:02:00Z">
              <w:rPr>
                <w:b/>
                <w:bCs/>
                <w:sz w:val="28"/>
                <w:szCs w:val="28"/>
                <w:vertAlign w:val="subscript"/>
                <w:lang w:val="fr-FR"/>
              </w:rPr>
            </w:rPrChange>
          </w:rPr>
          <w:delText>t</w:delText>
        </w:r>
        <w:r w:rsidR="003219CB" w:rsidRPr="0049233F" w:rsidDel="00623920">
          <w:rPr>
            <w:lang w:val="fr-FR"/>
            <w:rPrChange w:id="2747" w:author="The Si Tran" w:date="2012-12-05T23:02:00Z">
              <w:rPr>
                <w:b/>
                <w:bCs/>
                <w:sz w:val="28"/>
                <w:szCs w:val="28"/>
                <w:lang w:val="fr-FR"/>
              </w:rPr>
            </w:rPrChange>
          </w:rPr>
          <w:delText>}</w:delText>
        </w:r>
      </w:del>
      <w:r w:rsidR="003219CB" w:rsidRPr="0049233F">
        <w:rPr>
          <w:lang w:val="fr-FR"/>
          <w:rPrChange w:id="2748" w:author="The Si Tran" w:date="2012-12-05T23:02:00Z">
            <w:rPr>
              <w:b/>
              <w:bCs/>
              <w:sz w:val="28"/>
              <w:szCs w:val="28"/>
              <w:lang w:val="fr-FR"/>
            </w:rPr>
          </w:rPrChange>
        </w:rPr>
        <w:t xml:space="preserve">, ta áp dụng toán tử lấy hiệu </w:t>
      </w:r>
      <w:ins w:id="2749" w:author="The Si Tran" w:date="2012-12-05T23:52:00Z">
        <m:oMath>
          <m:r>
            <w:rPr>
              <w:rFonts w:ascii="Cambria Math" w:hAnsi="Cambria Math"/>
              <w:lang w:val="fr-FR"/>
            </w:rPr>
            <m:t>∆</m:t>
          </m:r>
        </m:oMath>
      </w:ins>
      <w:del w:id="2750" w:author="The Si Tran" w:date="2012-12-05T23:52:00Z">
        <w:r w:rsidR="003219CB" w:rsidRPr="0049233F" w:rsidDel="00623920">
          <w:rPr>
            <w:lang w:val="fr-FR"/>
            <w:rPrChange w:id="2751" w:author="The Si Tran" w:date="2012-12-05T23:02:00Z">
              <w:rPr>
                <w:b/>
                <w:bCs/>
                <w:sz w:val="28"/>
                <w:szCs w:val="28"/>
                <w:lang w:val="fr-FR"/>
              </w:rPr>
            </w:rPrChange>
          </w:rPr>
          <w:delText>∆</w:delText>
        </w:r>
      </w:del>
      <w:r w:rsidR="003219CB" w:rsidRPr="0049233F">
        <w:rPr>
          <w:lang w:val="fr-FR"/>
          <w:rPrChange w:id="2752" w:author="The Si Tran" w:date="2012-12-05T23:02:00Z">
            <w:rPr>
              <w:b/>
              <w:bCs/>
              <w:sz w:val="28"/>
              <w:szCs w:val="28"/>
              <w:lang w:val="fr-FR"/>
            </w:rPr>
          </w:rPrChange>
        </w:rPr>
        <w:t xml:space="preserve"> lên </w:t>
      </w:r>
      <m:oMath>
        <m:sSub>
          <m:sSubPr>
            <m:ctrlPr>
              <w:ins w:id="2753" w:author="The Si Tran" w:date="2012-12-05T23:52:00Z">
                <w:rPr>
                  <w:rFonts w:ascii="Cambria Math" w:hAnsi="Cambria Math"/>
                  <w:i/>
                  <w:lang w:val="fr-FR"/>
                </w:rPr>
              </w:ins>
            </m:ctrlPr>
          </m:sSubPr>
          <m:e>
            <w:ins w:id="2754" w:author="The Si Tran" w:date="2012-12-05T23:52:00Z">
              <m:r>
                <w:rPr>
                  <w:rFonts w:ascii="Cambria Math" w:hAnsi="Cambria Math"/>
                  <w:lang w:val="fr-FR"/>
                </w:rPr>
                <m:t>X</m:t>
              </m:r>
            </w:ins>
          </m:e>
          <m:sub>
            <w:ins w:id="2755" w:author="The Si Tran" w:date="2012-12-05T23:52:00Z">
              <m:r>
                <w:rPr>
                  <w:rFonts w:ascii="Cambria Math" w:hAnsi="Cambria Math"/>
                  <w:lang w:val="fr-FR"/>
                </w:rPr>
                <m:t>t</m:t>
              </m:r>
            </w:ins>
          </m:sub>
        </m:sSub>
      </m:oMath>
      <w:del w:id="2756" w:author="The Si Tran" w:date="2012-12-05T23:52:00Z">
        <w:r w:rsidR="003219CB" w:rsidRPr="0049233F" w:rsidDel="00623920">
          <w:rPr>
            <w:lang w:val="fr-FR"/>
            <w:rPrChange w:id="2757" w:author="The Si Tran" w:date="2012-12-05T23:02:00Z">
              <w:rPr>
                <w:b/>
                <w:bCs/>
                <w:sz w:val="28"/>
                <w:szCs w:val="28"/>
                <w:lang w:val="fr-FR"/>
              </w:rPr>
            </w:rPrChange>
          </w:rPr>
          <w:delText>X</w:delText>
        </w:r>
        <w:r w:rsidR="003219CB" w:rsidRPr="0049233F" w:rsidDel="00623920">
          <w:rPr>
            <w:vertAlign w:val="subscript"/>
            <w:lang w:val="fr-FR"/>
            <w:rPrChange w:id="2758" w:author="The Si Tran" w:date="2012-12-05T23:02:00Z">
              <w:rPr>
                <w:b/>
                <w:bCs/>
                <w:sz w:val="28"/>
                <w:szCs w:val="28"/>
                <w:vertAlign w:val="subscript"/>
                <w:lang w:val="fr-FR"/>
              </w:rPr>
            </w:rPrChange>
          </w:rPr>
          <w:delText>t</w:delText>
        </w:r>
      </w:del>
      <w:r w:rsidR="003219CB" w:rsidRPr="0049233F">
        <w:rPr>
          <w:lang w:val="fr-FR"/>
          <w:rPrChange w:id="2759" w:author="The Si Tran" w:date="2012-12-05T23:02:00Z">
            <w:rPr>
              <w:b/>
              <w:bCs/>
              <w:sz w:val="28"/>
              <w:szCs w:val="28"/>
              <w:lang w:val="fr-FR"/>
            </w:rPr>
          </w:rPrChange>
        </w:rPr>
        <w:t xml:space="preserve"> để được một chuỗi thời gian mới </w:t>
      </w:r>
      <w:ins w:id="2760" w:author="The Si Tran" w:date="2012-12-05T23:52:00Z">
        <m:oMath>
          <m:r>
            <w:rPr>
              <w:rFonts w:ascii="Cambria Math" w:hAnsi="Cambria Math"/>
              <w:lang w:val="fr-FR"/>
            </w:rPr>
            <m:t>∆</m:t>
          </m:r>
        </m:oMath>
      </w:ins>
      <m:oMath>
        <m:sSub>
          <m:sSubPr>
            <m:ctrlPr>
              <w:ins w:id="2761" w:author="The Si Tran" w:date="2012-12-05T23:53:00Z">
                <w:rPr>
                  <w:rFonts w:ascii="Cambria Math" w:hAnsi="Cambria Math"/>
                  <w:i/>
                  <w:lang w:val="fr-FR"/>
                </w:rPr>
              </w:ins>
            </m:ctrlPr>
          </m:sSubPr>
          <m:e>
            <w:ins w:id="2762" w:author="The Si Tran" w:date="2012-12-05T23:53:00Z">
              <m:r>
                <w:rPr>
                  <w:rFonts w:ascii="Cambria Math" w:hAnsi="Cambria Math"/>
                  <w:lang w:val="fr-FR"/>
                </w:rPr>
                <m:t>X</m:t>
              </m:r>
            </w:ins>
          </m:e>
          <m:sub>
            <w:ins w:id="2763" w:author="The Si Tran" w:date="2012-12-05T23:53:00Z">
              <m:r>
                <w:rPr>
                  <w:rFonts w:ascii="Cambria Math" w:hAnsi="Cambria Math"/>
                  <w:lang w:val="fr-FR"/>
                </w:rPr>
                <m:t>t</m:t>
              </m:r>
            </w:ins>
          </m:sub>
        </m:sSub>
      </m:oMath>
      <w:del w:id="2764" w:author="The Si Tran" w:date="2012-12-05T23:52:00Z">
        <w:r w:rsidR="003219CB" w:rsidRPr="0049233F" w:rsidDel="00623920">
          <w:rPr>
            <w:lang w:val="fr-FR"/>
            <w:rPrChange w:id="2765" w:author="The Si Tran" w:date="2012-12-05T23:02:00Z">
              <w:rPr>
                <w:b/>
                <w:bCs/>
                <w:sz w:val="28"/>
                <w:szCs w:val="28"/>
                <w:lang w:val="fr-FR"/>
              </w:rPr>
            </w:rPrChange>
          </w:rPr>
          <w:delText>∆X</w:delText>
        </w:r>
        <w:r w:rsidR="003219CB" w:rsidRPr="0049233F" w:rsidDel="00623920">
          <w:rPr>
            <w:vertAlign w:val="subscript"/>
            <w:lang w:val="fr-FR"/>
            <w:rPrChange w:id="2766" w:author="The Si Tran" w:date="2012-12-05T23:02:00Z">
              <w:rPr>
                <w:b/>
                <w:bCs/>
                <w:sz w:val="28"/>
                <w:szCs w:val="28"/>
                <w:vertAlign w:val="subscript"/>
                <w:lang w:val="fr-FR"/>
              </w:rPr>
            </w:rPrChange>
          </w:rPr>
          <w:delText>t</w:delText>
        </w:r>
      </w:del>
      <w:r w:rsidR="003219CB" w:rsidRPr="0049233F">
        <w:rPr>
          <w:lang w:val="fr-FR"/>
          <w:rPrChange w:id="2767" w:author="The Si Tran" w:date="2012-12-05T23:02:00Z">
            <w:rPr>
              <w:b/>
              <w:bCs/>
              <w:sz w:val="28"/>
              <w:szCs w:val="28"/>
              <w:lang w:val="fr-FR"/>
            </w:rPr>
          </w:rPrChange>
        </w:rPr>
        <w:t xml:space="preserve"> với </w:t>
      </w:r>
      <w:del w:id="2768" w:author="The Si Tran" w:date="2012-12-05T23:52:00Z">
        <w:r w:rsidR="003219CB" w:rsidRPr="0049233F" w:rsidDel="00623920">
          <w:rPr>
            <w:lang w:val="fr-FR"/>
            <w:rPrChange w:id="2769" w:author="The Si Tran" w:date="2012-12-05T23:02:00Z">
              <w:rPr>
                <w:b/>
                <w:bCs/>
                <w:sz w:val="28"/>
                <w:szCs w:val="28"/>
                <w:lang w:val="fr-FR"/>
              </w:rPr>
            </w:rPrChange>
          </w:rPr>
          <w:delText>:</w:delText>
        </w:r>
      </w:del>
    </w:p>
    <w:p w14:paraId="0A6C57D4" w14:textId="77777777" w:rsidR="00891415" w:rsidRPr="0049233F" w:rsidRDefault="00891415">
      <w:pPr>
        <w:rPr>
          <w:ins w:id="2770" w:author="The Si Tran" w:date="2012-12-16T10:27:00Z"/>
          <w:lang w:val="fr-FR"/>
          <w:rPrChange w:id="2771" w:author="The Si Tran" w:date="2012-12-05T23:02:00Z">
            <w:rPr>
              <w:ins w:id="2772" w:author="The Si Tran" w:date="2012-12-16T10:27:00Z"/>
              <w:sz w:val="28"/>
              <w:szCs w:val="28"/>
              <w:lang w:val="fr-FR"/>
            </w:rPr>
          </w:rPrChange>
        </w:rPr>
      </w:pPr>
    </w:p>
    <w:p w14:paraId="38874533" w14:textId="25A7AA5D" w:rsidR="003219CB" w:rsidRPr="00891415" w:rsidRDefault="003219CB">
      <w:pPr>
        <w:pStyle w:val="Canhgiua"/>
        <w:rPr>
          <w:rPrChange w:id="2773" w:author="The Si Tran" w:date="2012-12-16T10:26:00Z">
            <w:rPr>
              <w:sz w:val="28"/>
              <w:szCs w:val="28"/>
              <w:lang w:val="fr-FR"/>
            </w:rPr>
          </w:rPrChange>
        </w:rPr>
        <w:pPrChange w:id="2774" w:author="The Si Tran" w:date="2012-12-16T10:27:00Z">
          <w:pPr/>
        </w:pPrChange>
      </w:pPr>
      <w:del w:id="2775" w:author="The Si Tran" w:date="2012-12-16T10:27:00Z">
        <w:r w:rsidRPr="0049233F" w:rsidDel="00891415">
          <w:rPr>
            <w:lang w:val="fr-FR"/>
            <w:rPrChange w:id="2776" w:author="The Si Tran" w:date="2012-12-05T23:02:00Z">
              <w:rPr>
                <w:b/>
                <w:bCs/>
                <w:sz w:val="28"/>
                <w:szCs w:val="28"/>
                <w:lang w:val="fr-FR"/>
              </w:rPr>
            </w:rPrChange>
          </w:rPr>
          <w:delText xml:space="preserve">                        </w:delText>
        </w:r>
      </w:del>
      <w:del w:id="2777" w:author="The Si Tran" w:date="2012-12-16T10:26:00Z">
        <w:r w:rsidRPr="0049233F" w:rsidDel="00891415">
          <w:rPr>
            <w:lang w:val="fr-FR"/>
            <w:rPrChange w:id="2778" w:author="The Si Tran" w:date="2012-12-05T23:02:00Z">
              <w:rPr>
                <w:b/>
                <w:bCs/>
                <w:sz w:val="28"/>
                <w:szCs w:val="28"/>
                <w:lang w:val="fr-FR"/>
              </w:rPr>
            </w:rPrChange>
          </w:rPr>
          <w:delText xml:space="preserve">  </w:delText>
        </w:r>
      </w:del>
      <w:ins w:id="2779" w:author="The Si Tran" w:date="2012-12-05T23:53:00Z">
        <m:oMath>
          <m:r>
            <m:rPr>
              <m:sty m:val="p"/>
            </m:rPr>
            <w:rPr>
              <w:rFonts w:ascii="Cambria Math" w:hAnsi="Cambria Math"/>
              <w:rPrChange w:id="2780"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81" w:author="The Si Tran" w:date="2012-12-16T10:26:00Z">
                    <w:rPr>
                      <w:rFonts w:ascii="Cambria Math" w:hAnsi="Cambria Math"/>
                      <w:lang w:val="fr-FR"/>
                    </w:rPr>
                  </w:rPrChange>
                </w:rPr>
                <m:t>X</m:t>
              </m:r>
            </m:e>
            <m:sub>
              <m:r>
                <w:rPr>
                  <w:rFonts w:ascii="Cambria Math" w:hAnsi="Cambria Math"/>
                  <w:rPrChange w:id="2782" w:author="The Si Tran" w:date="2012-12-16T10:26:00Z">
                    <w:rPr>
                      <w:rFonts w:ascii="Cambria Math" w:hAnsi="Cambria Math"/>
                      <w:lang w:val="fr-FR"/>
                    </w:rPr>
                  </w:rPrChange>
                </w:rPr>
                <m:t>t</m:t>
              </m:r>
            </m:sub>
          </m:sSub>
          <m:r>
            <m:rPr>
              <m:sty m:val="p"/>
            </m:rPr>
            <w:rPr>
              <w:rFonts w:ascii="Cambria Math" w:hAnsi="Cambria Math"/>
              <w:rPrChange w:id="278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84" w:author="The Si Tran" w:date="2012-12-16T10:26:00Z">
                    <w:rPr>
                      <w:rFonts w:ascii="Cambria Math" w:hAnsi="Cambria Math"/>
                      <w:lang w:val="fr-FR"/>
                    </w:rPr>
                  </w:rPrChange>
                </w:rPr>
                <m:t>X</m:t>
              </m:r>
            </m:e>
            <m:sub>
              <m:r>
                <w:rPr>
                  <w:rFonts w:ascii="Cambria Math" w:hAnsi="Cambria Math"/>
                  <w:rPrChange w:id="2785" w:author="The Si Tran" w:date="2012-12-16T10:26:00Z">
                    <w:rPr>
                      <w:rFonts w:ascii="Cambria Math" w:hAnsi="Cambria Math"/>
                      <w:lang w:val="fr-FR"/>
                    </w:rPr>
                  </w:rPrChange>
                </w:rPr>
                <m:t>t</m:t>
              </m:r>
            </m:sub>
          </m:sSub>
          <m:r>
            <m:rPr>
              <m:sty m:val="p"/>
            </m:rPr>
            <w:rPr>
              <w:rFonts w:ascii="Cambria Math" w:hAnsi="Cambria Math"/>
              <w:rPrChange w:id="2786"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87" w:author="The Si Tran" w:date="2012-12-16T10:26:00Z">
                    <w:rPr>
                      <w:rFonts w:ascii="Cambria Math" w:hAnsi="Cambria Math"/>
                      <w:lang w:val="fr-FR"/>
                    </w:rPr>
                  </w:rPrChange>
                </w:rPr>
                <m:t>X</m:t>
              </m:r>
            </m:e>
            <m:sub>
              <m:r>
                <w:rPr>
                  <w:rFonts w:ascii="Cambria Math" w:hAnsi="Cambria Math"/>
                  <w:rPrChange w:id="2788" w:author="The Si Tran" w:date="2012-12-16T10:26:00Z">
                    <w:rPr>
                      <w:rFonts w:ascii="Cambria Math" w:hAnsi="Cambria Math"/>
                      <w:lang w:val="fr-FR"/>
                    </w:rPr>
                  </w:rPrChange>
                </w:rPr>
                <m:t>t</m:t>
              </m:r>
              <m:r>
                <m:rPr>
                  <m:sty m:val="p"/>
                </m:rPr>
                <w:rPr>
                  <w:rFonts w:ascii="Cambria Math" w:hAnsi="Cambria Math"/>
                  <w:rPrChange w:id="2789" w:author="The Si Tran" w:date="2012-12-16T10:26:00Z">
                    <w:rPr>
                      <w:rFonts w:ascii="Cambria Math" w:hAnsi="Cambria Math"/>
                      <w:lang w:val="fr-FR"/>
                    </w:rPr>
                  </w:rPrChange>
                </w:rPr>
                <m:t>-1</m:t>
              </m:r>
            </m:sub>
          </m:sSub>
        </m:oMath>
      </w:ins>
      <w:del w:id="2790" w:author="The Si Tran" w:date="2012-12-05T23:53:00Z">
        <w:r w:rsidRPr="00891415" w:rsidDel="003967AA">
          <w:rPr>
            <w:rPrChange w:id="2791"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792" w:author="The Si Tran" w:date="2012-12-05T23:02:00Z">
            <w:rPr>
              <w:sz w:val="28"/>
              <w:szCs w:val="28"/>
              <w:vertAlign w:val="subscript"/>
              <w:lang w:val="fr-FR"/>
            </w:rPr>
          </w:rPrChange>
        </w:rPr>
      </w:pPr>
      <w:r w:rsidRPr="0049233F">
        <w:rPr>
          <w:szCs w:val="26"/>
          <w:lang w:val="fr-FR"/>
          <w:rPrChange w:id="2793" w:author="The Si Tran" w:date="2012-12-05T23:02:00Z">
            <w:rPr>
              <w:b/>
              <w:bCs/>
              <w:sz w:val="28"/>
              <w:szCs w:val="28"/>
              <w:lang w:val="fr-FR"/>
            </w:rPr>
          </w:rPrChange>
        </w:rPr>
        <w:t xml:space="preserve">Nếu </w:t>
      </w:r>
      <w:ins w:id="2794"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795" w:author="The Si Tran" w:date="2012-12-05T23:54:00Z">
        <w:r w:rsidRPr="0049233F" w:rsidDel="00D10148">
          <w:rPr>
            <w:szCs w:val="26"/>
            <w:lang w:val="fr-FR"/>
            <w:rPrChange w:id="2796" w:author="The Si Tran" w:date="2012-12-05T23:02:00Z">
              <w:rPr>
                <w:b/>
                <w:bCs/>
                <w:sz w:val="28"/>
                <w:szCs w:val="28"/>
                <w:lang w:val="fr-FR"/>
              </w:rPr>
            </w:rPrChange>
          </w:rPr>
          <w:delText>∆X</w:delText>
        </w:r>
        <w:r w:rsidRPr="0049233F" w:rsidDel="00D10148">
          <w:rPr>
            <w:szCs w:val="26"/>
            <w:vertAlign w:val="subscript"/>
            <w:lang w:val="fr-FR"/>
            <w:rPrChange w:id="2797" w:author="The Si Tran" w:date="2012-12-05T23:02:00Z">
              <w:rPr>
                <w:b/>
                <w:bCs/>
                <w:sz w:val="28"/>
                <w:szCs w:val="28"/>
                <w:vertAlign w:val="subscript"/>
                <w:lang w:val="fr-FR"/>
              </w:rPr>
            </w:rPrChange>
          </w:rPr>
          <w:delText>t</w:delText>
        </w:r>
        <w:r w:rsidRPr="0049233F" w:rsidDel="00D10148">
          <w:rPr>
            <w:szCs w:val="26"/>
            <w:lang w:val="fr-FR"/>
            <w:rPrChange w:id="2798" w:author="The Si Tran" w:date="2012-12-05T23:02:00Z">
              <w:rPr>
                <w:b/>
                <w:bCs/>
                <w:sz w:val="28"/>
                <w:szCs w:val="28"/>
                <w:lang w:val="fr-FR"/>
              </w:rPr>
            </w:rPrChange>
          </w:rPr>
          <w:delText xml:space="preserve"> </w:delText>
        </w:r>
      </w:del>
      <w:r w:rsidRPr="0049233F">
        <w:rPr>
          <w:szCs w:val="26"/>
          <w:lang w:val="fr-FR"/>
          <w:rPrChange w:id="2799" w:author="The Si Tran" w:date="2012-12-05T23:02:00Z">
            <w:rPr>
              <w:b/>
              <w:bCs/>
              <w:sz w:val="28"/>
              <w:szCs w:val="28"/>
              <w:lang w:val="fr-FR"/>
            </w:rPr>
          </w:rPrChange>
        </w:rPr>
        <w:t xml:space="preserve">là chuỗi tĩnh thì ta xây dựng mô hình mô tả </w:t>
      </w:r>
      <w:del w:id="2800" w:author="The Si Tran" w:date="2012-12-05T23:54:00Z">
        <w:r w:rsidRPr="0049233F" w:rsidDel="00271306">
          <w:rPr>
            <w:szCs w:val="26"/>
            <w:lang w:val="fr-FR"/>
            <w:rPrChange w:id="2801" w:author="The Si Tran" w:date="2012-12-05T23:02:00Z">
              <w:rPr>
                <w:b/>
                <w:bCs/>
                <w:sz w:val="28"/>
                <w:szCs w:val="28"/>
                <w:lang w:val="fr-FR"/>
              </w:rPr>
            </w:rPrChange>
          </w:rPr>
          <w:delText>∆X</w:delText>
        </w:r>
        <w:r w:rsidRPr="0049233F" w:rsidDel="00271306">
          <w:rPr>
            <w:szCs w:val="26"/>
            <w:vertAlign w:val="subscript"/>
            <w:lang w:val="fr-FR"/>
            <w:rPrChange w:id="2802" w:author="The Si Tran" w:date="2012-12-05T23:02:00Z">
              <w:rPr>
                <w:b/>
                <w:bCs/>
                <w:sz w:val="28"/>
                <w:szCs w:val="28"/>
                <w:vertAlign w:val="subscript"/>
                <w:lang w:val="fr-FR"/>
              </w:rPr>
            </w:rPrChange>
          </w:rPr>
          <w:delText>t</w:delText>
        </w:r>
        <w:r w:rsidRPr="0049233F" w:rsidDel="00271306">
          <w:rPr>
            <w:szCs w:val="26"/>
            <w:lang w:val="fr-FR"/>
            <w:rPrChange w:id="2803" w:author="The Si Tran" w:date="2012-12-05T23:02:00Z">
              <w:rPr>
                <w:b/>
                <w:bCs/>
                <w:sz w:val="28"/>
                <w:szCs w:val="28"/>
                <w:lang w:val="fr-FR"/>
              </w:rPr>
            </w:rPrChange>
          </w:rPr>
          <w:delText xml:space="preserve"> </w:delText>
        </w:r>
      </w:del>
      <w:ins w:id="2804"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805" w:author="The Si Tran" w:date="2012-12-05T23:02:00Z">
            <w:rPr>
              <w:b/>
              <w:bCs/>
              <w:sz w:val="28"/>
              <w:szCs w:val="28"/>
              <w:lang w:val="fr-FR"/>
            </w:rPr>
          </w:rPrChange>
        </w:rPr>
        <w:t xml:space="preserve">rồi từ đó suy </w:t>
      </w:r>
      <w:proofErr w:type="gramStart"/>
      <w:r w:rsidRPr="0049233F">
        <w:rPr>
          <w:szCs w:val="26"/>
          <w:lang w:val="fr-FR"/>
          <w:rPrChange w:id="2806" w:author="The Si Tran" w:date="2012-12-05T23:02:00Z">
            <w:rPr>
              <w:b/>
              <w:bCs/>
              <w:sz w:val="28"/>
              <w:szCs w:val="28"/>
              <w:lang w:val="fr-FR"/>
            </w:rPr>
          </w:rPrChange>
        </w:rPr>
        <w:t xml:space="preserve">ra </w:t>
      </w:r>
      <w:proofErr w:type="gramEnd"/>
      <m:oMath>
        <m:sSub>
          <m:sSubPr>
            <m:ctrlPr>
              <w:ins w:id="2807" w:author="The Si Tran" w:date="2012-12-05T23:54:00Z">
                <w:rPr>
                  <w:rFonts w:ascii="Cambria Math" w:hAnsi="Cambria Math"/>
                  <w:i/>
                  <w:szCs w:val="26"/>
                  <w:lang w:val="fr-FR"/>
                </w:rPr>
              </w:ins>
            </m:ctrlPr>
          </m:sSubPr>
          <m:e>
            <w:ins w:id="2808" w:author="The Si Tran" w:date="2012-12-05T23:54:00Z">
              <m:r>
                <w:rPr>
                  <w:rFonts w:ascii="Cambria Math" w:hAnsi="Cambria Math"/>
                  <w:szCs w:val="26"/>
                  <w:lang w:val="fr-FR"/>
                </w:rPr>
                <m:t>X</m:t>
              </m:r>
            </w:ins>
          </m:e>
          <m:sub>
            <w:ins w:id="2809" w:author="The Si Tran" w:date="2012-12-05T23:54:00Z">
              <m:r>
                <w:rPr>
                  <w:rFonts w:ascii="Cambria Math" w:hAnsi="Cambria Math"/>
                  <w:szCs w:val="26"/>
                  <w:lang w:val="fr-FR"/>
                </w:rPr>
                <m:t>t</m:t>
              </m:r>
            </w:ins>
          </m:sub>
        </m:sSub>
      </m:oMath>
      <w:del w:id="2810" w:author="The Si Tran" w:date="2012-12-05T23:54:00Z">
        <w:r w:rsidRPr="0049233F" w:rsidDel="00271306">
          <w:rPr>
            <w:szCs w:val="26"/>
            <w:lang w:val="fr-FR"/>
            <w:rPrChange w:id="2811" w:author="The Si Tran" w:date="2012-12-05T23:02:00Z">
              <w:rPr>
                <w:b/>
                <w:bCs/>
                <w:sz w:val="28"/>
                <w:szCs w:val="28"/>
                <w:lang w:val="fr-FR"/>
              </w:rPr>
            </w:rPrChange>
          </w:rPr>
          <w:delText>X</w:delText>
        </w:r>
        <w:r w:rsidRPr="0049233F" w:rsidDel="00271306">
          <w:rPr>
            <w:szCs w:val="26"/>
            <w:vertAlign w:val="subscript"/>
            <w:lang w:val="fr-FR"/>
            <w:rPrChange w:id="2812" w:author="The Si Tran" w:date="2012-12-05T23:02:00Z">
              <w:rPr>
                <w:b/>
                <w:bCs/>
                <w:sz w:val="28"/>
                <w:szCs w:val="28"/>
                <w:vertAlign w:val="subscript"/>
                <w:lang w:val="fr-FR"/>
              </w:rPr>
            </w:rPrChange>
          </w:rPr>
          <w:delText>t</w:delText>
        </w:r>
      </w:del>
      <w:r w:rsidRPr="0049233F">
        <w:rPr>
          <w:szCs w:val="26"/>
          <w:lang w:val="fr-FR"/>
          <w:rPrChange w:id="2813" w:author="The Si Tran" w:date="2012-12-05T23:02:00Z">
            <w:rPr>
              <w:b/>
              <w:bCs/>
              <w:sz w:val="28"/>
              <w:szCs w:val="28"/>
              <w:lang w:val="fr-FR"/>
            </w:rPr>
          </w:rPrChange>
        </w:rPr>
        <w:t>. Nếu</w:t>
      </w:r>
      <w:ins w:id="2814"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815" w:author="The Si Tran" w:date="2012-12-05T23:54:00Z">
        <w:r w:rsidRPr="0049233F" w:rsidDel="0023677B">
          <w:rPr>
            <w:szCs w:val="26"/>
            <w:lang w:val="fr-FR"/>
            <w:rPrChange w:id="2816" w:author="The Si Tran" w:date="2012-12-05T23:02:00Z">
              <w:rPr>
                <w:b/>
                <w:bCs/>
                <w:sz w:val="28"/>
                <w:szCs w:val="28"/>
                <w:lang w:val="fr-FR"/>
              </w:rPr>
            </w:rPrChange>
          </w:rPr>
          <w:delText xml:space="preserve"> ∆X</w:delText>
        </w:r>
        <w:r w:rsidRPr="0049233F" w:rsidDel="0023677B">
          <w:rPr>
            <w:szCs w:val="26"/>
            <w:vertAlign w:val="subscript"/>
            <w:lang w:val="fr-FR"/>
            <w:rPrChange w:id="2817" w:author="The Si Tran" w:date="2012-12-05T23:02:00Z">
              <w:rPr>
                <w:b/>
                <w:bCs/>
                <w:sz w:val="28"/>
                <w:szCs w:val="28"/>
                <w:vertAlign w:val="subscript"/>
                <w:lang w:val="fr-FR"/>
              </w:rPr>
            </w:rPrChange>
          </w:rPr>
          <w:delText>t</w:delText>
        </w:r>
      </w:del>
      <w:r w:rsidRPr="0049233F">
        <w:rPr>
          <w:szCs w:val="26"/>
          <w:lang w:val="fr-FR"/>
          <w:rPrChange w:id="2818" w:author="The Si Tran" w:date="2012-12-05T23:02:00Z">
            <w:rPr>
              <w:b/>
              <w:bCs/>
              <w:sz w:val="28"/>
              <w:szCs w:val="28"/>
              <w:lang w:val="fr-FR"/>
            </w:rPr>
          </w:rPrChange>
        </w:rPr>
        <w:t xml:space="preserve"> vẫn là chuỗi không tĩnh, ta tiếp tục áp dụng toán tử </w:t>
      </w:r>
      <w:ins w:id="2819" w:author="The Si Tran" w:date="2012-12-05T23:54:00Z">
        <m:oMath>
          <m:r>
            <w:rPr>
              <w:rFonts w:ascii="Cambria Math" w:hAnsi="Cambria Math"/>
              <w:szCs w:val="26"/>
              <w:lang w:val="fr-FR"/>
            </w:rPr>
            <m:t>∆</m:t>
          </m:r>
        </m:oMath>
      </w:ins>
      <w:ins w:id="2820" w:author="The Si Tran" w:date="2012-12-05T23:55:00Z">
        <w:r w:rsidR="00013058">
          <w:rPr>
            <w:szCs w:val="26"/>
            <w:lang w:val="fr-FR"/>
          </w:rPr>
          <w:t xml:space="preserve"> </w:t>
        </w:r>
      </w:ins>
      <w:del w:id="2821" w:author="The Si Tran" w:date="2012-12-05T23:54:00Z">
        <w:r w:rsidRPr="0049233F" w:rsidDel="0023677B">
          <w:rPr>
            <w:szCs w:val="26"/>
            <w:lang w:val="fr-FR"/>
            <w:rPrChange w:id="2822" w:author="The Si Tran" w:date="2012-12-05T23:02:00Z">
              <w:rPr>
                <w:b/>
                <w:bCs/>
                <w:sz w:val="28"/>
                <w:szCs w:val="28"/>
                <w:lang w:val="fr-FR"/>
              </w:rPr>
            </w:rPrChange>
          </w:rPr>
          <w:delText xml:space="preserve">∆ </w:delText>
        </w:r>
      </w:del>
      <w:r w:rsidRPr="0049233F">
        <w:rPr>
          <w:szCs w:val="26"/>
          <w:lang w:val="fr-FR"/>
          <w:rPrChange w:id="2823" w:author="The Si Tran" w:date="2012-12-05T23:02:00Z">
            <w:rPr>
              <w:b/>
              <w:bCs/>
              <w:sz w:val="28"/>
              <w:szCs w:val="28"/>
              <w:lang w:val="fr-FR"/>
            </w:rPr>
          </w:rPrChange>
        </w:rPr>
        <w:t xml:space="preserve">cho </w:t>
      </w:r>
      <w:proofErr w:type="gramStart"/>
      <w:r w:rsidRPr="0049233F">
        <w:rPr>
          <w:szCs w:val="26"/>
          <w:lang w:val="fr-FR"/>
          <w:rPrChange w:id="2824" w:author="The Si Tran" w:date="2012-12-05T23:02:00Z">
            <w:rPr>
              <w:b/>
              <w:bCs/>
              <w:sz w:val="28"/>
              <w:szCs w:val="28"/>
              <w:lang w:val="fr-FR"/>
            </w:rPr>
          </w:rPrChange>
        </w:rPr>
        <w:t xml:space="preserve">chuỗi </w:t>
      </w:r>
      <w:proofErr w:type="gramEnd"/>
      <w:ins w:id="282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26" w:author="The Si Tran" w:date="2012-12-05T23:54:00Z">
        <w:r w:rsidRPr="0049233F" w:rsidDel="0023677B">
          <w:rPr>
            <w:szCs w:val="26"/>
            <w:lang w:val="fr-FR"/>
            <w:rPrChange w:id="2827" w:author="The Si Tran" w:date="2012-12-05T23:02:00Z">
              <w:rPr>
                <w:b/>
                <w:bCs/>
                <w:sz w:val="28"/>
                <w:szCs w:val="28"/>
                <w:lang w:val="fr-FR"/>
              </w:rPr>
            </w:rPrChange>
          </w:rPr>
          <w:delText>∆X</w:delText>
        </w:r>
        <w:r w:rsidRPr="0049233F" w:rsidDel="0023677B">
          <w:rPr>
            <w:szCs w:val="26"/>
            <w:vertAlign w:val="subscript"/>
            <w:lang w:val="fr-FR"/>
            <w:rPrChange w:id="2828"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29" w:author="The Si Tran" w:date="2012-12-16T16:59:00Z"/>
          <w:szCs w:val="26"/>
          <w:lang w:val="fr-FR"/>
        </w:rPr>
        <w:pPrChange w:id="2830" w:author="The Si Tran" w:date="2012-12-16T16:59:00Z">
          <w:pPr>
            <w:ind w:firstLine="540"/>
          </w:pPr>
        </w:pPrChange>
      </w:pPr>
      <w:r w:rsidRPr="004E0A08">
        <w:rPr>
          <w:b/>
          <w:lang w:val="fr-FR"/>
          <w:rPrChange w:id="2831" w:author="The Si Tran" w:date="2012-12-16T16:59:00Z">
            <w:rPr>
              <w:b/>
              <w:bCs/>
              <w:sz w:val="28"/>
              <w:szCs w:val="28"/>
              <w:lang w:val="fr-FR"/>
            </w:rPr>
          </w:rPrChange>
        </w:rPr>
        <w:t>Thành phần chu kỳ (cyclical)</w:t>
      </w:r>
    </w:p>
    <w:p w14:paraId="56DC27CA" w14:textId="77777777" w:rsidR="004E0A08" w:rsidRPr="004E0A08" w:rsidRDefault="004E0A08">
      <w:pPr>
        <w:rPr>
          <w:ins w:id="2832" w:author="The Si Tran" w:date="2012-12-16T16:59:00Z"/>
          <w:b/>
          <w:lang w:val="fr-FR"/>
          <w:rPrChange w:id="2833" w:author="The Si Tran" w:date="2012-12-16T16:59:00Z">
            <w:rPr>
              <w:ins w:id="2834" w:author="The Si Tran" w:date="2012-12-16T16:59:00Z"/>
              <w:b/>
              <w:sz w:val="28"/>
              <w:szCs w:val="28"/>
              <w:lang w:val="fr-FR"/>
            </w:rPr>
          </w:rPrChange>
        </w:rPr>
        <w:pPrChange w:id="2835" w:author="The Si Tran" w:date="2012-12-16T16:59:00Z">
          <w:pPr>
            <w:ind w:firstLine="540"/>
          </w:pPr>
        </w:pPrChange>
      </w:pPr>
    </w:p>
    <w:p w14:paraId="0D73FA58" w14:textId="77777777" w:rsidR="005E5CD3" w:rsidRPr="0049233F" w:rsidRDefault="005E5CD3">
      <w:pPr>
        <w:rPr>
          <w:szCs w:val="26"/>
          <w:lang w:val="fr-FR"/>
          <w:rPrChange w:id="2836" w:author="The Si Tran" w:date="2012-12-05T23:02:00Z">
            <w:rPr>
              <w:sz w:val="28"/>
              <w:szCs w:val="28"/>
              <w:lang w:val="fr-FR"/>
            </w:rPr>
          </w:rPrChange>
        </w:rPr>
        <w:pPrChange w:id="2837" w:author="The Si Tran" w:date="2012-12-16T16:59:00Z">
          <w:pPr>
            <w:ind w:firstLine="540"/>
          </w:pPr>
        </w:pPrChange>
      </w:pPr>
      <w:r w:rsidRPr="0049233F">
        <w:rPr>
          <w:szCs w:val="26"/>
          <w:lang w:val="fr-FR"/>
          <w:rPrChange w:id="2838"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839"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40"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41" w:author="The Si Tran" w:date="2012-12-16T16:59:00Z">
            <w:rPr>
              <w:b/>
              <w:sz w:val="28"/>
              <w:szCs w:val="28"/>
              <w:lang w:val="fr-FR"/>
            </w:rPr>
          </w:rPrChange>
        </w:rPr>
        <w:pPrChange w:id="2842" w:author="The Si Tran" w:date="2012-12-16T16:59:00Z">
          <w:pPr>
            <w:ind w:firstLine="540"/>
          </w:pPr>
        </w:pPrChange>
      </w:pPr>
      <w:r w:rsidRPr="004E0A08">
        <w:rPr>
          <w:b/>
          <w:lang w:val="fr-FR"/>
          <w:rPrChange w:id="2843"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844" w:author="The Si Tran" w:date="2012-12-05T23:02:00Z">
            <w:rPr>
              <w:sz w:val="28"/>
              <w:szCs w:val="28"/>
              <w:lang w:val="fr-FR"/>
            </w:rPr>
          </w:rPrChange>
        </w:rPr>
        <w:pPrChange w:id="2845" w:author="The Si Tran" w:date="2012-12-16T17:00:00Z">
          <w:pPr>
            <w:ind w:firstLine="540"/>
          </w:pPr>
        </w:pPrChange>
      </w:pPr>
      <w:r w:rsidRPr="0049233F">
        <w:rPr>
          <w:lang w:val="fr-FR"/>
          <w:rPrChange w:id="2846"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847" w:author="The Si Tran" w:date="2012-12-16T17:00:00Z">
            <w:rPr>
              <w:b/>
              <w:sz w:val="28"/>
              <w:szCs w:val="28"/>
              <w:lang w:val="fr-FR"/>
            </w:rPr>
          </w:rPrChange>
        </w:rPr>
        <w:pPrChange w:id="2848" w:author="The Si Tran" w:date="2012-12-16T17:00:00Z">
          <w:pPr>
            <w:ind w:firstLine="540"/>
          </w:pPr>
        </w:pPrChange>
      </w:pPr>
      <w:r w:rsidRPr="004E0A08">
        <w:rPr>
          <w:b/>
          <w:lang w:val="fr-FR"/>
          <w:rPrChange w:id="2849" w:author="The Si Tran" w:date="2012-12-16T17:00:00Z">
            <w:rPr>
              <w:b/>
              <w:bCs/>
              <w:sz w:val="28"/>
              <w:szCs w:val="28"/>
              <w:lang w:val="fr-FR"/>
            </w:rPr>
          </w:rPrChange>
        </w:rPr>
        <w:t>Thành phần mùa (Seasonal)</w:t>
      </w:r>
    </w:p>
    <w:p w14:paraId="0F9CFB46" w14:textId="50027214" w:rsidR="005E5CD3" w:rsidRDefault="005E5CD3">
      <w:pPr>
        <w:rPr>
          <w:lang w:val="fr-FR"/>
        </w:rPr>
        <w:pPrChange w:id="2850" w:author="The Si Tran" w:date="2012-12-16T17:00:00Z">
          <w:pPr>
            <w:ind w:firstLine="540"/>
          </w:pPr>
        </w:pPrChange>
      </w:pPr>
      <w:r w:rsidRPr="0049233F">
        <w:rPr>
          <w:lang w:val="fr-FR"/>
          <w:rPrChange w:id="2851" w:author="The Si Tran" w:date="2012-12-05T23:02:00Z">
            <w:rPr>
              <w:b/>
              <w:bCs/>
              <w:sz w:val="28"/>
              <w:szCs w:val="28"/>
              <w:lang w:val="fr-FR"/>
            </w:rPr>
          </w:rPrChange>
        </w:rPr>
        <w:t xml:space="preserve"> </w:t>
      </w:r>
      <w:r w:rsidR="00E26A6D" w:rsidRPr="0049233F">
        <w:rPr>
          <w:lang w:val="fr-FR"/>
          <w:rPrChange w:id="2852" w:author="The Si Tran" w:date="2012-12-05T23:02:00Z">
            <w:rPr>
              <w:b/>
              <w:bCs/>
              <w:sz w:val="28"/>
              <w:szCs w:val="28"/>
              <w:lang w:val="fr-FR"/>
            </w:rPr>
          </w:rPrChange>
        </w:rPr>
        <w:t>Theo như định nghĩa bên trên thì đây l</w:t>
      </w:r>
      <w:r w:rsidRPr="0049233F">
        <w:rPr>
          <w:lang w:val="fr-FR"/>
          <w:rPrChange w:id="2853"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854" w:author="The Si Tran" w:date="2012-12-14T04:30:00Z">
        <w:r w:rsidR="00D20536">
          <w:rPr>
            <w:lang w:val="fr-FR"/>
          </w:rPr>
          <w:t>2.</w:t>
        </w:r>
        <w:r w:rsidR="00891415">
          <w:rPr>
            <w:lang w:val="fr-FR"/>
          </w:rPr>
          <w:t>8</w:t>
        </w:r>
      </w:ins>
      <w:del w:id="2855" w:author="The Si Tran" w:date="2012-12-14T04:30:00Z">
        <w:r w:rsidRPr="0049233F" w:rsidDel="00D20536">
          <w:rPr>
            <w:lang w:val="fr-FR"/>
            <w:rPrChange w:id="2856" w:author="The Si Tran" w:date="2012-12-05T23:02:00Z">
              <w:rPr>
                <w:b/>
                <w:bCs/>
                <w:sz w:val="28"/>
                <w:szCs w:val="28"/>
                <w:lang w:val="fr-FR"/>
              </w:rPr>
            </w:rPrChange>
          </w:rPr>
          <w:delText>5</w:delText>
        </w:r>
      </w:del>
      <w:r w:rsidRPr="0049233F">
        <w:rPr>
          <w:lang w:val="fr-FR"/>
          <w:rPrChange w:id="2857" w:author="The Si Tran" w:date="2012-12-05T23:02:00Z">
            <w:rPr>
              <w:b/>
              <w:bCs/>
              <w:sz w:val="28"/>
              <w:szCs w:val="28"/>
              <w:lang w:val="fr-FR"/>
            </w:rPr>
          </w:rPrChange>
        </w:rPr>
        <w:t xml:space="preserve"> là đồ thị của một chuỗi thời gian có tính mùa</w:t>
      </w:r>
      <w:ins w:id="2858"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859" w:author="The Si Tran" w:date="2012-12-05T23:02:00Z">
            <w:rPr>
              <w:sz w:val="28"/>
              <w:szCs w:val="28"/>
              <w:lang w:val="fr-FR"/>
            </w:rPr>
          </w:rPrChange>
        </w:rPr>
        <w:pPrChange w:id="2860" w:author="The Si Tran" w:date="2012-12-16T17:00:00Z">
          <w:pPr>
            <w:ind w:firstLine="720"/>
          </w:pPr>
        </w:pPrChange>
      </w:pPr>
      <w:del w:id="2861" w:author="The Si Tran" w:date="2012-12-14T04:33:00Z">
        <w:r w:rsidRPr="0049233F" w:rsidDel="00565563">
          <w:rPr>
            <w:lang w:val="fr-FR"/>
            <w:rPrChange w:id="2862" w:author="The Si Tran" w:date="2012-12-05T23:02:00Z">
              <w:rPr>
                <w:b/>
                <w:bCs/>
                <w:sz w:val="28"/>
                <w:szCs w:val="28"/>
                <w:lang w:val="fr-FR"/>
              </w:rPr>
            </w:rPrChange>
          </w:rPr>
          <w:tab/>
        </w:r>
      </w:del>
      <w:r w:rsidRPr="0049233F">
        <w:rPr>
          <w:lang w:val="fr-FR"/>
          <w:rPrChange w:id="2863"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864"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865"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866" w:author="The Si Tran" w:date="2012-12-05T23:02:00Z">
            <w:rPr>
              <w:b/>
              <w:bCs/>
              <w:sz w:val="28"/>
              <w:szCs w:val="28"/>
              <w:lang w:val="fr-FR"/>
            </w:rPr>
          </w:rPrChange>
        </w:rPr>
        <w:t xml:space="preserve">tóm tắt một số kĩ thuật dự đoán cho từng thành phần của chuỗi thời </w:t>
      </w:r>
      <w:proofErr w:type="gramStart"/>
      <w:r w:rsidRPr="0049233F">
        <w:rPr>
          <w:szCs w:val="26"/>
          <w:lang w:val="fr-FR"/>
          <w:rPrChange w:id="2867" w:author="The Si Tran" w:date="2012-12-05T23:02:00Z">
            <w:rPr>
              <w:b/>
              <w:bCs/>
              <w:sz w:val="28"/>
              <w:szCs w:val="28"/>
              <w:lang w:val="fr-FR"/>
            </w:rPr>
          </w:rPrChange>
        </w:rPr>
        <w:t xml:space="preserve">gian </w:t>
      </w:r>
      <w:proofErr w:type="gramEnd"/>
      <w:r w:rsidRPr="0049233F">
        <w:rPr>
          <w:szCs w:val="26"/>
          <w:lang w:val="fr-FR"/>
          <w:rPrChange w:id="2868" w:author="The Si Tran" w:date="2012-12-05T23:02:00Z">
            <w:rPr>
              <w:b/>
              <w:bCs/>
              <w:sz w:val="28"/>
              <w:szCs w:val="28"/>
              <w:lang w:val="fr-FR"/>
            </w:rPr>
          </w:rPrChange>
        </w:rPr>
        <w:fldChar w:fldCharType="begin"/>
      </w:r>
      <w:r w:rsidRPr="0049233F">
        <w:rPr>
          <w:szCs w:val="26"/>
          <w:lang w:val="fr-FR"/>
          <w:rPrChange w:id="2869"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870" w:author="The Si Tran" w:date="2012-12-05T23:02:00Z">
            <w:rPr>
              <w:b/>
              <w:bCs/>
              <w:sz w:val="28"/>
              <w:szCs w:val="28"/>
              <w:lang w:val="fr-FR"/>
            </w:rPr>
          </w:rPrChange>
        </w:rPr>
        <w:fldChar w:fldCharType="end"/>
      </w:r>
      <w:r w:rsidRPr="0049233F">
        <w:rPr>
          <w:szCs w:val="26"/>
          <w:lang w:val="fr-FR"/>
          <w:rPrChange w:id="2871" w:author="The Si Tran" w:date="2012-12-05T23:02:00Z">
            <w:rPr>
              <w:b/>
              <w:bCs/>
              <w:sz w:val="28"/>
              <w:szCs w:val="28"/>
              <w:lang w:val="fr-FR"/>
            </w:rPr>
          </w:rPrChange>
        </w:rPr>
        <w:t>.</w:t>
      </w:r>
    </w:p>
    <w:p w14:paraId="16F0A85D" w14:textId="77777777" w:rsidR="00CE67EE" w:rsidRPr="0049233F" w:rsidRDefault="00CE67EE" w:rsidP="00CE67EE">
      <w:pPr>
        <w:rPr>
          <w:lang w:val="fr-FR"/>
          <w:rPrChange w:id="2872" w:author="The Si Tran" w:date="2012-12-05T23:02:00Z">
            <w:rPr>
              <w:sz w:val="28"/>
              <w:szCs w:val="28"/>
              <w:lang w:val="fr-FR"/>
            </w:rPr>
          </w:rPrChange>
        </w:rPr>
      </w:pPr>
    </w:p>
    <w:p w14:paraId="1460691C" w14:textId="77777777" w:rsidR="005E5CD3" w:rsidRPr="0049233F" w:rsidRDefault="005E5CD3">
      <w:pPr>
        <w:pStyle w:val="Canhgiua"/>
        <w:rPr>
          <w:lang w:val="fr-FR"/>
          <w:rPrChange w:id="2873" w:author="The Si Tran" w:date="2012-12-05T23:02:00Z">
            <w:rPr>
              <w:sz w:val="28"/>
              <w:szCs w:val="28"/>
              <w:lang w:val="fr-FR"/>
            </w:rPr>
          </w:rPrChange>
        </w:rPr>
        <w:pPrChange w:id="2874" w:author="The Si Tran" w:date="2012-12-16T17:00:00Z">
          <w:pPr/>
        </w:pPrChange>
      </w:pPr>
      <w:r w:rsidRPr="0049233F">
        <w:rPr>
          <w:noProof/>
          <w:rPrChange w:id="2875" w:author="Unknown">
            <w:rPr>
              <w:noProof/>
              <w:sz w:val="28"/>
              <w:szCs w:val="28"/>
            </w:rPr>
          </w:rPrChange>
        </w:rPr>
        <w:lastRenderedPageBreak/>
        <w:drawing>
          <wp:inline distT="0" distB="0" distL="0" distR="0" wp14:anchorId="60A3E341" wp14:editId="7AEB000C">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876" w:author="The Si Tran" w:date="2012-12-14T04:34:00Z"/>
          <w:rPrChange w:id="2877" w:author="The Si Tran" w:date="2012-12-16T17:00:00Z">
            <w:rPr>
              <w:del w:id="2878" w:author="The Si Tran" w:date="2012-12-14T04:34:00Z"/>
              <w:sz w:val="28"/>
              <w:szCs w:val="28"/>
              <w:lang w:val="fr-FR"/>
            </w:rPr>
          </w:rPrChange>
        </w:rPr>
        <w:pPrChange w:id="2879" w:author="The Si Tran" w:date="2012-12-16T17:00:00Z">
          <w:pPr>
            <w:pStyle w:val="Caption"/>
            <w:ind w:left="720" w:firstLine="720"/>
          </w:pPr>
        </w:pPrChange>
      </w:pPr>
      <w:bookmarkStart w:id="2880" w:name="_Toc312142079"/>
      <w:bookmarkStart w:id="2881" w:name="_Toc343029955"/>
      <w:bookmarkStart w:id="2882" w:name="_Toc343660653"/>
      <w:r w:rsidRPr="004E0A08">
        <w:rPr>
          <w:bCs w:val="0"/>
          <w:rPrChange w:id="2883" w:author="The Si Tran" w:date="2012-12-16T17:00:00Z">
            <w:rPr>
              <w:b w:val="0"/>
              <w:bCs w:val="0"/>
              <w:sz w:val="28"/>
              <w:szCs w:val="28"/>
              <w:lang w:val="fr-FR"/>
            </w:rPr>
          </w:rPrChange>
        </w:rPr>
        <w:t xml:space="preserve">Hình </w:t>
      </w:r>
      <w:del w:id="2884" w:author="The Si Tran" w:date="2012-12-11T23:22:00Z">
        <w:r w:rsidRPr="004E0A08" w:rsidDel="000D0624">
          <w:rPr>
            <w:bCs w:val="0"/>
            <w:rPrChange w:id="2885" w:author="The Si Tran" w:date="2012-12-16T17:00:00Z">
              <w:rPr>
                <w:b w:val="0"/>
                <w:bCs w:val="0"/>
                <w:sz w:val="28"/>
                <w:szCs w:val="28"/>
              </w:rPr>
            </w:rPrChange>
          </w:rPr>
          <w:fldChar w:fldCharType="begin"/>
        </w:r>
        <w:r w:rsidRPr="004E0A08" w:rsidDel="000D0624">
          <w:rPr>
            <w:bCs w:val="0"/>
            <w:rPrChange w:id="2886" w:author="The Si Tran" w:date="2012-12-16T17:00:00Z">
              <w:rPr>
                <w:b w:val="0"/>
                <w:bCs w:val="0"/>
                <w:sz w:val="28"/>
                <w:szCs w:val="28"/>
                <w:lang w:val="fr-FR"/>
              </w:rPr>
            </w:rPrChange>
          </w:rPr>
          <w:delInstrText xml:space="preserve"> SEQ Hình \* ARABIC </w:delInstrText>
        </w:r>
        <w:r w:rsidRPr="004E0A08" w:rsidDel="000D0624">
          <w:rPr>
            <w:bCs w:val="0"/>
            <w:rPrChange w:id="2887" w:author="The Si Tran" w:date="2012-12-16T17:00:00Z">
              <w:rPr>
                <w:b w:val="0"/>
                <w:bCs w:val="0"/>
                <w:sz w:val="28"/>
                <w:szCs w:val="28"/>
              </w:rPr>
            </w:rPrChange>
          </w:rPr>
          <w:fldChar w:fldCharType="separate"/>
        </w:r>
        <w:r w:rsidRPr="004E0A08" w:rsidDel="000D0624">
          <w:rPr>
            <w:bCs w:val="0"/>
            <w:rPrChange w:id="2888" w:author="The Si Tran" w:date="2012-12-16T17:00:00Z">
              <w:rPr>
                <w:b w:val="0"/>
                <w:bCs w:val="0"/>
                <w:noProof/>
                <w:sz w:val="28"/>
                <w:szCs w:val="28"/>
                <w:lang w:val="fr-FR"/>
              </w:rPr>
            </w:rPrChange>
          </w:rPr>
          <w:delText>5</w:delText>
        </w:r>
        <w:r w:rsidRPr="004E0A08" w:rsidDel="000D0624">
          <w:rPr>
            <w:bCs w:val="0"/>
            <w:rPrChange w:id="2889" w:author="The Si Tran" w:date="2012-12-16T17:00:00Z">
              <w:rPr>
                <w:b w:val="0"/>
                <w:bCs w:val="0"/>
                <w:sz w:val="28"/>
                <w:szCs w:val="28"/>
              </w:rPr>
            </w:rPrChange>
          </w:rPr>
          <w:fldChar w:fldCharType="end"/>
        </w:r>
        <w:r w:rsidRPr="004E0A08" w:rsidDel="000D0624">
          <w:rPr>
            <w:bCs w:val="0"/>
            <w:rPrChange w:id="2890" w:author="The Si Tran" w:date="2012-12-16T17:00:00Z">
              <w:rPr>
                <w:b w:val="0"/>
                <w:bCs w:val="0"/>
                <w:sz w:val="28"/>
                <w:szCs w:val="28"/>
                <w:lang w:val="fr-FR"/>
              </w:rPr>
            </w:rPrChange>
          </w:rPr>
          <w:delText xml:space="preserve"> </w:delText>
        </w:r>
      </w:del>
      <w:ins w:id="2891" w:author="The Si Tran" w:date="2012-12-11T23:22:00Z">
        <w:r w:rsidR="00891415" w:rsidRPr="00032D83">
          <w:rPr>
            <w:bCs w:val="0"/>
          </w:rPr>
          <w:t>2.8</w:t>
        </w:r>
      </w:ins>
      <w:ins w:id="2892" w:author="The Si Tran" w:date="2012-12-14T04:30:00Z">
        <w:r w:rsidR="00D20536" w:rsidRPr="00032D83">
          <w:rPr>
            <w:bCs w:val="0"/>
          </w:rPr>
          <w:t>:</w:t>
        </w:r>
      </w:ins>
      <w:ins w:id="2893" w:author="The Si Tran" w:date="2012-12-11T23:22:00Z">
        <w:r w:rsidR="000D0624" w:rsidRPr="004E0A08">
          <w:rPr>
            <w:bCs w:val="0"/>
            <w:rPrChange w:id="2894" w:author="The Si Tran" w:date="2012-12-16T17:00:00Z">
              <w:rPr>
                <w:b w:val="0"/>
                <w:bCs w:val="0"/>
                <w:sz w:val="28"/>
                <w:szCs w:val="28"/>
                <w:lang w:val="fr-FR"/>
              </w:rPr>
            </w:rPrChange>
          </w:rPr>
          <w:t xml:space="preserve"> </w:t>
        </w:r>
      </w:ins>
      <w:r w:rsidRPr="004E0A08">
        <w:rPr>
          <w:bCs w:val="0"/>
          <w:rPrChange w:id="2895" w:author="The Si Tran" w:date="2012-12-16T17:00:00Z">
            <w:rPr>
              <w:b w:val="0"/>
              <w:bCs w:val="0"/>
              <w:sz w:val="28"/>
              <w:szCs w:val="28"/>
              <w:lang w:val="fr-FR"/>
            </w:rPr>
          </w:rPrChange>
        </w:rPr>
        <w:t>Chuỗi thời gian có tính mùa</w:t>
      </w:r>
      <w:bookmarkEnd w:id="2882"/>
      <w:del w:id="2896" w:author="The Si Tran" w:date="2012-12-14T04:34:00Z">
        <w:r w:rsidRPr="004E0A08" w:rsidDel="00565563">
          <w:rPr>
            <w:bCs w:val="0"/>
            <w:rPrChange w:id="2897" w:author="The Si Tran" w:date="2012-12-16T17:00:00Z">
              <w:rPr>
                <w:b w:val="0"/>
                <w:bCs w:val="0"/>
                <w:sz w:val="28"/>
                <w:szCs w:val="28"/>
                <w:lang w:val="fr-FR"/>
              </w:rPr>
            </w:rPrChange>
          </w:rPr>
          <w:delText>.</w:delText>
        </w:r>
        <w:bookmarkEnd w:id="2880"/>
        <w:bookmarkEnd w:id="2881"/>
      </w:del>
    </w:p>
    <w:p w14:paraId="5959B91B" w14:textId="6B486675" w:rsidR="00BE19A7" w:rsidRDefault="005E5CD3" w:rsidP="00CE67EE">
      <w:pPr>
        <w:pStyle w:val="Hinh"/>
        <w:rPr>
          <w:lang w:val="fr-FR"/>
        </w:rPr>
      </w:pPr>
      <w:del w:id="2898" w:author="The Si Tran" w:date="2012-12-14T04:34:00Z">
        <w:r w:rsidRPr="0049233F" w:rsidDel="00565563">
          <w:rPr>
            <w:lang w:val="fr-FR"/>
            <w:rPrChange w:id="2899"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900" w:author="The Si Tran" w:date="2012-12-14T04:35:00Z"/>
          <w:szCs w:val="26"/>
          <w:lang w:val="fr-FR"/>
        </w:rPr>
      </w:pPr>
    </w:p>
    <w:p w14:paraId="6B00FEF5" w14:textId="77777777" w:rsidR="00B828F5" w:rsidRPr="0049233F" w:rsidRDefault="00B828F5" w:rsidP="001A7D30">
      <w:pPr>
        <w:ind w:firstLine="0"/>
        <w:rPr>
          <w:ins w:id="2901" w:author="The Si Tran" w:date="2012-12-14T04:35:00Z"/>
          <w:szCs w:val="26"/>
          <w:lang w:val="fr-FR"/>
          <w:rPrChange w:id="2902" w:author="The Si Tran" w:date="2012-12-05T23:02:00Z">
            <w:rPr>
              <w:ins w:id="2903" w:author="The Si Tran" w:date="2012-12-14T04:35:00Z"/>
              <w:sz w:val="28"/>
              <w:szCs w:val="28"/>
              <w:lang w:val="fr-FR"/>
            </w:rPr>
          </w:rPrChange>
        </w:rPr>
      </w:pPr>
    </w:p>
    <w:p w14:paraId="2041ECB9" w14:textId="0FAE7C12" w:rsidR="008D6389" w:rsidRPr="00EF4E32" w:rsidDel="00565563" w:rsidRDefault="00565563" w:rsidP="00EF4E32">
      <w:pPr>
        <w:pStyle w:val="Bang"/>
        <w:rPr>
          <w:del w:id="2904" w:author="The Si Tran" w:date="2012-12-14T04:33:00Z"/>
          <w:rPrChange w:id="2905" w:author="The Si Tran" w:date="2012-12-05T23:02:00Z">
            <w:rPr>
              <w:del w:id="2906" w:author="The Si Tran" w:date="2012-12-14T04:33:00Z"/>
              <w:sz w:val="28"/>
              <w:szCs w:val="28"/>
              <w:lang w:val="fr-FR"/>
            </w:rPr>
          </w:rPrChange>
        </w:rPr>
        <w:pPrChange w:id="2907" w:author="The Si Tran" w:date="2012-12-16T10:03:00Z">
          <w:pPr/>
        </w:pPrChange>
      </w:pPr>
      <w:bookmarkStart w:id="2908" w:name="_Toc343660049"/>
      <w:ins w:id="2909" w:author="The Si Tran" w:date="2012-12-14T04:34:00Z">
        <w:r w:rsidRPr="00EF4E32">
          <w:rPr>
            <w:rPrChange w:id="2910" w:author="The Si Tran" w:date="2012-12-14T04:35:00Z">
              <w:rPr>
                <w:lang w:val="fr-FR"/>
              </w:rPr>
            </w:rPrChange>
          </w:rPr>
          <w:t>Bảng 2.1</w:t>
        </w:r>
      </w:ins>
      <w:ins w:id="2911" w:author="The Si Tran" w:date="2012-12-14T04:35:00Z">
        <w:r w:rsidRPr="00EF4E32">
          <w:rPr>
            <w:rPrChange w:id="2912" w:author="The Si Tran" w:date="2012-12-14T04:35:00Z">
              <w:rPr>
                <w:lang w:val="fr-FR"/>
              </w:rPr>
            </w:rPrChange>
          </w:rPr>
          <w:t>:</w:t>
        </w:r>
      </w:ins>
      <w:ins w:id="2913" w:author="The Si Tran" w:date="2012-12-14T04:34:00Z">
        <w:r w:rsidRPr="00EF4E32">
          <w:t xml:space="preserve"> Một số kĩ thuật dự đoán cho từng thành phần của chuỗi thời gian</w:t>
        </w:r>
      </w:ins>
      <w:bookmarkEnd w:id="2908"/>
    </w:p>
    <w:p w14:paraId="1C234874" w14:textId="77777777" w:rsidR="008D6389" w:rsidRPr="0049233F" w:rsidRDefault="008D6389" w:rsidP="00EF4E32">
      <w:pPr>
        <w:pStyle w:val="Bang"/>
        <w:rPr>
          <w:lang w:val="fr-FR"/>
          <w:rPrChange w:id="2914" w:author="The Si Tran" w:date="2012-12-05T23:02:00Z">
            <w:rPr>
              <w:sz w:val="28"/>
              <w:szCs w:val="28"/>
              <w:lang w:val="fr-FR"/>
            </w:rPr>
          </w:rPrChange>
        </w:rPr>
        <w:pPrChange w:id="2915" w:author="The Si Tran" w:date="2012-12-16T10:03:00Z">
          <w:pPr/>
        </w:pPrChange>
      </w:pPr>
      <w:del w:id="2916" w:author="The Si Tran" w:date="2012-12-14T04:33:00Z">
        <w:r w:rsidRPr="0049233F" w:rsidDel="00565563">
          <w:rPr>
            <w:lang w:val="fr-FR"/>
            <w:rPrChange w:id="2917"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918"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919">
          <w:tblGrid>
            <w:gridCol w:w="1638"/>
            <w:gridCol w:w="1444"/>
            <w:gridCol w:w="2516"/>
            <w:gridCol w:w="613"/>
            <w:gridCol w:w="3077"/>
            <w:gridCol w:w="33"/>
          </w:tblGrid>
        </w:tblGridChange>
      </w:tblGrid>
      <w:tr w:rsidR="008D6389" w:rsidRPr="00565563" w:rsidDel="006B12AA" w14:paraId="0E2BA307" w14:textId="1D95D6F1" w:rsidTr="00B828F5">
        <w:trPr>
          <w:del w:id="2920" w:author="The Si Tran" w:date="2012-12-16T17:03:00Z"/>
        </w:trPr>
        <w:tc>
          <w:tcPr>
            <w:tcW w:w="1638" w:type="dxa"/>
            <w:tcPrChange w:id="2921" w:author="The Si Tran" w:date="2012-12-14T04:36:00Z">
              <w:tcPr>
                <w:tcW w:w="3192" w:type="dxa"/>
                <w:gridSpan w:val="2"/>
              </w:tcPr>
            </w:tcPrChange>
          </w:tcPr>
          <w:p w14:paraId="109F5C6A" w14:textId="32452574" w:rsidR="008D6389" w:rsidRPr="00DC2B95" w:rsidDel="006B12AA" w:rsidRDefault="008D6389">
            <w:pPr>
              <w:pStyle w:val="BangBody"/>
              <w:jc w:val="center"/>
              <w:rPr>
                <w:del w:id="2922" w:author="The Si Tran" w:date="2012-12-16T17:03:00Z"/>
                <w:b/>
                <w:sz w:val="26"/>
                <w:szCs w:val="26"/>
                <w:lang w:val="fr-FR"/>
                <w:rPrChange w:id="2923" w:author="The Si Tran" w:date="2012-12-16T10:44:00Z">
                  <w:rPr>
                    <w:del w:id="2924" w:author="The Si Tran" w:date="2012-12-16T17:03:00Z"/>
                    <w:sz w:val="28"/>
                    <w:szCs w:val="28"/>
                    <w:lang w:val="fr-FR"/>
                  </w:rPr>
                </w:rPrChange>
              </w:rPr>
              <w:pPrChange w:id="2925" w:author="The Si Tran" w:date="2012-12-16T10:44:00Z">
                <w:pPr/>
              </w:pPrChange>
            </w:pPr>
            <w:del w:id="2926" w:author="The Si Tran" w:date="2012-12-16T17:03:00Z">
              <w:r w:rsidRPr="00DC2B95" w:rsidDel="006B12AA">
                <w:rPr>
                  <w:b/>
                  <w:sz w:val="26"/>
                  <w:szCs w:val="26"/>
                  <w:lang w:val="fr-FR"/>
                  <w:rPrChange w:id="2927" w:author="The Si Tran" w:date="2012-12-16T10:44:00Z">
                    <w:rPr>
                      <w:b/>
                      <w:bCs/>
                      <w:sz w:val="28"/>
                      <w:szCs w:val="28"/>
                      <w:lang w:val="fr-FR"/>
                    </w:rPr>
                  </w:rPrChange>
                </w:rPr>
                <w:delText>Thành ph t</w:delText>
              </w:r>
            </w:del>
          </w:p>
        </w:tc>
        <w:tc>
          <w:tcPr>
            <w:tcW w:w="3960" w:type="dxa"/>
            <w:tcPrChange w:id="2928" w:author="The Si Tran" w:date="2012-12-14T04:36:00Z">
              <w:tcPr>
                <w:tcW w:w="3192" w:type="dxa"/>
                <w:gridSpan w:val="2"/>
              </w:tcPr>
            </w:tcPrChange>
          </w:tcPr>
          <w:p w14:paraId="4CA912EB" w14:textId="0DFE93BA" w:rsidR="008D6389" w:rsidRPr="00DC2B95" w:rsidDel="006B12AA" w:rsidRDefault="008D6389">
            <w:pPr>
              <w:pStyle w:val="BangBody"/>
              <w:jc w:val="center"/>
              <w:rPr>
                <w:del w:id="2929" w:author="The Si Tran" w:date="2012-12-16T17:03:00Z"/>
                <w:b/>
                <w:sz w:val="26"/>
                <w:szCs w:val="26"/>
                <w:lang w:val="fr-FR"/>
                <w:rPrChange w:id="2930" w:author="The Si Tran" w:date="2012-12-16T10:44:00Z">
                  <w:rPr>
                    <w:del w:id="2931" w:author="The Si Tran" w:date="2012-12-16T17:03:00Z"/>
                    <w:sz w:val="28"/>
                    <w:szCs w:val="28"/>
                    <w:lang w:val="fr-FR"/>
                  </w:rPr>
                </w:rPrChange>
              </w:rPr>
              <w:pPrChange w:id="2932" w:author="The Si Tran" w:date="2012-12-16T10:44:00Z">
                <w:pPr/>
              </w:pPrChange>
            </w:pPr>
            <w:del w:id="2933" w:author="The Si Tran" w:date="2012-12-16T17:03:00Z">
              <w:r w:rsidRPr="00DC2B95" w:rsidDel="006B12AA">
                <w:rPr>
                  <w:b/>
                  <w:sz w:val="26"/>
                  <w:szCs w:val="26"/>
                  <w:lang w:val="fr-FR"/>
                  <w:rPrChange w:id="2934" w:author="The Si Tran" w:date="2012-12-16T10:44:00Z">
                    <w:rPr>
                      <w:b/>
                      <w:bCs/>
                      <w:sz w:val="28"/>
                      <w:szCs w:val="28"/>
                      <w:lang w:val="fr-FR"/>
                    </w:rPr>
                  </w:rPrChange>
                </w:rPr>
                <w:delText>Kĩ thuph thuhuậ</w:delText>
              </w:r>
            </w:del>
          </w:p>
        </w:tc>
        <w:tc>
          <w:tcPr>
            <w:tcW w:w="3690" w:type="dxa"/>
            <w:tcPrChange w:id="2935" w:author="The Si Tran" w:date="2012-12-14T04:36:00Z">
              <w:tcPr>
                <w:tcW w:w="3192" w:type="dxa"/>
                <w:gridSpan w:val="2"/>
              </w:tcPr>
            </w:tcPrChange>
          </w:tcPr>
          <w:p w14:paraId="0D4794FF" w14:textId="3BAAAC04" w:rsidR="008D6389" w:rsidRPr="00DC2B95" w:rsidDel="006B12AA" w:rsidRDefault="00075CBD">
            <w:pPr>
              <w:pStyle w:val="BangBody"/>
              <w:jc w:val="center"/>
              <w:rPr>
                <w:del w:id="2936" w:author="The Si Tran" w:date="2012-12-16T17:03:00Z"/>
                <w:b/>
                <w:sz w:val="26"/>
                <w:szCs w:val="26"/>
                <w:lang w:val="fr-FR"/>
                <w:rPrChange w:id="2937" w:author="The Si Tran" w:date="2012-12-16T10:44:00Z">
                  <w:rPr>
                    <w:del w:id="2938" w:author="The Si Tran" w:date="2012-12-16T17:03:00Z"/>
                    <w:sz w:val="28"/>
                    <w:szCs w:val="28"/>
                    <w:lang w:val="fr-FR"/>
                  </w:rPr>
                </w:rPrChange>
              </w:rPr>
              <w:pPrChange w:id="2939" w:author="The Si Tran" w:date="2012-12-16T10:44:00Z">
                <w:pPr/>
              </w:pPrChange>
            </w:pPr>
            <w:del w:id="2940" w:author="The Si Tran" w:date="2012-12-12T13:59:00Z">
              <w:r w:rsidRPr="00DC2B95" w:rsidDel="000064E1">
                <w:rPr>
                  <w:b/>
                  <w:sz w:val="26"/>
                  <w:szCs w:val="26"/>
                  <w:lang w:val="fr-FR"/>
                  <w:rPrChange w:id="2941"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42" w:author="The Si Tran" w:date="2012-12-16T17:03:00Z"/>
          <w:trPrChange w:id="2943" w:author="The Si Tran" w:date="2012-12-16T10:45:00Z">
            <w:trPr>
              <w:gridAfter w:val="1"/>
            </w:trPr>
          </w:trPrChange>
        </w:trPr>
        <w:tc>
          <w:tcPr>
            <w:tcW w:w="1638" w:type="dxa"/>
            <w:vAlign w:val="center"/>
            <w:tcPrChange w:id="2944" w:author="The Si Tran" w:date="2012-12-16T10:45:00Z">
              <w:tcPr>
                <w:tcW w:w="3192" w:type="dxa"/>
                <w:gridSpan w:val="2"/>
              </w:tcPr>
            </w:tcPrChange>
          </w:tcPr>
          <w:p w14:paraId="3B19F359" w14:textId="42C85F4C" w:rsidR="008D6389" w:rsidRPr="00DC2B95" w:rsidDel="006B12AA" w:rsidRDefault="002A35A8">
            <w:pPr>
              <w:pStyle w:val="BangBody"/>
              <w:jc w:val="center"/>
              <w:rPr>
                <w:del w:id="2945" w:author="The Si Tran" w:date="2012-12-16T17:03:00Z"/>
                <w:sz w:val="26"/>
                <w:szCs w:val="26"/>
                <w:lang w:val="fr-FR"/>
                <w:rPrChange w:id="2946" w:author="The Si Tran" w:date="2012-12-16T10:43:00Z">
                  <w:rPr>
                    <w:del w:id="2947" w:author="The Si Tran" w:date="2012-12-16T17:03:00Z"/>
                    <w:sz w:val="28"/>
                    <w:szCs w:val="28"/>
                    <w:lang w:val="fr-FR"/>
                  </w:rPr>
                </w:rPrChange>
              </w:rPr>
              <w:pPrChange w:id="2948" w:author="The Si Tran" w:date="2012-12-16T10:45:00Z">
                <w:pPr/>
              </w:pPrChange>
            </w:pPr>
            <w:del w:id="2949" w:author="The Si Tran" w:date="2012-12-16T17:03:00Z">
              <w:r w:rsidRPr="00DC2B95" w:rsidDel="006B12AA">
                <w:rPr>
                  <w:sz w:val="26"/>
                  <w:szCs w:val="26"/>
                  <w:lang w:val="fr-FR"/>
                  <w:rPrChange w:id="2950" w:author="The Si Tran" w:date="2012-12-16T10:43:00Z">
                    <w:rPr>
                      <w:b/>
                      <w:bCs/>
                      <w:sz w:val="28"/>
                      <w:szCs w:val="28"/>
                      <w:lang w:val="fr-FR"/>
                    </w:rPr>
                  </w:rPrChange>
                </w:rPr>
                <w:delText>Chunever ?</w:delText>
              </w:r>
            </w:del>
          </w:p>
        </w:tc>
        <w:tc>
          <w:tcPr>
            <w:tcW w:w="3960" w:type="dxa"/>
            <w:tcPrChange w:id="2951" w:author="The Si Tran" w:date="2012-12-16T10:45:00Z">
              <w:tcPr>
                <w:tcW w:w="3192" w:type="dxa"/>
                <w:gridSpan w:val="2"/>
              </w:tcPr>
            </w:tcPrChange>
          </w:tcPr>
          <w:p w14:paraId="6D9972D3" w14:textId="47B26D01" w:rsidR="008D6389" w:rsidRPr="00DC2B95" w:rsidDel="006B12AA" w:rsidRDefault="002A35A8">
            <w:pPr>
              <w:pStyle w:val="BangBody"/>
              <w:rPr>
                <w:del w:id="2952" w:author="The Si Tran" w:date="2012-12-16T17:03:00Z"/>
                <w:sz w:val="26"/>
                <w:szCs w:val="26"/>
                <w:lang w:val="fr-FR"/>
                <w:rPrChange w:id="2953" w:author="The Si Tran" w:date="2012-12-16T10:43:00Z">
                  <w:rPr>
                    <w:del w:id="2954" w:author="The Si Tran" w:date="2012-12-16T17:03:00Z"/>
                    <w:sz w:val="28"/>
                    <w:szCs w:val="28"/>
                    <w:lang w:val="fr-FR"/>
                  </w:rPr>
                </w:rPrChange>
              </w:rPr>
              <w:pPrChange w:id="2955" w:author="The Si Tran" w:date="2012-12-16T10:28:00Z">
                <w:pPr>
                  <w:spacing w:before="0"/>
                </w:pPr>
              </w:pPrChange>
            </w:pPr>
            <w:del w:id="2956" w:author="The Si Tran" w:date="2012-12-16T17:03:00Z">
              <w:r w:rsidRPr="00DC2B95" w:rsidDel="006B12AA">
                <w:rPr>
                  <w:sz w:val="26"/>
                  <w:szCs w:val="26"/>
                  <w:lang w:val="fr-FR"/>
                  <w:rPrChange w:id="2957"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2958" w:author="The Si Tran" w:date="2012-12-16T17:03:00Z"/>
                <w:sz w:val="26"/>
                <w:szCs w:val="26"/>
                <w:lang w:val="fr-FR"/>
                <w:rPrChange w:id="2959" w:author="The Si Tran" w:date="2012-12-16T10:43:00Z">
                  <w:rPr>
                    <w:del w:id="2960" w:author="The Si Tran" w:date="2012-12-16T17:03:00Z"/>
                    <w:sz w:val="28"/>
                    <w:szCs w:val="28"/>
                    <w:lang w:val="fr-FR"/>
                  </w:rPr>
                </w:rPrChange>
              </w:rPr>
              <w:pPrChange w:id="2961" w:author="The Si Tran" w:date="2012-12-16T10:28:00Z">
                <w:pPr>
                  <w:spacing w:before="0"/>
                </w:pPr>
              </w:pPrChange>
            </w:pPr>
            <w:del w:id="2962" w:author="The Si Tran" w:date="2012-12-16T17:03:00Z">
              <w:r w:rsidRPr="00DC2B95" w:rsidDel="006B12AA">
                <w:rPr>
                  <w:sz w:val="26"/>
                  <w:szCs w:val="26"/>
                  <w:lang w:val="fr-FR"/>
                  <w:rPrChange w:id="2963" w:author="The Si Tran" w:date="2012-12-16T10:43:00Z">
                    <w:rPr>
                      <w:sz w:val="28"/>
                      <w:szCs w:val="28"/>
                      <w:lang w:val="fr-FR"/>
                    </w:rPr>
                  </w:rPrChange>
                </w:rPr>
                <w:delText xml:space="preserve">Trung bình di đgi đoán cho t từng thành phần của chuỗi thời gianời  mô hình dự đoán phù hợp hay giúp cải tiến mô hình </w:delText>
              </w:r>
              <w:r w:rsidR="0040359E" w:rsidRPr="00DC2B95" w:rsidDel="006B12AA">
                <w:rPr>
                  <w:sz w:val="26"/>
                  <w:szCs w:val="26"/>
                  <w:lang w:val="fr-FR"/>
                  <w:rPrChange w:id="2964" w:author="The Si Tran" w:date="2012-12-16T10:43:00Z">
                    <w:rPr>
                      <w:sz w:val="28"/>
                      <w:szCs w:val="28"/>
                      <w:lang w:val="fr-FR"/>
                    </w:rPr>
                  </w:rPrChange>
                </w:rPr>
                <w:delText>Mô hình đơn giđgi đoán cho t từng thành phần của chuỗi ời gianthời  mô hình dự đoán phù hợp hay giúp cải tiến mô hình đã có chính xác hơn. ta lựa chọn được mô hình dự đ</w:delText>
              </w:r>
            </w:del>
          </w:p>
        </w:tc>
      </w:tr>
      <w:tr w:rsidR="00572933" w:rsidRPr="00565563" w:rsidDel="006B12AA" w14:paraId="144C77CF" w14:textId="7392D3A9" w:rsidTr="00DC2B95">
        <w:trPr>
          <w:gridAfter w:val="1"/>
          <w:wAfter w:w="3690" w:type="dxa"/>
          <w:del w:id="2965" w:author="The Si Tran" w:date="2012-12-16T17:03:00Z"/>
          <w:trPrChange w:id="2966" w:author="The Si Tran" w:date="2012-12-16T10:45:00Z">
            <w:trPr>
              <w:gridAfter w:val="1"/>
            </w:trPr>
          </w:trPrChange>
        </w:trPr>
        <w:tc>
          <w:tcPr>
            <w:tcW w:w="1638" w:type="dxa"/>
            <w:vAlign w:val="center"/>
            <w:tcPrChange w:id="2967" w:author="The Si Tran" w:date="2012-12-16T10:45:00Z">
              <w:tcPr>
                <w:tcW w:w="3192" w:type="dxa"/>
                <w:gridSpan w:val="2"/>
              </w:tcPr>
            </w:tcPrChange>
          </w:tcPr>
          <w:p w14:paraId="4CB62FE8" w14:textId="3E9EA29A" w:rsidR="00572933" w:rsidRPr="00DC2B95" w:rsidDel="006B12AA" w:rsidRDefault="00572933">
            <w:pPr>
              <w:pStyle w:val="BangBody"/>
              <w:jc w:val="center"/>
              <w:rPr>
                <w:del w:id="2968" w:author="The Si Tran" w:date="2012-12-16T17:03:00Z"/>
                <w:sz w:val="26"/>
                <w:szCs w:val="26"/>
                <w:lang w:val="fr-FR"/>
                <w:rPrChange w:id="2969" w:author="The Si Tran" w:date="2012-12-16T10:43:00Z">
                  <w:rPr>
                    <w:del w:id="2970" w:author="The Si Tran" w:date="2012-12-16T17:03:00Z"/>
                    <w:sz w:val="28"/>
                    <w:szCs w:val="28"/>
                    <w:lang w:val="fr-FR"/>
                  </w:rPr>
                </w:rPrChange>
              </w:rPr>
              <w:pPrChange w:id="2971" w:author="The Si Tran" w:date="2012-12-16T10:45:00Z">
                <w:pPr/>
              </w:pPrChange>
            </w:pPr>
            <w:del w:id="2972" w:author="The Si Tran" w:date="2012-12-16T17:03:00Z">
              <w:r w:rsidRPr="00DC2B95" w:rsidDel="006B12AA">
                <w:rPr>
                  <w:sz w:val="26"/>
                  <w:szCs w:val="26"/>
                  <w:lang w:val="fr-FR"/>
                  <w:rPrChange w:id="2973" w:author="The Si Tran" w:date="2012-12-16T10:43:00Z">
                    <w:rPr>
                      <w:sz w:val="28"/>
                      <w:szCs w:val="28"/>
                      <w:lang w:val="fr-FR"/>
                    </w:rPr>
                  </w:rPrChange>
                </w:rPr>
                <w:delText xml:space="preserve">Xu hưnh </w:delText>
              </w:r>
            </w:del>
          </w:p>
        </w:tc>
        <w:tc>
          <w:tcPr>
            <w:tcW w:w="3960" w:type="dxa"/>
            <w:tcPrChange w:id="2974" w:author="The Si Tran" w:date="2012-12-16T10:45:00Z">
              <w:tcPr>
                <w:tcW w:w="3192" w:type="dxa"/>
                <w:gridSpan w:val="2"/>
              </w:tcPr>
            </w:tcPrChange>
          </w:tcPr>
          <w:p w14:paraId="0458B685" w14:textId="200B7BA3" w:rsidR="00572933" w:rsidRPr="00DC2B95" w:rsidDel="006B12AA" w:rsidRDefault="00572933">
            <w:pPr>
              <w:pStyle w:val="BangBody"/>
              <w:rPr>
                <w:del w:id="2975" w:author="The Si Tran" w:date="2012-12-16T17:03:00Z"/>
                <w:sz w:val="26"/>
                <w:szCs w:val="26"/>
                <w:lang w:val="fr-FR"/>
                <w:rPrChange w:id="2976" w:author="The Si Tran" w:date="2012-12-16T10:43:00Z">
                  <w:rPr>
                    <w:del w:id="2977" w:author="The Si Tran" w:date="2012-12-16T17:03:00Z"/>
                    <w:sz w:val="28"/>
                    <w:szCs w:val="28"/>
                    <w:lang w:val="fr-FR"/>
                  </w:rPr>
                </w:rPrChange>
              </w:rPr>
              <w:pPrChange w:id="2978" w:author="The Si Tran" w:date="2012-12-16T10:28:00Z">
                <w:pPr>
                  <w:spacing w:before="0"/>
                </w:pPr>
              </w:pPrChange>
            </w:pPr>
            <w:del w:id="2979" w:author="The Si Tran" w:date="2012-12-16T17:03:00Z">
              <w:r w:rsidRPr="00DC2B95" w:rsidDel="006B12AA">
                <w:rPr>
                  <w:sz w:val="26"/>
                  <w:szCs w:val="26"/>
                  <w:lang w:val="fr-FR"/>
                  <w:rPrChange w:id="2980" w:author="The Si Tran" w:date="2012-12-16T10:43:00Z">
                    <w:rPr>
                      <w:sz w:val="28"/>
                      <w:szCs w:val="28"/>
                      <w:lang w:val="fr-FR"/>
                    </w:rPr>
                  </w:rPrChange>
                </w:rPr>
                <w:delText>Trung bình di đgi đoán cTrung bình di đgi đoán cho t thời gianthời  mô hình dự đoán phù hợp hay giúp cải tiến mô h</w:delText>
              </w:r>
              <w:r w:rsidR="006C1D46" w:rsidRPr="00DC2B95" w:rsidDel="006B12AA">
                <w:rPr>
                  <w:sz w:val="26"/>
                  <w:szCs w:val="26"/>
                  <w:lang w:val="fr-FR"/>
                  <w:rPrChange w:id="2981" w:author="The Si Tran" w:date="2012-12-16T10:43:00Z">
                    <w:rPr>
                      <w:sz w:val="28"/>
                      <w:szCs w:val="28"/>
                      <w:lang w:val="fr-FR"/>
                    </w:rPr>
                  </w:rPrChange>
                </w:rPr>
                <w:delText>Xuung bình di đgi đoán cho tg bình di đgi đoán cho t thời gianthời  mô hình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2982" w:author="The Si Tran" w:date="2012-12-16T17:03:00Z"/>
        </w:trPr>
        <w:tc>
          <w:tcPr>
            <w:tcW w:w="1638" w:type="dxa"/>
            <w:vAlign w:val="center"/>
            <w:tcPrChange w:id="2983" w:author="The Si Tran" w:date="2012-12-16T10:45:00Z">
              <w:tcPr>
                <w:tcW w:w="3192" w:type="dxa"/>
                <w:gridSpan w:val="2"/>
              </w:tcPr>
            </w:tcPrChange>
          </w:tcPr>
          <w:p w14:paraId="549CF493" w14:textId="62CEE41E" w:rsidR="00F077A6" w:rsidRPr="00DC2B95" w:rsidDel="006B12AA" w:rsidRDefault="00F077A6">
            <w:pPr>
              <w:pStyle w:val="BangBody"/>
              <w:jc w:val="center"/>
              <w:rPr>
                <w:del w:id="2984" w:author="The Si Tran" w:date="2012-12-16T17:03:00Z"/>
                <w:sz w:val="26"/>
                <w:szCs w:val="26"/>
                <w:lang w:val="fr-FR"/>
                <w:rPrChange w:id="2985" w:author="The Si Tran" w:date="2012-12-16T10:43:00Z">
                  <w:rPr>
                    <w:del w:id="2986" w:author="The Si Tran" w:date="2012-12-16T17:03:00Z"/>
                    <w:sz w:val="28"/>
                    <w:szCs w:val="28"/>
                    <w:lang w:val="fr-FR"/>
                  </w:rPr>
                </w:rPrChange>
              </w:rPr>
              <w:pPrChange w:id="2987" w:author="The Si Tran" w:date="2012-12-16T10:45:00Z">
                <w:pPr/>
              </w:pPrChange>
            </w:pPr>
            <w:del w:id="2988" w:author="The Si Tran" w:date="2012-12-16T17:03:00Z">
              <w:r w:rsidRPr="00DC2B95" w:rsidDel="006B12AA">
                <w:rPr>
                  <w:sz w:val="26"/>
                  <w:szCs w:val="26"/>
                  <w:lang w:val="fr-FR"/>
                  <w:rPrChange w:id="2989" w:author="The Si Tran" w:date="2012-12-16T10:43:00Z">
                    <w:rPr>
                      <w:sz w:val="28"/>
                      <w:szCs w:val="28"/>
                      <w:lang w:val="fr-FR"/>
                    </w:rPr>
                  </w:rPrChange>
                </w:rPr>
                <w:delText>Mùa</w:delText>
              </w:r>
            </w:del>
          </w:p>
        </w:tc>
        <w:tc>
          <w:tcPr>
            <w:tcW w:w="3960" w:type="dxa"/>
            <w:tcPrChange w:id="2990" w:author="The Si Tran" w:date="2012-12-16T10:45:00Z">
              <w:tcPr>
                <w:tcW w:w="3192" w:type="dxa"/>
                <w:gridSpan w:val="2"/>
              </w:tcPr>
            </w:tcPrChange>
          </w:tcPr>
          <w:p w14:paraId="245F83F8" w14:textId="48926230" w:rsidR="00F077A6" w:rsidRPr="00DC2B95" w:rsidDel="006B12AA" w:rsidRDefault="00F077A6">
            <w:pPr>
              <w:pStyle w:val="BangBody"/>
              <w:rPr>
                <w:del w:id="2991" w:author="The Si Tran" w:date="2012-12-16T17:03:00Z"/>
                <w:sz w:val="26"/>
                <w:szCs w:val="26"/>
                <w:lang w:val="fr-FR"/>
                <w:rPrChange w:id="2992" w:author="The Si Tran" w:date="2012-12-16T10:43:00Z">
                  <w:rPr>
                    <w:del w:id="2993" w:author="The Si Tran" w:date="2012-12-16T17:03:00Z"/>
                    <w:sz w:val="28"/>
                    <w:szCs w:val="28"/>
                    <w:lang w:val="fr-FR"/>
                  </w:rPr>
                </w:rPrChange>
              </w:rPr>
              <w:pPrChange w:id="2994" w:author="The Si Tran" w:date="2012-12-16T10:28:00Z">
                <w:pPr>
                  <w:spacing w:before="0"/>
                </w:pPr>
              </w:pPrChange>
            </w:pPr>
            <w:del w:id="2995" w:author="The Si Tran" w:date="2012-12-16T17:03:00Z">
              <w:r w:rsidRPr="00DC2B95" w:rsidDel="006B12AA">
                <w:rPr>
                  <w:sz w:val="26"/>
                  <w:szCs w:val="26"/>
                  <w:lang w:val="fr-FR"/>
                  <w:rPrChange w:id="2996" w:author="The Si Tran" w:date="2012-12-16T10:43:00Z">
                    <w:rPr>
                      <w:sz w:val="28"/>
                      <w:szCs w:val="28"/>
                      <w:lang w:val="fr-FR"/>
                    </w:rPr>
                  </w:rPrChange>
                </w:rPr>
                <w:delText>Mô hình làm trơn theo hàm mũ cg thành phi đoán cho t th phgianhuời  mô hì</w:delText>
              </w:r>
              <w:r w:rsidR="00CF32C5" w:rsidRPr="00DC2B95" w:rsidDel="006B12AA">
                <w:rPr>
                  <w:sz w:val="26"/>
                  <w:szCs w:val="26"/>
                  <w:lang w:val="fr-FR"/>
                  <w:rPrChange w:id="2997" w:author="The Si Tran" w:date="2012-12-16T10:43:00Z">
                    <w:rPr>
                      <w:sz w:val="28"/>
                      <w:szCs w:val="28"/>
                      <w:lang w:val="fr-FR"/>
                    </w:rPr>
                  </w:rPrChange>
                </w:rPr>
                <w:delText>Tô hình làm trơn theo hàm mũ cg thành  (ARIMA)</w:delText>
              </w:r>
            </w:del>
          </w:p>
        </w:tc>
        <w:tc>
          <w:tcPr>
            <w:tcW w:w="3690" w:type="dxa"/>
            <w:tcPrChange w:id="2998" w:author="The Si Tran" w:date="2012-12-16T10:45:00Z">
              <w:tcPr>
                <w:tcW w:w="3192" w:type="dxa"/>
                <w:gridSpan w:val="2"/>
              </w:tcPr>
            </w:tcPrChange>
          </w:tcPr>
          <w:p w14:paraId="36C7E86A" w14:textId="157E4FA6" w:rsidR="00F077A6" w:rsidRPr="00DC2B95" w:rsidDel="006B12AA" w:rsidRDefault="00AC4149">
            <w:pPr>
              <w:pStyle w:val="BangBody"/>
              <w:rPr>
                <w:del w:id="2999" w:author="The Si Tran" w:date="2012-12-16T17:03:00Z"/>
                <w:sz w:val="26"/>
                <w:szCs w:val="26"/>
                <w:lang w:val="fr-FR"/>
                <w:rPrChange w:id="3000" w:author="The Si Tran" w:date="2012-12-16T10:43:00Z">
                  <w:rPr>
                    <w:del w:id="3001" w:author="The Si Tran" w:date="2012-12-16T17:03:00Z"/>
                    <w:sz w:val="28"/>
                    <w:szCs w:val="28"/>
                    <w:lang w:val="fr-FR"/>
                  </w:rPr>
                </w:rPrChange>
              </w:rPr>
              <w:pPrChange w:id="3002" w:author="The Si Tran" w:date="2012-12-16T10:28:00Z">
                <w:pPr/>
              </w:pPrChange>
            </w:pPr>
            <w:del w:id="3003" w:author="The Si Tran" w:date="2012-12-16T17:03:00Z">
              <w:r w:rsidRPr="00DC2B95" w:rsidDel="006B12AA">
                <w:rPr>
                  <w:sz w:val="26"/>
                  <w:szCs w:val="26"/>
                  <w:lang w:val="fr-FR"/>
                  <w:rPrChange w:id="3004" w:author="The Si Tran" w:date="2012-12-16T10:43:00Z">
                    <w:rPr>
                      <w:sz w:val="28"/>
                      <w:szCs w:val="28"/>
                      <w:lang w:val="fr-FR"/>
                    </w:rPr>
                  </w:rPrChange>
                </w:rPr>
                <w:delText>Nh hình làm trơn theo hàm mũ cg thành  (ARIMA)đcho t th phgianhuời  mô hình dự đoán phù hợp hay giúp cải tiến mô hình đã có chính</w:delText>
              </w:r>
            </w:del>
          </w:p>
        </w:tc>
      </w:tr>
      <w:tr w:rsidR="006B12AA" w:rsidRPr="0049233F" w14:paraId="0753914B" w14:textId="77777777" w:rsidTr="006B12AA">
        <w:trPr>
          <w:ins w:id="3005" w:author="The Si Tran" w:date="2012-12-16T17:03:00Z"/>
        </w:trPr>
        <w:tc>
          <w:tcPr>
            <w:tcW w:w="1638" w:type="dxa"/>
          </w:tcPr>
          <w:p w14:paraId="20ABAF98" w14:textId="77777777" w:rsidR="006B12AA" w:rsidRPr="001625BA" w:rsidRDefault="006B12AA" w:rsidP="00276DB6">
            <w:pPr>
              <w:pStyle w:val="NoFormat"/>
              <w:jc w:val="center"/>
              <w:rPr>
                <w:ins w:id="3006" w:author="The Si Tran" w:date="2012-12-16T17:03:00Z"/>
                <w:b/>
              </w:rPr>
            </w:pPr>
            <w:ins w:id="3007"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3008" w:author="The Si Tran" w:date="2012-12-16T17:03:00Z"/>
                <w:b/>
              </w:rPr>
            </w:pPr>
            <w:ins w:id="3009"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3010" w:author="The Si Tran" w:date="2012-12-16T17:03:00Z"/>
                <w:b/>
              </w:rPr>
            </w:pPr>
            <w:ins w:id="3011" w:author="The Si Tran" w:date="2012-12-16T17:03:00Z">
              <w:r w:rsidRPr="001625BA">
                <w:rPr>
                  <w:b/>
                </w:rPr>
                <w:t>Áp dụng</w:t>
              </w:r>
            </w:ins>
          </w:p>
        </w:tc>
      </w:tr>
      <w:tr w:rsidR="006B12AA" w:rsidRPr="0049233F" w14:paraId="1C85701C" w14:textId="77777777" w:rsidTr="00BE19A7">
        <w:trPr>
          <w:ins w:id="3012" w:author="The Si Tran" w:date="2012-12-16T17:03:00Z"/>
        </w:trPr>
        <w:tc>
          <w:tcPr>
            <w:tcW w:w="1638" w:type="dxa"/>
            <w:vAlign w:val="center"/>
          </w:tcPr>
          <w:p w14:paraId="2BF98F90" w14:textId="77777777" w:rsidR="006B12AA" w:rsidRPr="00BE19A7" w:rsidRDefault="006B12AA" w:rsidP="00BE19A7">
            <w:pPr>
              <w:pStyle w:val="NoFormat"/>
              <w:jc w:val="center"/>
              <w:rPr>
                <w:ins w:id="3013" w:author="The Si Tran" w:date="2012-12-16T17:03:00Z"/>
                <w:b/>
              </w:rPr>
            </w:pPr>
            <w:ins w:id="3014"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3015" w:author="The Si Tran" w:date="2012-12-16T17:03:00Z"/>
              </w:rPr>
            </w:pPr>
            <w:ins w:id="3016"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017" w:author="The Si Tran" w:date="2012-12-16T17:03:00Z"/>
              </w:rPr>
            </w:pPr>
            <w:ins w:id="3018"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019" w:author="The Si Tran" w:date="2012-12-16T17:03:00Z"/>
              </w:rPr>
            </w:pPr>
            <w:ins w:id="3020"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3021" w:author="The Si Tran" w:date="2012-12-16T17:03:00Z"/>
              </w:rPr>
            </w:pPr>
            <w:ins w:id="3022"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23" w:author="The Si Tran" w:date="2012-12-16T17:03:00Z"/>
        </w:trPr>
        <w:tc>
          <w:tcPr>
            <w:tcW w:w="1638" w:type="dxa"/>
            <w:vAlign w:val="center"/>
          </w:tcPr>
          <w:p w14:paraId="462AA1F0" w14:textId="77777777" w:rsidR="006B12AA" w:rsidRPr="00BE19A7" w:rsidRDefault="006B12AA" w:rsidP="00BE19A7">
            <w:pPr>
              <w:pStyle w:val="NoFormat"/>
              <w:jc w:val="center"/>
              <w:rPr>
                <w:ins w:id="3024" w:author="The Si Tran" w:date="2012-12-16T17:03:00Z"/>
                <w:b/>
              </w:rPr>
            </w:pPr>
            <w:ins w:id="3025"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3026" w:author="The Si Tran" w:date="2012-12-16T17:03:00Z"/>
              </w:rPr>
            </w:pPr>
            <w:ins w:id="3027" w:author="The Si Tran" w:date="2012-12-16T17:03:00Z">
              <w:r w:rsidRPr="004B1D5C">
                <w:t xml:space="preserve"> Trung bình di động (MA)</w:t>
              </w:r>
            </w:ins>
          </w:p>
          <w:p w14:paraId="67B57047" w14:textId="77777777" w:rsidR="006B12AA" w:rsidRPr="004B1D5C" w:rsidRDefault="006B12AA" w:rsidP="00276DB6">
            <w:pPr>
              <w:pStyle w:val="NoFormat"/>
              <w:rPr>
                <w:ins w:id="3028" w:author="The Si Tran" w:date="2012-12-16T17:03:00Z"/>
              </w:rPr>
            </w:pPr>
            <w:ins w:id="3029"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3030" w:author="The Si Tran" w:date="2012-12-16T17:03:00Z"/>
              </w:rPr>
            </w:pPr>
            <w:ins w:id="3031"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32" w:author="The Si Tran" w:date="2012-12-16T17:03:00Z"/>
        </w:trPr>
        <w:tc>
          <w:tcPr>
            <w:tcW w:w="1638" w:type="dxa"/>
            <w:vAlign w:val="center"/>
          </w:tcPr>
          <w:p w14:paraId="454BAE3B" w14:textId="77777777" w:rsidR="006B12AA" w:rsidRPr="00BE19A7" w:rsidRDefault="006B12AA" w:rsidP="00BE19A7">
            <w:pPr>
              <w:pStyle w:val="NoFormat"/>
              <w:jc w:val="center"/>
              <w:rPr>
                <w:ins w:id="3033" w:author="The Si Tran" w:date="2012-12-16T17:03:00Z"/>
                <w:b/>
              </w:rPr>
            </w:pPr>
            <w:ins w:id="3034"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3035" w:author="The Si Tran" w:date="2012-12-16T17:03:00Z"/>
              </w:rPr>
            </w:pPr>
            <w:ins w:id="3036"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037" w:author="The Si Tran" w:date="2012-12-16T17:03:00Z"/>
              </w:rPr>
            </w:pPr>
            <w:ins w:id="3038"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3039" w:author="The Si Tran" w:date="2012-12-16T17:03:00Z"/>
              </w:rPr>
            </w:pPr>
            <w:ins w:id="3040"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41" w:author="The Si Tran" w:date="2012-12-14T04:33:00Z">
            <w:rPr>
              <w:sz w:val="28"/>
              <w:szCs w:val="28"/>
              <w:lang w:val="fr-FR"/>
            </w:rPr>
          </w:rPrChange>
        </w:rPr>
      </w:pPr>
    </w:p>
    <w:p w14:paraId="2EFD65FF" w14:textId="77777777" w:rsidR="00B35C7A" w:rsidRPr="0049233F" w:rsidRDefault="00B35C7A">
      <w:pPr>
        <w:rPr>
          <w:lang w:val="fr-FR"/>
          <w:rPrChange w:id="3042" w:author="The Si Tran" w:date="2012-12-05T23:02:00Z">
            <w:rPr>
              <w:sz w:val="28"/>
              <w:szCs w:val="28"/>
              <w:lang w:val="fr-FR"/>
            </w:rPr>
          </w:rPrChange>
        </w:rPr>
      </w:pPr>
      <w:del w:id="3043" w:author="The Si Tran" w:date="2012-12-16T17:03:00Z">
        <w:r w:rsidRPr="0049233F" w:rsidDel="006B12AA">
          <w:rPr>
            <w:lang w:val="fr-FR"/>
            <w:rPrChange w:id="3044" w:author="The Si Tran" w:date="2012-12-05T23:02:00Z">
              <w:rPr>
                <w:sz w:val="28"/>
                <w:szCs w:val="28"/>
                <w:lang w:val="fr-FR"/>
              </w:rPr>
            </w:rPrChange>
          </w:rPr>
          <w:tab/>
        </w:r>
      </w:del>
      <w:r w:rsidRPr="0049233F">
        <w:rPr>
          <w:lang w:val="fr-FR"/>
          <w:rPrChange w:id="3045"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046" w:author="The Si Tran" w:date="2012-12-05T23:02:00Z">
            <w:rPr>
              <w:sz w:val="28"/>
              <w:szCs w:val="28"/>
              <w:lang w:val="fr-FR"/>
            </w:rPr>
          </w:rPrChange>
        </w:rPr>
      </w:pPr>
      <w:r w:rsidRPr="0049233F">
        <w:rPr>
          <w:szCs w:val="26"/>
          <w:lang w:val="fr-FR"/>
          <w:rPrChange w:id="3047"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048" w:author="The Si Tran" w:date="2012-12-05T23:02:00Z">
            <w:rPr>
              <w:sz w:val="28"/>
              <w:szCs w:val="28"/>
              <w:lang w:val="fr-FR"/>
            </w:rPr>
          </w:rPrChange>
        </w:rPr>
      </w:pPr>
      <w:del w:id="3049" w:author="The Si Tran" w:date="2012-12-16T17:03:00Z">
        <w:r w:rsidRPr="0049233F" w:rsidDel="006B12AA">
          <w:rPr>
            <w:szCs w:val="26"/>
            <w:lang w:val="fr-FR"/>
            <w:rPrChange w:id="3050" w:author="The Si Tran" w:date="2012-12-05T23:02:00Z">
              <w:rPr>
                <w:sz w:val="28"/>
                <w:szCs w:val="28"/>
                <w:lang w:val="fr-FR"/>
              </w:rPr>
            </w:rPrChange>
          </w:rPr>
          <w:tab/>
        </w:r>
      </w:del>
      <w:r w:rsidRPr="0049233F">
        <w:rPr>
          <w:szCs w:val="26"/>
          <w:lang w:val="fr-FR"/>
          <w:rPrChange w:id="3051"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052" w:author="The Si Tran" w:date="2012-12-16T10:29:00Z">
          <w:pPr>
            <w:ind w:left="1440"/>
          </w:pPr>
        </w:pPrChange>
      </w:pPr>
      <w:del w:id="3053" w:author="The Si Tran" w:date="2012-12-14T04:42:00Z">
        <w:r w:rsidRPr="0049233F" w:rsidDel="001E051F">
          <w:rPr>
            <w:lang w:val="fr-FR"/>
            <w:rPrChange w:id="3054" w:author="The Si Tran" w:date="2012-12-05T23:02:00Z">
              <w:rPr>
                <w:sz w:val="28"/>
                <w:szCs w:val="28"/>
                <w:lang w:val="fr-FR"/>
              </w:rPr>
            </w:rPrChange>
          </w:rPr>
          <w:tab/>
        </w:r>
        <w:r w:rsidRPr="0049233F" w:rsidDel="001E051F">
          <w:rPr>
            <w:lang w:val="fr-FR"/>
            <w:rPrChange w:id="3055" w:author="The Si Tran" w:date="2012-12-05T23:02:00Z">
              <w:rPr>
                <w:sz w:val="28"/>
                <w:szCs w:val="28"/>
                <w:lang w:val="fr-FR"/>
              </w:rPr>
            </w:rPrChange>
          </w:rPr>
          <w:tab/>
        </w:r>
        <w:r w:rsidRPr="0049233F" w:rsidDel="001E051F">
          <w:rPr>
            <w:lang w:val="fr-FR"/>
            <w:rPrChange w:id="3056" w:author="The Si Tran" w:date="2012-12-05T23:02:00Z">
              <w:rPr>
                <w:sz w:val="28"/>
                <w:szCs w:val="28"/>
                <w:lang w:val="fr-FR"/>
              </w:rPr>
            </w:rPrChange>
          </w:rPr>
          <w:tab/>
        </w:r>
      </w:del>
      <m:oMath>
        <m:sSub>
          <m:sSubPr>
            <m:ctrlPr>
              <w:ins w:id="3057" w:author="The Si Tran" w:date="2012-12-05T23:55:00Z">
                <w:rPr>
                  <w:rFonts w:ascii="Cambria Math" w:hAnsi="Cambria Math"/>
                  <w:i/>
                  <w:lang w:val="fr-FR"/>
                </w:rPr>
              </w:ins>
            </m:ctrlPr>
          </m:sSubPr>
          <m:e>
            <w:ins w:id="3058" w:author="The Si Tran" w:date="2012-12-05T23:55:00Z">
              <m:r>
                <w:rPr>
                  <w:rFonts w:ascii="Cambria Math" w:hAnsi="Cambria Math"/>
                  <w:lang w:val="fr-FR"/>
                </w:rPr>
                <m:t>e</m:t>
              </m:r>
            </w:ins>
          </m:e>
          <m:sub>
            <w:ins w:id="3059" w:author="The Si Tran" w:date="2012-12-05T23:55:00Z">
              <m:r>
                <w:rPr>
                  <w:rFonts w:ascii="Cambria Math" w:hAnsi="Cambria Math"/>
                  <w:lang w:val="fr-FR"/>
                </w:rPr>
                <m:t>t</m:t>
              </m:r>
            </w:ins>
          </m:sub>
        </m:sSub>
        <w:ins w:id="3060" w:author="The Si Tran" w:date="2012-12-05T23:55:00Z">
          <m:r>
            <w:rPr>
              <w:rFonts w:ascii="Cambria Math" w:hAnsi="Cambria Math"/>
              <w:lang w:val="fr-FR"/>
            </w:rPr>
            <m:t>=</m:t>
          </m:r>
        </w:ins>
        <m:sSub>
          <m:sSubPr>
            <m:ctrlPr>
              <w:ins w:id="3061" w:author="The Si Tran" w:date="2012-12-05T23:55:00Z">
                <w:rPr>
                  <w:rFonts w:ascii="Cambria Math" w:hAnsi="Cambria Math"/>
                  <w:i/>
                  <w:lang w:val="fr-FR"/>
                </w:rPr>
              </w:ins>
            </m:ctrlPr>
          </m:sSubPr>
          <m:e>
            <w:ins w:id="3062" w:author="The Si Tran" w:date="2012-12-05T23:55:00Z">
              <m:r>
                <w:rPr>
                  <w:rFonts w:ascii="Cambria Math" w:hAnsi="Cambria Math"/>
                  <w:lang w:val="fr-FR"/>
                </w:rPr>
                <m:t>Y</m:t>
              </m:r>
            </w:ins>
          </m:e>
          <m:sub>
            <w:ins w:id="3063" w:author="The Si Tran" w:date="2012-12-05T23:55:00Z">
              <m:r>
                <w:rPr>
                  <w:rFonts w:ascii="Cambria Math" w:hAnsi="Cambria Math"/>
                  <w:lang w:val="fr-FR"/>
                </w:rPr>
                <m:t>t</m:t>
              </m:r>
            </w:ins>
          </m:sub>
        </m:sSub>
        <w:ins w:id="3064" w:author="The Si Tran" w:date="2012-12-05T23:55:00Z">
          <m:r>
            <w:rPr>
              <w:rFonts w:ascii="Cambria Math" w:hAnsi="Cambria Math"/>
              <w:lang w:val="fr-FR"/>
            </w:rPr>
            <m:t>-</m:t>
          </m:r>
        </w:ins>
        <m:sSub>
          <m:sSubPr>
            <m:ctrlPr>
              <w:ins w:id="3065" w:author="The Si Tran" w:date="2012-12-05T23:56:00Z">
                <w:rPr>
                  <w:rFonts w:ascii="Cambria Math" w:hAnsi="Cambria Math"/>
                  <w:i/>
                  <w:lang w:val="fr-FR"/>
                </w:rPr>
              </w:ins>
            </m:ctrlPr>
          </m:sSubPr>
          <m:e>
            <m:acc>
              <m:accPr>
                <m:ctrlPr>
                  <w:ins w:id="3066" w:author="The Si Tran" w:date="2012-12-05T23:56:00Z">
                    <w:rPr>
                      <w:rFonts w:ascii="Cambria Math" w:hAnsi="Cambria Math"/>
                      <w:i/>
                      <w:lang w:val="fr-FR"/>
                    </w:rPr>
                  </w:ins>
                </m:ctrlPr>
              </m:accPr>
              <m:e>
                <w:ins w:id="3067" w:author="The Si Tran" w:date="2012-12-05T23:56:00Z">
                  <m:r>
                    <w:rPr>
                      <w:rFonts w:ascii="Cambria Math" w:hAnsi="Cambria Math"/>
                      <w:lang w:val="fr-FR"/>
                    </w:rPr>
                    <m:t>Y</m:t>
                  </m:r>
                </w:ins>
              </m:e>
            </m:acc>
          </m:e>
          <m:sub>
            <w:ins w:id="3068" w:author="The Si Tran" w:date="2012-12-05T23:56:00Z">
              <m:r>
                <w:rPr>
                  <w:rFonts w:ascii="Cambria Math" w:hAnsi="Cambria Math"/>
                  <w:lang w:val="fr-FR"/>
                </w:rPr>
                <m:t>t</m:t>
              </m:r>
            </w:ins>
          </m:sub>
        </m:sSub>
      </m:oMath>
      <w:del w:id="3069" w:author="The Si Tran" w:date="2012-12-05T23:56:00Z">
        <w:r w:rsidRPr="0049233F" w:rsidDel="009F0701">
          <w:rPr>
            <w:lang w:val="fr-FR"/>
            <w:rPrChange w:id="3070" w:author="The Si Tran" w:date="2012-12-05T23:02:00Z">
              <w:rPr>
                <w:sz w:val="28"/>
                <w:szCs w:val="28"/>
                <w:lang w:val="fr-FR"/>
              </w:rPr>
            </w:rPrChange>
          </w:rPr>
          <w:delText>e</w:delText>
        </w:r>
        <w:r w:rsidRPr="0049233F" w:rsidDel="009F0701">
          <w:rPr>
            <w:vertAlign w:val="subscript"/>
            <w:lang w:val="fr-FR"/>
            <w:rPrChange w:id="3071" w:author="The Si Tran" w:date="2012-12-05T23:02:00Z">
              <w:rPr>
                <w:sz w:val="28"/>
                <w:szCs w:val="28"/>
                <w:vertAlign w:val="subscript"/>
                <w:lang w:val="fr-FR"/>
              </w:rPr>
            </w:rPrChange>
          </w:rPr>
          <w:delText xml:space="preserve">t  </w:delText>
        </w:r>
        <w:r w:rsidRPr="0049233F" w:rsidDel="009F0701">
          <w:rPr>
            <w:lang w:val="fr-FR"/>
            <w:rPrChange w:id="3072" w:author="The Si Tran" w:date="2012-12-05T23:02:00Z">
              <w:rPr>
                <w:sz w:val="28"/>
                <w:szCs w:val="28"/>
                <w:lang w:val="fr-FR"/>
              </w:rPr>
            </w:rPrChange>
          </w:rPr>
          <w:delText>= Υ</w:delText>
        </w:r>
        <w:r w:rsidR="003176F1" w:rsidRPr="0049233F" w:rsidDel="009F0701">
          <w:rPr>
            <w:vertAlign w:val="subscript"/>
            <w:lang w:val="fr-FR"/>
            <w:rPrChange w:id="3073" w:author="The Si Tran" w:date="2012-12-05T23:02:00Z">
              <w:rPr>
                <w:sz w:val="28"/>
                <w:szCs w:val="28"/>
                <w:vertAlign w:val="subscript"/>
                <w:lang w:val="fr-FR"/>
              </w:rPr>
            </w:rPrChange>
          </w:rPr>
          <w:delText>t</w:delText>
        </w:r>
        <w:r w:rsidRPr="0049233F" w:rsidDel="009F0701">
          <w:rPr>
            <w:lang w:val="fr-FR"/>
            <w:rPrChange w:id="3074"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0" o:title=""/>
            </v:shape>
            <o:OLEObject Type="Embed" ProgID="Equation.DSMT4" ShapeID="_x0000_i1041" DrawAspect="Content" ObjectID="_1417414642" r:id="rId51"/>
          </w:object>
        </w:r>
        <w:r w:rsidR="003176F1" w:rsidRPr="002B1464" w:rsidDel="009F0701">
          <w:rPr>
            <w:vertAlign w:val="subscript"/>
          </w:rPr>
          <w:delText>t</w:delText>
        </w:r>
      </w:del>
    </w:p>
    <w:p w14:paraId="3C709FDE" w14:textId="77777777" w:rsidR="00B14D71" w:rsidRDefault="00926939" w:rsidP="005A22B0">
      <w:pPr>
        <w:rPr>
          <w:ins w:id="3075" w:author="The Si Tran" w:date="2012-12-14T04:41:00Z"/>
          <w:rFonts w:eastAsiaTheme="minorEastAsia"/>
          <w:szCs w:val="26"/>
        </w:rPr>
      </w:pPr>
      <w:del w:id="3076" w:author="The Si Tran" w:date="2012-12-16T17:03:00Z">
        <w:r w:rsidRPr="005947EE" w:rsidDel="006B12AA">
          <w:rPr>
            <w:szCs w:val="26"/>
          </w:rPr>
          <w:tab/>
        </w:r>
      </w:del>
      <w:ins w:id="3077" w:author="The Si Tran" w:date="2012-12-14T04:41:00Z">
        <w:r w:rsidR="00B14D71">
          <w:rPr>
            <w:szCs w:val="26"/>
          </w:rPr>
          <w:t>T</w:t>
        </w:r>
      </w:ins>
      <w:del w:id="3078"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BE2D8B">
      <w:pPr>
        <w:pStyle w:val="BuletL2"/>
        <w:pPrChange w:id="3079" w:author="The Si Tran" w:date="2012-12-16T17:03:00Z">
          <w:pPr/>
        </w:pPrChange>
      </w:pPr>
      <m:oMath>
        <m:sSub>
          <m:sSubPr>
            <m:ctrlPr>
              <w:ins w:id="3080" w:author="The Si Tran" w:date="2012-12-05T23:56:00Z">
                <w:rPr>
                  <w:rFonts w:ascii="Cambria Math" w:hAnsi="Cambria Math"/>
                  <w:i/>
                  <w:lang w:val="fr-FR"/>
                </w:rPr>
              </w:ins>
            </m:ctrlPr>
          </m:sSubPr>
          <m:e>
            <w:ins w:id="3081" w:author="The Si Tran" w:date="2012-12-05T23:56:00Z">
              <m:r>
                <w:rPr>
                  <w:rFonts w:ascii="Cambria Math" w:hAnsi="Cambria Math"/>
                  <w:lang w:val="fr-FR"/>
                </w:rPr>
                <m:t>e</m:t>
              </m:r>
            </w:ins>
          </m:e>
          <m:sub>
            <w:ins w:id="3082" w:author="The Si Tran" w:date="2012-12-05T23:56:00Z">
              <m:r>
                <w:rPr>
                  <w:rFonts w:ascii="Cambria Math" w:hAnsi="Cambria Math"/>
                  <w:lang w:val="fr-FR"/>
                </w:rPr>
                <m:t>t</m:t>
              </m:r>
            </w:ins>
          </m:sub>
        </m:sSub>
      </m:oMath>
      <w:del w:id="3083"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084" w:author="The Si Tran" w:date="2012-12-16T17:03:00Z">
          <w:pPr/>
        </w:pPrChange>
      </w:pPr>
      <w:del w:id="3085" w:author="The Si Tran" w:date="2012-12-14T04:42:00Z">
        <w:r w:rsidRPr="00032D83" w:rsidDel="001E051F">
          <w:tab/>
        </w:r>
        <w:r w:rsidRPr="00032D83" w:rsidDel="001E051F">
          <w:tab/>
        </w:r>
        <w:r w:rsidRPr="00032D83" w:rsidDel="001E051F">
          <w:tab/>
        </w:r>
      </w:del>
      <m:oMath>
        <m:sSub>
          <m:sSubPr>
            <m:ctrlPr>
              <w:ins w:id="3086" w:author="The Si Tran" w:date="2012-12-05T23:57:00Z">
                <w:rPr>
                  <w:rFonts w:ascii="Cambria Math" w:hAnsi="Cambria Math"/>
                  <w:i/>
                  <w:lang w:val="fr-FR"/>
                </w:rPr>
              </w:ins>
            </m:ctrlPr>
          </m:sSubPr>
          <m:e>
            <w:ins w:id="3087" w:author="The Si Tran" w:date="2012-12-05T23:57:00Z">
              <m:r>
                <w:rPr>
                  <w:rFonts w:ascii="Cambria Math" w:hAnsi="Cambria Math"/>
                  <w:lang w:val="fr-FR"/>
                </w:rPr>
                <m:t>Y</m:t>
              </m:r>
            </w:ins>
          </m:e>
          <m:sub>
            <w:ins w:id="3088" w:author="The Si Tran" w:date="2012-12-05T23:57:00Z">
              <m:r>
                <w:rPr>
                  <w:rFonts w:ascii="Cambria Math" w:hAnsi="Cambria Math"/>
                  <w:lang w:val="fr-FR"/>
                </w:rPr>
                <m:t>t</m:t>
              </m:r>
            </w:ins>
          </m:sub>
        </m:sSub>
      </m:oMath>
      <w:del w:id="3089"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1E051F">
        <w:rPr>
          <w:rPrChange w:id="3090" w:author="The Si Tran" w:date="2012-12-14T04:43:00Z">
            <w:rPr/>
          </w:rPrChange>
        </w:rPr>
        <w:t>ến quan sát</w:t>
      </w:r>
    </w:p>
    <w:p w14:paraId="01B49A0A" w14:textId="77777777" w:rsidR="00926939" w:rsidRPr="00F445BC" w:rsidRDefault="00926939">
      <w:pPr>
        <w:pStyle w:val="BuletL2"/>
        <w:pPrChange w:id="3091" w:author="The Si Tran" w:date="2012-12-16T17:03:00Z">
          <w:pPr/>
        </w:pPrChange>
      </w:pPr>
      <w:del w:id="3092" w:author="The Si Tran" w:date="2012-12-14T04:42:00Z">
        <w:r w:rsidRPr="00032D83" w:rsidDel="001E051F">
          <w:tab/>
        </w:r>
        <w:r w:rsidRPr="00032D83" w:rsidDel="001E051F">
          <w:tab/>
        </w:r>
        <w:r w:rsidRPr="00032D83" w:rsidDel="001E051F">
          <w:tab/>
        </w:r>
      </w:del>
      <w:del w:id="3093" w:author="The Si Tran" w:date="2012-12-05T23:57:00Z">
        <w:r w:rsidRPr="001E051F" w:rsidDel="009F0701">
          <w:rPr>
            <w:position w:val="-4"/>
            <w:rPrChange w:id="3094" w:author="The Si Tran" w:date="2012-12-14T04:43:00Z">
              <w:rPr>
                <w:position w:val="-4"/>
              </w:rPr>
            </w:rPrChange>
          </w:rPr>
          <w:object w:dxaOrig="240" w:dyaOrig="300" w14:anchorId="1ADCE12B">
            <v:shape id="_x0000_i1042" type="#_x0000_t75" style="width:9pt;height:15pt" o:ole="">
              <v:imagedata r:id="rId50" o:title=""/>
            </v:shape>
            <o:OLEObject Type="Embed" ProgID="Equation.DSMT4" ShapeID="_x0000_i1042" DrawAspect="Content" ObjectID="_1417414643" r:id="rId52"/>
          </w:object>
        </w:r>
      </w:del>
      <m:oMath>
        <m:sSub>
          <m:sSubPr>
            <m:ctrlPr>
              <w:ins w:id="3095" w:author="The Si Tran" w:date="2012-12-05T23:57:00Z">
                <w:rPr>
                  <w:rFonts w:ascii="Cambria Math" w:hAnsi="Cambria Math"/>
                  <w:i/>
                  <w:lang w:val="fr-FR"/>
                </w:rPr>
              </w:ins>
            </m:ctrlPr>
          </m:sSubPr>
          <m:e>
            <m:acc>
              <m:accPr>
                <m:ctrlPr>
                  <w:ins w:id="3096" w:author="The Si Tran" w:date="2012-12-05T23:57:00Z">
                    <w:rPr>
                      <w:rFonts w:ascii="Cambria Math" w:hAnsi="Cambria Math"/>
                      <w:i/>
                      <w:lang w:val="fr-FR"/>
                    </w:rPr>
                  </w:ins>
                </m:ctrlPr>
              </m:accPr>
              <m:e>
                <w:ins w:id="3097" w:author="The Si Tran" w:date="2012-12-05T23:57:00Z">
                  <m:r>
                    <w:rPr>
                      <w:rFonts w:ascii="Cambria Math" w:hAnsi="Cambria Math"/>
                      <w:lang w:val="fr-FR"/>
                    </w:rPr>
                    <m:t>Y</m:t>
                  </m:r>
                </w:ins>
              </m:e>
            </m:acc>
          </m:e>
          <m:sub>
            <w:ins w:id="3098"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1E051F">
        <w:rPr>
          <w:rPrChange w:id="3099" w:author="The Si Tran" w:date="2012-12-14T04:43:00Z">
            <w:rPr/>
          </w:rPrChange>
        </w:rPr>
        <w:t>a biến quan sát</w:t>
      </w:r>
    </w:p>
    <w:p w14:paraId="08861CDF" w14:textId="77777777" w:rsidR="00926939" w:rsidRPr="001E051F" w:rsidRDefault="00926939">
      <w:pPr>
        <w:pStyle w:val="BuletL2"/>
        <w:rPr>
          <w:lang w:val="fr-FR"/>
          <w:rPrChange w:id="3100" w:author="The Si Tran" w:date="2012-12-14T04:43:00Z">
            <w:rPr>
              <w:sz w:val="28"/>
              <w:szCs w:val="28"/>
              <w:lang w:val="fr-FR"/>
            </w:rPr>
          </w:rPrChange>
        </w:rPr>
        <w:pPrChange w:id="3101" w:author="The Si Tran" w:date="2012-12-16T17:03:00Z">
          <w:pPr/>
        </w:pPrChange>
      </w:pPr>
      <w:del w:id="3102" w:author="The Si Tran" w:date="2012-12-14T04:42:00Z">
        <w:r w:rsidRPr="00032D83" w:rsidDel="001E051F">
          <w:tab/>
        </w:r>
        <w:r w:rsidRPr="00032D83" w:rsidDel="001E051F">
          <w:tab/>
        </w:r>
        <w:r w:rsidRPr="00032D83" w:rsidDel="001E051F">
          <w:tab/>
        </w:r>
      </w:del>
      <w:ins w:id="3103" w:author="The Si Tran" w:date="2012-12-05T23:57:00Z">
        <m:oMath>
          <m:r>
            <w:rPr>
              <w:rFonts w:ascii="Cambria Math" w:hAnsi="Cambria Math"/>
            </w:rPr>
            <m:t>t</m:t>
          </m:r>
        </m:oMath>
      </w:ins>
      <w:del w:id="3104"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1E051F">
        <w:rPr>
          <w:rPrChange w:id="3105" w:author="The Si Tran" w:date="2012-12-14T04:43:00Z">
            <w:rPr/>
          </w:rPrChange>
        </w:rPr>
        <w:t>ời gian</w:t>
      </w:r>
    </w:p>
    <w:p w14:paraId="1C0E4313" w14:textId="77777777" w:rsidR="00926939" w:rsidDel="00B9548F" w:rsidRDefault="00926939">
      <w:pPr>
        <w:rPr>
          <w:del w:id="3106" w:author="The Si Tran" w:date="2012-12-16T10:29:00Z"/>
          <w:szCs w:val="26"/>
          <w:lang w:val="fr-FR"/>
        </w:rPr>
      </w:pPr>
      <w:del w:id="3107" w:author="The Si Tran" w:date="2012-12-16T17:03:00Z">
        <w:r w:rsidRPr="0049233F" w:rsidDel="006B12AA">
          <w:rPr>
            <w:szCs w:val="26"/>
            <w:lang w:val="fr-FR"/>
            <w:rPrChange w:id="3108" w:author="The Si Tran" w:date="2012-12-05T23:02:00Z">
              <w:rPr>
                <w:sz w:val="28"/>
                <w:szCs w:val="28"/>
                <w:lang w:val="fr-FR"/>
              </w:rPr>
            </w:rPrChange>
          </w:rPr>
          <w:tab/>
        </w:r>
      </w:del>
      <w:r w:rsidRPr="0049233F">
        <w:rPr>
          <w:szCs w:val="26"/>
          <w:lang w:val="fr-FR"/>
          <w:rPrChange w:id="3109" w:author="The Si Tran" w:date="2012-12-05T23:02:00Z">
            <w:rPr>
              <w:sz w:val="28"/>
              <w:szCs w:val="28"/>
              <w:lang w:val="fr-FR"/>
            </w:rPr>
          </w:rPrChange>
        </w:rPr>
        <w:t>Phương thức đánh giá phổ biến là trung bình lỗi tuyệt đối.</w:t>
      </w:r>
      <w:r w:rsidR="003176F1" w:rsidRPr="0049233F">
        <w:rPr>
          <w:szCs w:val="26"/>
          <w:lang w:val="fr-FR"/>
          <w:rPrChange w:id="3110" w:author="The Si Tran" w:date="2012-12-05T23:02:00Z">
            <w:rPr>
              <w:sz w:val="28"/>
              <w:szCs w:val="28"/>
              <w:lang w:val="fr-FR"/>
            </w:rPr>
          </w:rPrChange>
        </w:rPr>
        <w:t xml:space="preserve"> </w:t>
      </w:r>
    </w:p>
    <w:p w14:paraId="26A7DD6F" w14:textId="77777777" w:rsidR="00B9548F" w:rsidRPr="0049233F" w:rsidRDefault="00B9548F" w:rsidP="005A22B0">
      <w:pPr>
        <w:rPr>
          <w:ins w:id="3111" w:author="The Si Tran" w:date="2012-12-16T10:29:00Z"/>
          <w:szCs w:val="26"/>
          <w:lang w:val="fr-FR"/>
          <w:rPrChange w:id="3112" w:author="The Si Tran" w:date="2012-12-05T23:02:00Z">
            <w:rPr>
              <w:ins w:id="3113" w:author="The Si Tran" w:date="2012-12-16T10:29:00Z"/>
              <w:sz w:val="28"/>
              <w:szCs w:val="28"/>
              <w:lang w:val="fr-FR"/>
            </w:rPr>
          </w:rPrChange>
        </w:rPr>
      </w:pPr>
    </w:p>
    <w:p w14:paraId="6D6BE701" w14:textId="77777777" w:rsidR="00B9548F" w:rsidRDefault="007B0D12">
      <w:pPr>
        <w:pStyle w:val="Canhgiua"/>
        <w:rPr>
          <w:ins w:id="3114" w:author="The Si Tran" w:date="2012-12-16T10:30:00Z"/>
          <w:lang w:val="fr-FR"/>
        </w:rPr>
        <w:pPrChange w:id="3115" w:author="The Si Tran" w:date="2012-12-16T10:30:00Z">
          <w:pPr/>
        </w:pPrChange>
      </w:pPr>
      <w:del w:id="3116" w:author="The Si Tran" w:date="2012-12-16T10:29:00Z">
        <w:r w:rsidRPr="0049233F" w:rsidDel="00B9548F">
          <w:rPr>
            <w:lang w:val="fr-FR"/>
            <w:rPrChange w:id="3117" w:author="The Si Tran" w:date="2012-12-05T23:02:00Z">
              <w:rPr>
                <w:sz w:val="28"/>
                <w:szCs w:val="28"/>
                <w:lang w:val="fr-FR"/>
              </w:rPr>
            </w:rPrChange>
          </w:rPr>
          <w:tab/>
        </w:r>
        <w:r w:rsidRPr="0049233F" w:rsidDel="00B9548F">
          <w:rPr>
            <w:lang w:val="fr-FR"/>
            <w:rPrChange w:id="3118" w:author="The Si Tran" w:date="2012-12-05T23:02:00Z">
              <w:rPr>
                <w:sz w:val="28"/>
                <w:szCs w:val="28"/>
                <w:lang w:val="fr-FR"/>
              </w:rPr>
            </w:rPrChange>
          </w:rPr>
          <w:tab/>
        </w:r>
      </w:del>
      <w:del w:id="3119" w:author="The Si Tran" w:date="2012-12-14T04:43:00Z">
        <w:r w:rsidRPr="0049233F" w:rsidDel="001E051F">
          <w:rPr>
            <w:lang w:val="fr-FR"/>
            <w:rPrChange w:id="3120" w:author="The Si Tran" w:date="2012-12-05T23:02:00Z">
              <w:rPr>
                <w:sz w:val="28"/>
                <w:szCs w:val="28"/>
                <w:lang w:val="fr-FR"/>
              </w:rPr>
            </w:rPrChange>
          </w:rPr>
          <w:tab/>
        </w:r>
      </w:del>
      <w:ins w:id="3121" w:author="The Si Tran" w:date="2012-12-06T00:09:00Z">
        <m:oMath>
          <m:r>
            <w:rPr>
              <w:rFonts w:ascii="Cambria Math" w:hAnsi="Cambria Math"/>
            </w:rPr>
            <m:t>MA</m:t>
          </m:r>
        </m:oMath>
      </w:ins>
      <w:ins w:id="3122" w:author="The Si Tran" w:date="2012-12-08T15:24:00Z">
        <m:oMath>
          <m:r>
            <w:rPr>
              <w:rFonts w:ascii="Cambria Math" w:hAnsi="Cambria Math"/>
            </w:rPr>
            <m:t>E</m:t>
          </m:r>
        </m:oMath>
      </w:ins>
      <w:ins w:id="3123"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24" w:author="The Si Tran" w:date="2012-12-06T00:08:00Z"/>
          <w:lang w:val="fr-FR"/>
          <w:rPrChange w:id="3125" w:author="The Si Tran" w:date="2012-12-16T10:30:00Z">
            <w:rPr>
              <w:del w:id="3126" w:author="The Si Tran" w:date="2012-12-06T00:08:00Z"/>
            </w:rPr>
          </w:rPrChange>
        </w:rPr>
        <w:pPrChange w:id="3127" w:author="The Si Tran" w:date="2012-12-16T10:30:00Z">
          <w:pPr/>
        </w:pPrChange>
      </w:pPr>
      <w:del w:id="3128" w:author="The Si Tran" w:date="2012-12-06T00:08:00Z">
        <w:r w:rsidRPr="0049233F" w:rsidDel="00D767FA">
          <w:rPr>
            <w:lang w:val="fr-FR"/>
            <w:rPrChange w:id="3129"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3" o:title=""/>
            </v:shape>
            <o:OLEObject Type="Embed" ProgID="Equation.DSMT4" ShapeID="_x0000_i1043" DrawAspect="Content" ObjectID="_1417414644" r:id="rId54"/>
          </w:object>
        </w:r>
      </w:del>
    </w:p>
    <w:p w14:paraId="37D2DF1D" w14:textId="77777777" w:rsidR="00C318D3" w:rsidRPr="00082976" w:rsidDel="0082455D" w:rsidRDefault="00C318D3">
      <w:pPr>
        <w:pStyle w:val="Canhgiua"/>
        <w:rPr>
          <w:del w:id="3130" w:author="The Si Tran" w:date="2012-12-06T00:08:00Z"/>
        </w:rPr>
        <w:pPrChange w:id="3131" w:author="The Si Tran" w:date="2012-12-16T10:30:00Z">
          <w:pPr/>
        </w:pPrChange>
      </w:pPr>
      <w:del w:id="3132" w:author="The Si Tran" w:date="2012-12-06T00:04:00Z">
        <w:r w:rsidRPr="00082976" w:rsidDel="00D767FA">
          <w:tab/>
        </w:r>
      </w:del>
      <w:del w:id="3133" w:author="The Si Tran" w:date="2012-12-06T00:08:00Z">
        <w:r w:rsidRPr="00082976" w:rsidDel="00D767FA">
          <w:tab/>
        </w:r>
      </w:del>
    </w:p>
    <w:p w14:paraId="2FC621BF" w14:textId="77777777" w:rsidR="00C318D3" w:rsidRPr="00E12D24" w:rsidDel="00D767FA" w:rsidRDefault="00C318D3">
      <w:pPr>
        <w:pStyle w:val="Canhgiua"/>
        <w:rPr>
          <w:del w:id="3134" w:author="The Si Tran" w:date="2012-12-06T00:04:00Z"/>
        </w:rPr>
        <w:pPrChange w:id="3135" w:author="The Si Tran" w:date="2012-12-16T10:30:00Z">
          <w:pPr/>
        </w:pPrChange>
      </w:pPr>
      <w:del w:id="3136" w:author="The Si Tran" w:date="2012-12-06T00:09:00Z">
        <w:r w:rsidRPr="005947EE" w:rsidDel="0050145A">
          <w:tab/>
        </w:r>
        <w:r w:rsidRPr="005947EE" w:rsidDel="0050145A">
          <w:tab/>
        </w:r>
      </w:del>
      <w:ins w:id="3137" w:author="The Si Tran" w:date="2012-12-05T23:58:00Z">
        <m:oMath>
          <m:r>
            <w:rPr>
              <w:rFonts w:ascii="Cambria Math" w:hAnsi="Cambria Math"/>
            </w:rPr>
            <m:t>MSE=</m:t>
          </m:r>
        </m:oMath>
      </w:ins>
      <m:oMath>
        <m:f>
          <m:fPr>
            <m:ctrlPr>
              <w:ins w:id="3138" w:author="The Si Tran" w:date="2012-12-06T00:00:00Z">
                <w:rPr>
                  <w:rFonts w:ascii="Cambria Math" w:hAnsi="Cambria Math"/>
                  <w:i/>
                </w:rPr>
              </w:ins>
            </m:ctrlPr>
          </m:fPr>
          <m:num>
            <w:ins w:id="3139" w:author="The Si Tran" w:date="2012-12-06T00:00:00Z">
              <m:r>
                <w:rPr>
                  <w:rFonts w:ascii="Cambria Math" w:hAnsi="Cambria Math"/>
                </w:rPr>
                <m:t>1</m:t>
              </m:r>
            </w:ins>
          </m:num>
          <m:den>
            <w:ins w:id="3140" w:author="The Si Tran" w:date="2012-12-06T00:00:00Z">
              <m:r>
                <w:rPr>
                  <w:rFonts w:ascii="Cambria Math" w:hAnsi="Cambria Math"/>
                </w:rPr>
                <m:t>n</m:t>
              </m:r>
            </w:ins>
          </m:den>
        </m:f>
        <m:nary>
          <m:naryPr>
            <m:chr m:val="∑"/>
            <m:limLoc m:val="subSup"/>
            <m:ctrlPr>
              <w:ins w:id="3141" w:author="The Si Tran" w:date="2012-12-06T00:00:00Z">
                <w:rPr>
                  <w:rFonts w:ascii="Cambria Math" w:hAnsi="Cambria Math"/>
                  <w:i/>
                </w:rPr>
              </w:ins>
            </m:ctrlPr>
          </m:naryPr>
          <m:sub>
            <w:ins w:id="3142" w:author="The Si Tran" w:date="2012-12-06T00:01:00Z">
              <m:r>
                <w:rPr>
                  <w:rFonts w:ascii="Cambria Math" w:hAnsi="Cambria Math"/>
                </w:rPr>
                <m:t>t</m:t>
              </m:r>
            </w:ins>
            <w:ins w:id="3143" w:author="The Si Tran" w:date="2012-12-06T00:00:00Z">
              <m:r>
                <w:rPr>
                  <w:rFonts w:ascii="Cambria Math" w:hAnsi="Cambria Math"/>
                </w:rPr>
                <m:t>=1</m:t>
              </m:r>
            </w:ins>
          </m:sub>
          <m:sup>
            <w:ins w:id="3144" w:author="The Si Tran" w:date="2012-12-06T00:00:00Z">
              <m:r>
                <w:rPr>
                  <w:rFonts w:ascii="Cambria Math" w:hAnsi="Cambria Math"/>
                </w:rPr>
                <m:t>n</m:t>
              </m:r>
            </w:ins>
          </m:sup>
          <m:e>
            <m:sSup>
              <m:sSupPr>
                <m:ctrlPr>
                  <w:ins w:id="3145" w:author="The Si Tran" w:date="2012-12-06T00:01:00Z">
                    <w:rPr>
                      <w:rFonts w:ascii="Cambria Math" w:hAnsi="Cambria Math"/>
                      <w:i/>
                    </w:rPr>
                  </w:ins>
                </m:ctrlPr>
              </m:sSupPr>
              <m:e>
                <m:d>
                  <m:dPr>
                    <m:ctrlPr>
                      <w:ins w:id="3146" w:author="The Si Tran" w:date="2012-12-06T00:01:00Z">
                        <w:rPr>
                          <w:rFonts w:ascii="Cambria Math" w:hAnsi="Cambria Math"/>
                          <w:i/>
                        </w:rPr>
                      </w:ins>
                    </m:ctrlPr>
                  </m:dPr>
                  <m:e>
                    <m:sSub>
                      <m:sSubPr>
                        <m:ctrlPr>
                          <w:ins w:id="3147" w:author="The Si Tran" w:date="2012-12-06T00:01:00Z">
                            <w:rPr>
                              <w:rFonts w:ascii="Cambria Math" w:hAnsi="Cambria Math"/>
                              <w:i/>
                            </w:rPr>
                          </w:ins>
                        </m:ctrlPr>
                      </m:sSubPr>
                      <m:e>
                        <m:acc>
                          <m:accPr>
                            <m:ctrlPr>
                              <w:ins w:id="3148" w:author="The Si Tran" w:date="2012-12-06T00:01:00Z">
                                <w:rPr>
                                  <w:rFonts w:ascii="Cambria Math" w:hAnsi="Cambria Math"/>
                                  <w:i/>
                                </w:rPr>
                              </w:ins>
                            </m:ctrlPr>
                          </m:accPr>
                          <m:e>
                            <w:ins w:id="3149" w:author="The Si Tran" w:date="2012-12-06T00:01:00Z">
                              <m:r>
                                <w:rPr>
                                  <w:rFonts w:ascii="Cambria Math" w:hAnsi="Cambria Math"/>
                                </w:rPr>
                                <m:t>Y</m:t>
                              </m:r>
                            </w:ins>
                          </m:e>
                        </m:acc>
                      </m:e>
                      <m:sub>
                        <w:ins w:id="3150" w:author="The Si Tran" w:date="2012-12-06T00:01:00Z">
                          <m:r>
                            <w:rPr>
                              <w:rFonts w:ascii="Cambria Math" w:hAnsi="Cambria Math"/>
                            </w:rPr>
                            <m:t>t</m:t>
                          </m:r>
                        </w:ins>
                      </m:sub>
                    </m:sSub>
                    <w:ins w:id="3151" w:author="The Si Tran" w:date="2012-12-06T00:01:00Z">
                      <m:r>
                        <w:rPr>
                          <w:rFonts w:ascii="Cambria Math" w:hAnsi="Cambria Math"/>
                        </w:rPr>
                        <m:t>-</m:t>
                      </m:r>
                    </w:ins>
                    <m:sSub>
                      <m:sSubPr>
                        <m:ctrlPr>
                          <w:ins w:id="3152" w:author="The Si Tran" w:date="2012-12-06T00:02:00Z">
                            <w:rPr>
                              <w:rFonts w:ascii="Cambria Math" w:hAnsi="Cambria Math"/>
                              <w:i/>
                            </w:rPr>
                          </w:ins>
                        </m:ctrlPr>
                      </m:sSubPr>
                      <m:e>
                        <w:ins w:id="3153" w:author="The Si Tran" w:date="2012-12-06T00:02:00Z">
                          <m:r>
                            <w:rPr>
                              <w:rFonts w:ascii="Cambria Math" w:hAnsi="Cambria Math"/>
                            </w:rPr>
                            <m:t>Y</m:t>
                          </m:r>
                        </w:ins>
                      </m:e>
                      <m:sub>
                        <w:ins w:id="3154" w:author="The Si Tran" w:date="2012-12-06T00:02:00Z">
                          <m:r>
                            <w:rPr>
                              <w:rFonts w:ascii="Cambria Math" w:hAnsi="Cambria Math"/>
                            </w:rPr>
                            <m:t>t</m:t>
                          </m:r>
                        </w:ins>
                      </m:sub>
                    </m:sSub>
                  </m:e>
                </m:d>
              </m:e>
              <m:sup>
                <w:ins w:id="3155" w:author="The Si Tran" w:date="2012-12-06T00:01:00Z">
                  <m:r>
                    <w:rPr>
                      <w:rFonts w:ascii="Cambria Math" w:hAnsi="Cambria Math"/>
                    </w:rPr>
                    <m:t>2</m:t>
                  </m:r>
                </w:ins>
              </m:sup>
            </m:sSup>
          </m:e>
        </m:nary>
      </m:oMath>
      <w:del w:id="3156" w:author="The Si Tran" w:date="2012-12-05T23:58:00Z">
        <w:r w:rsidRPr="005947EE" w:rsidDel="00ED7D29">
          <w:tab/>
          <w:delText>MSE</w:delText>
        </w:r>
      </w:del>
    </w:p>
    <w:p w14:paraId="5F09576E" w14:textId="77777777" w:rsidR="00C318D3" w:rsidDel="00B9548F" w:rsidRDefault="00C318D3" w:rsidP="005A22B0">
      <w:pPr>
        <w:rPr>
          <w:del w:id="3157" w:author="The Si Tran" w:date="2012-12-16T10:30:00Z"/>
          <w:szCs w:val="26"/>
        </w:rPr>
      </w:pPr>
    </w:p>
    <w:p w14:paraId="4C77F487" w14:textId="77777777" w:rsidR="00B9548F" w:rsidRPr="00263465" w:rsidRDefault="00B9548F">
      <w:pPr>
        <w:pStyle w:val="Canhgiua"/>
        <w:rPr>
          <w:ins w:id="3158" w:author="The Si Tran" w:date="2012-12-16T10:30:00Z"/>
        </w:rPr>
        <w:pPrChange w:id="3159" w:author="The Si Tran" w:date="2012-12-16T10:30:00Z">
          <w:pPr/>
        </w:pPrChange>
      </w:pPr>
    </w:p>
    <w:p w14:paraId="046BF5E6" w14:textId="77777777" w:rsidR="00C318D3" w:rsidRPr="005947EE" w:rsidDel="00D767FA" w:rsidRDefault="00C318D3">
      <w:pPr>
        <w:pStyle w:val="Canhgiua"/>
        <w:rPr>
          <w:del w:id="3160" w:author="The Si Tran" w:date="2012-12-06T00:08:00Z"/>
        </w:rPr>
        <w:pPrChange w:id="3161" w:author="The Si Tran" w:date="2012-12-16T10:30:00Z">
          <w:pPr/>
        </w:pPrChange>
      </w:pPr>
      <w:del w:id="3162" w:author="The Si Tran" w:date="2012-12-16T10:30:00Z">
        <w:r w:rsidRPr="00B312F5" w:rsidDel="00B9548F">
          <w:tab/>
        </w:r>
        <w:r w:rsidRPr="00B312F5" w:rsidDel="00B9548F">
          <w:tab/>
        </w:r>
      </w:del>
      <w:del w:id="3163" w:author="The Si Tran" w:date="2012-12-14T04:43:00Z">
        <w:r w:rsidRPr="00B312F5" w:rsidDel="001E051F">
          <w:tab/>
        </w:r>
      </w:del>
      <w:del w:id="3164" w:author="The Si Tran" w:date="2012-12-06T00:02:00Z">
        <w:r w:rsidRPr="00B312F5" w:rsidDel="00734CBA">
          <w:delText>MAPE</w:delText>
        </w:r>
      </w:del>
      <w:ins w:id="3165"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166" w:author="The Si Tran" w:date="2012-12-06T00:03:00Z">
                <w:rPr>
                  <w:rFonts w:ascii="Cambria Math" w:hAnsi="Cambria Math"/>
                </w:rPr>
              </w:ins>
            </m:ctrlPr>
          </m:naryPr>
          <m:sub>
            <w:ins w:id="3167" w:author="The Si Tran" w:date="2012-12-06T00:03:00Z">
              <m:r>
                <w:rPr>
                  <w:rFonts w:ascii="Cambria Math" w:hAnsi="Cambria Math"/>
                </w:rPr>
                <m:t>t</m:t>
              </m:r>
              <m:r>
                <m:rPr>
                  <m:sty m:val="p"/>
                </m:rPr>
                <w:rPr>
                  <w:rFonts w:ascii="Cambria Math" w:hAnsi="Cambria Math"/>
                </w:rPr>
                <m:t>=1</m:t>
              </m:r>
            </w:ins>
          </m:sub>
          <m:sup>
            <w:ins w:id="3168" w:author="The Si Tran" w:date="2012-12-06T00:03:00Z">
              <m:r>
                <w:rPr>
                  <w:rFonts w:ascii="Cambria Math" w:hAnsi="Cambria Math"/>
                </w:rPr>
                <m:t>n</m:t>
              </m:r>
            </w:ins>
          </m:sup>
          <m:e>
            <m:d>
              <m:dPr>
                <m:begChr m:val="|"/>
                <m:endChr m:val="|"/>
                <m:ctrlPr>
                  <w:ins w:id="3169" w:author="The Si Tran" w:date="2012-12-06T00:03:00Z">
                    <w:rPr>
                      <w:rFonts w:ascii="Cambria Math" w:hAnsi="Cambria Math"/>
                    </w:rPr>
                  </w:ins>
                </m:ctrlPr>
              </m:dPr>
              <m:e>
                <m:f>
                  <m:fPr>
                    <m:ctrlPr>
                      <w:ins w:id="3170" w:author="The Si Tran" w:date="2012-12-06T00:03:00Z">
                        <w:rPr>
                          <w:rFonts w:ascii="Cambria Math" w:hAnsi="Cambria Math"/>
                        </w:rPr>
                      </w:ins>
                    </m:ctrlPr>
                  </m:fPr>
                  <m:num>
                    <m:sSub>
                      <m:sSubPr>
                        <m:ctrlPr>
                          <w:ins w:id="3171" w:author="The Si Tran" w:date="2012-12-06T00:03:00Z">
                            <w:rPr>
                              <w:rFonts w:ascii="Cambria Math" w:hAnsi="Cambria Math"/>
                            </w:rPr>
                          </w:ins>
                        </m:ctrlPr>
                      </m:sSubPr>
                      <m:e>
                        <m:acc>
                          <m:accPr>
                            <m:ctrlPr>
                              <w:ins w:id="3172" w:author="The Si Tran" w:date="2012-12-06T00:03:00Z">
                                <w:rPr>
                                  <w:rFonts w:ascii="Cambria Math" w:hAnsi="Cambria Math"/>
                                </w:rPr>
                              </w:ins>
                            </m:ctrlPr>
                          </m:accPr>
                          <m:e>
                            <w:ins w:id="3173" w:author="The Si Tran" w:date="2012-12-06T00:03:00Z">
                              <m:r>
                                <w:rPr>
                                  <w:rFonts w:ascii="Cambria Math" w:hAnsi="Cambria Math"/>
                                </w:rPr>
                                <m:t>Y</m:t>
                              </m:r>
                            </w:ins>
                          </m:e>
                        </m:acc>
                      </m:e>
                      <m:sub>
                        <w:ins w:id="3174" w:author="The Si Tran" w:date="2012-12-06T00:03:00Z">
                          <m:r>
                            <w:rPr>
                              <w:rFonts w:ascii="Cambria Math" w:hAnsi="Cambria Math"/>
                            </w:rPr>
                            <m:t>t</m:t>
                          </m:r>
                          <m:r>
                            <m:rPr>
                              <m:sty m:val="p"/>
                            </m:rPr>
                            <w:rPr>
                              <w:rFonts w:ascii="Cambria Math" w:hAnsi="Cambria Math"/>
                            </w:rPr>
                            <m:t>-</m:t>
                          </m:r>
                        </w:ins>
                      </m:sub>
                    </m:sSub>
                    <m:sSub>
                      <m:sSubPr>
                        <m:ctrlPr>
                          <w:ins w:id="3175" w:author="The Si Tran" w:date="2012-12-06T00:04:00Z">
                            <w:rPr>
                              <w:rFonts w:ascii="Cambria Math" w:hAnsi="Cambria Math"/>
                            </w:rPr>
                          </w:ins>
                        </m:ctrlPr>
                      </m:sSubPr>
                      <m:e>
                        <w:ins w:id="3176" w:author="The Si Tran" w:date="2012-12-06T00:04:00Z">
                          <m:r>
                            <w:rPr>
                              <w:rFonts w:ascii="Cambria Math" w:hAnsi="Cambria Math"/>
                            </w:rPr>
                            <m:t>Y</m:t>
                          </m:r>
                        </w:ins>
                      </m:e>
                      <m:sub>
                        <w:ins w:id="3177" w:author="The Si Tran" w:date="2012-12-06T00:04:00Z">
                          <m:r>
                            <w:rPr>
                              <w:rFonts w:ascii="Cambria Math" w:hAnsi="Cambria Math"/>
                            </w:rPr>
                            <m:t>t</m:t>
                          </m:r>
                        </w:ins>
                      </m:sub>
                    </m:sSub>
                  </m:num>
                  <m:den>
                    <m:sSub>
                      <m:sSubPr>
                        <m:ctrlPr>
                          <w:ins w:id="3178" w:author="The Si Tran" w:date="2012-12-06T00:04:00Z">
                            <w:rPr>
                              <w:rFonts w:ascii="Cambria Math" w:hAnsi="Cambria Math"/>
                            </w:rPr>
                          </w:ins>
                        </m:ctrlPr>
                      </m:sSubPr>
                      <m:e>
                        <w:ins w:id="3179" w:author="The Si Tran" w:date="2012-12-06T00:04:00Z">
                          <m:r>
                            <w:rPr>
                              <w:rFonts w:ascii="Cambria Math" w:hAnsi="Cambria Math"/>
                            </w:rPr>
                            <m:t>Y</m:t>
                          </m:r>
                        </w:ins>
                      </m:e>
                      <m:sub>
                        <w:ins w:id="3180"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181" w:author="The Si Tran" w:date="2012-12-16T10:30:00Z">
          <w:pPr/>
        </w:pPrChange>
      </w:pPr>
    </w:p>
    <w:p w14:paraId="74031765" w14:textId="77777777" w:rsidR="00726875" w:rsidRDefault="00C318D3" w:rsidP="005A22B0">
      <w:pPr>
        <w:rPr>
          <w:ins w:id="3182"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183" w:author="The Si Tran" w:date="2012-12-12T07:56:00Z"/>
        </w:rPr>
        <w:pPrChange w:id="3184" w:author="The Si Tran" w:date="2012-12-12T07:56:00Z">
          <w:pPr>
            <w:spacing w:before="0" w:after="200" w:line="276" w:lineRule="auto"/>
            <w:jc w:val="left"/>
          </w:pPr>
        </w:pPrChange>
      </w:pPr>
      <w:ins w:id="3185" w:author="The Si Tran" w:date="2012-12-12T07:56:00Z">
        <w:r>
          <w:br w:type="page"/>
        </w:r>
      </w:ins>
    </w:p>
    <w:p w14:paraId="252F9628" w14:textId="793C8924" w:rsidR="00C318D3" w:rsidRPr="0095710D" w:rsidDel="004F5E08" w:rsidRDefault="0069274D" w:rsidP="005A22B0">
      <w:pPr>
        <w:rPr>
          <w:del w:id="3186" w:author="The Si Tran" w:date="2012-12-11T21:17:00Z"/>
          <w:sz w:val="32"/>
          <w:szCs w:val="32"/>
          <w:lang w:val="fr-FR"/>
          <w:rPrChange w:id="3187" w:author="The Si Tran" w:date="2012-12-12T13:54:00Z">
            <w:rPr>
              <w:del w:id="3188" w:author="The Si Tran" w:date="2012-12-11T21:17:00Z"/>
              <w:sz w:val="28"/>
              <w:szCs w:val="28"/>
              <w:lang w:val="fr-FR"/>
            </w:rPr>
          </w:rPrChange>
        </w:rPr>
      </w:pPr>
      <w:ins w:id="3189" w:author="superchickend" w:date="2012-12-16T14:58:00Z">
        <w:r>
          <w:lastRenderedPageBreak/>
          <w:t xml:space="preserve">   </w:t>
        </w:r>
      </w:ins>
      <w:ins w:id="3190" w:author="superchickend" w:date="2012-12-16T14:59:00Z">
        <w:r>
          <w:t xml:space="preserve"> </w:t>
        </w:r>
      </w:ins>
      <w:del w:id="3191" w:author="The Si Tran" w:date="2012-12-08T15:24:00Z">
        <w:r w:rsidR="00C318D3" w:rsidRPr="0095710D" w:rsidDel="004E0543">
          <w:rPr>
            <w:sz w:val="32"/>
            <w:szCs w:val="32"/>
            <w:rPrChange w:id="3192" w:author="The Si Tran" w:date="2012-12-12T13:54:00Z">
              <w:rPr>
                <w:szCs w:val="26"/>
              </w:rPr>
            </w:rPrChange>
          </w:rPr>
          <w:delText>MPE</w:delText>
        </w:r>
      </w:del>
      <w:bookmarkStart w:id="3193" w:name="_Toc343083575"/>
      <w:bookmarkStart w:id="3194" w:name="_Toc343083789"/>
      <w:bookmarkStart w:id="3195" w:name="_Toc343084000"/>
      <w:bookmarkStart w:id="3196" w:name="_Toc343220759"/>
      <w:bookmarkStart w:id="3197" w:name="_Toc343232263"/>
      <w:bookmarkStart w:id="3198" w:name="_Toc343232676"/>
      <w:bookmarkStart w:id="3199" w:name="_Toc343232961"/>
      <w:bookmarkStart w:id="3200" w:name="_Toc343415466"/>
      <w:bookmarkStart w:id="3201" w:name="_Toc343415762"/>
      <w:bookmarkStart w:id="3202" w:name="_Toc343452421"/>
      <w:bookmarkStart w:id="3203" w:name="_Toc343461211"/>
      <w:bookmarkStart w:id="3204" w:name="_Toc343494098"/>
      <w:bookmarkStart w:id="3205" w:name="_Toc343494310"/>
      <w:bookmarkStart w:id="3206" w:name="_Toc343495083"/>
      <w:bookmarkStart w:id="3207" w:name="_Toc343660310"/>
      <w:bookmarkStart w:id="3208" w:name="_Toc343660524"/>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p>
    <w:p w14:paraId="2DA0346E" w14:textId="77777777" w:rsidR="00D92047" w:rsidRPr="0095710D" w:rsidDel="004F5E08" w:rsidRDefault="00D92047" w:rsidP="005A22B0">
      <w:pPr>
        <w:rPr>
          <w:del w:id="3209" w:author="The Si Tran" w:date="2012-12-11T21:17:00Z"/>
          <w:sz w:val="32"/>
          <w:szCs w:val="32"/>
          <w:lang w:val="fr-FR"/>
          <w:rPrChange w:id="3210" w:author="The Si Tran" w:date="2012-12-12T13:54:00Z">
            <w:rPr>
              <w:del w:id="3211" w:author="The Si Tran" w:date="2012-12-11T21:17:00Z"/>
              <w:sz w:val="28"/>
              <w:szCs w:val="28"/>
              <w:lang w:val="fr-FR"/>
            </w:rPr>
          </w:rPrChange>
        </w:rPr>
      </w:pPr>
      <w:bookmarkStart w:id="3212" w:name="_Toc343083576"/>
      <w:bookmarkStart w:id="3213" w:name="_Toc343083790"/>
      <w:bookmarkStart w:id="3214" w:name="_Toc343084001"/>
      <w:bookmarkStart w:id="3215" w:name="_Toc343220760"/>
      <w:bookmarkStart w:id="3216" w:name="_Toc343232264"/>
      <w:bookmarkStart w:id="3217" w:name="_Toc343232677"/>
      <w:bookmarkStart w:id="3218" w:name="_Toc343232962"/>
      <w:bookmarkStart w:id="3219" w:name="_Toc343415467"/>
      <w:bookmarkStart w:id="3220" w:name="_Toc343415763"/>
      <w:bookmarkStart w:id="3221" w:name="_Toc343452422"/>
      <w:bookmarkStart w:id="3222" w:name="_Toc343461212"/>
      <w:bookmarkStart w:id="3223" w:name="_Toc343494099"/>
      <w:bookmarkStart w:id="3224" w:name="_Toc343494311"/>
      <w:bookmarkStart w:id="3225" w:name="_Toc343495084"/>
      <w:bookmarkStart w:id="3226" w:name="_Toc343660311"/>
      <w:bookmarkStart w:id="3227" w:name="_Toc343660525"/>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p>
    <w:p w14:paraId="760826C4" w14:textId="77777777" w:rsidR="006A21F7" w:rsidRPr="0095710D" w:rsidDel="00726875" w:rsidRDefault="006A21F7" w:rsidP="005A22B0">
      <w:pPr>
        <w:rPr>
          <w:del w:id="3228" w:author="The Si Tran" w:date="2012-12-12T07:56:00Z"/>
          <w:sz w:val="32"/>
          <w:szCs w:val="32"/>
          <w:rPrChange w:id="3229" w:author="The Si Tran" w:date="2012-12-12T13:54:00Z">
            <w:rPr>
              <w:del w:id="3230" w:author="The Si Tran" w:date="2012-12-12T07:56:00Z"/>
              <w:szCs w:val="26"/>
            </w:rPr>
          </w:rPrChange>
        </w:rPr>
      </w:pPr>
      <w:bookmarkStart w:id="3231" w:name="_Toc343083577"/>
      <w:bookmarkStart w:id="3232" w:name="_Toc343083791"/>
      <w:bookmarkStart w:id="3233" w:name="_Toc343084002"/>
      <w:bookmarkStart w:id="3234" w:name="_Toc343220761"/>
      <w:bookmarkStart w:id="3235" w:name="_Toc343232265"/>
      <w:bookmarkStart w:id="3236" w:name="_Toc343232678"/>
      <w:bookmarkStart w:id="3237" w:name="_Toc343232963"/>
      <w:bookmarkStart w:id="3238" w:name="_Toc343415468"/>
      <w:bookmarkStart w:id="3239" w:name="_Toc343415764"/>
      <w:bookmarkStart w:id="3240" w:name="_Toc343452423"/>
      <w:bookmarkStart w:id="3241" w:name="_Toc343461213"/>
      <w:bookmarkStart w:id="3242" w:name="_Toc343494100"/>
      <w:bookmarkStart w:id="3243" w:name="_Toc343494312"/>
      <w:bookmarkStart w:id="3244" w:name="_Toc343495085"/>
      <w:bookmarkStart w:id="3245" w:name="_Toc343660312"/>
      <w:bookmarkStart w:id="3246" w:name="_Toc343660526"/>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p>
    <w:p w14:paraId="31C41FFF" w14:textId="355479D9" w:rsidR="006A21F7" w:rsidRPr="0095710D" w:rsidRDefault="006A21F7">
      <w:pPr>
        <w:pStyle w:val="Heading1"/>
        <w:pPrChange w:id="3247" w:author="The Si Tran" w:date="2012-12-16T09:44:00Z">
          <w:pPr>
            <w:pStyle w:val="Heading1"/>
            <w:jc w:val="left"/>
          </w:pPr>
        </w:pPrChange>
      </w:pPr>
      <w:del w:id="3248" w:author="superchickend" w:date="2012-12-16T14:57:00Z">
        <w:r w:rsidRPr="0095710D" w:rsidDel="005E0155">
          <w:rPr>
            <w:rPrChange w:id="3249" w:author="The Si Tran" w:date="2012-12-12T13:54:00Z">
              <w:rPr>
                <w:rFonts w:cs="Times New Roman"/>
                <w:b w:val="0"/>
                <w:bCs w:val="0"/>
                <w:kern w:val="0"/>
                <w:sz w:val="26"/>
                <w:szCs w:val="22"/>
              </w:rPr>
            </w:rPrChange>
          </w:rPr>
          <w:delText xml:space="preserve">: </w:delText>
        </w:r>
      </w:del>
      <w:del w:id="3250" w:author="The Si Tran" w:date="2012-12-12T13:54:00Z">
        <w:r w:rsidRPr="0095710D" w:rsidDel="0095710D">
          <w:rPr>
            <w:rPrChange w:id="3251" w:author="The Si Tran" w:date="2012-12-12T13:54:00Z">
              <w:rPr>
                <w:rFonts w:cs="Times New Roman"/>
                <w:b w:val="0"/>
                <w:bCs w:val="0"/>
                <w:kern w:val="0"/>
                <w:sz w:val="26"/>
                <w:szCs w:val="22"/>
              </w:rPr>
            </w:rPrChange>
          </w:rPr>
          <w:delText>Mô hình ARIMA</w:delText>
        </w:r>
      </w:del>
      <w:bookmarkStart w:id="3252" w:name="_Toc343660527"/>
      <w:ins w:id="3253" w:author="The Si Tran" w:date="2012-12-12T13:54:00Z">
        <w:r w:rsidR="0095710D" w:rsidRPr="0095710D">
          <w:rPr>
            <w:rPrChange w:id="3254" w:author="The Si Tran" w:date="2012-12-12T13:54:00Z">
              <w:rPr>
                <w:sz w:val="26"/>
                <w:szCs w:val="26"/>
              </w:rPr>
            </w:rPrChange>
          </w:rPr>
          <w:t xml:space="preserve">MÔ HÌNH </w:t>
        </w:r>
      </w:ins>
      <w:ins w:id="3255" w:author="The Si Tran" w:date="2012-12-16T20:30:00Z">
        <w:r w:rsidR="008E24BE">
          <w:t>S</w:t>
        </w:r>
      </w:ins>
      <w:ins w:id="3256" w:author="The Si Tran" w:date="2012-12-12T13:54:00Z">
        <w:r w:rsidR="0095710D" w:rsidRPr="0095710D">
          <w:rPr>
            <w:rPrChange w:id="3257" w:author="The Si Tran" w:date="2012-12-12T13:54:00Z">
              <w:rPr>
                <w:sz w:val="26"/>
                <w:szCs w:val="26"/>
              </w:rPr>
            </w:rPrChange>
          </w:rPr>
          <w:t>ARIMA</w:t>
        </w:r>
      </w:ins>
      <w:bookmarkEnd w:id="3252"/>
    </w:p>
    <w:p w14:paraId="4C0C379A" w14:textId="77777777" w:rsidR="006A21F7" w:rsidRPr="0049233F" w:rsidDel="00555D32" w:rsidRDefault="006A21F7" w:rsidP="006A21F7">
      <w:pPr>
        <w:ind w:firstLine="547"/>
        <w:rPr>
          <w:del w:id="3258" w:author="The Si Tran" w:date="2012-12-14T04:45:00Z"/>
          <w:szCs w:val="26"/>
          <w:lang w:val="fr-FR"/>
          <w:rPrChange w:id="3259" w:author="The Si Tran" w:date="2012-12-05T23:02:00Z">
            <w:rPr>
              <w:del w:id="3260" w:author="The Si Tran" w:date="2012-12-14T04:45:00Z"/>
              <w:sz w:val="28"/>
              <w:szCs w:val="28"/>
              <w:lang w:val="fr-FR"/>
            </w:rPr>
          </w:rPrChange>
        </w:rPr>
      </w:pPr>
      <w:r w:rsidRPr="0049233F">
        <w:rPr>
          <w:szCs w:val="26"/>
          <w:lang w:val="fr-FR"/>
          <w:rPrChange w:id="3261"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262"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263" w:author="The Si Tran" w:date="2012-12-05T23:02:00Z">
            <w:rPr>
              <w:lang w:val="fr-FR"/>
            </w:rPr>
          </w:rPrChange>
        </w:rPr>
      </w:pPr>
      <w:bookmarkStart w:id="3264" w:name="_Toc312142550"/>
      <w:bookmarkStart w:id="3265" w:name="_Toc343660528"/>
      <w:r w:rsidRPr="0049233F">
        <w:rPr>
          <w:sz w:val="26"/>
          <w:szCs w:val="26"/>
          <w:lang w:val="fr-FR"/>
          <w:rPrChange w:id="3266"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267" w:author="The Si Tran" w:date="2012-12-05T23:02:00Z">
            <w:rPr>
              <w:rFonts w:cs="Times New Roman"/>
              <w:b w:val="0"/>
              <w:bCs w:val="0"/>
              <w:iCs w:val="0"/>
              <w:kern w:val="32"/>
              <w:sz w:val="26"/>
              <w:szCs w:val="22"/>
              <w:lang w:val="fr-FR"/>
            </w:rPr>
          </w:rPrChange>
        </w:rPr>
        <w:t>q</w:t>
      </w:r>
      <w:r w:rsidRPr="0049233F">
        <w:rPr>
          <w:sz w:val="26"/>
          <w:szCs w:val="26"/>
          <w:lang w:val="fr-FR"/>
          <w:rPrChange w:id="3268" w:author="The Si Tran" w:date="2012-12-05T23:02:00Z">
            <w:rPr>
              <w:rFonts w:cs="Times New Roman"/>
              <w:b w:val="0"/>
              <w:bCs w:val="0"/>
              <w:iCs w:val="0"/>
              <w:kern w:val="32"/>
              <w:sz w:val="26"/>
              <w:szCs w:val="22"/>
              <w:lang w:val="fr-FR"/>
            </w:rPr>
          </w:rPrChange>
        </w:rPr>
        <w:t>, MA(</w:t>
      </w:r>
      <w:r w:rsidRPr="00423CB2">
        <w:rPr>
          <w:i/>
          <w:sz w:val="26"/>
          <w:szCs w:val="26"/>
          <w:lang w:val="fr-FR"/>
          <w:rPrChange w:id="3269" w:author="The Si Tran" w:date="2012-12-05T23:02:00Z">
            <w:rPr>
              <w:rFonts w:cs="Times New Roman"/>
              <w:b w:val="0"/>
              <w:bCs w:val="0"/>
              <w:iCs w:val="0"/>
              <w:kern w:val="32"/>
              <w:sz w:val="26"/>
              <w:szCs w:val="22"/>
              <w:lang w:val="fr-FR"/>
            </w:rPr>
          </w:rPrChange>
        </w:rPr>
        <w:t>q</w:t>
      </w:r>
      <w:r w:rsidRPr="0049233F">
        <w:rPr>
          <w:sz w:val="26"/>
          <w:szCs w:val="26"/>
          <w:lang w:val="fr-FR"/>
          <w:rPrChange w:id="3270" w:author="The Si Tran" w:date="2012-12-05T23:02:00Z">
            <w:rPr>
              <w:rFonts w:cs="Times New Roman"/>
              <w:b w:val="0"/>
              <w:bCs w:val="0"/>
              <w:iCs w:val="0"/>
              <w:kern w:val="32"/>
              <w:sz w:val="26"/>
              <w:szCs w:val="22"/>
              <w:lang w:val="fr-FR"/>
            </w:rPr>
          </w:rPrChange>
        </w:rPr>
        <w:t>)</w:t>
      </w:r>
      <w:bookmarkEnd w:id="3264"/>
      <w:bookmarkEnd w:id="3265"/>
    </w:p>
    <w:p w14:paraId="2E4BA18E" w14:textId="0EF10C11" w:rsidR="006A21F7" w:rsidRPr="0049233F" w:rsidDel="007B42A6" w:rsidRDefault="004F6C5F">
      <w:pPr>
        <w:rPr>
          <w:del w:id="3271" w:author="The Si Tran" w:date="2012-12-12T00:09:00Z"/>
          <w:rPrChange w:id="3272" w:author="The Si Tran" w:date="2012-12-05T23:02:00Z">
            <w:rPr>
              <w:del w:id="3273" w:author="The Si Tran" w:date="2012-12-12T00:09:00Z"/>
              <w:color w:val="FF0000"/>
              <w:sz w:val="36"/>
              <w:lang w:val="fr-FR"/>
            </w:rPr>
          </w:rPrChange>
        </w:rPr>
        <w:pPrChange w:id="3274" w:author="The Si Tran" w:date="2012-12-16T17:05:00Z">
          <w:pPr>
            <w:ind w:left="540"/>
          </w:pPr>
        </w:pPrChange>
      </w:pPr>
      <w:ins w:id="3275" w:author="The Si Tran" w:date="2012-12-16T17:05:00Z">
        <w:r>
          <w:rPr>
            <w:noProof/>
            <w:rPrChange w:id="3276" w:author="Unknown">
              <w:rPr>
                <w:b/>
                <w:bCs/>
                <w:noProof/>
                <w:sz w:val="20"/>
                <w:szCs w:val="20"/>
              </w:rPr>
            </w:rPrChange>
          </w:rPr>
          <mc:AlternateContent>
            <mc:Choice Requires="wps">
              <w:drawing>
                <wp:anchor distT="0" distB="0" distL="114300" distR="114300" simplePos="0" relativeHeight="251749888" behindDoc="0" locked="0" layoutInCell="1" allowOverlap="1" wp14:anchorId="3F0685D8" wp14:editId="246DD33B">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B90956" w:rsidRDefault="00B90956">
                              <w:pPr>
                                <w:pStyle w:val="EquationIndex"/>
                                <w:pPrChange w:id="3277" w:author="The Si Tran" w:date="2012-12-16T10:46:00Z">
                                  <w:pPr>
                                    <w:jc w:val="left"/>
                                  </w:pPr>
                                </w:pPrChange>
                              </w:pPr>
                              <w:r>
                                <w:t>(3.</w:t>
                              </w:r>
                              <w:ins w:id="3278" w:author="The Si Tran" w:date="2012-12-14T04:55:00Z">
                                <w:r>
                                  <w:t>1</w:t>
                                </w:r>
                              </w:ins>
                              <w:del w:id="327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B90956" w:rsidRDefault="00B90956">
                        <w:pPr>
                          <w:pStyle w:val="EquationIndex"/>
                          <w:pPrChange w:id="3280" w:author="The Si Tran" w:date="2012-12-16T10:46:00Z">
                            <w:pPr>
                              <w:jc w:val="left"/>
                            </w:pPr>
                          </w:pPrChange>
                        </w:pPr>
                        <w:r>
                          <w:t>(3.</w:t>
                        </w:r>
                        <w:ins w:id="3281" w:author="The Si Tran" w:date="2012-12-14T04:55:00Z">
                          <w:r>
                            <w:t>1</w:t>
                          </w:r>
                        </w:ins>
                        <w:del w:id="3282" w:author="The Si Tran" w:date="2012-12-14T04:55:00Z">
                          <w:r w:rsidDel="004505B3">
                            <w:delText>2.1</w:delText>
                          </w:r>
                        </w:del>
                        <w:r>
                          <w:t>)</w:t>
                        </w:r>
                      </w:p>
                    </w:txbxContent>
                  </v:textbox>
                  <w10:wrap type="square"/>
                </v:shape>
              </w:pict>
            </mc:Fallback>
          </mc:AlternateContent>
        </w:r>
      </w:ins>
      <w:del w:id="3283" w:author="The Si Tran" w:date="2012-12-12T00:09:00Z">
        <w:r w:rsidR="006A21F7" w:rsidRPr="0049233F" w:rsidDel="007B42A6">
          <w:rPr>
            <w:rPrChange w:id="3284"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285" w:author="The Si Tran" w:date="2012-12-06T03:56:00Z"/>
          <w:rPrChange w:id="3286" w:author="The Si Tran" w:date="2012-12-05T23:02:00Z">
            <w:rPr>
              <w:del w:id="3287" w:author="The Si Tran" w:date="2012-12-06T03:56:00Z"/>
              <w:color w:val="FF0000"/>
              <w:sz w:val="36"/>
              <w:lang w:val="fr-FR"/>
            </w:rPr>
          </w:rPrChange>
        </w:rPr>
        <w:pPrChange w:id="3288" w:author="The Si Tran" w:date="2012-12-16T17:05:00Z">
          <w:pPr>
            <w:ind w:left="540"/>
          </w:pPr>
        </w:pPrChange>
      </w:pPr>
      <w:del w:id="3289" w:author="The Si Tran" w:date="2012-12-06T03:56:00Z">
        <w:r w:rsidRPr="0049233F" w:rsidDel="004657FC">
          <w:rPr>
            <w:rPrChange w:id="3290"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291" w:author="The Si Tran" w:date="2012-12-06T00:09:00Z"/>
        </w:rPr>
        <w:pPrChange w:id="3292" w:author="The Si Tran" w:date="2012-12-16T17:05:00Z">
          <w:pPr>
            <w:ind w:firstLine="540"/>
          </w:pPr>
        </w:pPrChange>
      </w:pPr>
      <w:r w:rsidRPr="0049233F">
        <w:rPr>
          <w:rPrChange w:id="3293" w:author="The Si Tran" w:date="2012-12-05T23:02:00Z">
            <w:rPr>
              <w:rFonts w:cs="Arial"/>
              <w:b/>
              <w:bCs/>
              <w:kern w:val="32"/>
              <w:sz w:val="28"/>
              <w:szCs w:val="28"/>
              <w:lang w:val="fr-FR"/>
            </w:rPr>
          </w:rPrChange>
        </w:rPr>
        <w:t xml:space="preserve">Mô hình </w:t>
      </w:r>
      <w:proofErr w:type="gramStart"/>
      <w:r w:rsidRPr="0049233F">
        <w:rPr>
          <w:rPrChange w:id="3294" w:author="The Si Tran" w:date="2012-12-05T23:02:00Z">
            <w:rPr>
              <w:rFonts w:cs="Arial"/>
              <w:b/>
              <w:bCs/>
              <w:kern w:val="32"/>
              <w:sz w:val="28"/>
              <w:szCs w:val="28"/>
              <w:lang w:val="fr-FR"/>
            </w:rPr>
          </w:rPrChange>
        </w:rPr>
        <w:t>MA(</w:t>
      </w:r>
      <w:proofErr w:type="gramEnd"/>
      <w:r w:rsidRPr="00423CB2">
        <w:rPr>
          <w:i/>
          <w:rPrChange w:id="3295" w:author="The Si Tran" w:date="2012-12-05T23:02:00Z">
            <w:rPr>
              <w:rFonts w:cs="Arial"/>
              <w:b/>
              <w:bCs/>
              <w:kern w:val="32"/>
              <w:sz w:val="28"/>
              <w:szCs w:val="28"/>
              <w:lang w:val="fr-FR"/>
            </w:rPr>
          </w:rPrChange>
        </w:rPr>
        <w:t>q</w:t>
      </w:r>
      <w:r w:rsidRPr="0049233F">
        <w:rPr>
          <w:rPrChange w:id="3296"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BE2D8B">
      <w:pPr>
        <w:pStyle w:val="Canhgiua"/>
        <w:rPr>
          <w:del w:id="3297" w:author="The Si Tran" w:date="2012-12-06T03:55:00Z"/>
          <w:lang w:val="fr-FR"/>
          <w:rPrChange w:id="3298" w:author="The Si Tran" w:date="2012-12-16T10:30:00Z">
            <w:rPr>
              <w:del w:id="3299" w:author="The Si Tran" w:date="2012-12-06T03:55:00Z"/>
              <w:sz w:val="28"/>
              <w:szCs w:val="28"/>
              <w:lang w:val="fr-FR"/>
            </w:rPr>
          </w:rPrChange>
        </w:rPr>
        <w:pPrChange w:id="3300" w:author="The Si Tran" w:date="2012-12-16T10:30:00Z">
          <w:pPr>
            <w:ind w:firstLine="540"/>
          </w:pPr>
        </w:pPrChange>
      </w:pPr>
      <m:oMathPara>
        <m:oMathParaPr>
          <m:jc m:val="center"/>
        </m:oMathParaPr>
        <m:oMath>
          <m:sSub>
            <m:sSubPr>
              <m:ctrlPr>
                <w:ins w:id="3301" w:author="The Si Tran" w:date="2012-12-06T00:10:00Z">
                  <w:rPr>
                    <w:rFonts w:ascii="Cambria Math" w:hAnsi="Cambria Math"/>
                    <w:lang w:val="fr-FR"/>
                  </w:rPr>
                </w:ins>
              </m:ctrlPr>
            </m:sSubPr>
            <m:e>
              <w:ins w:id="3302" w:author="The Si Tran" w:date="2012-12-06T00:10:00Z">
                <m:r>
                  <w:rPr>
                    <w:rFonts w:ascii="Cambria Math" w:hAnsi="Cambria Math"/>
                    <w:lang w:val="fr-FR"/>
                  </w:rPr>
                  <m:t>y</m:t>
                </m:r>
              </w:ins>
            </m:e>
            <m:sub>
              <w:ins w:id="3303" w:author="The Si Tran" w:date="2012-12-06T00:10:00Z">
                <m:r>
                  <w:rPr>
                    <w:rFonts w:ascii="Cambria Math" w:hAnsi="Cambria Math"/>
                    <w:lang w:val="fr-FR"/>
                  </w:rPr>
                  <m:t>t</m:t>
                </m:r>
              </w:ins>
            </m:sub>
          </m:sSub>
          <w:ins w:id="3304"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305" w:author="The Si Tran" w:date="2012-12-06T00:10:00Z">
                  <w:rPr>
                    <w:rFonts w:ascii="Cambria Math" w:hAnsi="Cambria Math"/>
                    <w:lang w:val="fr-FR"/>
                  </w:rPr>
                </w:ins>
              </m:ctrlPr>
            </m:sSubPr>
            <m:e>
              <w:ins w:id="3306" w:author="The Si Tran" w:date="2012-12-06T00:10:00Z">
                <m:r>
                  <w:rPr>
                    <w:rFonts w:ascii="Cambria Math" w:hAnsi="Cambria Math"/>
                    <w:lang w:val="fr-FR"/>
                  </w:rPr>
                  <m:t>ε</m:t>
                </m:r>
              </w:ins>
            </m:e>
            <m:sub>
              <w:ins w:id="3307" w:author="The Si Tran" w:date="2012-12-06T00:10:00Z">
                <m:r>
                  <w:rPr>
                    <w:rFonts w:ascii="Cambria Math" w:hAnsi="Cambria Math"/>
                    <w:lang w:val="fr-FR"/>
                  </w:rPr>
                  <m:t>t</m:t>
                </m:r>
              </w:ins>
            </m:sub>
          </m:sSub>
          <w:ins w:id="3308" w:author="The Si Tran" w:date="2012-12-06T00:10:00Z">
            <m:r>
              <m:rPr>
                <m:sty m:val="p"/>
              </m:rPr>
              <w:rPr>
                <w:rFonts w:ascii="Cambria Math" w:hAnsi="Cambria Math"/>
                <w:lang w:val="fr-FR"/>
              </w:rPr>
              <m:t>-</m:t>
            </m:r>
          </w:ins>
          <m:sSub>
            <m:sSubPr>
              <m:ctrlPr>
                <w:ins w:id="3309" w:author="The Si Tran" w:date="2012-12-06T00:10:00Z">
                  <w:rPr>
                    <w:rFonts w:ascii="Cambria Math" w:hAnsi="Cambria Math"/>
                    <w:lang w:val="fr-FR"/>
                  </w:rPr>
                </w:ins>
              </m:ctrlPr>
            </m:sSubPr>
            <m:e>
              <w:ins w:id="3310" w:author="The Si Tran" w:date="2012-12-06T00:10:00Z">
                <m:r>
                  <w:rPr>
                    <w:rFonts w:ascii="Cambria Math" w:hAnsi="Cambria Math"/>
                    <w:lang w:val="fr-FR"/>
                  </w:rPr>
                  <m:t>θ</m:t>
                </m:r>
              </w:ins>
            </m:e>
            <m:sub>
              <w:ins w:id="3311" w:author="The Si Tran" w:date="2012-12-06T00:10:00Z">
                <m:r>
                  <m:rPr>
                    <m:sty m:val="p"/>
                  </m:rPr>
                  <w:rPr>
                    <w:rFonts w:ascii="Cambria Math" w:hAnsi="Cambria Math"/>
                    <w:lang w:val="fr-FR"/>
                  </w:rPr>
                  <m:t>1</m:t>
                </m:r>
              </w:ins>
            </m:sub>
          </m:sSub>
          <m:sSub>
            <m:sSubPr>
              <m:ctrlPr>
                <w:ins w:id="3312" w:author="The Si Tran" w:date="2012-12-06T00:10:00Z">
                  <w:rPr>
                    <w:rFonts w:ascii="Cambria Math" w:hAnsi="Cambria Math"/>
                    <w:lang w:val="fr-FR"/>
                  </w:rPr>
                </w:ins>
              </m:ctrlPr>
            </m:sSubPr>
            <m:e>
              <w:ins w:id="3313" w:author="The Si Tran" w:date="2012-12-06T00:10:00Z">
                <m:r>
                  <w:rPr>
                    <w:rFonts w:ascii="Cambria Math" w:hAnsi="Cambria Math"/>
                    <w:lang w:val="fr-FR"/>
                  </w:rPr>
                  <m:t>ε</m:t>
                </m:r>
              </w:ins>
            </m:e>
            <m:sub>
              <w:ins w:id="3314" w:author="The Si Tran" w:date="2012-12-06T00:10:00Z">
                <m:r>
                  <w:rPr>
                    <w:rFonts w:ascii="Cambria Math" w:hAnsi="Cambria Math"/>
                    <w:lang w:val="fr-FR"/>
                  </w:rPr>
                  <m:t>t</m:t>
                </m:r>
              </w:ins>
              <w:ins w:id="3315" w:author="The Si Tran" w:date="2012-12-06T00:11:00Z">
                <m:r>
                  <m:rPr>
                    <m:sty m:val="p"/>
                  </m:rPr>
                  <w:rPr>
                    <w:rFonts w:ascii="Cambria Math" w:hAnsi="Cambria Math"/>
                    <w:lang w:val="fr-FR"/>
                  </w:rPr>
                  <m:t>-1</m:t>
                </m:r>
              </w:ins>
            </m:sub>
          </m:sSub>
          <w:ins w:id="3316" w:author="The Si Tran" w:date="2012-12-06T00:11:00Z">
            <m:r>
              <m:rPr>
                <m:sty m:val="p"/>
              </m:rPr>
              <w:rPr>
                <w:rFonts w:ascii="Cambria Math" w:hAnsi="Cambria Math"/>
                <w:lang w:val="fr-FR"/>
              </w:rPr>
              <m:t>-…-</m:t>
            </m:r>
          </w:ins>
          <m:sSub>
            <m:sSubPr>
              <m:ctrlPr>
                <w:ins w:id="3317" w:author="The Si Tran" w:date="2012-12-06T00:11:00Z">
                  <w:rPr>
                    <w:rFonts w:ascii="Cambria Math" w:hAnsi="Cambria Math"/>
                    <w:lang w:val="fr-FR"/>
                  </w:rPr>
                </w:ins>
              </m:ctrlPr>
            </m:sSubPr>
            <m:e>
              <w:ins w:id="3318" w:author="The Si Tran" w:date="2012-12-06T00:11:00Z">
                <m:r>
                  <w:rPr>
                    <w:rFonts w:ascii="Cambria Math" w:hAnsi="Cambria Math"/>
                    <w:lang w:val="fr-FR"/>
                  </w:rPr>
                  <m:t>θ</m:t>
                </m:r>
              </w:ins>
            </m:e>
            <m:sub>
              <w:ins w:id="3319" w:author="The Si Tran" w:date="2012-12-06T00:11:00Z">
                <m:r>
                  <w:rPr>
                    <w:rFonts w:ascii="Cambria Math" w:hAnsi="Cambria Math"/>
                    <w:lang w:val="fr-FR"/>
                  </w:rPr>
                  <m:t>q</m:t>
                </m:r>
              </w:ins>
            </m:sub>
          </m:sSub>
          <m:sSub>
            <m:sSubPr>
              <m:ctrlPr>
                <w:ins w:id="3320" w:author="The Si Tran" w:date="2012-12-06T00:11:00Z">
                  <w:rPr>
                    <w:rFonts w:ascii="Cambria Math" w:hAnsi="Cambria Math"/>
                    <w:lang w:val="fr-FR"/>
                  </w:rPr>
                </w:ins>
              </m:ctrlPr>
            </m:sSubPr>
            <m:e>
              <w:ins w:id="3321" w:author="The Si Tran" w:date="2012-12-06T00:11:00Z">
                <m:r>
                  <w:rPr>
                    <w:rFonts w:ascii="Cambria Math" w:hAnsi="Cambria Math"/>
                    <w:lang w:val="fr-FR"/>
                  </w:rPr>
                  <m:t>ε</m:t>
                </m:r>
              </w:ins>
            </m:e>
            <m:sub>
              <w:ins w:id="3322"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323" w:author="The Si Tran" w:date="2012-12-05T23:02:00Z">
            <w:rPr>
              <w:sz w:val="28"/>
              <w:szCs w:val="28"/>
              <w:lang w:val="fr-FR"/>
            </w:rPr>
          </w:rPrChange>
        </w:rPr>
        <w:pPrChange w:id="3324" w:author="The Si Tran" w:date="2012-12-16T10:30:00Z">
          <w:pPr>
            <w:ind w:firstLine="540"/>
          </w:pPr>
        </w:pPrChange>
      </w:pPr>
      <w:del w:id="3325" w:author="The Si Tran" w:date="2012-12-06T00:12:00Z">
        <w:r w:rsidRPr="00082976" w:rsidDel="00A81DD7">
          <w:rPr>
            <w:position w:val="-14"/>
            <w:lang w:val="fr-FR"/>
          </w:rPr>
          <w:object w:dxaOrig="2880" w:dyaOrig="380" w14:anchorId="5190E4CE">
            <v:shape id="_x0000_i1044" type="#_x0000_t75" style="width:207pt;height:27.75pt" o:ole="">
              <v:imagedata r:id="rId55" o:title=""/>
            </v:shape>
            <o:OLEObject Type="Embed" ProgID="Equation.DSMT4" ShapeID="_x0000_i1044" DrawAspect="Content" ObjectID="_1417414645" r:id="rId56"/>
          </w:object>
        </w:r>
      </w:del>
      <w:del w:id="3326" w:author="The Si Tran" w:date="2012-12-06T03:52:00Z">
        <w:r w:rsidRPr="0049233F" w:rsidDel="008C32B7">
          <w:rPr>
            <w:lang w:val="fr-FR"/>
            <w:rPrChange w:id="3327" w:author="The Si Tran" w:date="2012-12-05T23:02:00Z">
              <w:rPr>
                <w:sz w:val="28"/>
                <w:szCs w:val="28"/>
                <w:lang w:val="fr-FR"/>
              </w:rPr>
            </w:rPrChange>
          </w:rPr>
          <w:delText xml:space="preserve">             </w:delText>
        </w:r>
      </w:del>
      <w:del w:id="3328" w:author="The Si Tran" w:date="2012-12-06T03:54:00Z">
        <w:r w:rsidRPr="0049233F" w:rsidDel="004657FC">
          <w:rPr>
            <w:lang w:val="fr-FR"/>
            <w:rPrChange w:id="3329" w:author="The Si Tran" w:date="2012-12-05T23:02:00Z">
              <w:rPr>
                <w:sz w:val="28"/>
                <w:szCs w:val="28"/>
                <w:lang w:val="fr-FR"/>
              </w:rPr>
            </w:rPrChange>
          </w:rPr>
          <w:delText>(3.1.1)</w:delText>
        </w:r>
      </w:del>
    </w:p>
    <w:p w14:paraId="0CA6475D" w14:textId="77777777" w:rsidR="006A21F7" w:rsidRPr="0049233F" w:rsidRDefault="006A21F7">
      <w:pPr>
        <w:rPr>
          <w:lang w:val="fr-FR"/>
          <w:rPrChange w:id="3330" w:author="The Si Tran" w:date="2012-12-05T23:02:00Z">
            <w:rPr>
              <w:sz w:val="28"/>
              <w:szCs w:val="28"/>
              <w:lang w:val="fr-FR"/>
            </w:rPr>
          </w:rPrChange>
        </w:rPr>
        <w:pPrChange w:id="3331" w:author="The Si Tran" w:date="2012-12-16T17:05:00Z">
          <w:pPr>
            <w:ind w:firstLine="547"/>
          </w:pPr>
        </w:pPrChange>
      </w:pPr>
      <w:r w:rsidRPr="0049233F">
        <w:rPr>
          <w:lang w:val="fr-FR"/>
          <w:rPrChange w:id="3332" w:author="The Si Tran" w:date="2012-12-05T23:02:00Z">
            <w:rPr>
              <w:sz w:val="28"/>
              <w:szCs w:val="28"/>
              <w:lang w:val="fr-FR"/>
            </w:rPr>
          </w:rPrChange>
        </w:rPr>
        <w:t>Với :</w:t>
      </w:r>
    </w:p>
    <w:p w14:paraId="620C6664" w14:textId="77777777" w:rsidR="006A21F7" w:rsidRPr="00555D32" w:rsidRDefault="006A21F7">
      <w:pPr>
        <w:pStyle w:val="BuletL2"/>
        <w:rPr>
          <w:lang w:val="fr-FR"/>
          <w:rPrChange w:id="3333" w:author="The Si Tran" w:date="2012-12-14T04:46:00Z">
            <w:rPr>
              <w:sz w:val="28"/>
              <w:szCs w:val="28"/>
              <w:lang w:val="fr-FR"/>
            </w:rPr>
          </w:rPrChange>
        </w:rPr>
        <w:pPrChange w:id="3334" w:author="The Si Tran" w:date="2012-12-16T17:04:00Z">
          <w:pPr>
            <w:ind w:firstLine="547"/>
          </w:pPr>
        </w:pPrChange>
      </w:pPr>
      <w:del w:id="3335" w:author="The Si Tran" w:date="2012-12-06T00:16:00Z">
        <w:r w:rsidRPr="00555D32" w:rsidDel="004939AB">
          <w:rPr>
            <w:position w:val="-10"/>
            <w:lang w:val="fr-FR"/>
            <w:rPrChange w:id="3336" w:author="The Si Tran" w:date="2012-12-14T04:46:00Z">
              <w:rPr>
                <w:position w:val="-10"/>
                <w:lang w:val="fr-FR"/>
              </w:rPr>
            </w:rPrChange>
          </w:rPr>
          <w:object w:dxaOrig="240" w:dyaOrig="260" w14:anchorId="3EA68E79">
            <v:shape id="_x0000_i1045" type="#_x0000_t75" style="width:18pt;height:18pt" o:ole="">
              <v:imagedata r:id="rId57" o:title=""/>
            </v:shape>
            <o:OLEObject Type="Embed" ProgID="Equation.DSMT4" ShapeID="_x0000_i1045" DrawAspect="Content" ObjectID="_1417414646" r:id="rId58"/>
          </w:object>
        </w:r>
        <w:r w:rsidRPr="00555D32" w:rsidDel="004939AB">
          <w:rPr>
            <w:lang w:val="fr-FR"/>
            <w:rPrChange w:id="3337" w:author="The Si Tran" w:date="2012-12-14T04:46:00Z">
              <w:rPr>
                <w:sz w:val="28"/>
                <w:szCs w:val="28"/>
                <w:lang w:val="fr-FR"/>
              </w:rPr>
            </w:rPrChange>
          </w:rPr>
          <w:delText xml:space="preserve"> </w:delText>
        </w:r>
      </w:del>
      <w:ins w:id="3338"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39" w:author="The Si Tran" w:date="2012-12-14T04:46:00Z">
            <w:rPr>
              <w:sz w:val="28"/>
              <w:szCs w:val="28"/>
              <w:lang w:val="fr-FR"/>
            </w:rPr>
          </w:rPrChange>
        </w:rPr>
        <w:t>là trung bình của chuỗi thời gian tĩnh</w:t>
      </w:r>
      <w:del w:id="3340" w:author="The Si Tran" w:date="2012-12-06T20:09:00Z">
        <w:r w:rsidRPr="00555D32" w:rsidDel="00263465">
          <w:rPr>
            <w:lang w:val="fr-FR"/>
            <w:rPrChange w:id="3341" w:author="The Si Tran" w:date="2012-12-14T04:46:00Z">
              <w:rPr>
                <w:sz w:val="28"/>
                <w:szCs w:val="28"/>
                <w:lang w:val="fr-FR"/>
              </w:rPr>
            </w:rPrChange>
          </w:rPr>
          <w:delText xml:space="preserve"> {y</w:delText>
        </w:r>
        <w:r w:rsidRPr="00555D32" w:rsidDel="00263465">
          <w:rPr>
            <w:vertAlign w:val="subscript"/>
            <w:lang w:val="fr-FR"/>
            <w:rPrChange w:id="3342" w:author="The Si Tran" w:date="2012-12-14T04:46:00Z">
              <w:rPr>
                <w:sz w:val="28"/>
                <w:szCs w:val="28"/>
                <w:vertAlign w:val="subscript"/>
                <w:lang w:val="fr-FR"/>
              </w:rPr>
            </w:rPrChange>
          </w:rPr>
          <w:delText>t</w:delText>
        </w:r>
        <w:r w:rsidRPr="00555D32" w:rsidDel="00263465">
          <w:rPr>
            <w:lang w:val="fr-FR"/>
            <w:rPrChange w:id="3343" w:author="The Si Tran" w:date="2012-12-14T04:46:00Z">
              <w:rPr>
                <w:sz w:val="28"/>
                <w:szCs w:val="28"/>
                <w:lang w:val="fr-FR"/>
              </w:rPr>
            </w:rPrChange>
          </w:rPr>
          <w:delText>}</w:delText>
        </w:r>
      </w:del>
      <w:ins w:id="3344" w:author="The Si Tran" w:date="2012-12-06T20:09:00Z">
        <w:r w:rsidR="00263465" w:rsidRPr="00032D83">
          <w:rPr>
            <w:lang w:val="fr-FR"/>
          </w:rPr>
          <w:t xml:space="preserve"> </w:t>
        </w:r>
      </w:ins>
      <m:oMath>
        <m:d>
          <m:dPr>
            <m:begChr m:val="{"/>
            <m:endChr m:val="}"/>
            <m:ctrlPr>
              <w:ins w:id="3345" w:author="The Si Tran" w:date="2012-12-06T20:10:00Z">
                <w:rPr>
                  <w:rFonts w:ascii="Cambria Math" w:hAnsi="Cambria Math"/>
                  <w:i/>
                  <w:lang w:val="fr-FR"/>
                </w:rPr>
              </w:ins>
            </m:ctrlPr>
          </m:dPr>
          <m:e>
            <m:sSub>
              <m:sSubPr>
                <m:ctrlPr>
                  <w:ins w:id="3346" w:author="The Si Tran" w:date="2012-12-06T20:10:00Z">
                    <w:rPr>
                      <w:rFonts w:ascii="Cambria Math" w:hAnsi="Cambria Math"/>
                      <w:i/>
                      <w:lang w:val="fr-FR"/>
                    </w:rPr>
                  </w:ins>
                </m:ctrlPr>
              </m:sSubPr>
              <m:e>
                <w:ins w:id="3347" w:author="The Si Tran" w:date="2012-12-06T20:10:00Z">
                  <m:r>
                    <w:rPr>
                      <w:rFonts w:ascii="Cambria Math" w:hAnsi="Cambria Math"/>
                      <w:lang w:val="fr-FR"/>
                    </w:rPr>
                    <m:t>y</m:t>
                  </m:r>
                </w:ins>
              </m:e>
              <m:sub>
                <w:ins w:id="3348" w:author="The Si Tran" w:date="2012-12-06T20:10:00Z">
                  <m:r>
                    <w:rPr>
                      <w:rFonts w:ascii="Cambria Math" w:hAnsi="Cambria Math"/>
                      <w:lang w:val="fr-FR"/>
                    </w:rPr>
                    <m:t>t</m:t>
                  </m:r>
                </w:ins>
              </m:sub>
            </m:sSub>
          </m:e>
        </m:d>
      </m:oMath>
      <w:r w:rsidRPr="00555D32">
        <w:rPr>
          <w:lang w:val="fr-FR"/>
          <w:rPrChange w:id="3349" w:author="The Si Tran" w:date="2012-12-14T04:46:00Z">
            <w:rPr>
              <w:sz w:val="28"/>
              <w:szCs w:val="28"/>
              <w:lang w:val="fr-FR"/>
            </w:rPr>
          </w:rPrChange>
        </w:rPr>
        <w:t>.</w:t>
      </w:r>
    </w:p>
    <w:p w14:paraId="10C0FF98" w14:textId="77777777" w:rsidR="006A21F7" w:rsidRPr="00555D32" w:rsidRDefault="00BE2D8B">
      <w:pPr>
        <w:pStyle w:val="BuletL2"/>
        <w:rPr>
          <w:lang w:val="fr-FR"/>
          <w:rPrChange w:id="3350" w:author="The Si Tran" w:date="2012-12-14T04:46:00Z">
            <w:rPr>
              <w:sz w:val="28"/>
              <w:szCs w:val="28"/>
              <w:lang w:val="fr-FR"/>
            </w:rPr>
          </w:rPrChange>
        </w:rPr>
        <w:pPrChange w:id="3351" w:author="The Si Tran" w:date="2012-12-16T17:04:00Z">
          <w:pPr>
            <w:ind w:firstLine="547"/>
          </w:pPr>
        </w:pPrChange>
      </w:pPr>
      <m:oMath>
        <m:sSub>
          <m:sSubPr>
            <m:ctrlPr>
              <w:ins w:id="3352" w:author="The Si Tran" w:date="2012-12-06T00:16:00Z">
                <w:rPr>
                  <w:rFonts w:ascii="Cambria Math" w:hAnsi="Cambria Math"/>
                  <w:i/>
                  <w:lang w:val="fr-FR"/>
                </w:rPr>
              </w:ins>
            </m:ctrlPr>
          </m:sSubPr>
          <m:e>
            <w:ins w:id="3353" w:author="The Si Tran" w:date="2012-12-06T00:16:00Z">
              <m:r>
                <w:rPr>
                  <w:rFonts w:ascii="Cambria Math" w:hAnsi="Cambria Math"/>
                  <w:lang w:val="fr-FR"/>
                </w:rPr>
                <m:t>ε</m:t>
              </m:r>
            </w:ins>
          </m:e>
          <m:sub>
            <w:ins w:id="3354" w:author="The Si Tran" w:date="2012-12-06T00:16:00Z">
              <m:r>
                <w:rPr>
                  <w:rFonts w:ascii="Cambria Math" w:hAnsi="Cambria Math"/>
                  <w:lang w:val="fr-FR"/>
                </w:rPr>
                <m:t>i</m:t>
              </m:r>
            </w:ins>
          </m:sub>
        </m:sSub>
      </m:oMath>
      <w:ins w:id="3355" w:author="The Si Tran" w:date="2012-12-06T00:17:00Z">
        <w:r w:rsidR="00F413E4" w:rsidRPr="00032D83">
          <w:rPr>
            <w:lang w:val="fr-FR"/>
          </w:rPr>
          <w:t xml:space="preserve"> </w:t>
        </w:r>
      </w:ins>
      <w:del w:id="3356" w:author="The Si Tran" w:date="2012-12-06T00:16:00Z">
        <w:r w:rsidR="006A21F7" w:rsidRPr="00555D32" w:rsidDel="004939AB">
          <w:rPr>
            <w:position w:val="-12"/>
            <w:lang w:val="fr-FR"/>
            <w:rPrChange w:id="3357" w:author="The Si Tran" w:date="2012-12-14T04:46:00Z">
              <w:rPr>
                <w:position w:val="-12"/>
                <w:lang w:val="fr-FR"/>
              </w:rPr>
            </w:rPrChange>
          </w:rPr>
          <w:object w:dxaOrig="240" w:dyaOrig="360" w14:anchorId="16B4976B">
            <v:shape id="_x0000_i1046" type="#_x0000_t75" style="width:12.75pt;height:21.75pt" o:ole="">
              <v:imagedata r:id="rId59" o:title=""/>
            </v:shape>
            <o:OLEObject Type="Embed" ProgID="Equation.DSMT4" ShapeID="_x0000_i1046" DrawAspect="Content" ObjectID="_1417414647" r:id="rId60"/>
          </w:object>
        </w:r>
        <w:r w:rsidR="006A21F7" w:rsidRPr="00555D32" w:rsidDel="004939AB">
          <w:rPr>
            <w:lang w:val="fr-FR"/>
            <w:rPrChange w:id="3358" w:author="The Si Tran" w:date="2012-12-14T04:46:00Z">
              <w:rPr>
                <w:sz w:val="28"/>
                <w:szCs w:val="28"/>
                <w:lang w:val="fr-FR"/>
              </w:rPr>
            </w:rPrChange>
          </w:rPr>
          <w:delText xml:space="preserve"> </w:delText>
        </w:r>
      </w:del>
      <w:r w:rsidR="006A21F7" w:rsidRPr="00555D32">
        <w:rPr>
          <w:lang w:val="fr-FR"/>
          <w:rPrChange w:id="3359" w:author="The Si Tran" w:date="2012-12-14T04:46:00Z">
            <w:rPr>
              <w:sz w:val="28"/>
              <w:szCs w:val="28"/>
              <w:lang w:val="fr-FR"/>
            </w:rPr>
          </w:rPrChange>
        </w:rPr>
        <w:t>là sai số, biểu diễn thành phần không thể dự đoán được</w:t>
      </w:r>
      <w:del w:id="3360" w:author="The Si Tran" w:date="2012-12-06T03:56:00Z">
        <w:r w:rsidR="006A21F7" w:rsidRPr="00555D32" w:rsidDel="004657FC">
          <w:rPr>
            <w:lang w:val="fr-FR"/>
            <w:rPrChange w:id="3361" w:author="The Si Tran" w:date="2012-12-14T04:46:00Z">
              <w:rPr>
                <w:sz w:val="28"/>
                <w:szCs w:val="28"/>
                <w:lang w:val="fr-FR"/>
              </w:rPr>
            </w:rPrChange>
          </w:rPr>
          <w:delText xml:space="preserve"> từ mô hình</w:delText>
        </w:r>
      </w:del>
      <w:r w:rsidR="006A21F7" w:rsidRPr="00555D32">
        <w:rPr>
          <w:lang w:val="fr-FR"/>
          <w:rPrChange w:id="3362" w:author="The Si Tran" w:date="2012-12-14T04:46:00Z">
            <w:rPr>
              <w:sz w:val="28"/>
              <w:szCs w:val="28"/>
              <w:lang w:val="fr-FR"/>
            </w:rPr>
          </w:rPrChange>
        </w:rPr>
        <w:t xml:space="preserve"> ở thời điểm i.</w:t>
      </w:r>
    </w:p>
    <w:p w14:paraId="571A27F5" w14:textId="77777777" w:rsidR="006A21F7" w:rsidRPr="00555D32" w:rsidRDefault="00BE2D8B">
      <w:pPr>
        <w:pStyle w:val="BuletL2"/>
        <w:rPr>
          <w:lang w:val="fr-FR"/>
          <w:rPrChange w:id="3363" w:author="The Si Tran" w:date="2012-12-14T04:46:00Z">
            <w:rPr>
              <w:sz w:val="28"/>
              <w:szCs w:val="28"/>
              <w:lang w:val="fr-FR"/>
            </w:rPr>
          </w:rPrChange>
        </w:rPr>
        <w:pPrChange w:id="3364" w:author="The Si Tran" w:date="2012-12-16T17:04:00Z">
          <w:pPr>
            <w:ind w:firstLine="547"/>
          </w:pPr>
        </w:pPrChange>
      </w:pPr>
      <m:oMath>
        <m:sSub>
          <m:sSubPr>
            <m:ctrlPr>
              <w:ins w:id="3365" w:author="The Si Tran" w:date="2012-12-06T00:17:00Z">
                <w:rPr>
                  <w:rFonts w:ascii="Cambria Math" w:hAnsi="Cambria Math"/>
                  <w:i/>
                  <w:lang w:val="fr-FR"/>
                </w:rPr>
              </w:ins>
            </m:ctrlPr>
          </m:sSubPr>
          <m:e>
            <w:ins w:id="3366" w:author="The Si Tran" w:date="2012-12-06T00:17:00Z">
              <m:r>
                <w:rPr>
                  <w:rFonts w:ascii="Cambria Math" w:hAnsi="Cambria Math"/>
                  <w:lang w:val="fr-FR"/>
                </w:rPr>
                <m:t>θ</m:t>
              </m:r>
            </w:ins>
          </m:e>
          <m:sub>
            <w:ins w:id="3367" w:author="The Si Tran" w:date="2012-12-06T00:17:00Z">
              <m:r>
                <w:rPr>
                  <w:rFonts w:ascii="Cambria Math" w:hAnsi="Cambria Math"/>
                  <w:lang w:val="fr-FR"/>
                </w:rPr>
                <m:t>i</m:t>
              </m:r>
            </w:ins>
          </m:sub>
        </m:sSub>
      </m:oMath>
      <w:ins w:id="3368" w:author="The Si Tran" w:date="2012-12-06T00:17:00Z">
        <w:r w:rsidR="00233EFD" w:rsidRPr="00032D83">
          <w:rPr>
            <w:lang w:val="fr-FR"/>
          </w:rPr>
          <w:t xml:space="preserve"> </w:t>
        </w:r>
      </w:ins>
      <w:del w:id="3369" w:author="The Si Tran" w:date="2012-12-06T00:17:00Z">
        <w:r w:rsidR="006A21F7" w:rsidRPr="00555D32" w:rsidDel="00233EFD">
          <w:rPr>
            <w:position w:val="-12"/>
            <w:lang w:val="fr-FR"/>
            <w:rPrChange w:id="3370" w:author="The Si Tran" w:date="2012-12-14T04:46:00Z">
              <w:rPr>
                <w:position w:val="-12"/>
                <w:lang w:val="fr-FR"/>
              </w:rPr>
            </w:rPrChange>
          </w:rPr>
          <w:object w:dxaOrig="240" w:dyaOrig="360" w14:anchorId="2921A715">
            <v:shape id="_x0000_i1047" type="#_x0000_t75" style="width:18pt;height:26.25pt" o:ole="">
              <v:imagedata r:id="rId61" o:title=""/>
            </v:shape>
            <o:OLEObject Type="Embed" ProgID="Equation.DSMT4" ShapeID="_x0000_i1047" DrawAspect="Content" ObjectID="_1417414648" r:id="rId62"/>
          </w:object>
        </w:r>
        <w:r w:rsidR="006A21F7" w:rsidRPr="00555D32" w:rsidDel="00233EFD">
          <w:rPr>
            <w:lang w:val="fr-FR"/>
            <w:rPrChange w:id="3371" w:author="The Si Tran" w:date="2012-12-14T04:46:00Z">
              <w:rPr>
                <w:sz w:val="28"/>
                <w:szCs w:val="28"/>
                <w:lang w:val="fr-FR"/>
              </w:rPr>
            </w:rPrChange>
          </w:rPr>
          <w:delText xml:space="preserve"> </w:delText>
        </w:r>
      </w:del>
      <w:r w:rsidR="006A21F7" w:rsidRPr="00555D32">
        <w:rPr>
          <w:lang w:val="fr-FR"/>
          <w:rPrChange w:id="3372" w:author="The Si Tran" w:date="2012-12-14T04:46:00Z">
            <w:rPr>
              <w:sz w:val="28"/>
              <w:szCs w:val="28"/>
              <w:lang w:val="fr-FR"/>
            </w:rPr>
          </w:rPrChange>
        </w:rPr>
        <w:t xml:space="preserve">là các hệ số ước lượng mức ảnh hưởng </w:t>
      </w:r>
      <m:oMath>
        <m:sSub>
          <m:sSubPr>
            <m:ctrlPr>
              <w:ins w:id="3373" w:author="The Si Tran" w:date="2012-12-06T00:17:00Z">
                <w:rPr>
                  <w:rFonts w:ascii="Cambria Math" w:hAnsi="Cambria Math"/>
                  <w:i/>
                  <w:lang w:val="fr-FR"/>
                </w:rPr>
              </w:ins>
            </m:ctrlPr>
          </m:sSubPr>
          <m:e>
            <w:ins w:id="3374" w:author="The Si Tran" w:date="2012-12-06T00:17:00Z">
              <m:r>
                <w:rPr>
                  <w:rFonts w:ascii="Cambria Math" w:hAnsi="Cambria Math"/>
                  <w:lang w:val="fr-FR"/>
                </w:rPr>
                <m:t>ε</m:t>
              </m:r>
            </w:ins>
          </m:e>
          <m:sub>
            <w:ins w:id="3375" w:author="The Si Tran" w:date="2012-12-06T00:17:00Z">
              <m:r>
                <w:rPr>
                  <w:rFonts w:ascii="Cambria Math" w:hAnsi="Cambria Math"/>
                  <w:lang w:val="fr-FR"/>
                </w:rPr>
                <m:t>t-i</m:t>
              </m:r>
            </w:ins>
          </m:sub>
        </m:sSub>
      </m:oMath>
      <w:ins w:id="3376" w:author="The Si Tran" w:date="2012-12-06T00:17:00Z">
        <w:r w:rsidR="00233EFD" w:rsidRPr="00032D83">
          <w:rPr>
            <w:lang w:val="fr-FR"/>
          </w:rPr>
          <w:t xml:space="preserve"> </w:t>
        </w:r>
      </w:ins>
      <w:r w:rsidR="006A21F7" w:rsidRPr="00555D32">
        <w:rPr>
          <w:lang w:val="fr-FR"/>
          <w:rPrChange w:id="3377" w:author="The Si Tran" w:date="2012-12-14T04:46:00Z">
            <w:rPr>
              <w:sz w:val="28"/>
              <w:szCs w:val="28"/>
              <w:lang w:val="fr-FR"/>
            </w:rPr>
          </w:rPrChange>
        </w:rPr>
        <w:t xml:space="preserve">của </w:t>
      </w:r>
      <w:del w:id="3378" w:author="The Si Tran" w:date="2012-12-06T00:17:00Z">
        <w:r w:rsidR="006A21F7" w:rsidRPr="00555D32" w:rsidDel="00233EFD">
          <w:rPr>
            <w:position w:val="-12"/>
            <w:lang w:val="fr-FR"/>
            <w:rPrChange w:id="3379" w:author="The Si Tran" w:date="2012-12-14T04:46:00Z">
              <w:rPr>
                <w:position w:val="-12"/>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414649" r:id="rId64"/>
          </w:object>
        </w:r>
      </w:del>
      <w:r w:rsidR="006A21F7" w:rsidRPr="00555D32">
        <w:rPr>
          <w:lang w:val="fr-FR"/>
          <w:rPrChange w:id="3380" w:author="The Si Tran" w:date="2012-12-14T04:46:00Z">
            <w:rPr>
              <w:sz w:val="28"/>
              <w:szCs w:val="28"/>
              <w:lang w:val="fr-FR"/>
            </w:rPr>
          </w:rPrChange>
        </w:rPr>
        <w:t xml:space="preserve"> </w:t>
      </w:r>
      <w:proofErr w:type="gramStart"/>
      <w:r w:rsidR="006A21F7" w:rsidRPr="00555D32">
        <w:rPr>
          <w:lang w:val="fr-FR"/>
          <w:rPrChange w:id="3381" w:author="The Si Tran" w:date="2012-12-14T04:46:00Z">
            <w:rPr>
              <w:sz w:val="28"/>
              <w:szCs w:val="28"/>
              <w:lang w:val="fr-FR"/>
            </w:rPr>
          </w:rPrChange>
        </w:rPr>
        <w:t xml:space="preserve">lên </w:t>
      </w:r>
      <w:proofErr w:type="gramEnd"/>
      <m:oMath>
        <m:sSub>
          <m:sSubPr>
            <m:ctrlPr>
              <w:ins w:id="3382" w:author="The Si Tran" w:date="2012-12-06T00:17:00Z">
                <w:rPr>
                  <w:rFonts w:ascii="Cambria Math" w:hAnsi="Cambria Math"/>
                  <w:i/>
                  <w:lang w:val="fr-FR"/>
                </w:rPr>
              </w:ins>
            </m:ctrlPr>
          </m:sSubPr>
          <m:e>
            <w:ins w:id="3383" w:author="The Si Tran" w:date="2012-12-06T00:17:00Z">
              <m:r>
                <w:rPr>
                  <w:rFonts w:ascii="Cambria Math" w:hAnsi="Cambria Math"/>
                  <w:lang w:val="fr-FR"/>
                </w:rPr>
                <m:t>y</m:t>
              </m:r>
            </w:ins>
          </m:e>
          <m:sub>
            <w:ins w:id="3384" w:author="The Si Tran" w:date="2012-12-06T00:17:00Z">
              <m:r>
                <w:rPr>
                  <w:rFonts w:ascii="Cambria Math" w:hAnsi="Cambria Math"/>
                  <w:lang w:val="fr-FR"/>
                </w:rPr>
                <m:t>t</m:t>
              </m:r>
            </w:ins>
          </m:sub>
        </m:sSub>
      </m:oMath>
      <w:del w:id="3385" w:author="The Si Tran" w:date="2012-12-06T00:17:00Z">
        <w:r w:rsidR="006A21F7" w:rsidRPr="00555D32" w:rsidDel="00233EFD">
          <w:rPr>
            <w:lang w:val="fr-FR"/>
            <w:rPrChange w:id="3386" w:author="The Si Tran" w:date="2012-12-14T04:46:00Z">
              <w:rPr>
                <w:sz w:val="28"/>
                <w:szCs w:val="28"/>
                <w:lang w:val="fr-FR"/>
              </w:rPr>
            </w:rPrChange>
          </w:rPr>
          <w:delText>y</w:delText>
        </w:r>
        <w:r w:rsidR="006A21F7" w:rsidRPr="00555D32" w:rsidDel="00233EFD">
          <w:rPr>
            <w:vertAlign w:val="subscript"/>
            <w:lang w:val="fr-FR"/>
            <w:rPrChange w:id="3387" w:author="The Si Tran" w:date="2012-12-14T04:46:00Z">
              <w:rPr>
                <w:sz w:val="28"/>
                <w:szCs w:val="28"/>
                <w:vertAlign w:val="subscript"/>
                <w:lang w:val="fr-FR"/>
              </w:rPr>
            </w:rPrChange>
          </w:rPr>
          <w:delText>t</w:delText>
        </w:r>
      </w:del>
      <w:r w:rsidR="006A21F7" w:rsidRPr="00555D32">
        <w:rPr>
          <w:lang w:val="fr-FR"/>
          <w:rPrChange w:id="3388" w:author="The Si Tran" w:date="2012-12-14T04:46:00Z">
            <w:rPr>
              <w:sz w:val="28"/>
              <w:szCs w:val="28"/>
              <w:lang w:val="fr-FR"/>
            </w:rPr>
          </w:rPrChange>
        </w:rPr>
        <w:t>.</w:t>
      </w:r>
    </w:p>
    <w:p w14:paraId="217BD59F" w14:textId="77777777" w:rsidR="006A21F7" w:rsidRPr="0049233F" w:rsidDel="007B4E58" w:rsidRDefault="006A21F7">
      <w:pPr>
        <w:rPr>
          <w:del w:id="3389" w:author="The Si Tran" w:date="2012-12-06T00:22:00Z"/>
          <w:lang w:val="fr-FR"/>
          <w:rPrChange w:id="3390" w:author="The Si Tran" w:date="2012-12-05T23:02:00Z">
            <w:rPr>
              <w:del w:id="3391" w:author="The Si Tran" w:date="2012-12-06T00:22:00Z"/>
              <w:sz w:val="28"/>
              <w:szCs w:val="28"/>
              <w:lang w:val="fr-FR"/>
            </w:rPr>
          </w:rPrChange>
        </w:rPr>
        <w:pPrChange w:id="3392" w:author="The Si Tran" w:date="2012-12-15T07:53:00Z">
          <w:pPr>
            <w:ind w:firstLine="547"/>
          </w:pPr>
        </w:pPrChange>
      </w:pPr>
      <w:r w:rsidRPr="0049233F">
        <w:rPr>
          <w:lang w:val="fr-FR"/>
          <w:rPrChange w:id="3393" w:author="The Si Tran" w:date="2012-12-05T23:02:00Z">
            <w:rPr>
              <w:sz w:val="28"/>
              <w:szCs w:val="28"/>
              <w:lang w:val="fr-FR"/>
            </w:rPr>
          </w:rPrChange>
        </w:rPr>
        <w:t>Biểu diễn (3.1</w:t>
      </w:r>
      <w:del w:id="3394" w:author="The Si Tran" w:date="2012-12-16T17:04:00Z">
        <w:r w:rsidRPr="0049233F" w:rsidDel="00776549">
          <w:rPr>
            <w:lang w:val="fr-FR"/>
            <w:rPrChange w:id="3395" w:author="The Si Tran" w:date="2012-12-05T23:02:00Z">
              <w:rPr>
                <w:sz w:val="28"/>
                <w:szCs w:val="28"/>
                <w:lang w:val="fr-FR"/>
              </w:rPr>
            </w:rPrChange>
          </w:rPr>
          <w:delText>.1</w:delText>
        </w:r>
      </w:del>
      <w:r w:rsidRPr="0049233F">
        <w:rPr>
          <w:lang w:val="fr-FR"/>
          <w:rPrChange w:id="3396" w:author="The Si Tran" w:date="2012-12-05T23:02:00Z">
            <w:rPr>
              <w:sz w:val="28"/>
              <w:szCs w:val="28"/>
              <w:lang w:val="fr-FR"/>
            </w:rPr>
          </w:rPrChange>
        </w:rPr>
        <w:t xml:space="preserve">) bằng toán tử lấy hiệu </w:t>
      </w:r>
      <w:r w:rsidRPr="0049233F">
        <w:rPr>
          <w:i/>
          <w:lang w:val="fr-FR"/>
          <w:rPrChange w:id="3397" w:author="The Si Tran" w:date="2012-12-05T23:02:00Z">
            <w:rPr>
              <w:i/>
              <w:sz w:val="28"/>
              <w:szCs w:val="28"/>
              <w:lang w:val="fr-FR"/>
            </w:rPr>
          </w:rPrChange>
        </w:rPr>
        <w:t>B</w:t>
      </w:r>
      <w:r w:rsidRPr="0049233F">
        <w:rPr>
          <w:lang w:val="fr-FR"/>
          <w:rPrChange w:id="3398" w:author="The Si Tran" w:date="2012-12-05T23:02:00Z">
            <w:rPr>
              <w:sz w:val="28"/>
              <w:szCs w:val="28"/>
              <w:lang w:val="fr-FR"/>
            </w:rPr>
          </w:rPrChange>
        </w:rPr>
        <w:t xml:space="preserve"> ta được</w:t>
      </w:r>
    </w:p>
    <w:p w14:paraId="26BEF2A8" w14:textId="77777777" w:rsidR="006A21F7" w:rsidRPr="0049233F" w:rsidDel="007B4E58" w:rsidRDefault="006A21F7">
      <w:pPr>
        <w:rPr>
          <w:del w:id="3399" w:author="The Si Tran" w:date="2012-12-06T00:22:00Z"/>
          <w:lang w:val="fr-FR"/>
          <w:rPrChange w:id="3400" w:author="The Si Tran" w:date="2012-12-05T23:02:00Z">
            <w:rPr>
              <w:del w:id="3401" w:author="The Si Tran" w:date="2012-12-06T00:22:00Z"/>
              <w:sz w:val="28"/>
              <w:szCs w:val="28"/>
              <w:lang w:val="fr-FR"/>
            </w:rPr>
          </w:rPrChange>
        </w:rPr>
        <w:pPrChange w:id="3402" w:author="The Si Tran" w:date="2012-12-15T07:53:00Z">
          <w:pPr>
            <w:ind w:firstLine="547"/>
          </w:pPr>
        </w:pPrChange>
      </w:pPr>
      <w:del w:id="3403" w:author="The Si Tran" w:date="2012-12-06T00:22:00Z">
        <w:r w:rsidRPr="00082976" w:rsidDel="008F2FA0">
          <w:rPr>
            <w:position w:val="-14"/>
            <w:lang w:val="fr-FR"/>
          </w:rPr>
          <w:object w:dxaOrig="2880" w:dyaOrig="400" w14:anchorId="0C1AF3CC">
            <v:shape id="_x0000_i1049" type="#_x0000_t75" style="width:210.75pt;height:29.25pt" o:ole="">
              <v:imagedata r:id="rId65" o:title=""/>
            </v:shape>
            <o:OLEObject Type="Embed" ProgID="Equation.DSMT4" ShapeID="_x0000_i1049" DrawAspect="Content" ObjectID="_1417414650" r:id="rId66"/>
          </w:object>
        </w:r>
      </w:del>
    </w:p>
    <w:p w14:paraId="066FCBDC" w14:textId="77777777" w:rsidR="006A21F7" w:rsidRPr="0049233F" w:rsidDel="007B4E58" w:rsidRDefault="006A21F7">
      <w:pPr>
        <w:rPr>
          <w:del w:id="3404" w:author="The Si Tran" w:date="2012-12-06T00:22:00Z"/>
          <w:lang w:val="fr-FR"/>
          <w:rPrChange w:id="3405" w:author="The Si Tran" w:date="2012-12-05T23:02:00Z">
            <w:rPr>
              <w:del w:id="3406" w:author="The Si Tran" w:date="2012-12-06T00:22:00Z"/>
              <w:sz w:val="28"/>
              <w:szCs w:val="28"/>
              <w:lang w:val="fr-FR"/>
            </w:rPr>
          </w:rPrChange>
        </w:rPr>
        <w:pPrChange w:id="3407" w:author="The Si Tran" w:date="2012-12-15T07:53:00Z">
          <w:pPr>
            <w:ind w:firstLine="547"/>
          </w:pPr>
        </w:pPrChange>
      </w:pPr>
      <w:del w:id="3408" w:author="The Si Tran" w:date="2012-12-06T00:22:00Z">
        <w:r w:rsidRPr="0049233F" w:rsidDel="007B4E58">
          <w:rPr>
            <w:lang w:val="fr-FR"/>
            <w:rPrChange w:id="3409"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7" o:title=""/>
            </v:shape>
            <o:OLEObject Type="Embed" ProgID="Equation.DSMT4" ShapeID="_x0000_i1050" DrawAspect="Content" ObjectID="_1417414651" r:id="rId68"/>
          </w:object>
        </w:r>
      </w:del>
    </w:p>
    <w:p w14:paraId="09EC6C93" w14:textId="77777777" w:rsidR="006A21F7" w:rsidRDefault="006A21F7">
      <w:pPr>
        <w:rPr>
          <w:ins w:id="3410" w:author="The Si Tran" w:date="2012-12-06T00:18:00Z"/>
          <w:lang w:val="fr-FR"/>
        </w:rPr>
        <w:pPrChange w:id="3411" w:author="The Si Tran" w:date="2012-12-15T07:53:00Z">
          <w:pPr>
            <w:ind w:firstLine="547"/>
          </w:pPr>
        </w:pPrChange>
      </w:pPr>
      <w:del w:id="3412" w:author="The Si Tran" w:date="2012-12-06T00:22:00Z">
        <w:r w:rsidRPr="0049233F" w:rsidDel="007B4E58">
          <w:rPr>
            <w:lang w:val="fr-FR"/>
            <w:rPrChange w:id="3413" w:author="The Si Tran" w:date="2012-12-05T23:02:00Z">
              <w:rPr>
                <w:sz w:val="28"/>
                <w:szCs w:val="28"/>
                <w:lang w:val="fr-FR"/>
              </w:rPr>
            </w:rPrChange>
          </w:rPr>
          <w:delText xml:space="preserve">  </w:delText>
        </w:r>
      </w:del>
      <w:r w:rsidRPr="0049233F">
        <w:rPr>
          <w:lang w:val="fr-FR"/>
          <w:rPrChange w:id="3414" w:author="The Si Tran" w:date="2012-12-05T23:02:00Z">
            <w:rPr>
              <w:sz w:val="28"/>
              <w:szCs w:val="28"/>
              <w:lang w:val="fr-FR"/>
            </w:rPr>
          </w:rPrChange>
        </w:rPr>
        <w:t xml:space="preserve">   </w:t>
      </w:r>
      <w:del w:id="3415" w:author="The Si Tran" w:date="2012-12-06T00:22:00Z">
        <w:r w:rsidRPr="00082976" w:rsidDel="008F2FA0">
          <w:rPr>
            <w:position w:val="-12"/>
            <w:lang w:val="fr-FR"/>
          </w:rPr>
          <w:object w:dxaOrig="1320" w:dyaOrig="360" w14:anchorId="183658DA">
            <v:shape id="_x0000_i1051" type="#_x0000_t75" style="width:92.25pt;height:24pt" o:ole="">
              <v:imagedata r:id="rId69" o:title=""/>
            </v:shape>
            <o:OLEObject Type="Embed" ProgID="Equation.DSMT4" ShapeID="_x0000_i1051" DrawAspect="Content" ObjectID="_1417414652" r:id="rId70"/>
          </w:object>
        </w:r>
      </w:del>
    </w:p>
    <w:p w14:paraId="4E0DF8FA" w14:textId="77777777" w:rsidR="00EF2D1F" w:rsidRPr="007B4E58" w:rsidRDefault="00BE2D8B">
      <w:pPr>
        <w:ind w:firstLine="0"/>
        <w:rPr>
          <w:szCs w:val="26"/>
          <w:lang w:val="fr-FR"/>
          <w:rPrChange w:id="3416" w:author="The Si Tran" w:date="2012-12-06T00:23:00Z">
            <w:rPr>
              <w:sz w:val="28"/>
              <w:szCs w:val="28"/>
              <w:lang w:val="fr-FR"/>
            </w:rPr>
          </w:rPrChange>
        </w:rPr>
        <w:pPrChange w:id="3417" w:author="The Si Tran" w:date="2012-12-06T00:23:00Z">
          <w:pPr>
            <w:ind w:firstLine="547"/>
          </w:pPr>
        </w:pPrChange>
      </w:pPr>
      <m:oMathPara>
        <m:oMath>
          <m:sSub>
            <m:sSubPr>
              <m:ctrlPr>
                <w:ins w:id="3418" w:author="The Si Tran" w:date="2012-12-06T00:18:00Z">
                  <w:rPr>
                    <w:rFonts w:ascii="Cambria Math" w:hAnsi="Cambria Math"/>
                    <w:i/>
                    <w:szCs w:val="26"/>
                    <w:lang w:val="fr-FR"/>
                  </w:rPr>
                </w:ins>
              </m:ctrlPr>
            </m:sSubPr>
            <m:e>
              <w:ins w:id="3419" w:author="The Si Tran" w:date="2012-12-06T00:18:00Z">
                <m:r>
                  <w:rPr>
                    <w:rFonts w:ascii="Cambria Math" w:hAnsi="Cambria Math"/>
                    <w:szCs w:val="26"/>
                    <w:lang w:val="fr-FR"/>
                  </w:rPr>
                  <m:t>y</m:t>
                </m:r>
              </w:ins>
            </m:e>
            <m:sub>
              <w:ins w:id="3420" w:author="The Si Tran" w:date="2012-12-06T00:18:00Z">
                <m:r>
                  <w:rPr>
                    <w:rFonts w:ascii="Cambria Math" w:hAnsi="Cambria Math"/>
                    <w:szCs w:val="26"/>
                    <w:lang w:val="fr-FR"/>
                  </w:rPr>
                  <m:t>t</m:t>
                </m:r>
              </w:ins>
            </m:sub>
          </m:sSub>
          <w:ins w:id="3421" w:author="The Si Tran" w:date="2012-12-06T00:18:00Z">
            <m:r>
              <w:rPr>
                <w:rFonts w:ascii="Cambria Math" w:hAnsi="Cambria Math"/>
                <w:szCs w:val="26"/>
                <w:lang w:val="fr-FR"/>
              </w:rPr>
              <m:t>=μ+</m:t>
            </m:r>
          </w:ins>
          <m:d>
            <m:dPr>
              <m:ctrlPr>
                <w:ins w:id="3422" w:author="The Si Tran" w:date="2012-12-06T00:19:00Z">
                  <w:rPr>
                    <w:rFonts w:ascii="Cambria Math" w:hAnsi="Cambria Math"/>
                    <w:i/>
                    <w:szCs w:val="26"/>
                    <w:lang w:val="fr-FR"/>
                  </w:rPr>
                </w:ins>
              </m:ctrlPr>
            </m:dPr>
            <m:e>
              <w:ins w:id="3423" w:author="The Si Tran" w:date="2012-12-06T00:19:00Z">
                <m:r>
                  <w:rPr>
                    <w:rFonts w:ascii="Cambria Math" w:hAnsi="Cambria Math"/>
                    <w:szCs w:val="26"/>
                    <w:lang w:val="fr-FR"/>
                  </w:rPr>
                  <m:t>1-</m:t>
                </m:r>
              </w:ins>
              <m:sSub>
                <m:sSubPr>
                  <m:ctrlPr>
                    <w:ins w:id="3424" w:author="The Si Tran" w:date="2012-12-06T00:19:00Z">
                      <w:rPr>
                        <w:rFonts w:ascii="Cambria Math" w:hAnsi="Cambria Math"/>
                        <w:i/>
                        <w:szCs w:val="26"/>
                        <w:lang w:val="fr-FR"/>
                      </w:rPr>
                    </w:ins>
                  </m:ctrlPr>
                </m:sSubPr>
                <m:e>
                  <w:ins w:id="3425" w:author="The Si Tran" w:date="2012-12-06T00:19:00Z">
                    <m:r>
                      <w:rPr>
                        <w:rFonts w:ascii="Cambria Math" w:hAnsi="Cambria Math"/>
                        <w:szCs w:val="26"/>
                        <w:lang w:val="fr-FR"/>
                      </w:rPr>
                      <m:t>θ</m:t>
                    </m:r>
                  </w:ins>
                </m:e>
                <m:sub>
                  <w:ins w:id="3426" w:author="The Si Tran" w:date="2012-12-06T00:19:00Z">
                    <m:r>
                      <w:rPr>
                        <w:rFonts w:ascii="Cambria Math" w:hAnsi="Cambria Math"/>
                        <w:szCs w:val="26"/>
                        <w:lang w:val="fr-FR"/>
                      </w:rPr>
                      <m:t>1</m:t>
                    </m:r>
                  </w:ins>
                </m:sub>
              </m:sSub>
              <w:ins w:id="3427" w:author="The Si Tran" w:date="2012-12-06T00:19:00Z">
                <m:r>
                  <w:rPr>
                    <w:rFonts w:ascii="Cambria Math" w:hAnsi="Cambria Math"/>
                    <w:szCs w:val="26"/>
                    <w:lang w:val="fr-FR"/>
                  </w:rPr>
                  <m:t>B-…-</m:t>
                </m:r>
              </w:ins>
              <m:sSub>
                <m:sSubPr>
                  <m:ctrlPr>
                    <w:ins w:id="3428" w:author="The Si Tran" w:date="2012-12-06T00:19:00Z">
                      <w:rPr>
                        <w:rFonts w:ascii="Cambria Math" w:hAnsi="Cambria Math"/>
                        <w:i/>
                        <w:szCs w:val="26"/>
                        <w:lang w:val="fr-FR"/>
                      </w:rPr>
                    </w:ins>
                  </m:ctrlPr>
                </m:sSubPr>
                <m:e>
                  <w:ins w:id="3429" w:author="The Si Tran" w:date="2012-12-06T00:19:00Z">
                    <m:r>
                      <w:rPr>
                        <w:rFonts w:ascii="Cambria Math" w:hAnsi="Cambria Math"/>
                        <w:szCs w:val="26"/>
                        <w:lang w:val="fr-FR"/>
                      </w:rPr>
                      <m:t>θ</m:t>
                    </m:r>
                  </w:ins>
                </m:e>
                <m:sub>
                  <w:ins w:id="3430" w:author="The Si Tran" w:date="2012-12-06T00:19:00Z">
                    <m:r>
                      <w:rPr>
                        <w:rFonts w:ascii="Cambria Math" w:hAnsi="Cambria Math"/>
                        <w:szCs w:val="26"/>
                        <w:lang w:val="fr-FR"/>
                      </w:rPr>
                      <m:t>q</m:t>
                    </m:r>
                  </w:ins>
                </m:sub>
              </m:sSub>
              <m:sSup>
                <m:sSupPr>
                  <m:ctrlPr>
                    <w:ins w:id="3431" w:author="The Si Tran" w:date="2012-12-06T00:19:00Z">
                      <w:rPr>
                        <w:rFonts w:ascii="Cambria Math" w:hAnsi="Cambria Math"/>
                        <w:i/>
                        <w:szCs w:val="26"/>
                        <w:lang w:val="fr-FR"/>
                      </w:rPr>
                    </w:ins>
                  </m:ctrlPr>
                </m:sSupPr>
                <m:e>
                  <w:ins w:id="3432" w:author="The Si Tran" w:date="2012-12-06T00:19:00Z">
                    <m:r>
                      <w:rPr>
                        <w:rFonts w:ascii="Cambria Math" w:hAnsi="Cambria Math"/>
                        <w:szCs w:val="26"/>
                        <w:lang w:val="fr-FR"/>
                      </w:rPr>
                      <m:t>B</m:t>
                    </m:r>
                  </w:ins>
                </m:e>
                <m:sup>
                  <w:ins w:id="3433" w:author="The Si Tran" w:date="2012-12-06T00:19:00Z">
                    <m:r>
                      <w:rPr>
                        <w:rFonts w:ascii="Cambria Math" w:hAnsi="Cambria Math"/>
                        <w:szCs w:val="26"/>
                        <w:lang w:val="fr-FR"/>
                      </w:rPr>
                      <m:t>q</m:t>
                    </m:r>
                  </w:ins>
                </m:sup>
              </m:sSup>
            </m:e>
          </m:d>
          <m:sSub>
            <m:sSubPr>
              <m:ctrlPr>
                <w:ins w:id="3434" w:author="The Si Tran" w:date="2012-12-06T00:18:00Z">
                  <w:rPr>
                    <w:rFonts w:ascii="Cambria Math" w:hAnsi="Cambria Math"/>
                    <w:i/>
                    <w:szCs w:val="26"/>
                    <w:lang w:val="fr-FR"/>
                  </w:rPr>
                </w:ins>
              </m:ctrlPr>
            </m:sSubPr>
            <m:e>
              <w:ins w:id="3435" w:author="The Si Tran" w:date="2012-12-06T00:18:00Z">
                <m:r>
                  <w:rPr>
                    <w:rFonts w:ascii="Cambria Math" w:hAnsi="Cambria Math"/>
                    <w:szCs w:val="26"/>
                    <w:lang w:val="fr-FR"/>
                  </w:rPr>
                  <m:t>ε</m:t>
                </m:r>
              </w:ins>
            </m:e>
            <m:sub>
              <w:ins w:id="3436" w:author="The Si Tran" w:date="2012-12-06T00:19:00Z">
                <m:r>
                  <w:rPr>
                    <w:rFonts w:ascii="Cambria Math" w:hAnsi="Cambria Math"/>
                    <w:szCs w:val="26"/>
                    <w:lang w:val="fr-FR"/>
                  </w:rPr>
                  <m:t>t</m:t>
                </m:r>
              </w:ins>
            </m:sub>
          </m:sSub>
          <w:ins w:id="3437" w:author="The Si Tran" w:date="2012-12-06T00:20:00Z">
            <m:r>
              <w:rPr>
                <w:rFonts w:ascii="Cambria Math" w:hAnsi="Cambria Math"/>
                <w:szCs w:val="26"/>
                <w:lang w:val="fr-FR"/>
              </w:rPr>
              <m:t>=μ+</m:t>
            </m:r>
          </w:ins>
          <m:d>
            <m:dPr>
              <m:ctrlPr>
                <w:ins w:id="3438" w:author="The Si Tran" w:date="2012-12-06T00:21:00Z">
                  <w:rPr>
                    <w:rFonts w:ascii="Cambria Math" w:hAnsi="Cambria Math"/>
                    <w:i/>
                    <w:szCs w:val="26"/>
                    <w:lang w:val="fr-FR"/>
                  </w:rPr>
                </w:ins>
              </m:ctrlPr>
            </m:dPr>
            <m:e>
              <w:ins w:id="3439" w:author="The Si Tran" w:date="2012-12-06T00:21:00Z">
                <m:r>
                  <w:rPr>
                    <w:rFonts w:ascii="Cambria Math" w:hAnsi="Cambria Math"/>
                    <w:szCs w:val="26"/>
                    <w:lang w:val="fr-FR"/>
                  </w:rPr>
                  <m:t>1-</m:t>
                </m:r>
              </w:ins>
              <m:nary>
                <m:naryPr>
                  <m:chr m:val="∑"/>
                  <m:limLoc m:val="subSup"/>
                  <m:ctrlPr>
                    <w:ins w:id="3440" w:author="The Si Tran" w:date="2012-12-06T00:21:00Z">
                      <w:rPr>
                        <w:rFonts w:ascii="Cambria Math" w:hAnsi="Cambria Math"/>
                        <w:i/>
                        <w:szCs w:val="26"/>
                        <w:lang w:val="fr-FR"/>
                      </w:rPr>
                    </w:ins>
                  </m:ctrlPr>
                </m:naryPr>
                <m:sub>
                  <w:ins w:id="3441" w:author="The Si Tran" w:date="2012-12-06T00:21:00Z">
                    <m:r>
                      <w:rPr>
                        <w:rFonts w:ascii="Cambria Math" w:hAnsi="Cambria Math"/>
                        <w:szCs w:val="26"/>
                        <w:lang w:val="fr-FR"/>
                      </w:rPr>
                      <m:t>i=1</m:t>
                    </m:r>
                  </w:ins>
                </m:sub>
                <m:sup>
                  <w:ins w:id="3442" w:author="The Si Tran" w:date="2012-12-06T00:21:00Z">
                    <m:r>
                      <w:rPr>
                        <w:rFonts w:ascii="Cambria Math" w:hAnsi="Cambria Math"/>
                        <w:szCs w:val="26"/>
                        <w:lang w:val="fr-FR"/>
                      </w:rPr>
                      <m:t>q</m:t>
                    </m:r>
                  </w:ins>
                </m:sup>
                <m:e>
                  <m:sSub>
                    <m:sSubPr>
                      <m:ctrlPr>
                        <w:ins w:id="3443" w:author="The Si Tran" w:date="2012-12-06T00:21:00Z">
                          <w:rPr>
                            <w:rFonts w:ascii="Cambria Math" w:hAnsi="Cambria Math"/>
                            <w:i/>
                            <w:szCs w:val="26"/>
                            <w:lang w:val="fr-FR"/>
                          </w:rPr>
                        </w:ins>
                      </m:ctrlPr>
                    </m:sSubPr>
                    <m:e>
                      <w:ins w:id="3444" w:author="The Si Tran" w:date="2012-12-06T00:21:00Z">
                        <m:r>
                          <w:rPr>
                            <w:rFonts w:ascii="Cambria Math" w:hAnsi="Cambria Math"/>
                            <w:szCs w:val="26"/>
                            <w:lang w:val="fr-FR"/>
                          </w:rPr>
                          <m:t>θ</m:t>
                        </m:r>
                      </w:ins>
                    </m:e>
                    <m:sub>
                      <w:ins w:id="3445" w:author="The Si Tran" w:date="2012-12-06T00:21:00Z">
                        <m:r>
                          <w:rPr>
                            <w:rFonts w:ascii="Cambria Math" w:hAnsi="Cambria Math"/>
                            <w:szCs w:val="26"/>
                            <w:lang w:val="fr-FR"/>
                          </w:rPr>
                          <m:t>i</m:t>
                        </m:r>
                      </w:ins>
                    </m:sub>
                  </m:sSub>
                  <m:sSup>
                    <m:sSupPr>
                      <m:ctrlPr>
                        <w:ins w:id="3446" w:author="The Si Tran" w:date="2012-12-06T00:21:00Z">
                          <w:rPr>
                            <w:rFonts w:ascii="Cambria Math" w:hAnsi="Cambria Math"/>
                            <w:i/>
                            <w:szCs w:val="26"/>
                            <w:lang w:val="fr-FR"/>
                          </w:rPr>
                        </w:ins>
                      </m:ctrlPr>
                    </m:sSupPr>
                    <m:e>
                      <w:ins w:id="3447" w:author="The Si Tran" w:date="2012-12-06T00:21:00Z">
                        <m:r>
                          <w:rPr>
                            <w:rFonts w:ascii="Cambria Math" w:hAnsi="Cambria Math"/>
                            <w:szCs w:val="26"/>
                            <w:lang w:val="fr-FR"/>
                          </w:rPr>
                          <m:t>B</m:t>
                        </m:r>
                      </w:ins>
                    </m:e>
                    <m:sup>
                      <w:ins w:id="3448" w:author="The Si Tran" w:date="2012-12-06T00:21:00Z">
                        <m:r>
                          <w:rPr>
                            <w:rFonts w:ascii="Cambria Math" w:hAnsi="Cambria Math"/>
                            <w:szCs w:val="26"/>
                            <w:lang w:val="fr-FR"/>
                          </w:rPr>
                          <m:t>i</m:t>
                        </m:r>
                      </w:ins>
                    </m:sup>
                  </m:sSup>
                </m:e>
              </m:nary>
            </m:e>
          </m:d>
          <m:sSub>
            <m:sSubPr>
              <m:ctrlPr>
                <w:ins w:id="3449" w:author="The Si Tran" w:date="2012-12-06T00:20:00Z">
                  <w:rPr>
                    <w:rFonts w:ascii="Cambria Math" w:hAnsi="Cambria Math"/>
                    <w:i/>
                    <w:szCs w:val="26"/>
                    <w:lang w:val="fr-FR"/>
                  </w:rPr>
                </w:ins>
              </m:ctrlPr>
            </m:sSubPr>
            <m:e>
              <w:ins w:id="3450" w:author="The Si Tran" w:date="2012-12-06T00:20:00Z">
                <m:r>
                  <w:rPr>
                    <w:rFonts w:ascii="Cambria Math" w:hAnsi="Cambria Math"/>
                    <w:szCs w:val="26"/>
                    <w:lang w:val="fr-FR"/>
                  </w:rPr>
                  <m:t>ε</m:t>
                </m:r>
              </w:ins>
            </m:e>
            <m:sub>
              <w:ins w:id="3451" w:author="The Si Tran" w:date="2012-12-06T00:20:00Z">
                <m:r>
                  <w:rPr>
                    <w:rFonts w:ascii="Cambria Math" w:hAnsi="Cambria Math"/>
                    <w:szCs w:val="26"/>
                    <w:lang w:val="fr-FR"/>
                  </w:rPr>
                  <m:t>t</m:t>
                </m:r>
              </w:ins>
            </m:sub>
          </m:sSub>
          <w:ins w:id="3452" w:author="The Si Tran" w:date="2012-12-06T00:21:00Z">
            <m:r>
              <w:rPr>
                <w:rFonts w:ascii="Cambria Math" w:hAnsi="Cambria Math"/>
                <w:szCs w:val="26"/>
                <w:lang w:val="fr-FR"/>
              </w:rPr>
              <m:t>=μ+</m:t>
            </m:r>
          </w:ins>
          <w:ins w:id="3453" w:author="The Si Tran" w:date="2012-12-06T00:22:00Z">
            <m:r>
              <m:rPr>
                <m:sty m:val="p"/>
              </m:rPr>
              <w:rPr>
                <w:rFonts w:ascii="Cambria Math" w:hAnsi="Cambria Math" w:hint="eastAsia"/>
                <w:szCs w:val="26"/>
                <w:lang w:val="fr-FR"/>
              </w:rPr>
              <m:t>Θ</m:t>
            </m:r>
          </w:ins>
          <m:d>
            <m:dPr>
              <m:ctrlPr>
                <w:ins w:id="3454" w:author="The Si Tran" w:date="2012-12-06T00:22:00Z">
                  <w:rPr>
                    <w:rFonts w:ascii="Cambria Math" w:hAnsi="Cambria Math"/>
                    <w:szCs w:val="26"/>
                    <w:lang w:val="fr-FR"/>
                  </w:rPr>
                </w:ins>
              </m:ctrlPr>
            </m:dPr>
            <m:e>
              <w:ins w:id="3455" w:author="The Si Tran" w:date="2012-12-06T00:22:00Z">
                <m:r>
                  <w:rPr>
                    <w:rFonts w:ascii="Cambria Math" w:hAnsi="Cambria Math"/>
                    <w:szCs w:val="26"/>
                    <w:lang w:val="fr-FR"/>
                  </w:rPr>
                  <m:t>B</m:t>
                </m:r>
              </w:ins>
            </m:e>
          </m:d>
          <m:sSub>
            <m:sSubPr>
              <m:ctrlPr>
                <w:ins w:id="3456" w:author="The Si Tran" w:date="2012-12-06T00:22:00Z">
                  <w:rPr>
                    <w:rFonts w:ascii="Cambria Math" w:hAnsi="Cambria Math"/>
                    <w:i/>
                    <w:szCs w:val="26"/>
                    <w:lang w:val="fr-FR"/>
                  </w:rPr>
                </w:ins>
              </m:ctrlPr>
            </m:sSubPr>
            <m:e>
              <w:ins w:id="3457" w:author="The Si Tran" w:date="2012-12-06T00:22:00Z">
                <m:r>
                  <w:rPr>
                    <w:rFonts w:ascii="Cambria Math" w:hAnsi="Cambria Math"/>
                    <w:szCs w:val="26"/>
                    <w:lang w:val="fr-FR"/>
                  </w:rPr>
                  <m:t>ε</m:t>
                </m:r>
              </w:ins>
            </m:e>
            <m:sub>
              <w:ins w:id="3458" w:author="The Si Tran" w:date="2012-12-06T00:22:00Z">
                <m:r>
                  <w:rPr>
                    <w:rFonts w:ascii="Cambria Math" w:hAnsi="Cambria Math"/>
                    <w:szCs w:val="26"/>
                    <w:lang w:val="fr-FR"/>
                  </w:rPr>
                  <m:t>t</m:t>
                </m:r>
              </w:ins>
            </m:sub>
          </m:sSub>
        </m:oMath>
      </m:oMathPara>
    </w:p>
    <w:p w14:paraId="091563CB" w14:textId="77777777" w:rsidR="0005400A" w:rsidRDefault="00F26466">
      <w:pPr>
        <w:rPr>
          <w:ins w:id="3459" w:author="The Si Tran" w:date="2012-12-06T04:00:00Z"/>
          <w:lang w:val="fr-FR"/>
        </w:rPr>
        <w:pPrChange w:id="3460" w:author="The Si Tran" w:date="2012-12-15T07:53:00Z">
          <w:pPr>
            <w:ind w:left="547"/>
          </w:pPr>
        </w:pPrChange>
      </w:pPr>
      <w:ins w:id="3461"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462" w:author="The Si Tran" w:date="2012-12-06T00:25:00Z"/>
          <w:lang w:val="fr-FR"/>
          <w:rPrChange w:id="3463" w:author="The Si Tran" w:date="2012-12-05T23:02:00Z">
            <w:rPr>
              <w:del w:id="3464" w:author="The Si Tran" w:date="2012-12-06T00:25:00Z"/>
              <w:sz w:val="28"/>
              <w:szCs w:val="28"/>
              <w:lang w:val="fr-FR"/>
            </w:rPr>
          </w:rPrChange>
        </w:rPr>
        <w:pPrChange w:id="3465" w:author="The Si Tran" w:date="2012-12-15T07:53:00Z">
          <w:pPr>
            <w:ind w:firstLine="547"/>
          </w:pPr>
        </w:pPrChange>
      </w:pPr>
      <w:del w:id="3466" w:author="The Si Tran" w:date="2012-12-06T00:25:00Z">
        <w:r w:rsidRPr="0049233F" w:rsidDel="006C7117">
          <w:rPr>
            <w:lang w:val="fr-FR"/>
            <w:rPrChange w:id="3467"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1" o:title=""/>
            </v:shape>
            <o:OLEObject Type="Embed" ProgID="Equation.DSMT4" ShapeID="_x0000_i1052" DrawAspect="Content" ObjectID="_1417414653" r:id="rId72"/>
          </w:object>
        </w:r>
        <w:r w:rsidRPr="0049233F" w:rsidDel="006C7117">
          <w:rPr>
            <w:lang w:val="fr-FR"/>
            <w:rPrChange w:id="3468"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3" o:title=""/>
            </v:shape>
            <o:OLEObject Type="Embed" ProgID="Equation.DSMT4" ShapeID="_x0000_i1053" DrawAspect="Content" ObjectID="_1417414654" r:id="rId74"/>
          </w:object>
        </w:r>
      </w:del>
    </w:p>
    <w:p w14:paraId="291E9BAD" w14:textId="77777777" w:rsidR="006A21F7" w:rsidRPr="008308F4" w:rsidDel="008308F4" w:rsidRDefault="006A21F7">
      <w:pPr>
        <w:rPr>
          <w:del w:id="3469" w:author="The Si Tran" w:date="2012-12-06T00:30:00Z"/>
          <w:lang w:val="fr-FR"/>
        </w:rPr>
        <w:pPrChange w:id="3470" w:author="The Si Tran" w:date="2012-12-15T07:53:00Z">
          <w:pPr>
            <w:ind w:firstLine="547"/>
          </w:pPr>
        </w:pPrChange>
      </w:pPr>
      <w:r w:rsidRPr="0049233F">
        <w:rPr>
          <w:lang w:val="fr-FR"/>
          <w:rPrChange w:id="3471" w:author="The Si Tran" w:date="2012-12-05T23:02:00Z">
            <w:rPr>
              <w:sz w:val="28"/>
              <w:szCs w:val="28"/>
              <w:lang w:val="fr-FR"/>
            </w:rPr>
          </w:rPrChange>
        </w:rPr>
        <w:t xml:space="preserve">Vì chuỗi </w:t>
      </w:r>
      <w:del w:id="3472" w:author="The Si Tran" w:date="2012-12-06T00:26:00Z">
        <w:r w:rsidRPr="00082976" w:rsidDel="008B2829">
          <w:rPr>
            <w:position w:val="-14"/>
            <w:lang w:val="fr-FR"/>
          </w:rPr>
          <w:object w:dxaOrig="460" w:dyaOrig="400" w14:anchorId="197B24D2">
            <v:shape id="_x0000_i1054" type="#_x0000_t75" style="width:27.75pt;height:24pt" o:ole="">
              <v:imagedata r:id="rId75" o:title=""/>
            </v:shape>
            <o:OLEObject Type="Embed" ProgID="Equation.DSMT4" ShapeID="_x0000_i1054" DrawAspect="Content" ObjectID="_1417414655" r:id="rId76"/>
          </w:object>
        </w:r>
      </w:del>
      <m:oMath>
        <m:d>
          <m:dPr>
            <m:begChr m:val="{"/>
            <m:endChr m:val="}"/>
            <m:ctrlPr>
              <w:ins w:id="3473" w:author="The Si Tran" w:date="2012-12-06T00:26:00Z">
                <w:rPr>
                  <w:rFonts w:ascii="Cambria Math" w:hAnsi="Cambria Math"/>
                  <w:i/>
                  <w:lang w:val="fr-FR"/>
                </w:rPr>
              </w:ins>
            </m:ctrlPr>
          </m:dPr>
          <m:e>
            <m:sSub>
              <m:sSubPr>
                <m:ctrlPr>
                  <w:ins w:id="3474" w:author="The Si Tran" w:date="2012-12-06T00:26:00Z">
                    <w:rPr>
                      <w:rFonts w:ascii="Cambria Math" w:hAnsi="Cambria Math"/>
                      <w:i/>
                      <w:lang w:val="fr-FR"/>
                    </w:rPr>
                  </w:ins>
                </m:ctrlPr>
              </m:sSubPr>
              <m:e>
                <w:ins w:id="3475" w:author="The Si Tran" w:date="2012-12-06T00:26:00Z">
                  <m:r>
                    <w:rPr>
                      <w:rFonts w:ascii="Cambria Math" w:hAnsi="Cambria Math"/>
                      <w:lang w:val="fr-FR"/>
                    </w:rPr>
                    <m:t>ε</m:t>
                  </m:r>
                </w:ins>
              </m:e>
              <m:sub>
                <w:ins w:id="3476" w:author="The Si Tran" w:date="2012-12-06T00:26:00Z">
                  <m:r>
                    <w:rPr>
                      <w:rFonts w:ascii="Cambria Math" w:hAnsi="Cambria Math"/>
                      <w:lang w:val="fr-FR"/>
                    </w:rPr>
                    <m:t>t</m:t>
                  </m:r>
                </w:ins>
              </m:sub>
            </m:sSub>
          </m:e>
        </m:d>
      </m:oMath>
      <w:r w:rsidRPr="0049233F">
        <w:rPr>
          <w:lang w:val="fr-FR"/>
          <w:rPrChange w:id="3477" w:author="The Si Tran" w:date="2012-12-05T23:02:00Z">
            <w:rPr>
              <w:sz w:val="28"/>
              <w:szCs w:val="28"/>
              <w:lang w:val="fr-FR"/>
            </w:rPr>
          </w:rPrChange>
        </w:rPr>
        <w:t xml:space="preserve"> là chuỗi nhiễu trắng</w:t>
      </w:r>
      <w:ins w:id="3478" w:author="The Si Tran" w:date="2012-12-06T00:15:00Z">
        <w:r w:rsidR="004939AB">
          <w:rPr>
            <w:lang w:val="fr-FR"/>
          </w:rPr>
          <w:t xml:space="preserve"> </w:t>
        </w:r>
      </w:ins>
      <w:r w:rsidRPr="0049233F">
        <w:rPr>
          <w:lang w:val="fr-FR"/>
          <w:rPrChange w:id="3479" w:author="The Si Tran" w:date="2012-12-05T23:02:00Z">
            <w:rPr>
              <w:sz w:val="28"/>
              <w:szCs w:val="28"/>
              <w:lang w:val="fr-FR"/>
            </w:rPr>
          </w:rPrChange>
        </w:rPr>
        <w:t xml:space="preserve">(white noise), tức là </w:t>
      </w:r>
      <w:ins w:id="3480"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481" w:author="The Si Tran" w:date="2012-12-06T00:27:00Z">
        <w:r w:rsidRPr="00082976" w:rsidDel="00031BC2">
          <w:rPr>
            <w:position w:val="-12"/>
            <w:lang w:val="fr-FR"/>
          </w:rPr>
          <w:object w:dxaOrig="960" w:dyaOrig="360" w14:anchorId="24405B0A">
            <v:shape id="_x0000_i1055" type="#_x0000_t75" style="width:57pt;height:21.75pt" o:ole="">
              <v:imagedata r:id="rId77" o:title=""/>
            </v:shape>
            <o:OLEObject Type="Embed" ProgID="Equation.DSMT4" ShapeID="_x0000_i1055" DrawAspect="Content" ObjectID="_1417414656" r:id="rId78"/>
          </w:object>
        </w:r>
      </w:del>
      <w:ins w:id="3482" w:author="The Si Tran" w:date="2012-12-06T00:27:00Z">
        <w:r w:rsidR="00031BC2">
          <w:rPr>
            <w:lang w:val="fr-FR"/>
          </w:rPr>
          <w:t xml:space="preserve"> </w:t>
        </w:r>
      </w:ins>
      <w:r w:rsidRPr="0049233F">
        <w:rPr>
          <w:lang w:val="fr-FR"/>
          <w:rPrChange w:id="3483" w:author="The Si Tran" w:date="2012-12-05T23:02:00Z">
            <w:rPr>
              <w:sz w:val="28"/>
              <w:szCs w:val="28"/>
              <w:lang w:val="fr-FR"/>
            </w:rPr>
          </w:rPrChange>
        </w:rPr>
        <w:t xml:space="preserve">và </w:t>
      </w:r>
      <w:del w:id="3484" w:author="The Si Tran" w:date="2012-12-06T00:30:00Z">
        <w:r w:rsidRPr="00082976" w:rsidDel="008308F4">
          <w:rPr>
            <w:position w:val="-32"/>
            <w:lang w:val="fr-FR"/>
          </w:rPr>
          <w:object w:dxaOrig="2140" w:dyaOrig="760" w14:anchorId="53F164CD">
            <v:shape id="_x0000_i1056" type="#_x0000_t75" style="width:140.25pt;height:50.25pt" o:ole="">
              <v:imagedata r:id="rId79" o:title=""/>
            </v:shape>
            <o:OLEObject Type="Embed" ProgID="Equation.DSMT4" ShapeID="_x0000_i1056" DrawAspect="Content" ObjectID="_1417414657" r:id="rId80"/>
          </w:object>
        </w:r>
      </w:del>
    </w:p>
    <w:p w14:paraId="1646F1B9" w14:textId="77777777" w:rsidR="008308F4" w:rsidRPr="008308F4" w:rsidRDefault="008308F4">
      <w:pPr>
        <w:rPr>
          <w:ins w:id="3485" w:author="The Si Tran" w:date="2012-12-06T00:30:00Z"/>
          <w:lang w:val="fr-FR"/>
          <w:rPrChange w:id="3486" w:author="The Si Tran" w:date="2012-12-06T00:30:00Z">
            <w:rPr>
              <w:ins w:id="3487" w:author="The Si Tran" w:date="2012-12-06T00:30:00Z"/>
              <w:sz w:val="28"/>
              <w:szCs w:val="28"/>
              <w:lang w:val="fr-FR"/>
            </w:rPr>
          </w:rPrChange>
        </w:rPr>
        <w:pPrChange w:id="3488" w:author="The Si Tran" w:date="2012-12-15T07:53:00Z">
          <w:pPr>
            <w:ind w:left="547"/>
          </w:pPr>
        </w:pPrChange>
      </w:pPr>
    </w:p>
    <w:p w14:paraId="3AB410B0" w14:textId="77777777" w:rsidR="008308F4" w:rsidRPr="00E231FB" w:rsidRDefault="00BE2D8B">
      <w:pPr>
        <w:rPr>
          <w:ins w:id="3489" w:author="The Si Tran" w:date="2012-12-06T00:28:00Z"/>
          <w:lang w:val="fr-FR"/>
        </w:rPr>
        <w:pPrChange w:id="3490" w:author="The Si Tran" w:date="2012-12-15T07:54:00Z">
          <w:pPr>
            <w:ind w:firstLine="547"/>
          </w:pPr>
        </w:pPrChange>
      </w:pPr>
      <m:oMathPara>
        <m:oMathParaPr>
          <m:jc m:val="center"/>
        </m:oMathParaPr>
        <m:oMath>
          <m:sSub>
            <m:sSubPr>
              <m:ctrlPr>
                <w:ins w:id="3491" w:author="The Si Tran" w:date="2012-12-06T00:28:00Z">
                  <w:rPr>
                    <w:rFonts w:ascii="Cambria Math" w:hAnsi="Cambria Math"/>
                    <w:lang w:val="fr-FR"/>
                  </w:rPr>
                </w:ins>
              </m:ctrlPr>
            </m:sSubPr>
            <m:e>
              <w:ins w:id="3492" w:author="The Si Tran" w:date="2012-12-06T00:28:00Z">
                <m:r>
                  <w:rPr>
                    <w:rFonts w:ascii="Cambria Math" w:hAnsi="Cambria Math"/>
                    <w:lang w:val="fr-FR"/>
                  </w:rPr>
                  <m:t>γ</m:t>
                </m:r>
              </w:ins>
            </m:e>
            <m:sub>
              <w:ins w:id="3493" w:author="The Si Tran" w:date="2012-12-06T00:28:00Z">
                <m:r>
                  <w:rPr>
                    <w:rFonts w:ascii="Cambria Math" w:hAnsi="Cambria Math"/>
                    <w:lang w:val="fr-FR"/>
                  </w:rPr>
                  <m:t>ε</m:t>
                </m:r>
              </w:ins>
            </m:sub>
          </m:sSub>
          <m:d>
            <m:dPr>
              <m:ctrlPr>
                <w:ins w:id="3494" w:author="The Si Tran" w:date="2012-12-06T00:28:00Z">
                  <w:rPr>
                    <w:rFonts w:ascii="Cambria Math" w:hAnsi="Cambria Math"/>
                    <w:lang w:val="fr-FR"/>
                  </w:rPr>
                </w:ins>
              </m:ctrlPr>
            </m:dPr>
            <m:e>
              <w:ins w:id="3495" w:author="The Si Tran" w:date="2012-12-06T00:28:00Z">
                <m:r>
                  <w:rPr>
                    <w:rFonts w:ascii="Cambria Math" w:hAnsi="Cambria Math"/>
                    <w:lang w:val="fr-FR"/>
                  </w:rPr>
                  <m:t>h</m:t>
                </m:r>
              </w:ins>
            </m:e>
          </m:d>
          <w:ins w:id="3496" w:author="The Si Tran" w:date="2012-12-06T00:29:00Z">
            <m:r>
              <m:rPr>
                <m:sty m:val="p"/>
              </m:rPr>
              <w:rPr>
                <w:rFonts w:ascii="Cambria Math" w:hAnsi="Cambria Math"/>
                <w:lang w:val="fr-FR"/>
              </w:rPr>
              <m:t>=</m:t>
            </m:r>
          </w:ins>
          <m:d>
            <m:dPr>
              <m:begChr m:val="{"/>
              <m:endChr m:val=""/>
              <m:ctrlPr>
                <w:ins w:id="3497" w:author="The Si Tran" w:date="2012-12-06T00:30:00Z">
                  <w:rPr>
                    <w:rFonts w:ascii="Cambria Math" w:hAnsi="Cambria Math"/>
                    <w:lang w:val="fr-FR"/>
                  </w:rPr>
                </w:ins>
              </m:ctrlPr>
            </m:dPr>
            <m:e>
              <m:eqArr>
                <m:eqArrPr>
                  <m:ctrlPr>
                    <w:ins w:id="3498" w:author="The Si Tran" w:date="2012-12-06T00:30:00Z">
                      <w:rPr>
                        <w:rFonts w:ascii="Cambria Math" w:hAnsi="Cambria Math"/>
                        <w:lang w:val="fr-FR"/>
                      </w:rPr>
                    </w:ins>
                  </m:ctrlPr>
                </m:eqArrPr>
                <m:e>
                  <m:sSup>
                    <m:sSupPr>
                      <m:ctrlPr>
                        <w:ins w:id="3499" w:author="The Si Tran" w:date="2012-12-06T00:30:00Z">
                          <w:rPr>
                            <w:rFonts w:ascii="Cambria Math" w:hAnsi="Cambria Math"/>
                            <w:lang w:val="fr-FR"/>
                          </w:rPr>
                        </w:ins>
                      </m:ctrlPr>
                    </m:sSupPr>
                    <m:e>
                      <w:ins w:id="3500" w:author="The Si Tran" w:date="2012-12-06T00:30:00Z">
                        <m:r>
                          <w:rPr>
                            <w:rFonts w:ascii="Cambria Math" w:hAnsi="Cambria Math"/>
                            <w:lang w:val="fr-FR"/>
                          </w:rPr>
                          <m:t>σ</m:t>
                        </m:r>
                      </w:ins>
                    </m:e>
                    <m:sup>
                      <w:ins w:id="3501" w:author="The Si Tran" w:date="2012-12-06T00:30:00Z">
                        <m:r>
                          <m:rPr>
                            <m:sty m:val="p"/>
                          </m:rPr>
                          <w:rPr>
                            <w:rFonts w:ascii="Cambria Math" w:hAnsi="Cambria Math"/>
                            <w:lang w:val="fr-FR"/>
                          </w:rPr>
                          <m:t>2</m:t>
                        </m:r>
                      </w:ins>
                    </m:sup>
                  </m:sSup>
                  <w:ins w:id="3502"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503"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504" w:author="The Si Tran" w:date="2012-12-05T23:02:00Z">
            <w:rPr>
              <w:sz w:val="28"/>
              <w:szCs w:val="28"/>
              <w:lang w:val="fr-FR"/>
            </w:rPr>
          </w:rPrChange>
        </w:rPr>
        <w:pPrChange w:id="3505" w:author="The Si Tran" w:date="2012-12-15T07:53:00Z">
          <w:pPr>
            <w:ind w:firstLine="547"/>
          </w:pPr>
        </w:pPrChange>
      </w:pPr>
      <w:r w:rsidRPr="0049233F">
        <w:rPr>
          <w:lang w:val="fr-FR"/>
          <w:rPrChange w:id="3506"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507" w:author="The Si Tran" w:date="2012-12-15T07:53:00Z">
            <w:rPr>
              <w:sz w:val="28"/>
              <w:szCs w:val="28"/>
              <w:lang w:val="fr-FR"/>
            </w:rPr>
          </w:rPrChange>
        </w:rPr>
        <w:pPrChange w:id="3508" w:author="The Si Tran" w:date="2012-12-15T08:05:00Z">
          <w:pPr>
            <w:ind w:firstLine="547"/>
          </w:pPr>
        </w:pPrChange>
      </w:pPr>
      <w:ins w:id="3509"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510"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511" w:author="The Si Tran" w:date="2012-12-06T00:37:00Z"/>
          <w:lang w:val="fr-FR"/>
          <w:rPrChange w:id="3512" w:author="The Si Tran" w:date="2012-12-06T00:37:00Z">
            <w:rPr>
              <w:ins w:id="3513" w:author="The Si Tran" w:date="2012-12-06T00:37:00Z"/>
              <w:rFonts w:ascii="Cambria Math" w:hAnsi="Cambria Math"/>
              <w:i/>
              <w:szCs w:val="26"/>
              <w:lang w:val="fr-FR"/>
            </w:rPr>
          </w:rPrChange>
        </w:rPr>
        <w:pPrChange w:id="3514" w:author="The Si Tran" w:date="2012-12-15T07:54:00Z">
          <w:pPr>
            <w:ind w:firstLine="547"/>
          </w:pPr>
        </w:pPrChange>
      </w:pPr>
      <w:del w:id="3515" w:author="The Si Tran" w:date="2012-12-06T00:33:00Z">
        <w:r w:rsidRPr="00B312F5" w:rsidDel="00CF4667">
          <w:rPr>
            <w:position w:val="-14"/>
            <w:lang w:val="fr-FR"/>
          </w:rPr>
          <w:object w:dxaOrig="3960" w:dyaOrig="380" w14:anchorId="6EB4E1F7">
            <v:shape id="_x0000_i1057" type="#_x0000_t75" style="width:4in;height:27.75pt" o:ole="">
              <v:imagedata r:id="rId81" o:title=""/>
            </v:shape>
            <o:OLEObject Type="Embed" ProgID="Equation.DSMT4" ShapeID="_x0000_i1057" DrawAspect="Content" ObjectID="_1417414658" r:id="rId82"/>
          </w:object>
        </w:r>
        <w:r w:rsidRPr="0049233F" w:rsidDel="00CF4667">
          <w:rPr>
            <w:lang w:val="fr-FR"/>
            <w:rPrChange w:id="3516" w:author="The Si Tran" w:date="2012-12-05T23:02:00Z">
              <w:rPr>
                <w:sz w:val="28"/>
                <w:szCs w:val="28"/>
                <w:lang w:val="fr-FR"/>
              </w:rPr>
            </w:rPrChange>
          </w:rPr>
          <w:delText>.</w:delText>
        </w:r>
      </w:del>
      <w:ins w:id="3517"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518" w:author="The Si Tran" w:date="2012-12-15T07:54:00Z">
            <w:rPr>
              <w:sz w:val="28"/>
              <w:szCs w:val="28"/>
              <w:lang w:val="fr-FR"/>
            </w:rPr>
          </w:rPrChange>
        </w:rPr>
        <w:pPrChange w:id="3519" w:author="The Si Tran" w:date="2012-12-15T07:54:00Z">
          <w:pPr>
            <w:ind w:firstLine="547"/>
          </w:pPr>
        </w:pPrChange>
      </w:pPr>
      <w:ins w:id="3520"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521" w:author="The Si Tran" w:date="2012-12-06T00:37:00Z"/>
          <w:szCs w:val="26"/>
          <w:lang w:val="fr-FR"/>
          <w:rPrChange w:id="3522" w:author="The Si Tran" w:date="2012-12-05T23:02:00Z">
            <w:rPr>
              <w:del w:id="3523" w:author="The Si Tran" w:date="2012-12-06T00:37:00Z"/>
              <w:sz w:val="28"/>
              <w:szCs w:val="28"/>
              <w:lang w:val="fr-FR"/>
            </w:rPr>
          </w:rPrChange>
        </w:rPr>
      </w:pPr>
      <w:ins w:id="3524"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525" w:author="The Si Tran" w:date="2012-12-06T00:37:00Z"/>
          <w:szCs w:val="26"/>
          <w:lang w:val="fr-FR"/>
          <w:rPrChange w:id="3526" w:author="The Si Tran" w:date="2012-12-05T23:02:00Z">
            <w:rPr>
              <w:del w:id="3527" w:author="The Si Tran" w:date="2012-12-06T00:37:00Z"/>
              <w:sz w:val="28"/>
              <w:szCs w:val="28"/>
              <w:lang w:val="fr-FR"/>
            </w:rPr>
          </w:rPrChange>
        </w:rPr>
      </w:pPr>
      <w:del w:id="3528" w:author="The Si Tran" w:date="2012-12-06T00:35:00Z">
        <w:r w:rsidRPr="00B312F5" w:rsidDel="00A35187">
          <w:rPr>
            <w:position w:val="-14"/>
            <w:szCs w:val="26"/>
            <w:lang w:val="fr-FR"/>
          </w:rPr>
          <w:object w:dxaOrig="4599" w:dyaOrig="380" w14:anchorId="2C4DA43D">
            <v:shape id="_x0000_i1058" type="#_x0000_t75" style="width:332.25pt;height:27.75pt" o:ole="">
              <v:imagedata r:id="rId83" o:title=""/>
            </v:shape>
            <o:OLEObject Type="Embed" ProgID="Equation.DSMT4" ShapeID="_x0000_i1058" DrawAspect="Content" ObjectID="_1417414659" r:id="rId84"/>
          </w:object>
        </w:r>
      </w:del>
    </w:p>
    <w:p w14:paraId="170D0928" w14:textId="6599E7AC" w:rsidR="005947EE" w:rsidRPr="00097101" w:rsidRDefault="006A21F7">
      <w:pPr>
        <w:tabs>
          <w:tab w:val="left" w:pos="1440"/>
        </w:tabs>
        <w:rPr>
          <w:ins w:id="3529" w:author="The Si Tran" w:date="2012-12-06T00:43:00Z"/>
          <w:lang w:val="fr-FR"/>
          <w:rPrChange w:id="3530" w:author="The Si Tran" w:date="2012-12-15T07:55:00Z">
            <w:rPr>
              <w:ins w:id="3531" w:author="The Si Tran" w:date="2012-12-06T00:43:00Z"/>
              <w:rFonts w:ascii="Cambria Math" w:hAnsi="Cambria Math"/>
              <w:i/>
              <w:szCs w:val="26"/>
              <w:lang w:val="fr-FR"/>
            </w:rPr>
          </w:rPrChange>
        </w:rPr>
        <w:pPrChange w:id="3532" w:author="The Si Tran" w:date="2012-12-15T07:55:00Z">
          <w:pPr>
            <w:ind w:firstLine="547"/>
          </w:pPr>
        </w:pPrChange>
      </w:pPr>
      <w:del w:id="3533" w:author="The Si Tran" w:date="2012-12-06T00:37:00Z">
        <w:r w:rsidRPr="0049233F" w:rsidDel="00A92BAB">
          <w:rPr>
            <w:lang w:val="fr-FR"/>
            <w:rPrChange w:id="3534" w:author="The Si Tran" w:date="2012-12-05T23:02:00Z">
              <w:rPr>
                <w:sz w:val="28"/>
                <w:szCs w:val="28"/>
                <w:lang w:val="fr-FR"/>
              </w:rPr>
            </w:rPrChange>
          </w:rPr>
          <w:delText xml:space="preserve">                </w:delText>
        </w:r>
      </w:del>
      <w:del w:id="3535" w:author="The Si Tran" w:date="2012-12-06T00:39:00Z">
        <w:r w:rsidRPr="0049233F" w:rsidDel="00E270B0">
          <w:rPr>
            <w:lang w:val="fr-FR"/>
            <w:rPrChange w:id="3536" w:author="The Si Tran" w:date="2012-12-05T23:02:00Z">
              <w:rPr>
                <w:sz w:val="28"/>
                <w:szCs w:val="28"/>
                <w:lang w:val="fr-FR"/>
              </w:rPr>
            </w:rPrChange>
          </w:rPr>
          <w:delText xml:space="preserve">              </w:delText>
        </w:r>
      </w:del>
      <w:ins w:id="3537"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38" w:author="The Si Tran" w:date="2012-12-14T04:51:00Z"/>
          <w:szCs w:val="26"/>
          <w:lang w:val="fr-FR"/>
          <w:rPrChange w:id="3539" w:author="The Si Tran" w:date="2012-12-05T23:02:00Z">
            <w:rPr>
              <w:del w:id="3540" w:author="The Si Tran" w:date="2012-12-14T04:51:00Z"/>
              <w:sz w:val="28"/>
              <w:szCs w:val="28"/>
              <w:lang w:val="fr-FR"/>
            </w:rPr>
          </w:rPrChange>
        </w:rPr>
        <w:pPrChange w:id="3541" w:author="The Si Tran" w:date="2012-12-06T00:39:00Z">
          <w:pPr>
            <w:ind w:firstLine="547"/>
          </w:pPr>
        </w:pPrChange>
      </w:pPr>
      <w:ins w:id="3542" w:author="The Si Tran" w:date="2012-12-06T00:39:00Z">
        <m:oMath>
          <m:r>
            <w:rPr>
              <w:rFonts w:ascii="Cambria Math" w:hAnsi="Cambria Math"/>
              <w:szCs w:val="26"/>
              <w:lang w:val="fr-FR"/>
            </w:rPr>
            <w:lastRenderedPageBreak/>
            <m:t>=</m:t>
          </m:r>
        </m:oMath>
      </w:ins>
      <m:oMath>
        <m:d>
          <m:dPr>
            <m:begChr m:val="{"/>
            <m:endChr m:val=""/>
            <m:ctrlPr>
              <w:ins w:id="3543" w:author="The Si Tran" w:date="2012-12-06T00:41:00Z">
                <w:rPr>
                  <w:rFonts w:ascii="Cambria Math" w:hAnsi="Cambria Math"/>
                  <w:i/>
                  <w:szCs w:val="26"/>
                  <w:lang w:val="fr-FR"/>
                </w:rPr>
              </w:ins>
            </m:ctrlPr>
          </m:dPr>
          <m:e>
            <m:eqArr>
              <m:eqArrPr>
                <m:ctrlPr>
                  <w:ins w:id="3544" w:author="The Si Tran" w:date="2012-12-06T00:41:00Z">
                    <w:rPr>
                      <w:rFonts w:ascii="Cambria Math" w:hAnsi="Cambria Math"/>
                      <w:i/>
                      <w:szCs w:val="26"/>
                      <w:lang w:val="fr-FR"/>
                    </w:rPr>
                  </w:ins>
                </m:ctrlPr>
              </m:eqArrPr>
              <m:e>
                <m:sSup>
                  <m:sSupPr>
                    <m:ctrlPr>
                      <w:ins w:id="3545" w:author="The Si Tran" w:date="2012-12-06T00:42:00Z">
                        <w:rPr>
                          <w:rFonts w:ascii="Cambria Math" w:hAnsi="Cambria Math"/>
                          <w:i/>
                          <w:szCs w:val="26"/>
                          <w:lang w:val="fr-FR"/>
                        </w:rPr>
                      </w:ins>
                    </m:ctrlPr>
                  </m:sSupPr>
                  <m:e>
                    <w:ins w:id="3546" w:author="The Si Tran" w:date="2012-12-06T00:42:00Z">
                      <m:r>
                        <w:rPr>
                          <w:rFonts w:ascii="Cambria Math" w:hAnsi="Cambria Math"/>
                          <w:szCs w:val="26"/>
                          <w:lang w:val="fr-FR"/>
                        </w:rPr>
                        <m:t>σ</m:t>
                      </m:r>
                    </w:ins>
                  </m:e>
                  <m:sup>
                    <w:ins w:id="3547" w:author="The Si Tran" w:date="2012-12-06T00:42:00Z">
                      <m:r>
                        <w:rPr>
                          <w:rFonts w:ascii="Cambria Math" w:hAnsi="Cambria Math"/>
                          <w:szCs w:val="26"/>
                          <w:lang w:val="fr-FR"/>
                        </w:rPr>
                        <m:t>2</m:t>
                      </m:r>
                    </w:ins>
                  </m:sup>
                </m:sSup>
                <m:d>
                  <m:dPr>
                    <m:ctrlPr>
                      <w:ins w:id="3548" w:author="The Si Tran" w:date="2012-12-06T00:42:00Z">
                        <w:rPr>
                          <w:rFonts w:ascii="Cambria Math" w:hAnsi="Cambria Math"/>
                          <w:i/>
                          <w:szCs w:val="26"/>
                          <w:lang w:val="fr-FR"/>
                        </w:rPr>
                      </w:ins>
                    </m:ctrlPr>
                  </m:dPr>
                  <m:e>
                    <w:ins w:id="3549" w:author="The Si Tran" w:date="2012-12-06T00:42:00Z">
                      <m:r>
                        <w:rPr>
                          <w:rFonts w:ascii="Cambria Math" w:hAnsi="Cambria Math"/>
                          <w:szCs w:val="26"/>
                          <w:lang w:val="fr-FR"/>
                        </w:rPr>
                        <m:t>-</m:t>
                      </m:r>
                    </w:ins>
                    <m:sSub>
                      <m:sSubPr>
                        <m:ctrlPr>
                          <w:ins w:id="3550" w:author="The Si Tran" w:date="2012-12-06T00:42:00Z">
                            <w:rPr>
                              <w:rFonts w:ascii="Cambria Math" w:hAnsi="Cambria Math"/>
                              <w:i/>
                              <w:szCs w:val="26"/>
                              <w:lang w:val="fr-FR"/>
                            </w:rPr>
                          </w:ins>
                        </m:ctrlPr>
                      </m:sSubPr>
                      <m:e>
                        <w:ins w:id="3551" w:author="The Si Tran" w:date="2012-12-06T00:43:00Z">
                          <m:r>
                            <w:rPr>
                              <w:rFonts w:ascii="Cambria Math" w:hAnsi="Cambria Math"/>
                              <w:szCs w:val="26"/>
                              <w:lang w:val="fr-FR"/>
                            </w:rPr>
                            <m:t>θ</m:t>
                          </m:r>
                        </w:ins>
                      </m:e>
                      <m:sub>
                        <w:ins w:id="3552" w:author="The Si Tran" w:date="2012-12-06T00:42:00Z">
                          <m:r>
                            <w:rPr>
                              <w:rFonts w:ascii="Cambria Math" w:hAnsi="Cambria Math"/>
                              <w:szCs w:val="26"/>
                              <w:lang w:val="fr-FR"/>
                            </w:rPr>
                            <m:t>k</m:t>
                          </m:r>
                        </w:ins>
                      </m:sub>
                    </m:sSub>
                    <w:ins w:id="3553" w:author="The Si Tran" w:date="2012-12-06T00:43:00Z">
                      <m:r>
                        <w:rPr>
                          <w:rFonts w:ascii="Cambria Math" w:hAnsi="Cambria Math"/>
                          <w:szCs w:val="26"/>
                          <w:lang w:val="fr-FR"/>
                        </w:rPr>
                        <m:t>+</m:t>
                      </m:r>
                    </w:ins>
                    <m:sSub>
                      <m:sSubPr>
                        <m:ctrlPr>
                          <w:ins w:id="3554" w:author="The Si Tran" w:date="2012-12-06T00:43:00Z">
                            <w:rPr>
                              <w:rFonts w:ascii="Cambria Math" w:hAnsi="Cambria Math"/>
                              <w:i/>
                              <w:szCs w:val="26"/>
                              <w:lang w:val="fr-FR"/>
                            </w:rPr>
                          </w:ins>
                        </m:ctrlPr>
                      </m:sSubPr>
                      <m:e>
                        <w:ins w:id="3555" w:author="The Si Tran" w:date="2012-12-06T00:43:00Z">
                          <m:r>
                            <w:rPr>
                              <w:rFonts w:ascii="Cambria Math" w:hAnsi="Cambria Math"/>
                              <w:szCs w:val="26"/>
                              <w:lang w:val="fr-FR"/>
                            </w:rPr>
                            <m:t>θ</m:t>
                          </m:r>
                        </w:ins>
                      </m:e>
                      <m:sub>
                        <w:ins w:id="3556" w:author="The Si Tran" w:date="2012-12-06T00:43:00Z">
                          <m:r>
                            <w:rPr>
                              <w:rFonts w:ascii="Cambria Math" w:hAnsi="Cambria Math"/>
                              <w:szCs w:val="26"/>
                              <w:lang w:val="fr-FR"/>
                            </w:rPr>
                            <m:t>1</m:t>
                          </m:r>
                        </w:ins>
                      </m:sub>
                    </m:sSub>
                    <m:sSub>
                      <m:sSubPr>
                        <m:ctrlPr>
                          <w:ins w:id="3557" w:author="The Si Tran" w:date="2012-12-06T00:43:00Z">
                            <w:rPr>
                              <w:rFonts w:ascii="Cambria Math" w:hAnsi="Cambria Math"/>
                              <w:i/>
                              <w:szCs w:val="26"/>
                              <w:lang w:val="fr-FR"/>
                            </w:rPr>
                          </w:ins>
                        </m:ctrlPr>
                      </m:sSubPr>
                      <m:e>
                        <w:ins w:id="3558" w:author="The Si Tran" w:date="2012-12-06T00:43:00Z">
                          <m:r>
                            <w:rPr>
                              <w:rFonts w:ascii="Cambria Math" w:hAnsi="Cambria Math"/>
                              <w:szCs w:val="26"/>
                              <w:lang w:val="fr-FR"/>
                            </w:rPr>
                            <m:t>θ</m:t>
                          </m:r>
                        </w:ins>
                      </m:e>
                      <m:sub>
                        <w:ins w:id="3559" w:author="The Si Tran" w:date="2012-12-06T00:43:00Z">
                          <m:r>
                            <w:rPr>
                              <w:rFonts w:ascii="Cambria Math" w:hAnsi="Cambria Math"/>
                              <w:szCs w:val="26"/>
                              <w:lang w:val="fr-FR"/>
                            </w:rPr>
                            <m:t>k+1</m:t>
                          </m:r>
                        </w:ins>
                      </m:sub>
                    </m:sSub>
                    <w:ins w:id="3560" w:author="The Si Tran" w:date="2012-12-06T00:43:00Z">
                      <m:r>
                        <w:rPr>
                          <w:rFonts w:ascii="Cambria Math" w:hAnsi="Cambria Math"/>
                          <w:szCs w:val="26"/>
                          <w:lang w:val="fr-FR"/>
                        </w:rPr>
                        <m:t>+…+</m:t>
                      </m:r>
                    </w:ins>
                    <m:sSub>
                      <m:sSubPr>
                        <m:ctrlPr>
                          <w:ins w:id="3561" w:author="The Si Tran" w:date="2012-12-06T00:43:00Z">
                            <w:rPr>
                              <w:rFonts w:ascii="Cambria Math" w:hAnsi="Cambria Math"/>
                              <w:i/>
                              <w:szCs w:val="26"/>
                              <w:lang w:val="fr-FR"/>
                            </w:rPr>
                          </w:ins>
                        </m:ctrlPr>
                      </m:sSubPr>
                      <m:e>
                        <w:ins w:id="3562" w:author="The Si Tran" w:date="2012-12-06T00:43:00Z">
                          <m:r>
                            <w:rPr>
                              <w:rFonts w:ascii="Cambria Math" w:hAnsi="Cambria Math"/>
                              <w:szCs w:val="26"/>
                              <w:lang w:val="fr-FR"/>
                            </w:rPr>
                            <m:t>θ</m:t>
                          </m:r>
                        </w:ins>
                      </m:e>
                      <m:sub>
                        <w:ins w:id="3563" w:author="The Si Tran" w:date="2012-12-06T00:43:00Z">
                          <m:r>
                            <w:rPr>
                              <w:rFonts w:ascii="Cambria Math" w:hAnsi="Cambria Math"/>
                              <w:szCs w:val="26"/>
                              <w:lang w:val="fr-FR"/>
                            </w:rPr>
                            <m:t>q-k</m:t>
                          </m:r>
                        </w:ins>
                      </m:sub>
                    </m:sSub>
                    <m:sSub>
                      <m:sSubPr>
                        <m:ctrlPr>
                          <w:ins w:id="3564" w:author="The Si Tran" w:date="2012-12-06T00:43:00Z">
                            <w:rPr>
                              <w:rFonts w:ascii="Cambria Math" w:hAnsi="Cambria Math"/>
                              <w:i/>
                              <w:szCs w:val="26"/>
                              <w:lang w:val="fr-FR"/>
                            </w:rPr>
                          </w:ins>
                        </m:ctrlPr>
                      </m:sSubPr>
                      <m:e>
                        <w:ins w:id="3565" w:author="The Si Tran" w:date="2012-12-06T00:43:00Z">
                          <m:r>
                            <w:rPr>
                              <w:rFonts w:ascii="Cambria Math" w:hAnsi="Cambria Math"/>
                              <w:szCs w:val="26"/>
                              <w:lang w:val="fr-FR"/>
                            </w:rPr>
                            <m:t>θ</m:t>
                          </m:r>
                        </w:ins>
                      </m:e>
                      <m:sub>
                        <w:ins w:id="3566" w:author="The Si Tran" w:date="2012-12-06T00:43:00Z">
                          <m:r>
                            <w:rPr>
                              <w:rFonts w:ascii="Cambria Math" w:hAnsi="Cambria Math"/>
                              <w:szCs w:val="26"/>
                              <w:lang w:val="fr-FR"/>
                            </w:rPr>
                            <m:t>k</m:t>
                          </m:r>
                        </w:ins>
                      </m:sub>
                    </m:sSub>
                  </m:e>
                </m:d>
                <w:ins w:id="3567" w:author="The Si Tran" w:date="2012-12-06T00:42:00Z">
                  <m:r>
                    <w:rPr>
                      <w:rFonts w:ascii="Cambria Math" w:hAnsi="Cambria Math"/>
                      <w:szCs w:val="26"/>
                      <w:lang w:val="fr-FR"/>
                    </w:rPr>
                    <m:t>,   k=1,2,…,q</m:t>
                  </m:r>
                </w:ins>
              </m:e>
              <m:e>
                <w:ins w:id="3568" w:author="The Si Tran" w:date="2012-12-06T00:44:00Z">
                  <m:r>
                    <w:rPr>
                      <w:rFonts w:ascii="Cambria Math" w:hAnsi="Cambria Math"/>
                      <w:szCs w:val="26"/>
                      <w:lang w:val="fr-FR"/>
                    </w:rPr>
                    <m:t xml:space="preserve">0,                                         k&gt;q </m:t>
                  </m:r>
                </w:ins>
              </m:e>
            </m:eqArr>
          </m:e>
        </m:d>
      </m:oMath>
      <w:del w:id="3569" w:author="The Si Tran" w:date="2012-12-06T00:37:00Z">
        <w:r w:rsidRPr="00B312F5" w:rsidDel="00A92BAB">
          <w:rPr>
            <w:position w:val="-14"/>
            <w:szCs w:val="26"/>
            <w:lang w:val="fr-FR"/>
          </w:rPr>
          <w:object w:dxaOrig="2040" w:dyaOrig="400" w14:anchorId="39A27407">
            <v:shape id="_x0000_i1059" type="#_x0000_t75" style="width:136.5pt;height:27.75pt" o:ole="">
              <v:imagedata r:id="rId85" o:title=""/>
            </v:shape>
            <o:OLEObject Type="Embed" ProgID="Equation.DSMT4" ShapeID="_x0000_i1059" DrawAspect="Content" ObjectID="_1417414660" r:id="rId86"/>
          </w:object>
        </w:r>
        <w:r w:rsidRPr="0049233F" w:rsidDel="00A92BAB">
          <w:rPr>
            <w:szCs w:val="26"/>
            <w:lang w:val="fr-FR"/>
            <w:rPrChange w:id="3570"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571" w:author="The Si Tran" w:date="2012-12-06T00:45:00Z"/>
          <w:szCs w:val="26"/>
          <w:lang w:val="fr-FR"/>
          <w:rPrChange w:id="3572" w:author="The Si Tran" w:date="2012-12-05T23:02:00Z">
            <w:rPr>
              <w:del w:id="3573" w:author="The Si Tran" w:date="2012-12-06T00:45:00Z"/>
              <w:sz w:val="28"/>
              <w:szCs w:val="28"/>
              <w:lang w:val="fr-FR"/>
            </w:rPr>
          </w:rPrChange>
        </w:rPr>
      </w:pPr>
      <w:del w:id="3574" w:author="The Si Tran" w:date="2012-12-06T00:41:00Z">
        <w:r w:rsidRPr="00B312F5" w:rsidDel="005947EE">
          <w:rPr>
            <w:position w:val="-12"/>
            <w:szCs w:val="26"/>
            <w:lang w:val="fr-FR"/>
          </w:rPr>
          <w:object w:dxaOrig="1960" w:dyaOrig="360" w14:anchorId="284A0F67">
            <v:shape id="_x0000_i1060" type="#_x0000_t75" style="width:151.5pt;height:27.75pt" o:ole="">
              <v:imagedata r:id="rId87" o:title=""/>
            </v:shape>
            <o:OLEObject Type="Embed" ProgID="Equation.DSMT4" ShapeID="_x0000_i1060" DrawAspect="Content" ObjectID="_1417414661" r:id="rId88"/>
          </w:object>
        </w:r>
      </w:del>
    </w:p>
    <w:p w14:paraId="21F18D80" w14:textId="77777777" w:rsidR="006A21F7" w:rsidRPr="0049233F" w:rsidDel="00EE6AC2" w:rsidRDefault="006A21F7">
      <w:pPr>
        <w:ind w:left="1980" w:firstLine="0"/>
        <w:rPr>
          <w:del w:id="3575" w:author="The Si Tran" w:date="2012-12-06T00:44:00Z"/>
          <w:szCs w:val="26"/>
          <w:lang w:val="pt-BR"/>
          <w:rPrChange w:id="3576" w:author="The Si Tran" w:date="2012-12-05T23:02:00Z">
            <w:rPr>
              <w:del w:id="3577" w:author="The Si Tran" w:date="2012-12-06T00:44:00Z"/>
              <w:sz w:val="28"/>
              <w:szCs w:val="28"/>
              <w:lang w:val="pt-BR"/>
            </w:rPr>
          </w:rPrChange>
        </w:rPr>
        <w:pPrChange w:id="3578" w:author="The Si Tran" w:date="2012-12-06T00:45:00Z">
          <w:pPr>
            <w:ind w:firstLine="547"/>
          </w:pPr>
        </w:pPrChange>
      </w:pPr>
      <w:del w:id="3579" w:author="The Si Tran" w:date="2012-12-06T00:45:00Z">
        <w:r w:rsidRPr="0049233F" w:rsidDel="001D36B5">
          <w:rPr>
            <w:szCs w:val="26"/>
            <w:lang w:val="pt-BR"/>
            <w:rPrChange w:id="3580" w:author="The Si Tran" w:date="2012-12-05T23:02:00Z">
              <w:rPr>
                <w:sz w:val="28"/>
                <w:szCs w:val="28"/>
                <w:lang w:val="pt-BR"/>
              </w:rPr>
            </w:rPrChange>
          </w:rPr>
          <w:delText xml:space="preserve">            </w:delText>
        </w:r>
      </w:del>
      <w:del w:id="3581" w:author="The Si Tran" w:date="2012-12-06T00:44:00Z">
        <w:r w:rsidRPr="00B312F5" w:rsidDel="00EE6AC2">
          <w:rPr>
            <w:position w:val="-34"/>
            <w:szCs w:val="26"/>
            <w:lang w:val="fr-FR"/>
          </w:rPr>
          <w:object w:dxaOrig="4400" w:dyaOrig="800" w14:anchorId="3C3DBA9C">
            <v:shape id="_x0000_i1061" type="#_x0000_t75" style="width:316.5pt;height:59.25pt" o:ole="">
              <v:imagedata r:id="rId89" o:title=""/>
            </v:shape>
            <o:OLEObject Type="Embed" ProgID="Equation.DSMT4" ShapeID="_x0000_i1061" DrawAspect="Content" ObjectID="_1417414662" r:id="rId90"/>
          </w:object>
        </w:r>
      </w:del>
    </w:p>
    <w:p w14:paraId="4ACE3B0B" w14:textId="77777777" w:rsidR="006A21F7" w:rsidRPr="0049233F" w:rsidRDefault="006A21F7">
      <w:pPr>
        <w:ind w:left="1980" w:firstLine="0"/>
        <w:jc w:val="left"/>
        <w:rPr>
          <w:szCs w:val="26"/>
          <w:lang w:val="pt-BR"/>
          <w:rPrChange w:id="3582" w:author="The Si Tran" w:date="2012-12-05T23:02:00Z">
            <w:rPr>
              <w:sz w:val="28"/>
              <w:szCs w:val="28"/>
              <w:lang w:val="pt-BR"/>
            </w:rPr>
          </w:rPrChange>
        </w:rPr>
        <w:pPrChange w:id="3583" w:author="The Si Tran" w:date="2012-12-14T04:51:00Z">
          <w:pPr>
            <w:ind w:firstLine="547"/>
          </w:pPr>
        </w:pPrChange>
      </w:pPr>
      <w:del w:id="3584" w:author="The Si Tran" w:date="2012-12-06T00:44:00Z">
        <w:r w:rsidRPr="0049233F" w:rsidDel="00EE6AC2">
          <w:rPr>
            <w:szCs w:val="26"/>
            <w:lang w:val="pt-BR"/>
            <w:rPrChange w:id="3585" w:author="The Si Tran" w:date="2012-12-05T23:02:00Z">
              <w:rPr>
                <w:sz w:val="28"/>
                <w:szCs w:val="28"/>
                <w:lang w:val="pt-BR"/>
              </w:rPr>
            </w:rPrChange>
          </w:rPr>
          <w:tab/>
        </w:r>
      </w:del>
    </w:p>
    <w:p w14:paraId="64BC0324" w14:textId="77777777" w:rsidR="006A21F7" w:rsidRDefault="006A21F7" w:rsidP="006A21F7">
      <w:pPr>
        <w:ind w:firstLine="547"/>
        <w:rPr>
          <w:ins w:id="3586" w:author="The Si Tran" w:date="2012-12-06T00:45:00Z"/>
          <w:szCs w:val="26"/>
          <w:lang w:val="pt-BR"/>
        </w:rPr>
      </w:pPr>
      <w:r w:rsidRPr="0049233F">
        <w:rPr>
          <w:szCs w:val="26"/>
          <w:lang w:val="pt-BR"/>
          <w:rPrChange w:id="3587" w:author="The Si Tran" w:date="2012-12-05T23:02:00Z">
            <w:rPr>
              <w:sz w:val="28"/>
              <w:szCs w:val="28"/>
              <w:lang w:val="pt-BR"/>
            </w:rPr>
          </w:rPrChange>
        </w:rPr>
        <w:t xml:space="preserve">Từ đó ta có hàm tự tương quan của chuỗi </w:t>
      </w:r>
      <w:del w:id="3588" w:author="The Si Tran" w:date="2012-12-06T00:45:00Z">
        <w:r w:rsidRPr="0049233F" w:rsidDel="001D36B5">
          <w:rPr>
            <w:szCs w:val="26"/>
            <w:lang w:val="pt-BR"/>
            <w:rPrChange w:id="3589" w:author="The Si Tran" w:date="2012-12-05T23:02:00Z">
              <w:rPr>
                <w:sz w:val="28"/>
                <w:szCs w:val="28"/>
                <w:lang w:val="pt-BR"/>
              </w:rPr>
            </w:rPrChange>
          </w:rPr>
          <w:delText>{y</w:delText>
        </w:r>
        <w:r w:rsidRPr="0049233F" w:rsidDel="001D36B5">
          <w:rPr>
            <w:szCs w:val="26"/>
            <w:vertAlign w:val="subscript"/>
            <w:lang w:val="pt-BR"/>
            <w:rPrChange w:id="3590" w:author="The Si Tran" w:date="2012-12-05T23:02:00Z">
              <w:rPr>
                <w:sz w:val="28"/>
                <w:szCs w:val="28"/>
                <w:vertAlign w:val="subscript"/>
                <w:lang w:val="pt-BR"/>
              </w:rPr>
            </w:rPrChange>
          </w:rPr>
          <w:delText>t</w:delText>
        </w:r>
        <w:r w:rsidRPr="0049233F" w:rsidDel="001D36B5">
          <w:rPr>
            <w:szCs w:val="26"/>
            <w:lang w:val="pt-BR"/>
            <w:rPrChange w:id="3591" w:author="The Si Tran" w:date="2012-12-05T23:02:00Z">
              <w:rPr>
                <w:sz w:val="28"/>
                <w:szCs w:val="28"/>
                <w:lang w:val="pt-BR"/>
              </w:rPr>
            </w:rPrChange>
          </w:rPr>
          <w:delText>}.</w:delText>
        </w:r>
      </w:del>
      <m:oMath>
        <m:d>
          <m:dPr>
            <m:begChr m:val="{"/>
            <m:endChr m:val="}"/>
            <m:ctrlPr>
              <w:ins w:id="3592" w:author="The Si Tran" w:date="2012-12-06T00:45:00Z">
                <w:rPr>
                  <w:rFonts w:ascii="Cambria Math" w:hAnsi="Cambria Math"/>
                  <w:i/>
                  <w:szCs w:val="26"/>
                  <w:lang w:val="pt-BR"/>
                </w:rPr>
              </w:ins>
            </m:ctrlPr>
          </m:dPr>
          <m:e>
            <m:sSub>
              <m:sSubPr>
                <m:ctrlPr>
                  <w:ins w:id="3593" w:author="The Si Tran" w:date="2012-12-06T00:45:00Z">
                    <w:rPr>
                      <w:rFonts w:ascii="Cambria Math" w:hAnsi="Cambria Math"/>
                      <w:i/>
                      <w:szCs w:val="26"/>
                      <w:lang w:val="pt-BR"/>
                    </w:rPr>
                  </w:ins>
                </m:ctrlPr>
              </m:sSubPr>
              <m:e>
                <w:ins w:id="3594" w:author="The Si Tran" w:date="2012-12-06T00:45:00Z">
                  <m:r>
                    <w:rPr>
                      <w:rFonts w:ascii="Cambria Math" w:hAnsi="Cambria Math"/>
                      <w:szCs w:val="26"/>
                      <w:lang w:val="pt-BR"/>
                    </w:rPr>
                    <m:t>y</m:t>
                  </m:r>
                </w:ins>
              </m:e>
              <m:sub>
                <w:ins w:id="3595"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596" w:author="The Si Tran" w:date="2012-12-06T00:48:00Z"/>
          <w:sz w:val="28"/>
          <w:szCs w:val="28"/>
          <w:lang w:val="pt-BR"/>
        </w:rPr>
      </w:pPr>
      <w:ins w:id="3597" w:author="The Si Tran" w:date="2012-12-06T04:00:00Z">
        <w:r>
          <w:rPr>
            <w:szCs w:val="26"/>
            <w:lang w:val="pt-BR"/>
          </w:rPr>
          <w:tab/>
        </w:r>
        <w:r>
          <w:rPr>
            <w:szCs w:val="26"/>
            <w:lang w:val="pt-BR"/>
          </w:rPr>
          <w:tab/>
        </w:r>
      </w:ins>
      <w:ins w:id="3598" w:author="The Si Tran" w:date="2012-12-06T00:48:00Z">
        <m:oMath>
          <m:r>
            <w:rPr>
              <w:rFonts w:ascii="Cambria Math" w:hAnsi="Cambria Math"/>
              <w:sz w:val="28"/>
              <w:szCs w:val="28"/>
              <w:lang w:val="pt-BR"/>
              <w:rPrChange w:id="3599"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600" w:author="The Si Tran" w:date="2012-12-14T04:46:00Z">
                    <w:rPr>
                      <w:rFonts w:ascii="Cambria Math" w:hAnsi="Cambria Math"/>
                      <w:szCs w:val="26"/>
                      <w:lang w:val="pt-BR"/>
                    </w:rPr>
                  </w:rPrChange>
                </w:rPr>
                <m:t>k</m:t>
              </m:r>
            </m:e>
          </m:d>
          <m:r>
            <w:rPr>
              <w:rFonts w:ascii="Cambria Math" w:hAnsi="Cambria Math"/>
              <w:sz w:val="28"/>
              <w:szCs w:val="28"/>
              <w:lang w:val="pt-BR"/>
              <w:rPrChange w:id="3601"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602" w:author="The Si Tran" w:date="2012-12-14T04:46:00Z">
                    <w:rPr>
                      <w:rFonts w:ascii="Cambria Math" w:hAnsi="Cambria Math"/>
                      <w:szCs w:val="26"/>
                      <w:lang w:val="pt-BR"/>
                    </w:rPr>
                  </w:rPrChange>
                </w:rPr>
                <m:t>γ(k)</m:t>
              </m:r>
            </m:num>
            <m:den>
              <m:r>
                <w:rPr>
                  <w:rFonts w:ascii="Cambria Math" w:hAnsi="Cambria Math"/>
                  <w:sz w:val="28"/>
                  <w:szCs w:val="28"/>
                  <w:lang w:val="pt-BR"/>
                  <w:rPrChange w:id="3603" w:author="The Si Tran" w:date="2012-12-14T04:46:00Z">
                    <w:rPr>
                      <w:rFonts w:ascii="Cambria Math" w:hAnsi="Cambria Math"/>
                      <w:szCs w:val="26"/>
                      <w:lang w:val="pt-BR"/>
                    </w:rPr>
                  </w:rPrChange>
                </w:rPr>
                <m:t>γ(0)</m:t>
              </m:r>
            </m:den>
          </m:f>
          <m:r>
            <w:rPr>
              <w:rFonts w:ascii="Cambria Math" w:hAnsi="Cambria Math"/>
              <w:sz w:val="28"/>
              <w:szCs w:val="28"/>
              <w:lang w:val="pt-BR"/>
              <w:rPrChange w:id="3604"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60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06" w:author="The Si Tran" w:date="2012-12-14T04:46:00Z">
                                <w:rPr>
                                  <w:rFonts w:ascii="Cambria Math" w:hAnsi="Cambria Math"/>
                                  <w:szCs w:val="26"/>
                                  <w:lang w:val="fr-FR"/>
                                </w:rPr>
                              </w:rPrChange>
                            </w:rPr>
                            <m:t>θ</m:t>
                          </m:r>
                        </m:e>
                        <m:sub>
                          <m:r>
                            <w:rPr>
                              <w:rFonts w:ascii="Cambria Math" w:hAnsi="Cambria Math"/>
                              <w:sz w:val="28"/>
                              <w:szCs w:val="28"/>
                              <w:lang w:val="fr-FR"/>
                              <w:rPrChange w:id="3607" w:author="The Si Tran" w:date="2012-12-14T04:46:00Z">
                                <w:rPr>
                                  <w:rFonts w:ascii="Cambria Math" w:hAnsi="Cambria Math"/>
                                  <w:szCs w:val="26"/>
                                  <w:lang w:val="fr-FR"/>
                                </w:rPr>
                              </w:rPrChange>
                            </w:rPr>
                            <m:t>k</m:t>
                          </m:r>
                        </m:sub>
                      </m:sSub>
                      <m:r>
                        <w:rPr>
                          <w:rFonts w:ascii="Cambria Math" w:hAnsi="Cambria Math"/>
                          <w:sz w:val="28"/>
                          <w:szCs w:val="28"/>
                          <w:lang w:val="fr-FR"/>
                          <w:rPrChange w:id="360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09" w:author="The Si Tran" w:date="2012-12-14T04:46:00Z">
                                <w:rPr>
                                  <w:rFonts w:ascii="Cambria Math" w:hAnsi="Cambria Math"/>
                                  <w:szCs w:val="26"/>
                                  <w:lang w:val="fr-FR"/>
                                </w:rPr>
                              </w:rPrChange>
                            </w:rPr>
                            <m:t>θ</m:t>
                          </m:r>
                        </m:e>
                        <m:sub>
                          <m:r>
                            <w:rPr>
                              <w:rFonts w:ascii="Cambria Math" w:hAnsi="Cambria Math"/>
                              <w:sz w:val="28"/>
                              <w:szCs w:val="28"/>
                              <w:lang w:val="fr-FR"/>
                              <w:rPrChange w:id="3610"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611" w:author="The Si Tran" w:date="2012-12-14T04:46:00Z">
                                <w:rPr>
                                  <w:rFonts w:ascii="Cambria Math" w:hAnsi="Cambria Math"/>
                                  <w:szCs w:val="26"/>
                                  <w:lang w:val="fr-FR"/>
                                </w:rPr>
                              </w:rPrChange>
                            </w:rPr>
                            <m:t>θ</m:t>
                          </m:r>
                        </m:e>
                        <m:sub>
                          <m:r>
                            <w:rPr>
                              <w:rFonts w:ascii="Cambria Math" w:hAnsi="Cambria Math"/>
                              <w:sz w:val="28"/>
                              <w:szCs w:val="28"/>
                              <w:lang w:val="fr-FR"/>
                              <w:rPrChange w:id="3612" w:author="The Si Tran" w:date="2012-12-14T04:46:00Z">
                                <w:rPr>
                                  <w:rFonts w:ascii="Cambria Math" w:hAnsi="Cambria Math"/>
                                  <w:szCs w:val="26"/>
                                  <w:lang w:val="fr-FR"/>
                                </w:rPr>
                              </w:rPrChange>
                            </w:rPr>
                            <m:t>k+1</m:t>
                          </m:r>
                        </m:sub>
                      </m:sSub>
                      <m:r>
                        <w:rPr>
                          <w:rFonts w:ascii="Cambria Math" w:hAnsi="Cambria Math"/>
                          <w:sz w:val="28"/>
                          <w:szCs w:val="28"/>
                          <w:lang w:val="fr-FR"/>
                          <w:rPrChange w:id="3613" w:author="The Si Tran" w:date="2012-12-14T04:46:00Z">
                            <w:rPr>
                              <w:rFonts w:ascii="Cambria Math" w:hAnsi="Cambria Math"/>
                              <w:szCs w:val="26"/>
                              <w:lang w:val="fr-FR"/>
                            </w:rPr>
                          </w:rPrChange>
                        </w:rPr>
                        <m:t>+</m:t>
                      </m:r>
                      <m:r>
                        <w:rPr>
                          <w:rFonts w:ascii="Cambria Math" w:hAnsi="Cambria Math" w:hint="eastAsia"/>
                          <w:sz w:val="28"/>
                          <w:szCs w:val="28"/>
                          <w:lang w:val="fr-FR"/>
                          <w:rPrChange w:id="3614" w:author="The Si Tran" w:date="2012-12-14T04:46:00Z">
                            <w:rPr>
                              <w:rFonts w:ascii="Cambria Math" w:hAnsi="Cambria Math" w:hint="eastAsia"/>
                              <w:szCs w:val="26"/>
                              <w:lang w:val="fr-FR"/>
                            </w:rPr>
                          </w:rPrChange>
                        </w:rPr>
                        <m:t>…</m:t>
                      </m:r>
                      <m:r>
                        <w:rPr>
                          <w:rFonts w:ascii="Cambria Math" w:hAnsi="Cambria Math"/>
                          <w:sz w:val="28"/>
                          <w:szCs w:val="28"/>
                          <w:lang w:val="fr-FR"/>
                          <w:rPrChange w:id="361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16" w:author="The Si Tran" w:date="2012-12-14T04:46:00Z">
                                <w:rPr>
                                  <w:rFonts w:ascii="Cambria Math" w:hAnsi="Cambria Math"/>
                                  <w:szCs w:val="26"/>
                                  <w:lang w:val="fr-FR"/>
                                </w:rPr>
                              </w:rPrChange>
                            </w:rPr>
                            <m:t>θ</m:t>
                          </m:r>
                        </m:e>
                        <m:sub>
                          <m:r>
                            <w:rPr>
                              <w:rFonts w:ascii="Cambria Math" w:hAnsi="Cambria Math"/>
                              <w:sz w:val="28"/>
                              <w:szCs w:val="28"/>
                              <w:lang w:val="fr-FR"/>
                              <w:rPrChange w:id="3617"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618" w:author="The Si Tran" w:date="2012-12-14T04:46:00Z">
                                <w:rPr>
                                  <w:rFonts w:ascii="Cambria Math" w:hAnsi="Cambria Math"/>
                                  <w:szCs w:val="26"/>
                                  <w:lang w:val="fr-FR"/>
                                </w:rPr>
                              </w:rPrChange>
                            </w:rPr>
                            <m:t>θ</m:t>
                          </m:r>
                        </m:e>
                        <m:sub>
                          <m:r>
                            <w:rPr>
                              <w:rFonts w:ascii="Cambria Math" w:hAnsi="Cambria Math"/>
                              <w:sz w:val="28"/>
                              <w:szCs w:val="28"/>
                              <w:lang w:val="fr-FR"/>
                              <w:rPrChange w:id="3619"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620"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621" w:author="The Si Tran" w:date="2012-12-14T04:46:00Z">
                                <w:rPr>
                                  <w:rFonts w:ascii="Cambria Math" w:hAnsi="Cambria Math"/>
                                  <w:szCs w:val="26"/>
                                  <w:lang w:val="fr-FR"/>
                                </w:rPr>
                              </w:rPrChange>
                            </w:rPr>
                            <m:t>θ</m:t>
                          </m:r>
                        </m:e>
                        <m:sub>
                          <m:r>
                            <w:rPr>
                              <w:rFonts w:ascii="Cambria Math" w:hAnsi="Cambria Math"/>
                              <w:sz w:val="28"/>
                              <w:szCs w:val="28"/>
                              <w:lang w:val="fr-FR"/>
                              <w:rPrChange w:id="3622" w:author="The Si Tran" w:date="2012-12-14T04:46:00Z">
                                <w:rPr>
                                  <w:rFonts w:ascii="Cambria Math" w:hAnsi="Cambria Math"/>
                                  <w:szCs w:val="26"/>
                                  <w:lang w:val="fr-FR"/>
                                </w:rPr>
                              </w:rPrChange>
                            </w:rPr>
                            <m:t>1</m:t>
                          </m:r>
                        </m:sub>
                        <m:sup>
                          <m:r>
                            <w:rPr>
                              <w:rFonts w:ascii="Cambria Math" w:hAnsi="Cambria Math"/>
                              <w:sz w:val="28"/>
                              <w:szCs w:val="28"/>
                              <w:lang w:val="fr-FR"/>
                              <w:rPrChange w:id="3623" w:author="The Si Tran" w:date="2012-12-14T04:46:00Z">
                                <w:rPr>
                                  <w:rFonts w:ascii="Cambria Math" w:hAnsi="Cambria Math"/>
                                  <w:szCs w:val="26"/>
                                  <w:lang w:val="fr-FR"/>
                                </w:rPr>
                              </w:rPrChange>
                            </w:rPr>
                            <m:t>2</m:t>
                          </m:r>
                        </m:sup>
                      </m:sSubSup>
                      <m:r>
                        <w:rPr>
                          <w:rFonts w:ascii="Cambria Math" w:hAnsi="Cambria Math"/>
                          <w:sz w:val="28"/>
                          <w:szCs w:val="28"/>
                          <w:lang w:val="fr-FR"/>
                          <w:rPrChange w:id="3624" w:author="The Si Tran" w:date="2012-12-14T04:46:00Z">
                            <w:rPr>
                              <w:rFonts w:ascii="Cambria Math" w:hAnsi="Cambria Math"/>
                              <w:szCs w:val="26"/>
                              <w:lang w:val="fr-FR"/>
                            </w:rPr>
                          </w:rPrChange>
                        </w:rPr>
                        <m:t>+</m:t>
                      </m:r>
                      <m:r>
                        <w:rPr>
                          <w:rFonts w:ascii="Cambria Math" w:hAnsi="Cambria Math" w:hint="eastAsia"/>
                          <w:sz w:val="28"/>
                          <w:szCs w:val="28"/>
                          <w:lang w:val="fr-FR"/>
                          <w:rPrChange w:id="3625" w:author="The Si Tran" w:date="2012-12-14T04:46:00Z">
                            <w:rPr>
                              <w:rFonts w:ascii="Cambria Math" w:hAnsi="Cambria Math" w:hint="eastAsia"/>
                              <w:szCs w:val="26"/>
                              <w:lang w:val="fr-FR"/>
                            </w:rPr>
                          </w:rPrChange>
                        </w:rPr>
                        <m:t>…</m:t>
                      </m:r>
                      <m:r>
                        <w:rPr>
                          <w:rFonts w:ascii="Cambria Math" w:hAnsi="Cambria Math"/>
                          <w:sz w:val="28"/>
                          <w:szCs w:val="28"/>
                          <w:lang w:val="fr-FR"/>
                          <w:rPrChange w:id="3626"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27" w:author="The Si Tran" w:date="2012-12-14T04:46:00Z">
                                <w:rPr>
                                  <w:rFonts w:ascii="Cambria Math" w:hAnsi="Cambria Math"/>
                                  <w:szCs w:val="26"/>
                                  <w:lang w:val="fr-FR"/>
                                </w:rPr>
                              </w:rPrChange>
                            </w:rPr>
                            <m:t>θ</m:t>
                          </m:r>
                        </m:e>
                        <m:sub>
                          <m:r>
                            <w:rPr>
                              <w:rFonts w:ascii="Cambria Math" w:hAnsi="Cambria Math"/>
                              <w:sz w:val="28"/>
                              <w:szCs w:val="28"/>
                              <w:lang w:val="fr-FR"/>
                              <w:rPrChange w:id="3628" w:author="The Si Tran" w:date="2012-12-14T04:46:00Z">
                                <w:rPr>
                                  <w:rFonts w:ascii="Cambria Math" w:hAnsi="Cambria Math"/>
                                  <w:szCs w:val="26"/>
                                  <w:lang w:val="fr-FR"/>
                                </w:rPr>
                              </w:rPrChange>
                            </w:rPr>
                            <m:t>q</m:t>
                          </m:r>
                        </m:sub>
                        <m:sup>
                          <m:r>
                            <w:rPr>
                              <w:rFonts w:ascii="Cambria Math" w:hAnsi="Cambria Math"/>
                              <w:sz w:val="28"/>
                              <w:szCs w:val="28"/>
                              <w:lang w:val="fr-FR"/>
                              <w:rPrChange w:id="3629"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30" w:author="The Si Tran" w:date="2012-12-14T04:46:00Z">
                        <w:rPr>
                          <w:rFonts w:ascii="Cambria Math" w:hAnsi="Cambria Math"/>
                          <w:szCs w:val="26"/>
                          <w:lang w:val="pt-BR"/>
                        </w:rPr>
                      </w:rPrChange>
                    </w:rPr>
                    <m:t>,  k=1,2,</m:t>
                  </m:r>
                  <m:r>
                    <w:rPr>
                      <w:rFonts w:ascii="Cambria Math" w:hAnsi="Cambria Math" w:hint="eastAsia"/>
                      <w:sz w:val="28"/>
                      <w:szCs w:val="28"/>
                      <w:lang w:val="pt-BR"/>
                      <w:rPrChange w:id="3631" w:author="The Si Tran" w:date="2012-12-14T04:46:00Z">
                        <w:rPr>
                          <w:rFonts w:ascii="Cambria Math" w:hAnsi="Cambria Math" w:hint="eastAsia"/>
                          <w:szCs w:val="26"/>
                          <w:lang w:val="pt-BR"/>
                        </w:rPr>
                      </w:rPrChange>
                    </w:rPr>
                    <m:t>…</m:t>
                  </m:r>
                  <m:r>
                    <w:rPr>
                      <w:rFonts w:ascii="Cambria Math" w:hAnsi="Cambria Math"/>
                      <w:sz w:val="28"/>
                      <w:szCs w:val="28"/>
                      <w:lang w:val="pt-BR"/>
                      <w:rPrChange w:id="3632" w:author="The Si Tran" w:date="2012-12-14T04:46:00Z">
                        <w:rPr>
                          <w:rFonts w:ascii="Cambria Math" w:hAnsi="Cambria Math"/>
                          <w:szCs w:val="26"/>
                          <w:lang w:val="pt-BR"/>
                        </w:rPr>
                      </w:rPrChange>
                    </w:rPr>
                    <m:t>,q</m:t>
                  </m:r>
                </m:e>
                <m:e>
                  <m:r>
                    <w:rPr>
                      <w:rFonts w:ascii="Cambria Math" w:hAnsi="Cambria Math"/>
                      <w:sz w:val="28"/>
                      <w:szCs w:val="28"/>
                      <w:lang w:val="pt-BR"/>
                      <w:rPrChange w:id="3633"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34" w:author="The Si Tran" w:date="2012-12-06T00:48:00Z">
        <w:r w:rsidRPr="00EB4744" w:rsidDel="007701F2">
          <w:rPr>
            <w:position w:val="-52"/>
            <w:sz w:val="28"/>
            <w:szCs w:val="28"/>
            <w:lang w:val="pt-BR"/>
            <w:rPrChange w:id="3635"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414663" r:id="rId92"/>
          </w:object>
        </w:r>
      </w:del>
    </w:p>
    <w:p w14:paraId="009AFCBC" w14:textId="77777777" w:rsidR="006A21F7" w:rsidRDefault="006A21F7">
      <w:pPr>
        <w:rPr>
          <w:lang w:val="pt-BR"/>
        </w:rPr>
        <w:pPrChange w:id="3636" w:author="The Si Tran" w:date="2012-12-15T07:57:00Z">
          <w:pPr>
            <w:ind w:firstLine="547"/>
          </w:pPr>
        </w:pPrChange>
      </w:pPr>
      <w:r w:rsidRPr="0049233F">
        <w:rPr>
          <w:lang w:val="pt-BR"/>
          <w:rPrChange w:id="3637"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38" w:author="The Si Tran" w:date="2012-12-06T20:10:00Z">
        <w:r w:rsidRPr="0049233F" w:rsidDel="00263465">
          <w:rPr>
            <w:lang w:val="pt-BR"/>
            <w:rPrChange w:id="3639" w:author="The Si Tran" w:date="2012-12-05T23:02:00Z">
              <w:rPr>
                <w:sz w:val="28"/>
                <w:szCs w:val="28"/>
                <w:lang w:val="pt-BR"/>
              </w:rPr>
            </w:rPrChange>
          </w:rPr>
          <w:delText xml:space="preserve">q </w:delText>
        </w:r>
      </w:del>
      <w:ins w:id="3640" w:author="The Si Tran" w:date="2012-12-06T20:10:00Z">
        <m:oMath>
          <m:r>
            <w:rPr>
              <w:rFonts w:ascii="Cambria Math" w:hAnsi="Cambria Math"/>
              <w:lang w:val="pt-BR"/>
            </w:rPr>
            <m:t>q</m:t>
          </m:r>
        </m:oMath>
      </w:ins>
      <w:ins w:id="3641" w:author="The Si Tran" w:date="2012-12-06T20:11:00Z">
        <w:r w:rsidR="00263465">
          <w:rPr>
            <w:lang w:val="pt-BR"/>
          </w:rPr>
          <w:t xml:space="preserve"> </w:t>
        </w:r>
      </w:ins>
      <w:r w:rsidRPr="0049233F">
        <w:rPr>
          <w:lang w:val="pt-BR"/>
          <w:rPrChange w:id="3642" w:author="The Si Tran" w:date="2012-12-05T23:02:00Z">
            <w:rPr>
              <w:sz w:val="28"/>
              <w:szCs w:val="28"/>
              <w:lang w:val="pt-BR"/>
            </w:rPr>
          </w:rPrChange>
        </w:rPr>
        <w:t xml:space="preserve">thì hệ số tự tương quan của nó sẽ bằng không với những độ trễ lớn hơn </w:t>
      </w:r>
      <w:ins w:id="3643" w:author="The Si Tran" w:date="2012-12-06T20:11:00Z">
        <m:oMath>
          <m:r>
            <w:rPr>
              <w:rFonts w:ascii="Cambria Math" w:hAnsi="Cambria Math"/>
              <w:lang w:val="pt-BR"/>
            </w:rPr>
            <m:t>q</m:t>
          </m:r>
        </m:oMath>
        <w:r w:rsidR="00542651" w:rsidRPr="0049233F">
          <w:rPr>
            <w:lang w:val="pt-BR"/>
          </w:rPr>
          <w:t xml:space="preserve"> </w:t>
        </w:r>
      </w:ins>
      <w:del w:id="3644" w:author="The Si Tran" w:date="2012-12-06T20:11:00Z">
        <w:r w:rsidRPr="0049233F" w:rsidDel="00542651">
          <w:rPr>
            <w:lang w:val="pt-BR"/>
            <w:rPrChange w:id="3645" w:author="The Si Tran" w:date="2012-12-05T23:02:00Z">
              <w:rPr>
                <w:sz w:val="28"/>
                <w:szCs w:val="28"/>
                <w:lang w:val="pt-BR"/>
              </w:rPr>
            </w:rPrChange>
          </w:rPr>
          <w:delText>q</w:delText>
        </w:r>
      </w:del>
      <w:r w:rsidRPr="0049233F">
        <w:rPr>
          <w:lang w:val="pt-BR"/>
          <w:rPrChange w:id="3646" w:author="The Si Tran" w:date="2012-12-05T23:02:00Z">
            <w:rPr>
              <w:sz w:val="28"/>
              <w:szCs w:val="28"/>
              <w:lang w:val="pt-BR"/>
            </w:rPr>
          </w:rPrChange>
        </w:rPr>
        <w:t xml:space="preserve">. Trong thực tế do sai biệt khi lấy mẫu, hệ số tương quan mẫu có thể khác không ở những độ trễ lớn hơn </w:t>
      </w:r>
      <w:ins w:id="3647" w:author="The Si Tran" w:date="2012-12-06T20:11:00Z">
        <m:oMath>
          <m:r>
            <w:rPr>
              <w:rFonts w:ascii="Cambria Math" w:hAnsi="Cambria Math"/>
              <w:lang w:val="pt-BR"/>
            </w:rPr>
            <m:t>q</m:t>
          </m:r>
        </m:oMath>
      </w:ins>
      <w:del w:id="3648" w:author="The Si Tran" w:date="2012-12-06T20:11:00Z">
        <w:r w:rsidRPr="0049233F" w:rsidDel="00542651">
          <w:rPr>
            <w:lang w:val="pt-BR"/>
            <w:rPrChange w:id="3649" w:author="The Si Tran" w:date="2012-12-05T23:02:00Z">
              <w:rPr>
                <w:sz w:val="28"/>
                <w:szCs w:val="28"/>
                <w:lang w:val="pt-BR"/>
              </w:rPr>
            </w:rPrChange>
          </w:rPr>
          <w:delText>q</w:delText>
        </w:r>
      </w:del>
      <w:r w:rsidRPr="0049233F">
        <w:rPr>
          <w:lang w:val="pt-BR"/>
          <w:rPrChange w:id="3650" w:author="The Si Tran" w:date="2012-12-05T23:02:00Z">
            <w:rPr>
              <w:sz w:val="28"/>
              <w:szCs w:val="28"/>
              <w:lang w:val="pt-BR"/>
            </w:rPr>
          </w:rPrChange>
        </w:rPr>
        <w:t>. Tuy vậy, nếu hệ số tương quan mẫu nằm trong khoảng</w:t>
      </w:r>
      <w:ins w:id="3651"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652" w:author="The Si Tran" w:date="2012-12-06T00:48:00Z">
        <w:r w:rsidRPr="0049233F" w:rsidDel="007701F2">
          <w:rPr>
            <w:lang w:val="pt-BR"/>
            <w:rPrChange w:id="3653"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3" o:title=""/>
            </v:shape>
            <o:OLEObject Type="Embed" ProgID="Equation.DSMT4" ShapeID="_x0000_i1063" DrawAspect="Content" ObjectID="_1417414664" r:id="rId94"/>
          </w:object>
        </w:r>
      </w:del>
      <w:r w:rsidRPr="0049233F">
        <w:rPr>
          <w:lang w:val="pt-BR"/>
          <w:rPrChange w:id="3654" w:author="The Si Tran" w:date="2012-12-05T23:02:00Z">
            <w:rPr>
              <w:sz w:val="28"/>
              <w:szCs w:val="28"/>
              <w:lang w:val="pt-BR"/>
            </w:rPr>
          </w:rPrChange>
        </w:rPr>
        <w:t xml:space="preserve">, </w:t>
      </w:r>
      <w:ins w:id="3655" w:author="The Si Tran" w:date="2012-12-06T20:11:00Z">
        <m:oMath>
          <m:r>
            <w:rPr>
              <w:rFonts w:ascii="Cambria Math" w:hAnsi="Cambria Math"/>
              <w:lang w:val="pt-BR"/>
            </w:rPr>
            <m:t>N</m:t>
          </m:r>
        </m:oMath>
        <w:r w:rsidR="00542651" w:rsidRPr="0049233F" w:rsidDel="00542651">
          <w:rPr>
            <w:lang w:val="pt-BR"/>
          </w:rPr>
          <w:t xml:space="preserve"> </w:t>
        </w:r>
      </w:ins>
      <w:del w:id="3656" w:author="The Si Tran" w:date="2012-12-06T20:11:00Z">
        <w:r w:rsidRPr="0049233F" w:rsidDel="00542651">
          <w:rPr>
            <w:lang w:val="pt-BR"/>
            <w:rPrChange w:id="3657" w:author="The Si Tran" w:date="2012-12-05T23:02:00Z">
              <w:rPr>
                <w:sz w:val="28"/>
                <w:szCs w:val="28"/>
                <w:lang w:val="pt-BR"/>
              </w:rPr>
            </w:rPrChange>
          </w:rPr>
          <w:delText>N</w:delText>
        </w:r>
      </w:del>
      <w:r w:rsidRPr="0049233F">
        <w:rPr>
          <w:lang w:val="pt-BR"/>
          <w:rPrChange w:id="3658"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659" w:author="The Si Tran" w:date="2012-12-14T04:52:00Z"/>
          <w:lang w:val="pt-BR"/>
          <w:rPrChange w:id="3660" w:author="The Si Tran" w:date="2012-12-05T23:02:00Z">
            <w:rPr>
              <w:del w:id="3661"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MA</w:t>
      </w:r>
      <w:r>
        <w:rPr>
          <w:sz w:val="28"/>
          <w:szCs w:val="28"/>
          <w:lang w:val="pt-BR"/>
        </w:rPr>
        <w:t xml:space="preserve">(2) </w:t>
      </w:r>
      <m:oMath>
        <m:sSub>
          <m:sSubPr>
            <m:ctrlPr>
              <w:ins w:id="3662" w:author="The Si Tran" w:date="2012-12-06T00:51:00Z">
                <w:rPr>
                  <w:rFonts w:ascii="Cambria Math" w:hAnsi="Cambria Math"/>
                  <w:i/>
                  <w:lang w:val="pt-BR"/>
                </w:rPr>
              </w:ins>
            </m:ctrlPr>
          </m:sSubPr>
          <m:e>
            <w:ins w:id="3663" w:author="The Si Tran" w:date="2012-12-06T00:51:00Z">
              <m:r>
                <w:rPr>
                  <w:rFonts w:ascii="Cambria Math" w:hAnsi="Cambria Math"/>
                  <w:lang w:val="pt-BR"/>
                </w:rPr>
                <m:t>y</m:t>
              </m:r>
            </w:ins>
          </m:e>
          <m:sub>
            <w:ins w:id="3664" w:author="The Si Tran" w:date="2012-12-06T00:51:00Z">
              <m:r>
                <w:rPr>
                  <w:rFonts w:ascii="Cambria Math" w:hAnsi="Cambria Math"/>
                  <w:lang w:val="pt-BR"/>
                </w:rPr>
                <m:t>t</m:t>
              </m:r>
            </w:ins>
          </m:sub>
        </m:sSub>
        <w:ins w:id="3665" w:author="The Si Tran" w:date="2012-12-06T00:51:00Z">
          <m:r>
            <w:rPr>
              <w:rFonts w:ascii="Cambria Math" w:hAnsi="Cambria Math"/>
              <w:lang w:val="pt-BR"/>
            </w:rPr>
            <m:t>=40+</m:t>
          </m:r>
        </w:ins>
        <m:sSub>
          <m:sSubPr>
            <m:ctrlPr>
              <w:ins w:id="3666" w:author="The Si Tran" w:date="2012-12-06T00:51:00Z">
                <w:rPr>
                  <w:rFonts w:ascii="Cambria Math" w:hAnsi="Cambria Math"/>
                  <w:i/>
                  <w:lang w:val="pt-BR"/>
                </w:rPr>
              </w:ins>
            </m:ctrlPr>
          </m:sSubPr>
          <m:e>
            <w:ins w:id="3667" w:author="The Si Tran" w:date="2012-12-06T00:51:00Z">
              <m:r>
                <w:rPr>
                  <w:rFonts w:ascii="Cambria Math" w:hAnsi="Cambria Math"/>
                  <w:lang w:val="pt-BR"/>
                </w:rPr>
                <m:t>ε</m:t>
              </m:r>
            </w:ins>
          </m:e>
          <m:sub>
            <w:ins w:id="3668" w:author="The Si Tran" w:date="2012-12-06T00:51:00Z">
              <m:r>
                <w:rPr>
                  <w:rFonts w:ascii="Cambria Math" w:hAnsi="Cambria Math"/>
                  <w:lang w:val="pt-BR"/>
                </w:rPr>
                <m:t>t</m:t>
              </m:r>
            </w:ins>
          </m:sub>
        </m:sSub>
        <w:ins w:id="3669" w:author="The Si Tran" w:date="2012-12-06T00:51:00Z">
          <m:r>
            <w:rPr>
              <w:rFonts w:ascii="Cambria Math" w:hAnsi="Cambria Math"/>
              <w:lang w:val="pt-BR"/>
            </w:rPr>
            <m:t>+0.7</m:t>
          </m:r>
        </w:ins>
        <m:sSub>
          <m:sSubPr>
            <m:ctrlPr>
              <w:ins w:id="3670" w:author="The Si Tran" w:date="2012-12-06T00:51:00Z">
                <w:rPr>
                  <w:rFonts w:ascii="Cambria Math" w:hAnsi="Cambria Math"/>
                  <w:i/>
                  <w:lang w:val="pt-BR"/>
                </w:rPr>
              </w:ins>
            </m:ctrlPr>
          </m:sSubPr>
          <m:e>
            <w:ins w:id="3671" w:author="The Si Tran" w:date="2012-12-06T00:51:00Z">
              <m:r>
                <w:rPr>
                  <w:rFonts w:ascii="Cambria Math" w:hAnsi="Cambria Math"/>
                  <w:lang w:val="pt-BR"/>
                </w:rPr>
                <m:t>ε</m:t>
              </m:r>
            </w:ins>
          </m:e>
          <m:sub>
            <w:ins w:id="3672" w:author="The Si Tran" w:date="2012-12-06T00:51:00Z">
              <m:r>
                <w:rPr>
                  <w:rFonts w:ascii="Cambria Math" w:hAnsi="Cambria Math"/>
                  <w:lang w:val="pt-BR"/>
                </w:rPr>
                <m:t>t-1</m:t>
              </m:r>
            </w:ins>
          </m:sub>
        </m:sSub>
        <w:ins w:id="3673" w:author="The Si Tran" w:date="2012-12-06T00:51:00Z">
          <m:r>
            <w:rPr>
              <w:rFonts w:ascii="Cambria Math" w:hAnsi="Cambria Math"/>
              <w:lang w:val="pt-BR"/>
            </w:rPr>
            <m:t>-0.28</m:t>
          </m:r>
        </w:ins>
        <m:sSub>
          <m:sSubPr>
            <m:ctrlPr>
              <w:ins w:id="3674" w:author="The Si Tran" w:date="2012-12-06T00:51:00Z">
                <w:rPr>
                  <w:rFonts w:ascii="Cambria Math" w:hAnsi="Cambria Math"/>
                  <w:i/>
                  <w:lang w:val="pt-BR"/>
                </w:rPr>
              </w:ins>
            </m:ctrlPr>
          </m:sSubPr>
          <m:e>
            <w:ins w:id="3675" w:author="The Si Tran" w:date="2012-12-06T00:51:00Z">
              <m:r>
                <w:rPr>
                  <w:rFonts w:ascii="Cambria Math" w:hAnsi="Cambria Math"/>
                  <w:lang w:val="pt-BR"/>
                </w:rPr>
                <m:t>ε</m:t>
              </m:r>
            </w:ins>
          </m:e>
          <m:sub>
            <w:ins w:id="3676"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677" w:author="The Si Tran" w:date="2012-12-05T23:02:00Z">
            <w:rPr>
              <w:sz w:val="28"/>
              <w:szCs w:val="28"/>
              <w:lang w:val="pt-BR"/>
            </w:rPr>
          </w:rPrChange>
        </w:rPr>
        <w:t xml:space="preserve">Hình </w:t>
      </w:r>
      <w:ins w:id="3678" w:author="The Si Tran" w:date="2012-12-12T00:13:00Z">
        <w:r w:rsidR="00091D45">
          <w:rPr>
            <w:szCs w:val="26"/>
            <w:lang w:val="pt-BR"/>
          </w:rPr>
          <w:t>3.</w:t>
        </w:r>
      </w:ins>
      <w:r w:rsidR="00091D45">
        <w:rPr>
          <w:szCs w:val="26"/>
          <w:lang w:val="pt-BR"/>
        </w:rPr>
        <w:t>1</w:t>
      </w:r>
      <w:del w:id="3679" w:author="The Si Tran" w:date="2012-12-12T00:13:00Z">
        <w:r w:rsidR="00091D45" w:rsidRPr="0049233F" w:rsidDel="00361F58">
          <w:rPr>
            <w:szCs w:val="26"/>
            <w:lang w:val="pt-BR"/>
            <w:rPrChange w:id="3680" w:author="The Si Tran" w:date="2012-12-05T23:02:00Z">
              <w:rPr>
                <w:sz w:val="28"/>
                <w:szCs w:val="28"/>
                <w:lang w:val="pt-BR"/>
              </w:rPr>
            </w:rPrChange>
          </w:rPr>
          <w:delText>8</w:delText>
        </w:r>
      </w:del>
      <w:r w:rsidR="00091D45" w:rsidRPr="0049233F">
        <w:rPr>
          <w:szCs w:val="26"/>
          <w:lang w:val="pt-BR"/>
          <w:rPrChange w:id="3681"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682"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683"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684" w:author="The Si Tran" w:date="2012-12-14T04:52:00Z"/>
          <w:lang w:val="pt-BR"/>
          <w:rPrChange w:id="3685" w:author="The Si Tran" w:date="2012-12-05T23:02:00Z">
            <w:rPr>
              <w:del w:id="3686" w:author="The Si Tran" w:date="2012-12-14T04:52:00Z"/>
              <w:sz w:val="28"/>
              <w:szCs w:val="28"/>
              <w:lang w:val="pt-BR"/>
            </w:rPr>
          </w:rPrChange>
        </w:rPr>
      </w:pPr>
    </w:p>
    <w:p w14:paraId="54DE6268" w14:textId="77777777" w:rsidR="007701F2" w:rsidRPr="00247293" w:rsidDel="00247293" w:rsidRDefault="006A21F7">
      <w:pPr>
        <w:rPr>
          <w:del w:id="3687" w:author="The Si Tran" w:date="2012-12-06T00:50:00Z"/>
          <w:lang w:val="pt-BR"/>
          <w:rPrChange w:id="3688" w:author="The Si Tran" w:date="2012-12-06T00:49:00Z">
            <w:rPr>
              <w:del w:id="3689" w:author="The Si Tran" w:date="2012-12-06T00:50:00Z"/>
              <w:sz w:val="28"/>
              <w:szCs w:val="28"/>
              <w:lang w:val="pt-BR"/>
            </w:rPr>
          </w:rPrChange>
        </w:rPr>
        <w:pPrChange w:id="3690" w:author="The Si Tran" w:date="2012-12-15T07:57:00Z">
          <w:pPr>
            <w:ind w:firstLine="547"/>
          </w:pPr>
        </w:pPrChange>
      </w:pPr>
      <w:del w:id="3691" w:author="The Si Tran" w:date="2012-12-12T13:58:00Z">
        <w:r w:rsidRPr="0049233F" w:rsidDel="000064E1">
          <w:rPr>
            <w:lang w:val="pt-BR"/>
            <w:rPrChange w:id="3692"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693" w:author="The Si Tran" w:date="2012-12-12T13:58:00Z"/>
          <w:lang w:val="pt-BR"/>
          <w:rPrChange w:id="3694" w:author="The Si Tran" w:date="2012-12-05T23:02:00Z">
            <w:rPr>
              <w:del w:id="3695" w:author="The Si Tran" w:date="2012-12-12T13:58:00Z"/>
              <w:sz w:val="28"/>
              <w:szCs w:val="28"/>
              <w:lang w:val="pt-BR"/>
            </w:rPr>
          </w:rPrChange>
        </w:rPr>
        <w:pPrChange w:id="3696" w:author="The Si Tran" w:date="2012-12-15T07:57:00Z">
          <w:pPr>
            <w:ind w:firstLine="547"/>
          </w:pPr>
        </w:pPrChange>
      </w:pPr>
      <w:del w:id="3697" w:author="The Si Tran" w:date="2012-12-06T00:50:00Z">
        <w:r w:rsidRPr="00B312F5" w:rsidDel="00247293">
          <w:rPr>
            <w:position w:val="-12"/>
            <w:lang w:val="pt-BR"/>
          </w:rPr>
          <w:object w:dxaOrig="2940" w:dyaOrig="360" w14:anchorId="384C946E">
            <v:shape id="_x0000_i1064" type="#_x0000_t75" style="width:202.5pt;height:21.75pt" o:ole="">
              <v:imagedata r:id="rId95" o:title=""/>
            </v:shape>
            <o:OLEObject Type="Embed" ProgID="Equation.DSMT4" ShapeID="_x0000_i1064" DrawAspect="Content" ObjectID="_1417414665" r:id="rId96"/>
          </w:object>
        </w:r>
      </w:del>
    </w:p>
    <w:p w14:paraId="1C60B078" w14:textId="77777777" w:rsidR="006A21F7" w:rsidRPr="0049233F" w:rsidDel="000064E1" w:rsidRDefault="006A21F7">
      <w:pPr>
        <w:rPr>
          <w:del w:id="3698" w:author="The Si Tran" w:date="2012-12-12T13:58:00Z"/>
          <w:rPrChange w:id="3699" w:author="The Si Tran" w:date="2012-12-05T23:02:00Z">
            <w:rPr>
              <w:del w:id="3700" w:author="The Si Tran" w:date="2012-12-12T13:58:00Z"/>
              <w:sz w:val="28"/>
              <w:szCs w:val="28"/>
            </w:rPr>
          </w:rPrChange>
        </w:rPr>
        <w:pPrChange w:id="3701" w:author="The Si Tran" w:date="2012-12-15T07:57:00Z">
          <w:pPr>
            <w:ind w:firstLine="547"/>
          </w:pPr>
        </w:pPrChange>
      </w:pPr>
      <w:del w:id="3702" w:author="The Si Tran" w:date="2012-12-12T13:58:00Z">
        <w:r w:rsidRPr="0049233F" w:rsidDel="000064E1">
          <w:rPr>
            <w:rPrChange w:id="3703" w:author="The Si Tran" w:date="2012-12-05T23:02:00Z">
              <w:rPr>
                <w:sz w:val="28"/>
                <w:szCs w:val="28"/>
              </w:rPr>
            </w:rPrChange>
          </w:rPr>
          <w:delText xml:space="preserve">Ở đây, </w:delText>
        </w:r>
      </w:del>
      <w:del w:id="3704" w:author="The Si Tran" w:date="2012-12-06T00:51:00Z">
        <w:r w:rsidRPr="00B312F5" w:rsidDel="00354FE7">
          <w:rPr>
            <w:position w:val="-10"/>
            <w:lang w:val="pt-BR"/>
          </w:rPr>
          <w:object w:dxaOrig="720" w:dyaOrig="320" w14:anchorId="6CE70C9C">
            <v:shape id="_x0000_i1065" type="#_x0000_t75" style="width:36.75pt;height:12.75pt" o:ole="">
              <v:imagedata r:id="rId97" o:title=""/>
            </v:shape>
            <o:OLEObject Type="Embed" ProgID="Equation.DSMT4" ShapeID="_x0000_i1065" DrawAspect="Content" ObjectID="_1417414666" r:id="rId98"/>
          </w:object>
        </w:r>
        <w:r w:rsidRPr="0049233F" w:rsidDel="00354FE7">
          <w:rPr>
            <w:rPrChange w:id="3705"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9" o:title=""/>
            </v:shape>
            <o:OLEObject Type="Embed" ProgID="Equation.DSMT4" ShapeID="_x0000_i1066" DrawAspect="Content" ObjectID="_1417414667" r:id="rId100"/>
          </w:object>
        </w:r>
      </w:del>
    </w:p>
    <w:p w14:paraId="445EA969" w14:textId="77777777" w:rsidR="006A21F7" w:rsidRPr="0049233F" w:rsidDel="000064E1" w:rsidRDefault="006A21F7">
      <w:pPr>
        <w:rPr>
          <w:del w:id="3706" w:author="The Si Tran" w:date="2012-12-12T13:58:00Z"/>
          <w:rPrChange w:id="3707" w:author="The Si Tran" w:date="2012-12-05T23:02:00Z">
            <w:rPr>
              <w:del w:id="3708" w:author="The Si Tran" w:date="2012-12-12T13:58:00Z"/>
              <w:sz w:val="28"/>
              <w:szCs w:val="28"/>
            </w:rPr>
          </w:rPrChange>
        </w:rPr>
        <w:pPrChange w:id="3709" w:author="The Si Tran" w:date="2012-12-15T07:57:00Z">
          <w:pPr>
            <w:ind w:firstLine="547"/>
          </w:pPr>
        </w:pPrChange>
      </w:pPr>
    </w:p>
    <w:p w14:paraId="7E95F55C" w14:textId="77777777" w:rsidR="006A21F7" w:rsidRPr="0049233F" w:rsidDel="000064E1" w:rsidRDefault="006A21F7">
      <w:pPr>
        <w:rPr>
          <w:del w:id="3710" w:author="The Si Tran" w:date="2012-12-12T13:58:00Z"/>
          <w:i/>
          <w:rPrChange w:id="3711" w:author="The Si Tran" w:date="2012-12-05T23:02:00Z">
            <w:rPr>
              <w:del w:id="3712" w:author="The Si Tran" w:date="2012-12-12T13:58:00Z"/>
              <w:i/>
              <w:sz w:val="28"/>
              <w:szCs w:val="28"/>
            </w:rPr>
          </w:rPrChange>
        </w:rPr>
        <w:pPrChange w:id="3713" w:author="The Si Tran" w:date="2012-12-15T07:57:00Z">
          <w:pPr>
            <w:ind w:firstLine="547"/>
          </w:pPr>
        </w:pPrChange>
      </w:pPr>
      <w:del w:id="3714" w:author="The Si Tran" w:date="2012-12-12T13:58:00Z">
        <w:r w:rsidRPr="0049233F" w:rsidDel="000064E1">
          <w:rPr>
            <w:i/>
            <w:rPrChange w:id="3715"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716" w:author="The Si Tran" w:date="2012-12-12T13:58:00Z"/>
          <w:i/>
          <w:rPrChange w:id="3717" w:author="The Si Tran" w:date="2012-12-05T23:02:00Z">
            <w:rPr>
              <w:del w:id="3718" w:author="The Si Tran" w:date="2012-12-12T13:58:00Z"/>
              <w:i/>
              <w:sz w:val="28"/>
              <w:szCs w:val="28"/>
            </w:rPr>
          </w:rPrChange>
        </w:rPr>
        <w:pPrChange w:id="3719" w:author="The Si Tran" w:date="2012-12-15T07:57:00Z">
          <w:pPr>
            <w:ind w:firstLine="547"/>
          </w:pPr>
        </w:pPrChange>
      </w:pPr>
      <w:del w:id="3720" w:author="The Si Tran" w:date="2012-12-12T13:58:00Z">
        <w:r w:rsidRPr="0049233F" w:rsidDel="000064E1">
          <w:rPr>
            <w:i/>
            <w:rPrChange w:id="3721"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722" w:author="The Si Tran" w:date="2012-12-12T13:58:00Z"/>
          <w:i/>
          <w:rPrChange w:id="3723" w:author="The Si Tran" w:date="2012-12-05T23:02:00Z">
            <w:rPr>
              <w:del w:id="3724" w:author="The Si Tran" w:date="2012-12-12T13:58:00Z"/>
              <w:i/>
              <w:sz w:val="28"/>
              <w:szCs w:val="28"/>
            </w:rPr>
          </w:rPrChange>
        </w:rPr>
        <w:pPrChange w:id="3725" w:author="The Si Tran" w:date="2012-12-15T07:57:00Z">
          <w:pPr>
            <w:ind w:firstLine="547"/>
          </w:pPr>
        </w:pPrChange>
      </w:pPr>
      <w:del w:id="3726" w:author="The Si Tran" w:date="2012-12-12T13:58:00Z">
        <w:r w:rsidRPr="0049233F" w:rsidDel="000064E1">
          <w:rPr>
            <w:i/>
            <w:rPrChange w:id="3727"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28" w:author="The Si Tran" w:date="2012-12-12T13:58:00Z"/>
          <w:i/>
          <w:lang w:val="fr-FR"/>
          <w:rPrChange w:id="3729" w:author="The Si Tran" w:date="2012-12-05T23:02:00Z">
            <w:rPr>
              <w:del w:id="3730" w:author="The Si Tran" w:date="2012-12-12T13:58:00Z"/>
              <w:i/>
              <w:sz w:val="28"/>
              <w:szCs w:val="28"/>
              <w:lang w:val="fr-FR"/>
            </w:rPr>
          </w:rPrChange>
        </w:rPr>
        <w:pPrChange w:id="3731" w:author="The Si Tran" w:date="2012-12-15T07:57:00Z">
          <w:pPr>
            <w:ind w:firstLine="547"/>
          </w:pPr>
        </w:pPrChange>
      </w:pPr>
      <w:del w:id="3732" w:author="The Si Tran" w:date="2012-12-12T13:58:00Z">
        <w:r w:rsidRPr="0049233F" w:rsidDel="000064E1">
          <w:rPr>
            <w:i/>
            <w:lang w:val="fr-FR"/>
            <w:rPrChange w:id="3733"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34" w:author="The Si Tran" w:date="2012-12-12T13:58:00Z"/>
          <w:i/>
          <w:lang w:val="fr-FR"/>
          <w:rPrChange w:id="3735" w:author="The Si Tran" w:date="2012-12-05T23:02:00Z">
            <w:rPr>
              <w:del w:id="3736" w:author="The Si Tran" w:date="2012-12-12T13:58:00Z"/>
              <w:i/>
              <w:sz w:val="28"/>
              <w:szCs w:val="28"/>
              <w:lang w:val="fr-FR"/>
            </w:rPr>
          </w:rPrChange>
        </w:rPr>
        <w:pPrChange w:id="3737" w:author="The Si Tran" w:date="2012-12-15T07:57:00Z">
          <w:pPr>
            <w:ind w:firstLine="547"/>
          </w:pPr>
        </w:pPrChange>
      </w:pPr>
      <w:del w:id="3738" w:author="The Si Tran" w:date="2012-12-12T13:58:00Z">
        <w:r w:rsidRPr="0049233F" w:rsidDel="000064E1">
          <w:rPr>
            <w:i/>
            <w:lang w:val="fr-FR"/>
            <w:rPrChange w:id="3739"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40" w:author="The Si Tran" w:date="2012-12-12T13:58:00Z"/>
          <w:i/>
          <w:rPrChange w:id="3741" w:author="The Si Tran" w:date="2012-12-05T23:02:00Z">
            <w:rPr>
              <w:del w:id="3742" w:author="The Si Tran" w:date="2012-12-12T13:58:00Z"/>
              <w:i/>
              <w:sz w:val="28"/>
              <w:szCs w:val="28"/>
            </w:rPr>
          </w:rPrChange>
        </w:rPr>
        <w:pPrChange w:id="3743" w:author="The Si Tran" w:date="2012-12-15T07:57:00Z">
          <w:pPr>
            <w:ind w:firstLine="547"/>
          </w:pPr>
        </w:pPrChange>
      </w:pPr>
      <w:del w:id="3744" w:author="The Si Tran" w:date="2012-12-12T13:58:00Z">
        <w:r w:rsidRPr="0049233F" w:rsidDel="000064E1">
          <w:rPr>
            <w:i/>
            <w:rPrChange w:id="3745"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746" w:author="The Si Tran" w:date="2012-12-12T13:58:00Z"/>
          <w:i/>
          <w:lang w:val="fr-FR"/>
          <w:rPrChange w:id="3747" w:author="The Si Tran" w:date="2012-12-05T23:02:00Z">
            <w:rPr>
              <w:del w:id="3748" w:author="The Si Tran" w:date="2012-12-12T13:58:00Z"/>
              <w:i/>
              <w:sz w:val="28"/>
              <w:szCs w:val="28"/>
              <w:lang w:val="fr-FR"/>
            </w:rPr>
          </w:rPrChange>
        </w:rPr>
        <w:pPrChange w:id="3749" w:author="The Si Tran" w:date="2012-12-15T07:57:00Z">
          <w:pPr>
            <w:ind w:firstLine="547"/>
          </w:pPr>
        </w:pPrChange>
      </w:pPr>
      <w:del w:id="3750" w:author="The Si Tran" w:date="2012-12-12T13:58:00Z">
        <w:r w:rsidRPr="0049233F" w:rsidDel="000064E1">
          <w:rPr>
            <w:i/>
            <w:rPrChange w:id="3751" w:author="The Si Tran" w:date="2012-12-05T23:02:00Z">
              <w:rPr>
                <w:i/>
                <w:sz w:val="28"/>
                <w:szCs w:val="28"/>
              </w:rPr>
            </w:rPrChange>
          </w:rPr>
          <w:delText xml:space="preserve">  </w:delText>
        </w:r>
        <w:r w:rsidRPr="0049233F" w:rsidDel="000064E1">
          <w:rPr>
            <w:i/>
            <w:lang w:val="fr-FR"/>
            <w:rPrChange w:id="3752" w:author="The Si Tran" w:date="2012-12-05T23:02:00Z">
              <w:rPr>
                <w:i/>
                <w:sz w:val="28"/>
                <w:szCs w:val="28"/>
                <w:lang w:val="fr-FR"/>
              </w:rPr>
            </w:rPrChange>
          </w:rPr>
          <w:delText>&gt; acf(y)</w:delText>
        </w:r>
      </w:del>
    </w:p>
    <w:p w14:paraId="298021C1" w14:textId="77777777" w:rsidR="006A21F7" w:rsidRPr="0049233F" w:rsidDel="000064E1" w:rsidRDefault="006A21F7">
      <w:pPr>
        <w:rPr>
          <w:del w:id="3753" w:author="The Si Tran" w:date="2012-12-12T13:58:00Z"/>
          <w:lang w:val="fr-FR"/>
          <w:rPrChange w:id="3754" w:author="The Si Tran" w:date="2012-12-05T23:02:00Z">
            <w:rPr>
              <w:del w:id="3755" w:author="The Si Tran" w:date="2012-12-12T13:58:00Z"/>
              <w:sz w:val="28"/>
              <w:szCs w:val="28"/>
              <w:lang w:val="fr-FR"/>
            </w:rPr>
          </w:rPrChange>
        </w:rPr>
        <w:pPrChange w:id="3756" w:author="The Si Tran" w:date="2012-12-15T07:57:00Z">
          <w:pPr>
            <w:ind w:firstLine="547"/>
          </w:pPr>
        </w:pPrChange>
      </w:pPr>
      <w:del w:id="3757" w:author="The Si Tran" w:date="2012-12-12T13:58:00Z">
        <w:r w:rsidRPr="0049233F" w:rsidDel="000064E1">
          <w:rPr>
            <w:lang w:val="fr-FR"/>
            <w:rPrChange w:id="3758" w:author="The Si Tran" w:date="2012-12-05T23:02:00Z">
              <w:rPr>
                <w:sz w:val="28"/>
                <w:szCs w:val="28"/>
                <w:lang w:val="fr-FR"/>
              </w:rPr>
            </w:rPrChange>
          </w:rPr>
          <w:delText xml:space="preserve">Hình </w:delText>
        </w:r>
      </w:del>
      <w:del w:id="3759" w:author="The Si Tran" w:date="2012-12-12T00:10:00Z">
        <w:r w:rsidRPr="0049233F" w:rsidDel="007B42A6">
          <w:rPr>
            <w:lang w:val="fr-FR"/>
            <w:rPrChange w:id="3760" w:author="The Si Tran" w:date="2012-12-05T23:02:00Z">
              <w:rPr>
                <w:sz w:val="28"/>
                <w:szCs w:val="28"/>
                <w:lang w:val="fr-FR"/>
              </w:rPr>
            </w:rPrChange>
          </w:rPr>
          <w:delText>7</w:delText>
        </w:r>
      </w:del>
      <w:del w:id="3761" w:author="The Si Tran" w:date="2012-12-12T13:58:00Z">
        <w:r w:rsidRPr="0049233F" w:rsidDel="000064E1">
          <w:rPr>
            <w:lang w:val="fr-FR"/>
            <w:rPrChange w:id="3762"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763" w:author="The Si Tran" w:date="2012-12-12T13:58:00Z"/>
          <w:lang w:val="fr-FR"/>
          <w:rPrChange w:id="3764" w:author="The Si Tran" w:date="2012-12-05T23:02:00Z">
            <w:rPr>
              <w:del w:id="3765" w:author="The Si Tran" w:date="2012-12-12T13:58:00Z"/>
              <w:sz w:val="28"/>
              <w:szCs w:val="28"/>
              <w:lang w:val="fr-FR"/>
            </w:rPr>
          </w:rPrChange>
        </w:rPr>
        <w:pPrChange w:id="3766" w:author="The Si Tran" w:date="2012-12-15T07:57:00Z">
          <w:pPr>
            <w:ind w:firstLine="547"/>
          </w:pPr>
        </w:pPrChange>
      </w:pPr>
    </w:p>
    <w:p w14:paraId="75DE46FD" w14:textId="77777777" w:rsidR="006A21F7" w:rsidRPr="0049233F" w:rsidRDefault="006A21F7">
      <w:pPr>
        <w:rPr>
          <w:lang w:val="fr-FR"/>
          <w:rPrChange w:id="3767" w:author="The Si Tran" w:date="2012-12-05T23:02:00Z">
            <w:rPr>
              <w:sz w:val="28"/>
              <w:szCs w:val="28"/>
              <w:lang w:val="fr-FR"/>
            </w:rPr>
          </w:rPrChange>
        </w:rPr>
        <w:pPrChange w:id="3768" w:author="The Si Tran" w:date="2012-12-15T07:57:00Z">
          <w:pPr>
            <w:ind w:firstLine="547"/>
          </w:pPr>
        </w:pPrChange>
      </w:pPr>
    </w:p>
    <w:p w14:paraId="6B564288" w14:textId="4ABAC4F8" w:rsidR="006A21F7" w:rsidRPr="0049233F" w:rsidRDefault="006A21F7" w:rsidP="00B90956">
      <w:pPr>
        <w:pStyle w:val="Canhgiua"/>
        <w:rPr>
          <w:lang w:val="fr-FR"/>
          <w:rPrChange w:id="3769" w:author="The Si Tran" w:date="2012-12-05T23:02:00Z">
            <w:rPr>
              <w:sz w:val="28"/>
              <w:szCs w:val="28"/>
              <w:lang w:val="fr-FR"/>
            </w:rPr>
          </w:rPrChange>
        </w:rPr>
      </w:pPr>
      <w:del w:id="3770" w:author="The Si Tran" w:date="2012-12-14T04:51:00Z">
        <w:r w:rsidRPr="0049233F" w:rsidDel="004505B3">
          <w:rPr>
            <w:noProof/>
            <w:rPrChange w:id="3771" w:author="Unknown">
              <w:rPr>
                <w:noProof/>
                <w:sz w:val="28"/>
                <w:szCs w:val="28"/>
              </w:rPr>
            </w:rPrChange>
          </w:rPr>
          <w:drawing>
            <wp:inline distT="0" distB="0" distL="0" distR="0" wp14:anchorId="65DE5B39" wp14:editId="244D567A">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772"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45FB4A35">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773" w:author="The Si Tran" w:date="2012-12-16T10:01:00Z">
            <w:rPr>
              <w:sz w:val="28"/>
              <w:szCs w:val="28"/>
              <w:lang w:val="fr-FR"/>
            </w:rPr>
          </w:rPrChange>
        </w:rPr>
        <w:pPrChange w:id="3774" w:author="The Si Tran" w:date="2012-12-16T10:10:00Z">
          <w:pPr>
            <w:pStyle w:val="Caption"/>
            <w:ind w:left="1980"/>
          </w:pPr>
        </w:pPrChange>
      </w:pPr>
      <w:bookmarkStart w:id="3775" w:name="_Toc312142081"/>
      <w:bookmarkStart w:id="3776" w:name="_Toc343029956"/>
      <w:bookmarkStart w:id="3777" w:name="_Toc343660654"/>
      <w:r w:rsidRPr="00032D83">
        <w:rPr>
          <w:lang w:val="fr-FR"/>
          <w:rPrChange w:id="3778" w:author="The Si Tran" w:date="2012-12-16T20:17:00Z">
            <w:rPr>
              <w:b w:val="0"/>
              <w:sz w:val="28"/>
              <w:szCs w:val="28"/>
              <w:lang w:val="fr-FR"/>
            </w:rPr>
          </w:rPrChange>
        </w:rPr>
        <w:t xml:space="preserve">Hình </w:t>
      </w:r>
      <w:del w:id="3779" w:author="The Si Tran" w:date="2012-12-11T23:22:00Z">
        <w:r w:rsidRPr="00032D83" w:rsidDel="000D0624">
          <w:rPr>
            <w:rPrChange w:id="3780" w:author="The Si Tran" w:date="2012-12-16T20:17:00Z">
              <w:rPr>
                <w:b w:val="0"/>
                <w:sz w:val="28"/>
                <w:szCs w:val="28"/>
              </w:rPr>
            </w:rPrChange>
          </w:rPr>
          <w:fldChar w:fldCharType="begin"/>
        </w:r>
        <w:r w:rsidRPr="00032D83" w:rsidDel="000D0624">
          <w:rPr>
            <w:lang w:val="fr-FR"/>
            <w:rPrChange w:id="3781" w:author="The Si Tran" w:date="2012-12-16T20:17:00Z">
              <w:rPr>
                <w:b w:val="0"/>
                <w:sz w:val="28"/>
                <w:szCs w:val="28"/>
                <w:lang w:val="fr-FR"/>
              </w:rPr>
            </w:rPrChange>
          </w:rPr>
          <w:delInstrText xml:space="preserve"> SEQ Hình \* ARABIC </w:delInstrText>
        </w:r>
        <w:r w:rsidRPr="00032D83" w:rsidDel="000D0624">
          <w:rPr>
            <w:rPrChange w:id="3782" w:author="The Si Tran" w:date="2012-12-16T20:17:00Z">
              <w:rPr>
                <w:b w:val="0"/>
                <w:sz w:val="28"/>
                <w:szCs w:val="28"/>
              </w:rPr>
            </w:rPrChange>
          </w:rPr>
          <w:fldChar w:fldCharType="separate"/>
        </w:r>
        <w:r w:rsidRPr="00032D83" w:rsidDel="000D0624">
          <w:rPr>
            <w:noProof/>
            <w:lang w:val="fr-FR"/>
            <w:rPrChange w:id="3783" w:author="The Si Tran" w:date="2012-12-16T20:17:00Z">
              <w:rPr>
                <w:b w:val="0"/>
                <w:noProof/>
                <w:sz w:val="28"/>
                <w:szCs w:val="28"/>
                <w:lang w:val="fr-FR"/>
              </w:rPr>
            </w:rPrChange>
          </w:rPr>
          <w:delText>7</w:delText>
        </w:r>
        <w:r w:rsidRPr="00032D83" w:rsidDel="000D0624">
          <w:rPr>
            <w:rPrChange w:id="3784" w:author="The Si Tran" w:date="2012-12-16T20:17:00Z">
              <w:rPr>
                <w:b w:val="0"/>
                <w:sz w:val="28"/>
                <w:szCs w:val="28"/>
              </w:rPr>
            </w:rPrChange>
          </w:rPr>
          <w:fldChar w:fldCharType="end"/>
        </w:r>
        <w:r w:rsidRPr="00032D83" w:rsidDel="000D0624">
          <w:rPr>
            <w:lang w:val="fr-FR"/>
            <w:rPrChange w:id="3785" w:author="The Si Tran" w:date="2012-12-16T20:17:00Z">
              <w:rPr>
                <w:b w:val="0"/>
                <w:sz w:val="28"/>
                <w:szCs w:val="28"/>
                <w:lang w:val="fr-FR"/>
              </w:rPr>
            </w:rPrChange>
          </w:rPr>
          <w:delText xml:space="preserve"> </w:delText>
        </w:r>
      </w:del>
      <w:ins w:id="3786" w:author="The Si Tran" w:date="2012-12-11T23:22:00Z">
        <w:r w:rsidR="000D0624" w:rsidRPr="006D6C8D">
          <w:t>3.1</w:t>
        </w:r>
      </w:ins>
      <w:ins w:id="3787" w:author="The Si Tran" w:date="2012-12-16T10:33:00Z">
        <w:r w:rsidR="00B9548F" w:rsidRPr="000C3A28">
          <w:t>:</w:t>
        </w:r>
      </w:ins>
      <w:ins w:id="3788" w:author="The Si Tran" w:date="2012-12-11T23:22:00Z">
        <w:r w:rsidR="000D0624" w:rsidRPr="0049233F">
          <w:rPr>
            <w:lang w:val="fr-FR"/>
            <w:rPrChange w:id="3789" w:author="The Si Tran" w:date="2012-12-05T23:02:00Z">
              <w:rPr>
                <w:b w:val="0"/>
                <w:sz w:val="28"/>
                <w:szCs w:val="28"/>
                <w:lang w:val="fr-FR"/>
              </w:rPr>
            </w:rPrChange>
          </w:rPr>
          <w:t xml:space="preserve"> </w:t>
        </w:r>
      </w:ins>
      <w:r w:rsidRPr="000D0624">
        <w:rPr>
          <w:lang w:val="fr-FR"/>
          <w:rPrChange w:id="3790" w:author="The Si Tran" w:date="2012-12-11T23:23:00Z">
            <w:rPr>
              <w:b w:val="0"/>
              <w:sz w:val="28"/>
              <w:szCs w:val="28"/>
              <w:lang w:val="fr-FR"/>
            </w:rPr>
          </w:rPrChange>
        </w:rPr>
        <w:t xml:space="preserve">Hình ảnh của mô hình  </w:t>
      </w:r>
      <w:del w:id="3791" w:author="The Si Tran" w:date="2012-12-11T23:23:00Z">
        <w:r w:rsidRPr="000D0624" w:rsidDel="000D0624">
          <w:rPr>
            <w:lang w:val="fr-FR"/>
            <w:rPrChange w:id="3792" w:author="The Si Tran" w:date="2012-12-11T23:23:00Z">
              <w:rPr>
                <w:b w:val="0"/>
                <w:sz w:val="28"/>
                <w:szCs w:val="28"/>
                <w:lang w:val="fr-FR"/>
              </w:rPr>
            </w:rPrChange>
          </w:rPr>
          <w:delText xml:space="preserve">                                                  </w:delText>
        </w:r>
      </w:del>
      <w:r w:rsidRPr="000D0624">
        <w:rPr>
          <w:lang w:val="fr-FR"/>
          <w:rPrChange w:id="3793" w:author="The Si Tran" w:date="2012-12-11T23:23:00Z">
            <w:rPr>
              <w:b w:val="0"/>
              <w:sz w:val="28"/>
              <w:szCs w:val="28"/>
              <w:lang w:val="fr-FR"/>
            </w:rPr>
          </w:rPrChange>
        </w:rPr>
        <w:t>MA</w:t>
      </w:r>
      <w:r w:rsidRPr="003343D0">
        <w:rPr>
          <w:lang w:val="fr-FR"/>
          <w:rPrChange w:id="3794" w:author="The Si Tran" w:date="2012-12-16T10:01:00Z">
            <w:rPr>
              <w:b w:val="0"/>
              <w:sz w:val="28"/>
              <w:szCs w:val="28"/>
              <w:lang w:val="fr-FR"/>
            </w:rPr>
          </w:rPrChange>
        </w:rPr>
        <w:t>(2)</w:t>
      </w:r>
      <w:bookmarkEnd w:id="3775"/>
      <w:ins w:id="3795"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776"/>
      <w:bookmarkEnd w:id="3777"/>
      <w:del w:id="3796" w:author="The Si Tran" w:date="2012-12-06T00:51:00Z">
        <w:r w:rsidRPr="00E078AF" w:rsidDel="00F43F86">
          <w:rPr>
            <w:position w:val="-12"/>
            <w:lang w:val="pt-BR"/>
          </w:rPr>
          <w:object w:dxaOrig="2940" w:dyaOrig="360" w14:anchorId="49260105">
            <v:shape id="_x0000_i1067" type="#_x0000_t75" style="width:202.5pt;height:21.75pt" o:ole="">
              <v:imagedata r:id="rId95" o:title=""/>
            </v:shape>
            <o:OLEObject Type="Embed" ProgID="Equation.DSMT4" ShapeID="_x0000_i1067" DrawAspect="Content" ObjectID="_1417414668" r:id="rId103"/>
          </w:object>
        </w:r>
      </w:del>
    </w:p>
    <w:p w14:paraId="1809AB89" w14:textId="57256020" w:rsidR="006A21F7" w:rsidRPr="0049233F" w:rsidRDefault="006A21F7">
      <w:pPr>
        <w:pStyle w:val="Heading2"/>
        <w:rPr>
          <w:lang w:val="pt-BR"/>
        </w:rPr>
      </w:pPr>
      <w:bookmarkStart w:id="3797" w:name="_Toc312142551"/>
      <w:bookmarkStart w:id="3798" w:name="_Toc343660529"/>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797"/>
      <w:bookmarkEnd w:id="3798"/>
    </w:p>
    <w:p w14:paraId="46065932" w14:textId="16E9277D" w:rsidR="004505B3" w:rsidRDefault="00361F58">
      <w:pPr>
        <w:rPr>
          <w:ins w:id="3799" w:author="The Si Tran" w:date="2012-12-14T04:53:00Z"/>
          <w:lang w:val="pt-BR"/>
        </w:rPr>
        <w:pPrChange w:id="3800" w:author="The Si Tran" w:date="2012-12-15T07:58:00Z">
          <w:pPr>
            <w:ind w:left="720" w:firstLine="720"/>
          </w:pPr>
        </w:pPrChange>
      </w:pPr>
      <w:ins w:id="3801" w:author="The Si Tran" w:date="2012-12-12T00:12:00Z">
        <w:r w:rsidRPr="00465185">
          <w:rPr>
            <w:lang w:val="pt-BR"/>
          </w:rPr>
          <w:t>Mô hình tự hồi quy bậc p là mô hình có dạng</w:t>
        </w:r>
      </w:ins>
    </w:p>
    <w:p w14:paraId="7C98B65E" w14:textId="77777777" w:rsidR="00361F58" w:rsidRPr="0038419C" w:rsidRDefault="00BE2D8B">
      <w:pPr>
        <w:pStyle w:val="Canhgiua"/>
        <w:rPr>
          <w:ins w:id="3802" w:author="The Si Tran" w:date="2012-12-12T00:12:00Z"/>
          <w:lang w:val="pt-BR"/>
        </w:rPr>
        <w:pPrChange w:id="3803"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804" w:author="The Si Tran" w:date="2012-12-12T00:12:00Z"/>
          <w:lang w:val="pt-BR"/>
        </w:rPr>
        <w:pPrChange w:id="3805" w:author="The Si Tran" w:date="2012-12-16T17:06:00Z">
          <w:pPr>
            <w:ind w:firstLine="540"/>
          </w:pPr>
        </w:pPrChange>
      </w:pPr>
      <w:ins w:id="3806" w:author="The Si Tran" w:date="2012-12-12T00:12:00Z">
        <w:r>
          <w:rPr>
            <w:noProof/>
            <w:rPrChange w:id="3807" w:author="Unknown">
              <w:rPr>
                <w:b/>
                <w:bCs/>
                <w:noProof/>
                <w:sz w:val="20"/>
                <w:szCs w:val="20"/>
              </w:rPr>
            </w:rPrChange>
          </w:rPr>
          <mc:AlternateContent>
            <mc:Choice Requires="wps">
              <w:drawing>
                <wp:anchor distT="0" distB="0" distL="114300" distR="114300" simplePos="0" relativeHeight="251605504" behindDoc="0" locked="0" layoutInCell="1" allowOverlap="1" wp14:anchorId="520208F0" wp14:editId="545A9C75">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B90956" w:rsidRDefault="00B90956">
                              <w:pPr>
                                <w:pStyle w:val="EquationIndex"/>
                                <w:pPrChange w:id="3808" w:author="The Si Tran" w:date="2012-12-16T10:46:00Z">
                                  <w:pPr>
                                    <w:jc w:val="left"/>
                                  </w:pPr>
                                </w:pPrChange>
                              </w:pPr>
                              <w:r>
                                <w:t>(3.</w:t>
                              </w:r>
                              <w:ins w:id="3809" w:author="The Si Tran" w:date="2012-12-14T04:55:00Z">
                                <w:r>
                                  <w:t>2</w:t>
                                </w:r>
                              </w:ins>
                              <w:del w:id="381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B90956" w:rsidRDefault="00B90956">
                        <w:pPr>
                          <w:pStyle w:val="EquationIndex"/>
                          <w:pPrChange w:id="3811" w:author="The Si Tran" w:date="2012-12-16T10:46:00Z">
                            <w:pPr>
                              <w:jc w:val="left"/>
                            </w:pPr>
                          </w:pPrChange>
                        </w:pPr>
                        <w:r>
                          <w:t>(3.</w:t>
                        </w:r>
                        <w:ins w:id="3812" w:author="The Si Tran" w:date="2012-12-14T04:55:00Z">
                          <w:r>
                            <w:t>2</w:t>
                          </w:r>
                        </w:ins>
                        <w:del w:id="3813"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814" w:author="The Si Tran" w:date="2012-12-12T00:12:00Z"/>
          <w:lang w:val="pt-BR"/>
        </w:rPr>
        <w:pPrChange w:id="3815" w:author="The Si Tran" w:date="2012-12-16T17:06:00Z">
          <w:pPr>
            <w:ind w:firstLine="540"/>
          </w:pPr>
        </w:pPrChange>
      </w:pPr>
      <m:oMath>
        <m:r>
          <w:rPr>
            <w:rFonts w:ascii="Cambria Math" w:hAnsi="Cambria Math"/>
            <w:lang w:val="pt-BR"/>
          </w:rPr>
          <m:t>δ</m:t>
        </m:r>
      </m:oMath>
      <w:ins w:id="3816"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4505B3">
          <w:rPr>
            <w:lang w:val="pt-BR"/>
            <w:rPrChange w:id="3817" w:author="The Si Tran" w:date="2012-12-14T04:52:00Z">
              <w:rPr>
                <w:lang w:val="pt-BR"/>
              </w:rPr>
            </w:rPrChange>
          </w:rPr>
          <w:t>.</w:t>
        </w:r>
      </w:ins>
    </w:p>
    <w:p w14:paraId="4C6A6DD6" w14:textId="77777777" w:rsidR="00361F58" w:rsidRPr="00097101" w:rsidRDefault="00BE2D8B">
      <w:pPr>
        <w:pStyle w:val="BuletL2"/>
        <w:rPr>
          <w:ins w:id="3818" w:author="The Si Tran" w:date="2012-12-12T00:12:00Z"/>
          <w:lang w:val="pt-BR"/>
        </w:rPr>
        <w:pPrChange w:id="381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820"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4505B3">
          <w:rPr>
            <w:lang w:val="pt-BR"/>
            <w:rPrChange w:id="3821" w:author="The Si Tran" w:date="2012-12-14T04:52:00Z">
              <w:rPr>
                <w:lang w:val="pt-BR"/>
              </w:rPr>
            </w:rPrChange>
          </w:rPr>
          <w:t>ễn thành phần không thể dự đoán được từ mô hình ở thời điểm t.</w:t>
        </w:r>
      </w:ins>
    </w:p>
    <w:p w14:paraId="2A048688" w14:textId="77777777" w:rsidR="00361F58" w:rsidRPr="00097101" w:rsidRDefault="00BE2D8B">
      <w:pPr>
        <w:pStyle w:val="BuletL2"/>
        <w:rPr>
          <w:ins w:id="3822" w:author="The Si Tran" w:date="2012-12-12T00:12:00Z"/>
          <w:lang w:val="pt-BR"/>
        </w:rPr>
        <w:pPrChange w:id="3823"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824"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4505B3">
          <w:rPr>
            <w:lang w:val="pt-BR"/>
            <w:rPrChange w:id="3825" w:author="The Si Tran" w:date="2012-12-14T04:52:00Z">
              <w:rPr>
                <w:lang w:val="pt-BR"/>
              </w:rPr>
            </w:rPrChange>
          </w:rPr>
          <w:t xml:space="preserve">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826"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827" w:author="The Si Tran" w:date="2012-12-12T00:12:00Z">
        <w:r w:rsidR="00361F58" w:rsidRPr="00032D83">
          <w:rPr>
            <w:lang w:val="pt-BR"/>
          </w:rPr>
          <w:t>.</w:t>
        </w:r>
      </w:ins>
    </w:p>
    <w:p w14:paraId="0AA9D671" w14:textId="35DF7B0A" w:rsidR="00361F58" w:rsidRDefault="00361F58">
      <w:pPr>
        <w:rPr>
          <w:ins w:id="3828" w:author="The Si Tran" w:date="2012-12-12T00:12:00Z"/>
        </w:rPr>
        <w:pPrChange w:id="3829" w:author="The Si Tran" w:date="2012-12-16T17:06:00Z">
          <w:pPr>
            <w:ind w:firstLine="540"/>
          </w:pPr>
        </w:pPrChange>
      </w:pPr>
      <w:ins w:id="3830"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31" w:author="The Si Tran" w:date="2012-12-14T04:59:00Z"/>
          <w:rFonts w:eastAsia="Times New Roman"/>
          <w:szCs w:val="26"/>
        </w:rPr>
      </w:pPr>
      <w:ins w:id="3832" w:author="The Si Tran" w:date="2012-12-14T04:58:00Z">
        <w:r>
          <w:rPr>
            <w:noProof/>
            <w:rPrChange w:id="3833" w:author="Unknown">
              <w:rPr>
                <w:b/>
                <w:bCs/>
                <w:noProof/>
                <w:sz w:val="20"/>
                <w:szCs w:val="20"/>
              </w:rPr>
            </w:rPrChange>
          </w:rPr>
          <mc:AlternateContent>
            <mc:Choice Requires="wps">
              <w:drawing>
                <wp:anchor distT="0" distB="0" distL="114300" distR="114300" simplePos="0" relativeHeight="251627008" behindDoc="0" locked="0" layoutInCell="1" allowOverlap="1" wp14:anchorId="16EE2C1B" wp14:editId="3331201A">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B90956" w:rsidRDefault="00B90956">
                              <w:pPr>
                                <w:pStyle w:val="EquationIndex"/>
                                <w:pPrChange w:id="3834" w:author="The Si Tran" w:date="2012-12-15T08:10:00Z">
                                  <w:pPr/>
                                </w:pPrChange>
                              </w:pPr>
                              <w:r>
                                <w:t>(3.</w:t>
                              </w:r>
                              <w:ins w:id="3835" w:author="The Si Tran" w:date="2012-12-14T04:55:00Z">
                                <w:r>
                                  <w:t>3</w:t>
                                </w:r>
                              </w:ins>
                              <w:del w:id="383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B90956" w:rsidRDefault="00B90956">
                        <w:pPr>
                          <w:pStyle w:val="EquationIndex"/>
                          <w:pPrChange w:id="3837" w:author="The Si Tran" w:date="2012-12-15T08:10:00Z">
                            <w:pPr/>
                          </w:pPrChange>
                        </w:pPr>
                        <w:r>
                          <w:t>(3.</w:t>
                        </w:r>
                        <w:ins w:id="3838" w:author="The Si Tran" w:date="2012-12-14T04:55:00Z">
                          <w:r>
                            <w:t>3</w:t>
                          </w:r>
                        </w:ins>
                        <w:del w:id="3839" w:author="The Si Tran" w:date="2012-12-14T04:55:00Z">
                          <w:r w:rsidDel="004505B3">
                            <w:delText>2.1</w:delText>
                          </w:r>
                        </w:del>
                        <w:r>
                          <w:t>)</w:t>
                        </w:r>
                      </w:p>
                    </w:txbxContent>
                  </v:textbox>
                </v:shape>
              </w:pict>
            </mc:Fallback>
          </mc:AlternateContent>
        </w:r>
      </w:ins>
      <w:ins w:id="3840"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41" w:author="The Si Tran" w:date="2012-12-12T00:12:00Z">
        <w:r w:rsidR="004505B3">
          <w:rPr>
            <w:rFonts w:eastAsia="Times New Roman"/>
            <w:szCs w:val="26"/>
          </w:rPr>
          <w:t xml:space="preserve">              </w:t>
        </w:r>
      </w:ins>
    </w:p>
    <w:p w14:paraId="48675FC8" w14:textId="2B931873" w:rsidR="004505B3" w:rsidRDefault="00307510">
      <w:pPr>
        <w:rPr>
          <w:ins w:id="3842" w:author="The Si Tran" w:date="2012-12-14T04:55:00Z"/>
        </w:rPr>
        <w:pPrChange w:id="3843" w:author="The Si Tran" w:date="2012-12-16T17:06:00Z">
          <w:pPr>
            <w:spacing w:before="100" w:beforeAutospacing="1" w:after="100" w:afterAutospacing="1"/>
          </w:pPr>
        </w:pPrChange>
      </w:pPr>
      <w:ins w:id="3844" w:author="The Si Tran" w:date="2012-12-14T05:00:00Z">
        <w:r>
          <w:rPr>
            <w:noProof/>
            <w:rPrChange w:id="3845" w:author="Unknown">
              <w:rPr>
                <w:b/>
                <w:bCs/>
                <w:noProof/>
                <w:sz w:val="20"/>
                <w:szCs w:val="20"/>
              </w:rPr>
            </w:rPrChange>
          </w:rPr>
          <mc:AlternateContent>
            <mc:Choice Requires="wps">
              <w:drawing>
                <wp:anchor distT="0" distB="0" distL="114300" distR="114300" simplePos="0" relativeHeight="251670016" behindDoc="0" locked="0" layoutInCell="1" allowOverlap="1" wp14:anchorId="18798BE4" wp14:editId="7EA958FD">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B90956" w:rsidRPr="000C3A28" w:rsidRDefault="00B90956">
                              <w:pPr>
                                <w:pStyle w:val="EquationIndex"/>
                                <w:pPrChange w:id="3846" w:author="The Si Tran" w:date="2012-12-15T08:12:00Z">
                                  <w:pPr/>
                                </w:pPrChange>
                              </w:pPr>
                              <w:r w:rsidRPr="00E231FB">
                                <w:t>(</w:t>
                              </w:r>
                              <w:r w:rsidRPr="00307510">
                                <w:rPr>
                                  <w:rStyle w:val="EquationIndexChar"/>
                                  <w:rPrChange w:id="3847" w:author="The Si Tran" w:date="2012-12-15T08:12:00Z">
                                    <w:rPr/>
                                  </w:rPrChange>
                                </w:rPr>
                                <w:t>3</w:t>
                              </w:r>
                              <w:r w:rsidRPr="00E231FB">
                                <w:t>.</w:t>
                              </w:r>
                              <w:ins w:id="3848" w:author="The Si Tran" w:date="2012-12-14T04:55:00Z">
                                <w:r w:rsidRPr="00EB1298">
                                  <w:t>5</w:t>
                                </w:r>
                              </w:ins>
                              <w:del w:id="3849"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B90956" w:rsidRPr="000C3A28" w:rsidRDefault="00B90956">
                        <w:pPr>
                          <w:pStyle w:val="EquationIndex"/>
                          <w:pPrChange w:id="3850" w:author="The Si Tran" w:date="2012-12-15T08:12:00Z">
                            <w:pPr/>
                          </w:pPrChange>
                        </w:pPr>
                        <w:r w:rsidRPr="00E231FB">
                          <w:t>(</w:t>
                        </w:r>
                        <w:r w:rsidRPr="00307510">
                          <w:rPr>
                            <w:rStyle w:val="EquationIndexChar"/>
                            <w:rPrChange w:id="3851" w:author="The Si Tran" w:date="2012-12-15T08:12:00Z">
                              <w:rPr/>
                            </w:rPrChange>
                          </w:rPr>
                          <w:t>3</w:t>
                        </w:r>
                        <w:r w:rsidRPr="00E231FB">
                          <w:t>.</w:t>
                        </w:r>
                        <w:ins w:id="3852" w:author="The Si Tran" w:date="2012-12-14T04:55:00Z">
                          <w:r w:rsidRPr="00EB1298">
                            <w:t>5</w:t>
                          </w:r>
                        </w:ins>
                        <w:del w:id="3853" w:author="The Si Tran" w:date="2012-12-14T04:55:00Z">
                          <w:r w:rsidRPr="00032D83" w:rsidDel="004505B3">
                            <w:delText>2.1</w:delText>
                          </w:r>
                        </w:del>
                        <w:r w:rsidRPr="006D6C8D">
                          <w:t>)</w:t>
                        </w:r>
                      </w:p>
                    </w:txbxContent>
                  </v:textbox>
                </v:shape>
              </w:pict>
            </mc:Fallback>
          </mc:AlternateContent>
        </w:r>
      </w:ins>
      <w:ins w:id="3854" w:author="The Si Tran" w:date="2012-12-14T04:59:00Z">
        <w:r w:rsidR="0038419C">
          <w:rPr>
            <w:noProof/>
            <w:rPrChange w:id="3855" w:author="Unknown">
              <w:rPr>
                <w:b/>
                <w:bCs/>
                <w:noProof/>
                <w:sz w:val="20"/>
                <w:szCs w:val="20"/>
              </w:rPr>
            </w:rPrChange>
          </w:rPr>
          <mc:AlternateContent>
            <mc:Choice Requires="wps">
              <w:drawing>
                <wp:anchor distT="0" distB="0" distL="114300" distR="114300" simplePos="0" relativeHeight="251655680" behindDoc="0" locked="0" layoutInCell="1" allowOverlap="1" wp14:anchorId="1B7BC458" wp14:editId="41C7D00E">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B90956" w:rsidRDefault="00B90956">
                              <w:pPr>
                                <w:pStyle w:val="EquationIndex"/>
                                <w:pPrChange w:id="3856" w:author="The Si Tran" w:date="2012-12-15T08:11:00Z">
                                  <w:pPr/>
                                </w:pPrChange>
                              </w:pPr>
                              <w:r w:rsidRPr="009211DB">
                                <w:rPr>
                                  <w:rStyle w:val="EquationIndexChar"/>
                                  <w:rPrChange w:id="3857" w:author="The Si Tran" w:date="2012-12-15T08:11:00Z">
                                    <w:rPr/>
                                  </w:rPrChange>
                                </w:rPr>
                                <w:t>(</w:t>
                              </w:r>
                              <w:r>
                                <w:t>3.</w:t>
                              </w:r>
                              <w:ins w:id="3858" w:author="The Si Tran" w:date="2012-12-14T04:55:00Z">
                                <w:r>
                                  <w:t>4</w:t>
                                </w:r>
                              </w:ins>
                              <w:del w:id="385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B90956" w:rsidRDefault="00B90956">
                        <w:pPr>
                          <w:pStyle w:val="EquationIndex"/>
                          <w:pPrChange w:id="3860" w:author="The Si Tran" w:date="2012-12-15T08:11:00Z">
                            <w:pPr/>
                          </w:pPrChange>
                        </w:pPr>
                        <w:r w:rsidRPr="009211DB">
                          <w:rPr>
                            <w:rStyle w:val="EquationIndexChar"/>
                            <w:rPrChange w:id="3861" w:author="The Si Tran" w:date="2012-12-15T08:11:00Z">
                              <w:rPr/>
                            </w:rPrChange>
                          </w:rPr>
                          <w:t>(</w:t>
                        </w:r>
                        <w:r>
                          <w:t>3.</w:t>
                        </w:r>
                        <w:ins w:id="3862" w:author="The Si Tran" w:date="2012-12-14T04:55:00Z">
                          <w:r>
                            <w:t>4</w:t>
                          </w:r>
                        </w:ins>
                        <w:del w:id="3863" w:author="The Si Tran" w:date="2012-12-14T04:55:00Z">
                          <w:r w:rsidDel="004505B3">
                            <w:delText>2.1</w:delText>
                          </w:r>
                        </w:del>
                        <w:r>
                          <w:t>)</w:t>
                        </w:r>
                      </w:p>
                    </w:txbxContent>
                  </v:textbox>
                </v:shape>
              </w:pict>
            </mc:Fallback>
          </mc:AlternateContent>
        </w:r>
      </w:ins>
      <w:ins w:id="3864"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865"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866"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BE2D8B">
      <w:pPr>
        <w:rPr>
          <w:ins w:id="3867" w:author="The Si Tran" w:date="2012-12-16T17:06:00Z"/>
          <w:rFonts w:eastAsia="Times New Roman"/>
          <w:szCs w:val="26"/>
        </w:rPr>
        <w:pPrChange w:id="3868"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869" w:author="The Si Tran" w:date="2012-12-15T07:59:00Z">
                    <w:rPr>
                      <w:rFonts w:ascii="Cambria Math" w:eastAsia="Times New Roman" w:hAnsi="Cambria Math"/>
                      <w:szCs w:val="26"/>
                    </w:rPr>
                  </w:rPrChange>
                </w:rPr>
                <m:t>γ</m:t>
              </m:r>
            </m:e>
            <m:sub>
              <m:r>
                <m:rPr>
                  <m:sty m:val="p"/>
                </m:rPr>
                <w:rPr>
                  <w:rFonts w:ascii="Cambria Math" w:hAnsi="Cambria Math"/>
                  <w:rPrChange w:id="3870" w:author="The Si Tran" w:date="2012-12-15T07:59:00Z">
                    <w:rPr>
                      <w:rFonts w:ascii="Cambria Math" w:eastAsia="Times New Roman" w:hAnsi="Cambria Math"/>
                      <w:szCs w:val="26"/>
                    </w:rPr>
                  </w:rPrChange>
                </w:rPr>
                <m:t>0</m:t>
              </m:r>
            </m:sub>
          </m:sSub>
          <m:r>
            <m:rPr>
              <m:sty m:val="p"/>
            </m:rPr>
            <w:rPr>
              <w:rFonts w:ascii="Cambria Math" w:hAnsi="Cambria Math"/>
              <w:rPrChange w:id="387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72" w:author="The Si Tran" w:date="2012-12-15T07:59:00Z">
                    <w:rPr>
                      <w:rFonts w:ascii="Cambria Math" w:eastAsia="Times New Roman" w:hAnsi="Cambria Math"/>
                      <w:szCs w:val="26"/>
                    </w:rPr>
                  </w:rPrChange>
                </w:rPr>
                <m:t>ϕ</m:t>
              </m:r>
            </m:e>
            <m:sub>
              <m:r>
                <m:rPr>
                  <m:sty m:val="p"/>
                </m:rPr>
                <w:rPr>
                  <w:rFonts w:ascii="Cambria Math" w:hAnsi="Cambria Math"/>
                  <w:rPrChange w:id="3873"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74" w:author="The Si Tran" w:date="2012-12-15T07:59:00Z">
                    <w:rPr>
                      <w:rFonts w:ascii="Cambria Math" w:eastAsia="Times New Roman" w:hAnsi="Cambria Math"/>
                      <w:szCs w:val="26"/>
                    </w:rPr>
                  </w:rPrChange>
                </w:rPr>
                <m:t>γ</m:t>
              </m:r>
            </m:e>
            <m:sub>
              <m:r>
                <m:rPr>
                  <m:sty m:val="p"/>
                </m:rPr>
                <w:rPr>
                  <w:rFonts w:ascii="Cambria Math" w:hAnsi="Cambria Math"/>
                  <w:rPrChange w:id="3875" w:author="The Si Tran" w:date="2012-12-15T07:59:00Z">
                    <w:rPr>
                      <w:rFonts w:ascii="Cambria Math" w:eastAsia="Times New Roman" w:hAnsi="Cambria Math"/>
                      <w:szCs w:val="26"/>
                    </w:rPr>
                  </w:rPrChange>
                </w:rPr>
                <m:t>1</m:t>
              </m:r>
            </m:sub>
          </m:sSub>
          <m:r>
            <m:rPr>
              <m:sty m:val="p"/>
            </m:rPr>
            <w:rPr>
              <w:rFonts w:ascii="Cambria Math" w:hAnsi="Cambria Math"/>
              <w:rPrChange w:id="387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77" w:author="The Si Tran" w:date="2012-12-15T07:59:00Z">
                    <w:rPr>
                      <w:rFonts w:ascii="Cambria Math" w:eastAsia="Times New Roman" w:hAnsi="Cambria Math"/>
                      <w:szCs w:val="26"/>
                    </w:rPr>
                  </w:rPrChange>
                </w:rPr>
                <m:t>ϕ</m:t>
              </m:r>
            </m:e>
            <m:sub>
              <m:r>
                <m:rPr>
                  <m:sty m:val="p"/>
                </m:rPr>
                <w:rPr>
                  <w:rFonts w:ascii="Cambria Math" w:hAnsi="Cambria Math"/>
                  <w:rPrChange w:id="387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79" w:author="The Si Tran" w:date="2012-12-15T07:59:00Z">
                    <w:rPr>
                      <w:rFonts w:ascii="Cambria Math" w:eastAsia="Times New Roman" w:hAnsi="Cambria Math"/>
                      <w:szCs w:val="26"/>
                    </w:rPr>
                  </w:rPrChange>
                </w:rPr>
                <m:t>γ</m:t>
              </m:r>
            </m:e>
            <m:sub>
              <m:r>
                <m:rPr>
                  <m:sty m:val="p"/>
                </m:rPr>
                <w:rPr>
                  <w:rFonts w:ascii="Cambria Math" w:hAnsi="Cambria Math"/>
                  <w:rPrChange w:id="3880" w:author="The Si Tran" w:date="2012-12-15T07:59:00Z">
                    <w:rPr>
                      <w:rFonts w:ascii="Cambria Math" w:eastAsia="Times New Roman" w:hAnsi="Cambria Math"/>
                      <w:szCs w:val="26"/>
                    </w:rPr>
                  </w:rPrChange>
                </w:rPr>
                <m:t>2</m:t>
              </m:r>
            </m:sub>
          </m:sSub>
          <m:r>
            <m:rPr>
              <m:sty m:val="p"/>
            </m:rPr>
            <w:rPr>
              <w:rFonts w:ascii="Cambria Math" w:hAnsi="Cambria Math"/>
              <w:rPrChange w:id="3881" w:author="The Si Tran" w:date="2012-12-15T07:59:00Z">
                <w:rPr>
                  <w:rFonts w:ascii="Cambria Math" w:eastAsia="Times New Roman" w:hAnsi="Cambria Math"/>
                  <w:szCs w:val="26"/>
                </w:rPr>
              </w:rPrChange>
            </w:rPr>
            <m:t>+</m:t>
          </m:r>
          <m:r>
            <m:rPr>
              <m:sty m:val="p"/>
            </m:rPr>
            <w:rPr>
              <w:rFonts w:ascii="Cambria Math" w:hAnsi="Cambria Math" w:hint="eastAsia"/>
              <w:rPrChange w:id="3882" w:author="The Si Tran" w:date="2012-12-15T07:59:00Z">
                <w:rPr>
                  <w:rFonts w:ascii="Cambria Math" w:eastAsia="Times New Roman" w:hAnsi="Cambria Math" w:hint="eastAsia"/>
                  <w:szCs w:val="26"/>
                </w:rPr>
              </w:rPrChange>
            </w:rPr>
            <m:t>…</m:t>
          </m:r>
          <m:r>
            <m:rPr>
              <m:sty m:val="p"/>
            </m:rPr>
            <w:rPr>
              <w:rFonts w:ascii="Cambria Math" w:hAnsi="Cambria Math"/>
              <w:rPrChange w:id="388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84" w:author="The Si Tran" w:date="2012-12-15T07:59:00Z">
                    <w:rPr>
                      <w:rFonts w:ascii="Cambria Math" w:eastAsia="Times New Roman" w:hAnsi="Cambria Math"/>
                      <w:szCs w:val="26"/>
                    </w:rPr>
                  </w:rPrChange>
                </w:rPr>
                <m:t>ϕ</m:t>
              </m:r>
            </m:e>
            <m:sub>
              <m:r>
                <w:rPr>
                  <w:rFonts w:ascii="Cambria Math" w:hAnsi="Cambria Math"/>
                  <w:rPrChange w:id="3885"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86" w:author="The Si Tran" w:date="2012-12-15T07:59:00Z">
                    <w:rPr>
                      <w:rFonts w:ascii="Cambria Math" w:eastAsia="Times New Roman" w:hAnsi="Cambria Math"/>
                      <w:szCs w:val="26"/>
                    </w:rPr>
                  </w:rPrChange>
                </w:rPr>
                <m:t>γ</m:t>
              </m:r>
            </m:e>
            <m:sub>
              <m:r>
                <w:rPr>
                  <w:rFonts w:ascii="Cambria Math" w:hAnsi="Cambria Math"/>
                  <w:rPrChange w:id="3887" w:author="The Si Tran" w:date="2012-12-15T07:59:00Z">
                    <w:rPr>
                      <w:rFonts w:ascii="Cambria Math" w:eastAsia="Times New Roman" w:hAnsi="Cambria Math"/>
                      <w:szCs w:val="26"/>
                    </w:rPr>
                  </w:rPrChange>
                </w:rPr>
                <m:t>p</m:t>
              </m:r>
            </m:sub>
          </m:sSub>
          <m:r>
            <m:rPr>
              <m:sty m:val="p"/>
            </m:rPr>
            <w:rPr>
              <w:rFonts w:ascii="Cambria Math" w:hAnsi="Cambria Math"/>
              <w:rPrChange w:id="3888"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889" w:author="The Si Tran" w:date="2012-12-15T07:59:00Z">
                    <w:rPr>
                      <w:rFonts w:ascii="Cambria Math" w:eastAsia="Times New Roman" w:hAnsi="Cambria Math"/>
                      <w:szCs w:val="26"/>
                    </w:rPr>
                  </w:rPrChange>
                </w:rPr>
                <m:t>σ</m:t>
              </m:r>
            </m:e>
            <m:sub>
              <m:r>
                <w:rPr>
                  <w:rFonts w:ascii="Cambria Math" w:hAnsi="Cambria Math"/>
                  <w:rPrChange w:id="3890" w:author="The Si Tran" w:date="2012-12-15T07:59:00Z">
                    <w:rPr>
                      <w:rFonts w:ascii="Cambria Math" w:eastAsia="Times New Roman" w:hAnsi="Cambria Math"/>
                      <w:szCs w:val="26"/>
                    </w:rPr>
                  </w:rPrChange>
                </w:rPr>
                <m:t>ε</m:t>
              </m:r>
            </m:sub>
            <m:sup>
              <m:r>
                <m:rPr>
                  <m:sty m:val="p"/>
                </m:rPr>
                <w:rPr>
                  <w:rFonts w:ascii="Cambria Math" w:hAnsi="Cambria Math"/>
                  <w:rPrChange w:id="3891" w:author="The Si Tran" w:date="2012-12-15T07:59:00Z">
                    <w:rPr>
                      <w:rFonts w:ascii="Cambria Math" w:eastAsia="Times New Roman" w:hAnsi="Cambria Math"/>
                      <w:szCs w:val="26"/>
                    </w:rPr>
                  </w:rPrChange>
                </w:rPr>
                <m:t>2</m:t>
              </m:r>
            </m:sup>
          </m:sSubSup>
          <w:ins w:id="3892" w:author="The Si Tran" w:date="2012-12-12T00:12:00Z">
            <m:r>
              <m:rPr>
                <m:sty m:val="p"/>
              </m:rPr>
              <w:rPr>
                <w:rFonts w:ascii="Cambria Math" w:hAnsi="Cambria Math"/>
                <w:rPrChange w:id="3893"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894" w:author="The Si Tran" w:date="2012-12-15T07:59:00Z">
                    <w:rPr>
                      <w:rFonts w:ascii="Cambria Math" w:eastAsia="Times New Roman" w:hAnsi="Cambria Math"/>
                      <w:szCs w:val="26"/>
                    </w:rPr>
                  </w:rPrChange>
                </w:rPr>
                <m:t>γ</m:t>
              </m:r>
            </m:e>
            <m:sub>
              <m:r>
                <m:rPr>
                  <m:sty m:val="p"/>
                </m:rPr>
                <w:rPr>
                  <w:rFonts w:ascii="Cambria Math" w:hAnsi="Cambria Math"/>
                  <w:rPrChange w:id="3895" w:author="The Si Tran" w:date="2012-12-15T07:59:00Z">
                    <w:rPr>
                      <w:rFonts w:ascii="Cambria Math" w:eastAsia="Times New Roman" w:hAnsi="Cambria Math"/>
                      <w:szCs w:val="26"/>
                    </w:rPr>
                  </w:rPrChange>
                </w:rPr>
                <m:t>1</m:t>
              </m:r>
            </m:sub>
          </m:sSub>
          <m:r>
            <m:rPr>
              <m:sty m:val="p"/>
            </m:rPr>
            <w:rPr>
              <w:rFonts w:ascii="Cambria Math" w:hAnsi="Cambria Math"/>
              <w:rPrChange w:id="389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97" w:author="The Si Tran" w:date="2012-12-15T07:59:00Z">
                    <w:rPr>
                      <w:rFonts w:ascii="Cambria Math" w:eastAsia="Times New Roman" w:hAnsi="Cambria Math"/>
                      <w:szCs w:val="26"/>
                    </w:rPr>
                  </w:rPrChange>
                </w:rPr>
                <m:t>ϕ</m:t>
              </m:r>
            </m:e>
            <m:sub>
              <m:r>
                <m:rPr>
                  <m:sty m:val="p"/>
                </m:rPr>
                <w:rPr>
                  <w:rFonts w:ascii="Cambria Math" w:hAnsi="Cambria Math"/>
                  <w:rPrChange w:id="3898"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99" w:author="The Si Tran" w:date="2012-12-15T07:59:00Z">
                    <w:rPr>
                      <w:rFonts w:ascii="Cambria Math" w:eastAsia="Times New Roman" w:hAnsi="Cambria Math"/>
                      <w:szCs w:val="26"/>
                    </w:rPr>
                  </w:rPrChange>
                </w:rPr>
                <m:t>γ</m:t>
              </m:r>
            </m:e>
            <m:sub>
              <m:r>
                <m:rPr>
                  <m:sty m:val="p"/>
                </m:rPr>
                <w:rPr>
                  <w:rFonts w:ascii="Cambria Math" w:hAnsi="Cambria Math"/>
                  <w:rPrChange w:id="3900" w:author="The Si Tran" w:date="2012-12-15T07:59:00Z">
                    <w:rPr>
                      <w:rFonts w:ascii="Cambria Math" w:eastAsia="Times New Roman" w:hAnsi="Cambria Math"/>
                      <w:szCs w:val="26"/>
                    </w:rPr>
                  </w:rPrChange>
                </w:rPr>
                <m:t>0</m:t>
              </m:r>
            </m:sub>
          </m:sSub>
          <m:r>
            <m:rPr>
              <m:sty m:val="p"/>
            </m:rPr>
            <w:rPr>
              <w:rFonts w:ascii="Cambria Math" w:hAnsi="Cambria Math"/>
              <w:rPrChange w:id="390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02" w:author="The Si Tran" w:date="2012-12-15T07:59:00Z">
                    <w:rPr>
                      <w:rFonts w:ascii="Cambria Math" w:eastAsia="Times New Roman" w:hAnsi="Cambria Math"/>
                      <w:szCs w:val="26"/>
                    </w:rPr>
                  </w:rPrChange>
                </w:rPr>
                <m:t>ϕ</m:t>
              </m:r>
            </m:e>
            <m:sub>
              <m:r>
                <m:rPr>
                  <m:sty m:val="p"/>
                </m:rPr>
                <w:rPr>
                  <w:rFonts w:ascii="Cambria Math" w:hAnsi="Cambria Math"/>
                  <w:rPrChange w:id="390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04" w:author="The Si Tran" w:date="2012-12-15T07:59:00Z">
                    <w:rPr>
                      <w:rFonts w:ascii="Cambria Math" w:eastAsia="Times New Roman" w:hAnsi="Cambria Math"/>
                      <w:szCs w:val="26"/>
                    </w:rPr>
                  </w:rPrChange>
                </w:rPr>
                <m:t>γ</m:t>
              </m:r>
            </m:e>
            <m:sub>
              <m:r>
                <m:rPr>
                  <m:sty m:val="p"/>
                </m:rPr>
                <w:rPr>
                  <w:rFonts w:ascii="Cambria Math" w:hAnsi="Cambria Math"/>
                  <w:rPrChange w:id="3905" w:author="The Si Tran" w:date="2012-12-15T07:59:00Z">
                    <w:rPr>
                      <w:rFonts w:ascii="Cambria Math" w:eastAsia="Times New Roman" w:hAnsi="Cambria Math"/>
                      <w:szCs w:val="26"/>
                    </w:rPr>
                  </w:rPrChange>
                </w:rPr>
                <m:t>1</m:t>
              </m:r>
            </m:sub>
          </m:sSub>
          <m:r>
            <m:rPr>
              <m:sty m:val="p"/>
            </m:rPr>
            <w:rPr>
              <w:rFonts w:ascii="Cambria Math" w:hAnsi="Cambria Math"/>
              <w:rPrChange w:id="3906" w:author="The Si Tran" w:date="2012-12-15T07:59:00Z">
                <w:rPr>
                  <w:rFonts w:ascii="Cambria Math" w:eastAsia="Times New Roman" w:hAnsi="Cambria Math"/>
                  <w:szCs w:val="26"/>
                </w:rPr>
              </w:rPrChange>
            </w:rPr>
            <m:t>+</m:t>
          </m:r>
          <m:r>
            <m:rPr>
              <m:sty m:val="p"/>
            </m:rPr>
            <w:rPr>
              <w:rFonts w:ascii="Cambria Math" w:hAnsi="Cambria Math" w:hint="eastAsia"/>
              <w:rPrChange w:id="3907" w:author="The Si Tran" w:date="2012-12-15T07:59:00Z">
                <w:rPr>
                  <w:rFonts w:ascii="Cambria Math" w:eastAsia="Times New Roman" w:hAnsi="Cambria Math" w:hint="eastAsia"/>
                  <w:szCs w:val="26"/>
                </w:rPr>
              </w:rPrChange>
            </w:rPr>
            <m:t>…</m:t>
          </m:r>
          <m:r>
            <m:rPr>
              <m:sty m:val="p"/>
            </m:rPr>
            <w:rPr>
              <w:rFonts w:ascii="Cambria Math" w:hAnsi="Cambria Math"/>
              <w:rPrChange w:id="390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09" w:author="The Si Tran" w:date="2012-12-15T07:59:00Z">
                    <w:rPr>
                      <w:rFonts w:ascii="Cambria Math" w:eastAsia="Times New Roman" w:hAnsi="Cambria Math"/>
                      <w:szCs w:val="26"/>
                    </w:rPr>
                  </w:rPrChange>
                </w:rPr>
                <m:t>ϕ</m:t>
              </m:r>
            </m:e>
            <m:sub>
              <m:r>
                <w:rPr>
                  <w:rFonts w:ascii="Cambria Math" w:hAnsi="Cambria Math"/>
                  <w:rPrChange w:id="391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11" w:author="The Si Tran" w:date="2012-12-15T07:59:00Z">
                    <w:rPr>
                      <w:rFonts w:ascii="Cambria Math" w:eastAsia="Times New Roman" w:hAnsi="Cambria Math"/>
                      <w:szCs w:val="26"/>
                    </w:rPr>
                  </w:rPrChange>
                </w:rPr>
                <m:t>γ</m:t>
              </m:r>
            </m:e>
            <m:sub>
              <m:r>
                <w:rPr>
                  <w:rFonts w:ascii="Cambria Math" w:hAnsi="Cambria Math"/>
                  <w:rPrChange w:id="3912" w:author="The Si Tran" w:date="2012-12-15T07:59:00Z">
                    <w:rPr>
                      <w:rFonts w:ascii="Cambria Math" w:eastAsia="Times New Roman" w:hAnsi="Cambria Math"/>
                      <w:szCs w:val="26"/>
                    </w:rPr>
                  </w:rPrChange>
                </w:rPr>
                <m:t>p</m:t>
              </m:r>
              <m:r>
                <m:rPr>
                  <m:sty m:val="p"/>
                </m:rPr>
                <w:rPr>
                  <w:rFonts w:ascii="Cambria Math" w:hAnsi="Cambria Math"/>
                  <w:rPrChange w:id="3913" w:author="The Si Tran" w:date="2012-12-15T07:59:00Z">
                    <w:rPr>
                      <w:rFonts w:ascii="Cambria Math" w:eastAsia="Times New Roman" w:hAnsi="Cambria Math"/>
                      <w:szCs w:val="26"/>
                    </w:rPr>
                  </w:rPrChange>
                </w:rPr>
                <m:t>-1</m:t>
              </m:r>
            </m:sub>
          </m:sSub>
          <w:ins w:id="3914" w:author="The Si Tran" w:date="2012-12-12T00:12:00Z">
            <m:r>
              <m:rPr>
                <m:sty m:val="p"/>
              </m:rPr>
              <w:rPr>
                <w:rFonts w:ascii="Cambria Math" w:hAnsi="Cambria Math"/>
                <w:rPrChange w:id="3915"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916" w:author="The Si Tran" w:date="2012-12-15T07:59:00Z">
                <w:rPr>
                  <w:rFonts w:ascii="Cambria Math" w:eastAsia="Times New Roman" w:hAnsi="Cambria Math" w:hint="eastAsia"/>
                  <w:szCs w:val="26"/>
                </w:rPr>
              </w:rPrChange>
            </w:rPr>
            <m:t>…………………………………………</m:t>
          </m:r>
          <m:r>
            <m:rPr>
              <m:sty m:val="p"/>
            </m:rPr>
            <w:rPr>
              <w:rFonts w:ascii="Cambria Math" w:hAnsi="Cambria Math"/>
              <w:rPrChange w:id="3917" w:author="The Si Tran" w:date="2012-12-15T07:59:00Z">
                <w:rPr>
                  <w:rFonts w:ascii="Cambria Math" w:eastAsia="Times New Roman" w:hAnsi="Cambria Math"/>
                  <w:szCs w:val="26"/>
                </w:rPr>
              </w:rPrChange>
            </w:rPr>
            <m:t xml:space="preserve"> </m:t>
          </m:r>
          <w:ins w:id="3918" w:author="The Si Tran" w:date="2012-12-12T00:12:00Z">
            <m:r>
              <m:rPr>
                <m:sty m:val="p"/>
              </m:rPr>
              <w:rPr>
                <w:rFonts w:ascii="Cambria Math" w:hAnsi="Cambria Math"/>
                <w:rPrChange w:id="3919" w:author="The Si Tran" w:date="2012-12-15T07:59:00Z">
                  <w:rPr>
                    <w:rFonts w:ascii="Cambria Math" w:eastAsia="Times New Roman" w:hAnsi="Cambria Math"/>
                    <w:szCs w:val="26"/>
                  </w:rPr>
                </w:rPrChange>
              </w:rPr>
              <w:br/>
            </m:r>
          </w:ins>
        </m:oMath>
      </m:oMathPara>
      <w:ins w:id="3920" w:author="The Si Tran" w:date="2012-12-12T00:12:00Z">
        <w:r w:rsidR="00361F58" w:rsidRPr="0038419C">
          <w:rPr>
            <w:rPrChange w:id="3921"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922" w:author="The Si Tran" w:date="2012-12-15T07:59:00Z">
                  <w:rPr>
                    <w:rFonts w:ascii="Cambria Math" w:eastAsia="Times New Roman" w:hAnsi="Cambria Math"/>
                    <w:szCs w:val="26"/>
                  </w:rPr>
                </w:rPrChange>
              </w:rPr>
              <m:t>γ</m:t>
            </m:r>
          </m:e>
          <m:sub>
            <m:r>
              <w:rPr>
                <w:rFonts w:ascii="Cambria Math" w:hAnsi="Cambria Math"/>
                <w:rPrChange w:id="3923" w:author="The Si Tran" w:date="2012-12-15T07:59:00Z">
                  <w:rPr>
                    <w:rFonts w:ascii="Cambria Math" w:eastAsia="Times New Roman" w:hAnsi="Cambria Math"/>
                    <w:szCs w:val="26"/>
                  </w:rPr>
                </w:rPrChange>
              </w:rPr>
              <m:t>p</m:t>
            </m:r>
          </m:sub>
        </m:sSub>
        <m:r>
          <m:rPr>
            <m:sty m:val="p"/>
          </m:rPr>
          <w:rPr>
            <w:rFonts w:ascii="Cambria Math" w:hAnsi="Cambria Math"/>
            <w:rPrChange w:id="392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25" w:author="The Si Tran" w:date="2012-12-15T07:59:00Z">
                  <w:rPr>
                    <w:rFonts w:ascii="Cambria Math" w:eastAsia="Times New Roman" w:hAnsi="Cambria Math"/>
                    <w:szCs w:val="26"/>
                  </w:rPr>
                </w:rPrChange>
              </w:rPr>
              <m:t>ϕ</m:t>
            </m:r>
          </m:e>
          <m:sub>
            <m:r>
              <m:rPr>
                <m:sty m:val="p"/>
              </m:rPr>
              <w:rPr>
                <w:rFonts w:ascii="Cambria Math" w:hAnsi="Cambria Math"/>
                <w:rPrChange w:id="392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27" w:author="The Si Tran" w:date="2012-12-15T07:59:00Z">
                  <w:rPr>
                    <w:rFonts w:ascii="Cambria Math" w:eastAsia="Times New Roman" w:hAnsi="Cambria Math"/>
                    <w:szCs w:val="26"/>
                  </w:rPr>
                </w:rPrChange>
              </w:rPr>
              <m:t>γ</m:t>
            </m:r>
          </m:e>
          <m:sub>
            <m:r>
              <w:rPr>
                <w:rFonts w:ascii="Cambria Math" w:hAnsi="Cambria Math"/>
                <w:rPrChange w:id="3928" w:author="The Si Tran" w:date="2012-12-15T07:59:00Z">
                  <w:rPr>
                    <w:rFonts w:ascii="Cambria Math" w:eastAsia="Times New Roman" w:hAnsi="Cambria Math"/>
                    <w:szCs w:val="26"/>
                  </w:rPr>
                </w:rPrChange>
              </w:rPr>
              <m:t>p</m:t>
            </m:r>
            <m:r>
              <m:rPr>
                <m:sty m:val="p"/>
              </m:rPr>
              <w:rPr>
                <w:rFonts w:ascii="Cambria Math" w:hAnsi="Cambria Math"/>
                <w:rPrChange w:id="3929" w:author="The Si Tran" w:date="2012-12-15T07:59:00Z">
                  <w:rPr>
                    <w:rFonts w:ascii="Cambria Math" w:eastAsia="Times New Roman" w:hAnsi="Cambria Math"/>
                    <w:szCs w:val="26"/>
                  </w:rPr>
                </w:rPrChange>
              </w:rPr>
              <m:t>-1</m:t>
            </m:r>
          </m:sub>
        </m:sSub>
        <m:r>
          <m:rPr>
            <m:sty m:val="p"/>
          </m:rPr>
          <w:rPr>
            <w:rFonts w:ascii="Cambria Math" w:hAnsi="Cambria Math"/>
            <w:rPrChange w:id="393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1" w:author="The Si Tran" w:date="2012-12-15T07:59:00Z">
                  <w:rPr>
                    <w:rFonts w:ascii="Cambria Math" w:eastAsia="Times New Roman" w:hAnsi="Cambria Math"/>
                    <w:szCs w:val="26"/>
                  </w:rPr>
                </w:rPrChange>
              </w:rPr>
              <m:t>ϕ</m:t>
            </m:r>
          </m:e>
          <m:sub>
            <m:r>
              <m:rPr>
                <m:sty m:val="p"/>
              </m:rPr>
              <w:rPr>
                <w:rFonts w:ascii="Cambria Math" w:hAnsi="Cambria Math"/>
                <w:rPrChange w:id="393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33" w:author="The Si Tran" w:date="2012-12-15T07:59:00Z">
                  <w:rPr>
                    <w:rFonts w:ascii="Cambria Math" w:eastAsia="Times New Roman" w:hAnsi="Cambria Math"/>
                    <w:szCs w:val="26"/>
                  </w:rPr>
                </w:rPrChange>
              </w:rPr>
              <m:t>γ</m:t>
            </m:r>
          </m:e>
          <m:sub>
            <m:r>
              <w:rPr>
                <w:rFonts w:ascii="Cambria Math" w:hAnsi="Cambria Math"/>
                <w:rPrChange w:id="3934" w:author="The Si Tran" w:date="2012-12-15T07:59:00Z">
                  <w:rPr>
                    <w:rFonts w:ascii="Cambria Math" w:eastAsia="Times New Roman" w:hAnsi="Cambria Math"/>
                    <w:szCs w:val="26"/>
                  </w:rPr>
                </w:rPrChange>
              </w:rPr>
              <m:t>p</m:t>
            </m:r>
            <m:r>
              <m:rPr>
                <m:sty m:val="p"/>
              </m:rPr>
              <w:rPr>
                <w:rFonts w:ascii="Cambria Math" w:hAnsi="Cambria Math"/>
                <w:rPrChange w:id="3935" w:author="The Si Tran" w:date="2012-12-15T07:59:00Z">
                  <w:rPr>
                    <w:rFonts w:ascii="Cambria Math" w:eastAsia="Times New Roman" w:hAnsi="Cambria Math"/>
                    <w:szCs w:val="26"/>
                  </w:rPr>
                </w:rPrChange>
              </w:rPr>
              <m:t>-2</m:t>
            </m:r>
          </m:sub>
        </m:sSub>
        <m:r>
          <m:rPr>
            <m:sty m:val="p"/>
          </m:rPr>
          <w:rPr>
            <w:rFonts w:ascii="Cambria Math" w:hAnsi="Cambria Math"/>
            <w:rPrChange w:id="3936" w:author="The Si Tran" w:date="2012-12-15T07:59:00Z">
              <w:rPr>
                <w:rFonts w:ascii="Cambria Math" w:eastAsia="Times New Roman" w:hAnsi="Cambria Math"/>
                <w:szCs w:val="26"/>
              </w:rPr>
            </w:rPrChange>
          </w:rPr>
          <m:t>+</m:t>
        </m:r>
        <m:r>
          <m:rPr>
            <m:sty m:val="p"/>
          </m:rPr>
          <w:rPr>
            <w:rFonts w:ascii="Cambria Math" w:hAnsi="Cambria Math" w:hint="eastAsia"/>
            <w:rPrChange w:id="3937" w:author="The Si Tran" w:date="2012-12-15T07:59:00Z">
              <w:rPr>
                <w:rFonts w:ascii="Cambria Math" w:eastAsia="Times New Roman" w:hAnsi="Cambria Math" w:hint="eastAsia"/>
                <w:szCs w:val="26"/>
              </w:rPr>
            </w:rPrChange>
          </w:rPr>
          <m:t>…</m:t>
        </m:r>
        <m:r>
          <m:rPr>
            <m:sty m:val="p"/>
          </m:rPr>
          <w:rPr>
            <w:rFonts w:ascii="Cambria Math" w:hAnsi="Cambria Math"/>
            <w:rPrChange w:id="393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9" w:author="The Si Tran" w:date="2012-12-15T07:59:00Z">
                  <w:rPr>
                    <w:rFonts w:ascii="Cambria Math" w:eastAsia="Times New Roman" w:hAnsi="Cambria Math"/>
                    <w:szCs w:val="26"/>
                  </w:rPr>
                </w:rPrChange>
              </w:rPr>
              <m:t>ϕ</m:t>
            </m:r>
          </m:e>
          <m:sub>
            <m:r>
              <w:rPr>
                <w:rFonts w:ascii="Cambria Math" w:hAnsi="Cambria Math"/>
                <w:rPrChange w:id="394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41" w:author="The Si Tran" w:date="2012-12-15T07:59:00Z">
                  <w:rPr>
                    <w:rFonts w:ascii="Cambria Math" w:eastAsia="Times New Roman" w:hAnsi="Cambria Math"/>
                    <w:szCs w:val="26"/>
                  </w:rPr>
                </w:rPrChange>
              </w:rPr>
              <m:t>γ</m:t>
            </m:r>
          </m:e>
          <m:sub>
            <m:r>
              <m:rPr>
                <m:sty m:val="p"/>
              </m:rPr>
              <w:rPr>
                <w:rFonts w:ascii="Cambria Math" w:hAnsi="Cambria Math"/>
                <w:rPrChange w:id="3942" w:author="The Si Tran" w:date="2012-12-15T07:59:00Z">
                  <w:rPr>
                    <w:rFonts w:ascii="Cambria Math" w:eastAsia="Times New Roman" w:hAnsi="Cambria Math"/>
                    <w:szCs w:val="26"/>
                  </w:rPr>
                </w:rPrChange>
              </w:rPr>
              <m:t>0</m:t>
            </m:r>
          </m:sub>
        </m:sSub>
      </m:oMath>
      <w:ins w:id="3943" w:author="The Si Tran" w:date="2012-12-12T00:12:00Z">
        <w:r w:rsidR="005537CE" w:rsidRPr="0038419C">
          <w:rPr>
            <w:rPrChange w:id="3944"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45" w:author="The Si Tran" w:date="2012-12-12T00:12:00Z"/>
          <w:rFonts w:eastAsia="Times New Roman"/>
          <w:szCs w:val="26"/>
        </w:rPr>
        <w:pPrChange w:id="3946" w:author="The Si Tran" w:date="2012-12-16T17:06:00Z">
          <w:pPr>
            <w:spacing w:before="100" w:beforeAutospacing="1" w:after="100" w:afterAutospacing="1"/>
          </w:pPr>
        </w:pPrChange>
      </w:pPr>
      <w:ins w:id="3947"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BE2D8B">
      <w:pPr>
        <w:jc w:val="center"/>
        <w:rPr>
          <w:ins w:id="3948" w:author="The Si Tran" w:date="2012-12-12T00:12:00Z"/>
        </w:rPr>
        <w:pPrChange w:id="3949"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950" w:author="The Si Tran" w:date="2012-12-12T00:12:00Z"/>
          <w:rFonts w:eastAsia="Times New Roman"/>
          <w:szCs w:val="26"/>
        </w:rPr>
      </w:pPr>
      <w:ins w:id="3951" w:author="The Si Tran" w:date="2012-12-14T05:01:00Z">
        <w:r>
          <w:rPr>
            <w:noProof/>
            <w:rPrChange w:id="3952" w:author="Unknown">
              <w:rPr>
                <w:b/>
                <w:bCs/>
                <w:noProof/>
                <w:sz w:val="20"/>
                <w:szCs w:val="20"/>
              </w:rPr>
            </w:rPrChange>
          </w:rPr>
          <mc:AlternateContent>
            <mc:Choice Requires="wps">
              <w:drawing>
                <wp:anchor distT="0" distB="0" distL="114300" distR="114300" simplePos="0" relativeHeight="251677184" behindDoc="0" locked="0" layoutInCell="1" allowOverlap="1" wp14:anchorId="7A57AABF" wp14:editId="29858387">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B90956" w:rsidRPr="000C3A28" w:rsidRDefault="00B90956">
                              <w:pPr>
                                <w:pStyle w:val="EquationIndex"/>
                                <w:pPrChange w:id="3953" w:author="The Si Tran" w:date="2012-12-15T08:05:00Z">
                                  <w:pPr/>
                                </w:pPrChange>
                              </w:pPr>
                              <w:r w:rsidRPr="00E231FB">
                                <w:t>(3.</w:t>
                              </w:r>
                              <w:ins w:id="3954" w:author="The Si Tran" w:date="2012-12-14T04:55:00Z">
                                <w:r w:rsidRPr="00EB1298">
                                  <w:t>6</w:t>
                                </w:r>
                              </w:ins>
                              <w:del w:id="3955"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B90956" w:rsidRPr="000C3A28" w:rsidRDefault="00B90956">
                        <w:pPr>
                          <w:pStyle w:val="EquationIndex"/>
                          <w:pPrChange w:id="3956" w:author="The Si Tran" w:date="2012-12-15T08:05:00Z">
                            <w:pPr/>
                          </w:pPrChange>
                        </w:pPr>
                        <w:r w:rsidRPr="00E231FB">
                          <w:t>(3.</w:t>
                        </w:r>
                        <w:ins w:id="3957" w:author="The Si Tran" w:date="2012-12-14T04:55:00Z">
                          <w:r w:rsidRPr="00EB1298">
                            <w:t>6</w:t>
                          </w:r>
                        </w:ins>
                        <w:del w:id="3958" w:author="The Si Tran" w:date="2012-12-14T04:55:00Z">
                          <w:r w:rsidRPr="00032D83" w:rsidDel="004505B3">
                            <w:delText>2.1</w:delText>
                          </w:r>
                        </w:del>
                        <w:r w:rsidRPr="006D6C8D">
                          <w:t>)</w:t>
                        </w:r>
                      </w:p>
                    </w:txbxContent>
                  </v:textbox>
                </v:shape>
              </w:pict>
            </mc:Fallback>
          </mc:AlternateContent>
        </w:r>
      </w:ins>
      <w:ins w:id="3959"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960"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BE2D8B" w:rsidP="00361F58">
      <w:pPr>
        <w:spacing w:before="100" w:beforeAutospacing="1" w:after="100" w:afterAutospacing="1"/>
        <w:rPr>
          <w:ins w:id="396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962"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963" w:author="The Si Tran" w:date="2012-12-12T00:12:00Z">
            <m:r>
              <m:rPr>
                <m:sty m:val="p"/>
              </m:rPr>
              <w:rPr>
                <w:rFonts w:ascii="Cambria Math" w:eastAsia="Times New Roman" w:hAnsi="Cambria Math"/>
                <w:szCs w:val="26"/>
              </w:rPr>
              <w:br/>
            </m:r>
          </w:ins>
        </m:oMath>
      </m:oMathPara>
      <w:ins w:id="3964"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65"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966" w:author="The Si Tran" w:date="2012-12-12T00:12:00Z"/>
          <w:rFonts w:eastAsia="Times New Roman"/>
          <w:szCs w:val="26"/>
        </w:rPr>
      </w:pPr>
      <w:ins w:id="3967"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968"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969"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970" w:author="The Si Tran" w:date="2012-12-12T00:12:00Z"/>
          <w:rFonts w:eastAsia="Times New Roman"/>
          <w:szCs w:val="26"/>
        </w:rPr>
      </w:pPr>
      <w:ins w:id="3971" w:author="The Si Tran" w:date="2012-12-14T05:03:00Z">
        <w:r>
          <w:rPr>
            <w:noProof/>
            <w:rPrChange w:id="3972" w:author="Unknown">
              <w:rPr>
                <w:b/>
                <w:bCs/>
                <w:noProof/>
                <w:sz w:val="20"/>
                <w:szCs w:val="20"/>
              </w:rPr>
            </w:rPrChange>
          </w:rPr>
          <w:lastRenderedPageBreak/>
          <mc:AlternateContent>
            <mc:Choice Requires="wps">
              <w:drawing>
                <wp:anchor distT="0" distB="0" distL="114300" distR="114300" simplePos="0" relativeHeight="251686400" behindDoc="1" locked="0" layoutInCell="1" allowOverlap="1" wp14:anchorId="4546A330" wp14:editId="02138EBD">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B90956" w:rsidRDefault="00B90956">
                              <w:pPr>
                                <w:pStyle w:val="EquationIndex"/>
                                <w:pPrChange w:id="3973" w:author="The Si Tran" w:date="2012-12-15T08:12:00Z">
                                  <w:pPr/>
                                </w:pPrChange>
                              </w:pPr>
                              <w:r>
                                <w:t>(3.</w:t>
                              </w:r>
                              <w:ins w:id="3974" w:author="The Si Tran" w:date="2012-12-14T04:55:00Z">
                                <w:r>
                                  <w:t>7</w:t>
                                </w:r>
                              </w:ins>
                              <w:del w:id="397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B90956" w:rsidRDefault="00B90956">
                        <w:pPr>
                          <w:pStyle w:val="EquationIndex"/>
                          <w:pPrChange w:id="3976" w:author="The Si Tran" w:date="2012-12-15T08:12:00Z">
                            <w:pPr/>
                          </w:pPrChange>
                        </w:pPr>
                        <w:r>
                          <w:t>(3.</w:t>
                        </w:r>
                        <w:ins w:id="3977" w:author="The Si Tran" w:date="2012-12-14T04:55:00Z">
                          <w:r>
                            <w:t>7</w:t>
                          </w:r>
                        </w:ins>
                        <w:del w:id="3978" w:author="The Si Tran" w:date="2012-12-14T04:55:00Z">
                          <w:r w:rsidDel="004505B3">
                            <w:delText>2.1</w:delText>
                          </w:r>
                        </w:del>
                        <w:r>
                          <w:t>)</w:t>
                        </w:r>
                      </w:p>
                    </w:txbxContent>
                  </v:textbox>
                  <w10:wrap type="tight"/>
                </v:shape>
              </w:pict>
            </mc:Fallback>
          </mc:AlternateContent>
        </w:r>
      </w:ins>
      <w:ins w:id="3979"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980"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981" w:author="The Si Tran" w:date="2012-12-12T00:12:00Z"/>
          <w:rFonts w:eastAsia="Times New Roman"/>
          <w:szCs w:val="26"/>
        </w:rPr>
      </w:pPr>
      <w:ins w:id="3982"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983" w:author="The Si Tran" w:date="2012-12-12T00:12:00Z"/>
          <w:rFonts w:eastAsia="Times New Roman"/>
          <w:szCs w:val="26"/>
        </w:rPr>
      </w:pPr>
      <w:ins w:id="3984"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985"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986" w:author="The Si Tran" w:date="2012-12-12T00:12:00Z"/>
          <w:rFonts w:eastAsia="Times New Roman"/>
          <w:szCs w:val="26"/>
        </w:rPr>
      </w:pPr>
      <w:ins w:id="3987" w:author="The Si Tran" w:date="2012-12-12T00:12:00Z">
        <w:r w:rsidRPr="00090AB7">
          <w:rPr>
            <w:rPrChange w:id="3988"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98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99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991"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9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99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94"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95"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96"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97"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98"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999" w:author="The Si Tran" w:date="2012-12-12T00:12:00Z">
        <w:r w:rsidRPr="0019748F">
          <w:rPr>
            <w:rFonts w:eastAsia="Times New Roman"/>
            <w:szCs w:val="26"/>
          </w:rPr>
          <w:t>.</w:t>
        </w:r>
      </w:ins>
    </w:p>
    <w:p w14:paraId="7719F6F5" w14:textId="7F780A52" w:rsidR="00361F58" w:rsidRPr="0019748F" w:rsidRDefault="00361F58">
      <w:pPr>
        <w:rPr>
          <w:ins w:id="4000" w:author="The Si Tran" w:date="2012-12-12T00:12:00Z"/>
        </w:rPr>
        <w:pPrChange w:id="4001" w:author="The Si Tran" w:date="2012-12-16T10:33:00Z">
          <w:pPr>
            <w:spacing w:before="100" w:beforeAutospacing="1" w:after="100" w:afterAutospacing="1"/>
          </w:pPr>
        </w:pPrChange>
      </w:pPr>
      <w:ins w:id="4002"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003"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04"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05"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06"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07"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4008" w:author="The Si Tran" w:date="2012-12-12T00:12:00Z">
        <w:r w:rsidRPr="0019748F">
          <w:t xml:space="preserve">. </w:t>
        </w:r>
      </w:ins>
    </w:p>
    <w:p w14:paraId="3A23FA9B" w14:textId="0A986214" w:rsidR="00361F58" w:rsidRDefault="00361F58" w:rsidP="00361F58">
      <w:pPr>
        <w:spacing w:before="100" w:beforeAutospacing="1" w:after="100" w:afterAutospacing="1"/>
        <w:rPr>
          <w:ins w:id="4009" w:author="The Si Tran" w:date="2012-12-12T00:12:00Z"/>
          <w:szCs w:val="26"/>
          <w:lang w:val="pt-BR"/>
        </w:rPr>
      </w:pPr>
      <w:ins w:id="4010"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011"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012"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013"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014"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015" w:author="The Si Tran" w:date="2012-12-12T00:12:00Z"/>
          <w:szCs w:val="26"/>
          <w:lang w:val="pt-BR"/>
        </w:rPr>
      </w:pPr>
      <w:ins w:id="4016" w:author="The Si Tran" w:date="2012-12-12T00:12:00Z">
        <w:r w:rsidRPr="00465185">
          <w:rPr>
            <w:szCs w:val="26"/>
            <w:lang w:val="pt-BR"/>
          </w:rPr>
          <w:t>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w:t>
        </w:r>
      </w:ins>
      <w:r w:rsidR="00091D45">
        <w:rPr>
          <w:szCs w:val="26"/>
          <w:lang w:val="pt-BR"/>
        </w:rPr>
        <w:t xml:space="preserve"> </w:t>
      </w:r>
      <w:ins w:id="4017"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018" w:author="The Si Tran" w:date="2012-12-12T00:12:00Z">
        <w:r w:rsidRPr="00465185">
          <w:rPr>
            <w:szCs w:val="26"/>
            <w:lang w:val="pt-BR"/>
          </w:rPr>
          <w:t xml:space="preserve">, với </w:t>
        </w:r>
      </w:ins>
      <w:ins w:id="4019" w:author="The Si Tran" w:date="2012-12-06T00:48:00Z">
        <m:oMath>
          <m:r>
            <w:rPr>
              <w:rFonts w:ascii="Cambria Math" w:hAnsi="Cambria Math"/>
              <w:lang w:val="pt-BR"/>
            </w:rPr>
            <m:t>N</m:t>
          </m:r>
        </m:oMath>
      </w:ins>
      <w:r w:rsidR="00091D45" w:rsidRPr="00465185">
        <w:rPr>
          <w:szCs w:val="26"/>
          <w:lang w:val="pt-BR"/>
        </w:rPr>
        <w:t xml:space="preserve"> </w:t>
      </w:r>
      <w:ins w:id="4020"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021" w:author="The Si Tran" w:date="2012-12-12T00:11:00Z"/>
          <w:color w:val="FF0000"/>
          <w:szCs w:val="26"/>
          <w:lang w:val="pt-BR"/>
          <w:rPrChange w:id="4022" w:author="The Si Tran" w:date="2012-12-05T23:02:00Z">
            <w:rPr>
              <w:del w:id="4023"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Pr>
          <w:sz w:val="28"/>
          <w:szCs w:val="28"/>
          <w:lang w:val="pt-BR"/>
        </w:rPr>
        <w:t xml:space="preserve">ng mô hình </w:t>
      </w:r>
      <w:r>
        <w:rPr>
          <w:sz w:val="28"/>
          <w:szCs w:val="28"/>
          <w:lang w:val="pt-BR"/>
        </w:rPr>
        <w:t>A</w:t>
      </w:r>
      <w:r>
        <w:rPr>
          <w:sz w:val="28"/>
          <w:szCs w:val="28"/>
          <w:lang w:val="pt-BR"/>
        </w:rPr>
        <w:t>R</w:t>
      </w:r>
      <w:r>
        <w:rPr>
          <w:sz w:val="28"/>
          <w:szCs w:val="28"/>
          <w:lang w:val="pt-BR"/>
        </w:rPr>
        <w:t xml:space="preserve">(2) </w:t>
      </w:r>
      <m:oMath>
        <m:sSub>
          <m:sSubPr>
            <m:ctrlPr>
              <w:ins w:id="4024" w:author="The Si Tran" w:date="2012-12-16T20:21:00Z">
                <w:rPr>
                  <w:rFonts w:ascii="Cambria Math" w:hAnsi="Cambria Math"/>
                  <w:i/>
                </w:rPr>
              </w:ins>
            </m:ctrlPr>
          </m:sSubPr>
          <m:e>
            <w:ins w:id="4025" w:author="The Si Tran" w:date="2012-12-16T20:21:00Z">
              <m:r>
                <w:rPr>
                  <w:rFonts w:ascii="Cambria Math" w:hAnsi="Cambria Math"/>
                </w:rPr>
                <m:t>y</m:t>
              </m:r>
            </w:ins>
          </m:e>
          <m:sub>
            <w:ins w:id="4026" w:author="The Si Tran" w:date="2012-12-16T20:21:00Z">
              <m:r>
                <w:rPr>
                  <w:rFonts w:ascii="Cambria Math" w:hAnsi="Cambria Math"/>
                </w:rPr>
                <m:t>t</m:t>
              </m:r>
            </w:ins>
          </m:sub>
        </m:sSub>
        <w:ins w:id="4027" w:author="The Si Tran" w:date="2012-12-16T20:21:00Z">
          <m:r>
            <w:rPr>
              <w:rFonts w:ascii="Cambria Math" w:hAnsi="Cambria Math"/>
            </w:rPr>
            <m:t>=4+0.4</m:t>
          </m:r>
        </w:ins>
        <m:sSub>
          <m:sSubPr>
            <m:ctrlPr>
              <w:ins w:id="4028" w:author="The Si Tran" w:date="2012-12-16T20:22:00Z">
                <w:rPr>
                  <w:rFonts w:ascii="Cambria Math" w:hAnsi="Cambria Math"/>
                  <w:i/>
                </w:rPr>
              </w:ins>
            </m:ctrlPr>
          </m:sSubPr>
          <m:e>
            <w:ins w:id="4029" w:author="The Si Tran" w:date="2012-12-16T20:22:00Z">
              <m:r>
                <w:rPr>
                  <w:rFonts w:ascii="Cambria Math" w:hAnsi="Cambria Math"/>
                </w:rPr>
                <m:t>y</m:t>
              </m:r>
            </w:ins>
          </m:e>
          <m:sub>
            <w:ins w:id="4030" w:author="The Si Tran" w:date="2012-12-16T20:22:00Z">
              <m:r>
                <w:rPr>
                  <w:rFonts w:ascii="Cambria Math" w:hAnsi="Cambria Math"/>
                </w:rPr>
                <m:t>t-1</m:t>
              </m:r>
            </w:ins>
          </m:sub>
        </m:sSub>
        <w:ins w:id="4031" w:author="The Si Tran" w:date="2012-12-16T20:22:00Z">
          <m:r>
            <w:rPr>
              <w:rFonts w:ascii="Cambria Math" w:hAnsi="Cambria Math"/>
            </w:rPr>
            <m:t>+0.5</m:t>
          </m:r>
        </w:ins>
        <m:sSub>
          <m:sSubPr>
            <m:ctrlPr>
              <w:ins w:id="4032" w:author="The Si Tran" w:date="2012-12-16T20:22:00Z">
                <w:rPr>
                  <w:rFonts w:ascii="Cambria Math" w:hAnsi="Cambria Math"/>
                  <w:i/>
                </w:rPr>
              </w:ins>
            </m:ctrlPr>
          </m:sSubPr>
          <m:e>
            <w:ins w:id="4033" w:author="The Si Tran" w:date="2012-12-16T20:22:00Z">
              <m:r>
                <w:rPr>
                  <w:rFonts w:ascii="Cambria Math" w:hAnsi="Cambria Math"/>
                </w:rPr>
                <m:t>y</m:t>
              </m:r>
            </w:ins>
          </m:e>
          <m:sub>
            <w:ins w:id="4034" w:author="The Si Tran" w:date="2012-12-16T20:22:00Z">
              <m:r>
                <w:rPr>
                  <w:rFonts w:ascii="Cambria Math" w:hAnsi="Cambria Math"/>
                </w:rPr>
                <m:t>t-2</m:t>
              </m:r>
            </w:ins>
          </m:sub>
        </m:sSub>
        <w:ins w:id="4035" w:author="The Si Tran" w:date="2012-12-16T20:22:00Z">
          <m:r>
            <w:rPr>
              <w:rFonts w:ascii="Cambria Math" w:hAnsi="Cambria Math"/>
            </w:rPr>
            <m:t>+</m:t>
          </m:r>
        </w:ins>
        <m:sSub>
          <m:sSubPr>
            <m:ctrlPr>
              <w:ins w:id="4036" w:author="The Si Tran" w:date="2012-12-16T20:22:00Z">
                <w:rPr>
                  <w:rFonts w:ascii="Cambria Math" w:hAnsi="Cambria Math"/>
                  <w:i/>
                </w:rPr>
              </w:ins>
            </m:ctrlPr>
          </m:sSubPr>
          <m:e>
            <w:ins w:id="4037" w:author="The Si Tran" w:date="2012-12-16T20:22:00Z">
              <m:r>
                <w:rPr>
                  <w:rFonts w:ascii="Cambria Math" w:hAnsi="Cambria Math"/>
                </w:rPr>
                <m:t>ε</m:t>
              </m:r>
            </w:ins>
          </m:e>
          <m:sub>
            <w:ins w:id="4038" w:author="The Si Tran" w:date="2012-12-16T20:22:00Z">
              <m:r>
                <w:rPr>
                  <w:rFonts w:ascii="Cambria Math" w:hAnsi="Cambria Math"/>
                </w:rPr>
                <m:t>t</m:t>
              </m:r>
            </w:ins>
          </m:sub>
        </m:sSub>
      </m:oMath>
      <w:r w:rsidR="0068192E">
        <w:rPr>
          <w:rFonts w:eastAsiaTheme="minorEastAsia"/>
        </w:rPr>
        <w:t xml:space="preserve">. </w:t>
      </w:r>
      <w:del w:id="4039" w:author="The Si Tran" w:date="2012-12-12T00:10:00Z">
        <w:r w:rsidR="00A2082F" w:rsidRPr="0049233F" w:rsidDel="00361F58">
          <w:rPr>
            <w:color w:val="FF0000"/>
            <w:szCs w:val="26"/>
            <w:lang w:val="pt-BR"/>
            <w:rPrChange w:id="4040"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041" w:author="The Si Tran" w:date="2012-12-06T04:01:00Z"/>
          <w:color w:val="FF0000"/>
          <w:szCs w:val="26"/>
          <w:lang w:val="pt-BR"/>
          <w:rPrChange w:id="4042" w:author="The Si Tran" w:date="2012-12-05T23:02:00Z">
            <w:rPr>
              <w:del w:id="4043" w:author="The Si Tran" w:date="2012-12-06T04:01:00Z"/>
              <w:color w:val="FF0000"/>
              <w:sz w:val="32"/>
              <w:lang w:val="pt-BR"/>
            </w:rPr>
          </w:rPrChange>
        </w:rPr>
      </w:pPr>
      <w:del w:id="4044" w:author="The Si Tran" w:date="2012-12-06T04:01:00Z">
        <w:r w:rsidRPr="0049233F" w:rsidDel="00667D24">
          <w:rPr>
            <w:color w:val="FF0000"/>
            <w:szCs w:val="26"/>
            <w:lang w:val="pt-BR"/>
            <w:rPrChange w:id="4045"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046" w:author="The Si Tran" w:date="2012-12-12T00:12:00Z"/>
          <w:szCs w:val="26"/>
          <w:lang w:val="pt-BR"/>
          <w:rPrChange w:id="4047" w:author="The Si Tran" w:date="2012-12-06T00:54:00Z">
            <w:rPr>
              <w:del w:id="4048" w:author="The Si Tran" w:date="2012-12-12T00:12:00Z"/>
              <w:sz w:val="28"/>
              <w:szCs w:val="28"/>
              <w:lang w:val="pt-BR"/>
            </w:rPr>
          </w:rPrChange>
        </w:rPr>
        <w:pPrChange w:id="4049" w:author="The Si Tran" w:date="2012-12-06T00:54:00Z">
          <w:pPr>
            <w:ind w:firstLine="540"/>
          </w:pPr>
        </w:pPrChange>
      </w:pPr>
      <w:del w:id="4050" w:author="The Si Tran" w:date="2012-12-12T00:12:00Z">
        <w:r w:rsidRPr="0049233F" w:rsidDel="00361F58">
          <w:rPr>
            <w:szCs w:val="26"/>
            <w:lang w:val="pt-BR"/>
            <w:rPrChange w:id="4051"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052" w:author="The Si Tran" w:date="2012-12-06T00:55:00Z"/>
          <w:szCs w:val="26"/>
          <w:lang w:val="pt-BR"/>
          <w:rPrChange w:id="4053" w:author="The Si Tran" w:date="2012-12-05T23:02:00Z">
            <w:rPr>
              <w:del w:id="4054" w:author="The Si Tran" w:date="2012-12-06T00:55:00Z"/>
              <w:sz w:val="28"/>
              <w:szCs w:val="28"/>
              <w:lang w:val="pt-BR"/>
            </w:rPr>
          </w:rPrChange>
        </w:rPr>
      </w:pPr>
      <w:del w:id="4055" w:author="The Si Tran" w:date="2012-12-06T00:55:00Z">
        <w:r w:rsidRPr="00AF1345" w:rsidDel="00BA51C4">
          <w:rPr>
            <w:position w:val="-14"/>
            <w:szCs w:val="26"/>
            <w:lang w:val="pt-BR"/>
          </w:rPr>
          <w:object w:dxaOrig="2920" w:dyaOrig="380" w14:anchorId="2282CF9B">
            <v:shape id="_x0000_i1068" type="#_x0000_t75" style="width:3in;height:27.75pt" o:ole="">
              <v:imagedata r:id="rId104" o:title=""/>
            </v:shape>
            <o:OLEObject Type="Embed" ProgID="Equation.DSMT4" ShapeID="_x0000_i1068" DrawAspect="Content" ObjectID="_1417414669" r:id="rId105"/>
          </w:object>
        </w:r>
        <w:r w:rsidRPr="0049233F" w:rsidDel="00BA51C4">
          <w:rPr>
            <w:szCs w:val="26"/>
            <w:lang w:val="pt-BR"/>
            <w:rPrChange w:id="4056"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057" w:author="The Si Tran" w:date="2012-12-12T00:12:00Z"/>
          <w:szCs w:val="26"/>
          <w:lang w:val="pt-BR"/>
          <w:rPrChange w:id="4058" w:author="The Si Tran" w:date="2012-12-05T23:02:00Z">
            <w:rPr>
              <w:del w:id="4059" w:author="The Si Tran" w:date="2012-12-12T00:12:00Z"/>
              <w:sz w:val="28"/>
              <w:szCs w:val="28"/>
              <w:lang w:val="pt-BR"/>
            </w:rPr>
          </w:rPrChange>
        </w:rPr>
      </w:pPr>
      <w:del w:id="4060" w:author="The Si Tran" w:date="2012-12-12T00:12:00Z">
        <w:r w:rsidRPr="0049233F" w:rsidDel="00361F58">
          <w:rPr>
            <w:szCs w:val="26"/>
            <w:lang w:val="pt-BR"/>
            <w:rPrChange w:id="4061"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062" w:author="The Si Tran" w:date="2012-12-12T00:12:00Z"/>
          <w:szCs w:val="26"/>
          <w:lang w:val="pt-BR"/>
          <w:rPrChange w:id="4063" w:author="The Si Tran" w:date="2012-12-05T23:02:00Z">
            <w:rPr>
              <w:del w:id="4064" w:author="The Si Tran" w:date="2012-12-12T00:12:00Z"/>
              <w:sz w:val="28"/>
              <w:szCs w:val="28"/>
              <w:lang w:val="pt-BR"/>
            </w:rPr>
          </w:rPrChange>
        </w:rPr>
      </w:pPr>
      <w:del w:id="4065" w:author="The Si Tran" w:date="2012-12-06T00:55:00Z">
        <w:r w:rsidRPr="00AF1345" w:rsidDel="003B3B5B">
          <w:rPr>
            <w:position w:val="-6"/>
            <w:szCs w:val="26"/>
            <w:lang w:val="pt-BR"/>
          </w:rPr>
          <w:object w:dxaOrig="220" w:dyaOrig="279" w14:anchorId="0F632030">
            <v:shape id="_x0000_i1069" type="#_x0000_t75" style="width:12.75pt;height:21.75pt" o:ole="">
              <v:imagedata r:id="rId106" o:title=""/>
            </v:shape>
            <o:OLEObject Type="Embed" ProgID="Equation.DSMT4" ShapeID="_x0000_i1069" DrawAspect="Content" ObjectID="_1417414670" r:id="rId107"/>
          </w:object>
        </w:r>
        <w:r w:rsidRPr="0049233F" w:rsidDel="003B3B5B">
          <w:rPr>
            <w:szCs w:val="26"/>
            <w:lang w:val="pt-BR"/>
            <w:rPrChange w:id="4066" w:author="The Si Tran" w:date="2012-12-05T23:02:00Z">
              <w:rPr>
                <w:sz w:val="28"/>
                <w:szCs w:val="28"/>
                <w:lang w:val="pt-BR"/>
              </w:rPr>
            </w:rPrChange>
          </w:rPr>
          <w:delText xml:space="preserve"> </w:delText>
        </w:r>
      </w:del>
      <w:del w:id="4067" w:author="The Si Tran" w:date="2012-12-12T00:12:00Z">
        <w:r w:rsidRPr="0049233F" w:rsidDel="00361F58">
          <w:rPr>
            <w:szCs w:val="26"/>
            <w:lang w:val="pt-BR"/>
            <w:rPrChange w:id="4068"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069" w:author="The Si Tran" w:date="2012-12-12T00:12:00Z"/>
          <w:szCs w:val="26"/>
          <w:lang w:val="pt-BR"/>
          <w:rPrChange w:id="4070" w:author="The Si Tran" w:date="2012-12-05T23:02:00Z">
            <w:rPr>
              <w:del w:id="4071" w:author="The Si Tran" w:date="2012-12-12T00:12:00Z"/>
              <w:sz w:val="28"/>
              <w:szCs w:val="28"/>
              <w:lang w:val="pt-BR"/>
            </w:rPr>
          </w:rPrChange>
        </w:rPr>
      </w:pPr>
      <w:del w:id="4072" w:author="The Si Tran" w:date="2012-12-06T00:55:00Z">
        <w:r w:rsidRPr="00AF1345" w:rsidDel="003B3B5B">
          <w:rPr>
            <w:position w:val="-12"/>
            <w:szCs w:val="26"/>
            <w:lang w:val="pt-BR"/>
          </w:rPr>
          <w:object w:dxaOrig="240" w:dyaOrig="360" w14:anchorId="68D691B9">
            <v:shape id="_x0000_i1070" type="#_x0000_t75" style="width:12.75pt;height:27.75pt" o:ole="">
              <v:imagedata r:id="rId108" o:title=""/>
            </v:shape>
            <o:OLEObject Type="Embed" ProgID="Equation.DSMT4" ShapeID="_x0000_i1070" DrawAspect="Content" ObjectID="_1417414671" r:id="rId109"/>
          </w:object>
        </w:r>
        <w:r w:rsidRPr="0049233F" w:rsidDel="003B3B5B">
          <w:rPr>
            <w:szCs w:val="26"/>
            <w:lang w:val="pt-BR"/>
            <w:rPrChange w:id="4073" w:author="The Si Tran" w:date="2012-12-05T23:02:00Z">
              <w:rPr>
                <w:sz w:val="28"/>
                <w:szCs w:val="28"/>
                <w:lang w:val="pt-BR"/>
              </w:rPr>
            </w:rPrChange>
          </w:rPr>
          <w:delText xml:space="preserve"> </w:delText>
        </w:r>
      </w:del>
      <w:del w:id="4074" w:author="The Si Tran" w:date="2012-12-12T00:12:00Z">
        <w:r w:rsidRPr="0049233F" w:rsidDel="00361F58">
          <w:rPr>
            <w:szCs w:val="26"/>
            <w:lang w:val="pt-BR"/>
            <w:rPrChange w:id="4075"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076" w:author="The Si Tran" w:date="2012-12-12T00:12:00Z"/>
          <w:szCs w:val="26"/>
          <w:lang w:val="pt-BR"/>
          <w:rPrChange w:id="4077" w:author="The Si Tran" w:date="2012-12-05T23:02:00Z">
            <w:rPr>
              <w:del w:id="4078" w:author="The Si Tran" w:date="2012-12-12T00:12:00Z"/>
              <w:sz w:val="28"/>
              <w:szCs w:val="28"/>
              <w:lang w:val="pt-BR"/>
            </w:rPr>
          </w:rPrChange>
        </w:rPr>
      </w:pPr>
      <w:del w:id="4079" w:author="The Si Tran" w:date="2012-12-12T00:12:00Z">
        <w:r w:rsidRPr="0049233F" w:rsidDel="00361F58">
          <w:rPr>
            <w:szCs w:val="26"/>
            <w:lang w:val="pt-BR"/>
            <w:rPrChange w:id="4080" w:author="The Si Tran" w:date="2012-12-05T23:02:00Z">
              <w:rPr>
                <w:sz w:val="28"/>
                <w:szCs w:val="28"/>
                <w:lang w:val="pt-BR"/>
              </w:rPr>
            </w:rPrChange>
          </w:rPr>
          <w:delText xml:space="preserve"> </w:delText>
        </w:r>
      </w:del>
      <w:del w:id="4081" w:author="The Si Tran" w:date="2012-12-06T00:55:00Z">
        <w:r w:rsidRPr="00AF1345" w:rsidDel="000E7D19">
          <w:rPr>
            <w:position w:val="-12"/>
            <w:szCs w:val="26"/>
            <w:lang w:val="pt-BR"/>
          </w:rPr>
          <w:object w:dxaOrig="220" w:dyaOrig="360" w14:anchorId="0AA16092">
            <v:shape id="_x0000_i1071" type="#_x0000_t75" style="width:12.75pt;height:27.75pt" o:ole="">
              <v:imagedata r:id="rId110" o:title=""/>
            </v:shape>
            <o:OLEObject Type="Embed" ProgID="Equation.DSMT4" ShapeID="_x0000_i1071" DrawAspect="Content" ObjectID="_1417414672" r:id="rId111"/>
          </w:object>
        </w:r>
      </w:del>
      <w:del w:id="4082" w:author="The Si Tran" w:date="2012-12-12T00:12:00Z">
        <w:r w:rsidRPr="0049233F" w:rsidDel="00361F58">
          <w:rPr>
            <w:szCs w:val="26"/>
            <w:lang w:val="pt-BR"/>
            <w:rPrChange w:id="4083" w:author="The Si Tran" w:date="2012-12-05T23:02:00Z">
              <w:rPr>
                <w:sz w:val="28"/>
                <w:szCs w:val="28"/>
                <w:lang w:val="pt-BR"/>
              </w:rPr>
            </w:rPrChange>
          </w:rPr>
          <w:delText xml:space="preserve"> là các trọng số được ước lượng thể hiện sự ảnh hưởng của các giá trị </w:delText>
        </w:r>
      </w:del>
      <w:del w:id="4084" w:author="The Si Tran" w:date="2012-12-06T00:56:00Z">
        <w:r w:rsidRPr="0049233F" w:rsidDel="000E7D19">
          <w:rPr>
            <w:szCs w:val="26"/>
            <w:lang w:val="pt-BR"/>
            <w:rPrChange w:id="4085" w:author="The Si Tran" w:date="2012-12-05T23:02:00Z">
              <w:rPr>
                <w:sz w:val="28"/>
                <w:szCs w:val="28"/>
                <w:lang w:val="pt-BR"/>
              </w:rPr>
            </w:rPrChange>
          </w:rPr>
          <w:delText>y</w:delText>
        </w:r>
        <w:r w:rsidRPr="0049233F" w:rsidDel="000E7D19">
          <w:rPr>
            <w:szCs w:val="26"/>
            <w:vertAlign w:val="subscript"/>
            <w:lang w:val="pt-BR"/>
            <w:rPrChange w:id="4086" w:author="The Si Tran" w:date="2012-12-05T23:02:00Z">
              <w:rPr>
                <w:sz w:val="28"/>
                <w:szCs w:val="28"/>
                <w:vertAlign w:val="subscript"/>
                <w:lang w:val="pt-BR"/>
              </w:rPr>
            </w:rPrChange>
          </w:rPr>
          <w:delText>t-i</w:delText>
        </w:r>
        <w:r w:rsidRPr="0049233F" w:rsidDel="000E7D19">
          <w:rPr>
            <w:szCs w:val="26"/>
            <w:lang w:val="pt-BR"/>
            <w:rPrChange w:id="4087" w:author="The Si Tran" w:date="2012-12-05T23:02:00Z">
              <w:rPr>
                <w:sz w:val="28"/>
                <w:szCs w:val="28"/>
                <w:lang w:val="pt-BR"/>
              </w:rPr>
            </w:rPrChange>
          </w:rPr>
          <w:delText xml:space="preserve"> </w:delText>
        </w:r>
      </w:del>
      <w:del w:id="4088" w:author="The Si Tran" w:date="2012-12-12T00:12:00Z">
        <w:r w:rsidRPr="0049233F" w:rsidDel="00361F58">
          <w:rPr>
            <w:szCs w:val="26"/>
            <w:lang w:val="pt-BR"/>
            <w:rPrChange w:id="4089" w:author="The Si Tran" w:date="2012-12-05T23:02:00Z">
              <w:rPr>
                <w:sz w:val="28"/>
                <w:szCs w:val="28"/>
                <w:lang w:val="pt-BR"/>
              </w:rPr>
            </w:rPrChange>
          </w:rPr>
          <w:delText xml:space="preserve">lên </w:delText>
        </w:r>
      </w:del>
      <w:del w:id="4090" w:author="The Si Tran" w:date="2012-12-06T00:56:00Z">
        <w:r w:rsidRPr="0049233F" w:rsidDel="000E7D19">
          <w:rPr>
            <w:szCs w:val="26"/>
            <w:lang w:val="pt-BR"/>
            <w:rPrChange w:id="4091" w:author="The Si Tran" w:date="2012-12-05T23:02:00Z">
              <w:rPr>
                <w:sz w:val="28"/>
                <w:szCs w:val="28"/>
                <w:lang w:val="pt-BR"/>
              </w:rPr>
            </w:rPrChange>
          </w:rPr>
          <w:delText>y</w:delText>
        </w:r>
        <w:r w:rsidRPr="0049233F" w:rsidDel="000E7D19">
          <w:rPr>
            <w:szCs w:val="26"/>
            <w:vertAlign w:val="subscript"/>
            <w:lang w:val="pt-BR"/>
            <w:rPrChange w:id="4092" w:author="The Si Tran" w:date="2012-12-05T23:02:00Z">
              <w:rPr>
                <w:sz w:val="28"/>
                <w:szCs w:val="28"/>
                <w:vertAlign w:val="subscript"/>
                <w:lang w:val="pt-BR"/>
              </w:rPr>
            </w:rPrChange>
          </w:rPr>
          <w:delText>t</w:delText>
        </w:r>
        <w:r w:rsidRPr="0049233F" w:rsidDel="000E7D19">
          <w:rPr>
            <w:szCs w:val="26"/>
            <w:lang w:val="pt-BR"/>
            <w:rPrChange w:id="4093"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094" w:author="The Si Tran" w:date="2012-12-06T00:59:00Z"/>
          <w:szCs w:val="26"/>
          <w:lang w:val="pt-BR"/>
        </w:rPr>
        <w:pPrChange w:id="4095" w:author="The Si Tran" w:date="2012-12-06T00:59:00Z">
          <w:pPr>
            <w:ind w:firstLine="540"/>
          </w:pPr>
        </w:pPrChange>
      </w:pPr>
      <w:del w:id="4096" w:author="The Si Tran" w:date="2012-12-12T00:12:00Z">
        <w:r w:rsidRPr="0049233F" w:rsidDel="00361F58">
          <w:rPr>
            <w:szCs w:val="26"/>
            <w:lang w:val="pt-BR"/>
            <w:rPrChange w:id="4097"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098" w:author="The Si Tran" w:date="2012-12-06T01:05:00Z"/>
          <w:szCs w:val="26"/>
          <w:lang w:val="pt-BR"/>
          <w:rPrChange w:id="4099" w:author="The Si Tran" w:date="2012-12-05T23:02:00Z">
            <w:rPr>
              <w:del w:id="4100" w:author="The Si Tran" w:date="2012-12-06T01:05:00Z"/>
              <w:sz w:val="28"/>
              <w:szCs w:val="28"/>
              <w:lang w:val="pt-BR"/>
            </w:rPr>
          </w:rPrChange>
        </w:rPr>
        <w:pPrChange w:id="4101" w:author="The Si Tran" w:date="2012-12-06T01:05:00Z">
          <w:pPr>
            <w:ind w:firstLine="540"/>
          </w:pPr>
        </w:pPrChange>
      </w:pPr>
      <w:del w:id="4102" w:author="The Si Tran" w:date="2012-12-06T00:59:00Z">
        <w:r w:rsidRPr="00AF1345" w:rsidDel="007B7F6E">
          <w:rPr>
            <w:position w:val="-32"/>
            <w:szCs w:val="26"/>
            <w:lang w:val="pt-BR"/>
          </w:rPr>
          <w:object w:dxaOrig="2960" w:dyaOrig="700" w14:anchorId="6C0265E7">
            <v:shape id="_x0000_i1072" type="#_x0000_t75" style="width:208.5pt;height:50.25pt" o:ole="">
              <v:imagedata r:id="rId112" o:title=""/>
            </v:shape>
            <o:OLEObject Type="Embed" ProgID="Equation.DSMT4" ShapeID="_x0000_i1072" DrawAspect="Content" ObjectID="_1417414673" r:id="rId113"/>
          </w:object>
        </w:r>
      </w:del>
    </w:p>
    <w:p w14:paraId="25BA803B" w14:textId="77777777" w:rsidR="006A21F7" w:rsidRPr="0049233F" w:rsidDel="00361F58" w:rsidRDefault="006A21F7">
      <w:pPr>
        <w:ind w:left="720" w:firstLine="720"/>
        <w:rPr>
          <w:del w:id="4103" w:author="The Si Tran" w:date="2012-12-12T00:12:00Z"/>
          <w:szCs w:val="26"/>
          <w:lang w:val="pt-BR"/>
          <w:rPrChange w:id="4104" w:author="The Si Tran" w:date="2012-12-05T23:02:00Z">
            <w:rPr>
              <w:del w:id="4105" w:author="The Si Tran" w:date="2012-12-12T00:12:00Z"/>
              <w:sz w:val="28"/>
              <w:szCs w:val="28"/>
              <w:lang w:val="pt-BR"/>
            </w:rPr>
          </w:rPrChange>
        </w:rPr>
        <w:pPrChange w:id="4106" w:author="The Si Tran" w:date="2012-12-06T01:05:00Z">
          <w:pPr>
            <w:ind w:firstLine="540"/>
          </w:pPr>
        </w:pPrChange>
      </w:pPr>
      <w:del w:id="4107"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4" o:title=""/>
            </v:shape>
            <o:OLEObject Type="Embed" ProgID="Equation.DSMT4" ShapeID="_x0000_i1073" DrawAspect="Content" ObjectID="_1417414674" r:id="rId115"/>
          </w:object>
        </w:r>
      </w:del>
    </w:p>
    <w:p w14:paraId="7ED61313" w14:textId="77777777" w:rsidR="006A21F7" w:rsidRPr="0049233F" w:rsidDel="00361F58" w:rsidRDefault="006A21F7" w:rsidP="006A21F7">
      <w:pPr>
        <w:ind w:firstLine="540"/>
        <w:rPr>
          <w:del w:id="4108" w:author="The Si Tran" w:date="2012-12-12T00:12:00Z"/>
          <w:szCs w:val="26"/>
          <w:lang w:val="pt-BR"/>
          <w:rPrChange w:id="4109" w:author="The Si Tran" w:date="2012-12-05T23:02:00Z">
            <w:rPr>
              <w:del w:id="4110" w:author="The Si Tran" w:date="2012-12-12T00:12:00Z"/>
              <w:sz w:val="28"/>
              <w:szCs w:val="28"/>
              <w:lang w:val="pt-BR"/>
            </w:rPr>
          </w:rPrChange>
        </w:rPr>
      </w:pPr>
      <w:del w:id="4111" w:author="The Si Tran" w:date="2012-12-12T00:12:00Z">
        <w:r w:rsidRPr="0049233F" w:rsidDel="00361F58">
          <w:rPr>
            <w:szCs w:val="26"/>
            <w:lang w:val="pt-BR"/>
            <w:rPrChange w:id="4112"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113" w:author="The Si Tran" w:date="2012-12-06T04:09:00Z"/>
          <w:szCs w:val="26"/>
          <w:lang w:val="pt-BR"/>
          <w:rPrChange w:id="4114" w:author="The Si Tran" w:date="2012-12-05T23:02:00Z">
            <w:rPr>
              <w:del w:id="4115" w:author="The Si Tran" w:date="2012-12-06T04:09:00Z"/>
              <w:sz w:val="28"/>
              <w:szCs w:val="28"/>
              <w:lang w:val="pt-BR"/>
            </w:rPr>
          </w:rPrChange>
        </w:rPr>
        <w:pPrChange w:id="4116" w:author="The Si Tran" w:date="2012-12-06T01:07:00Z">
          <w:pPr>
            <w:ind w:firstLine="540"/>
          </w:pPr>
        </w:pPrChange>
      </w:pPr>
      <w:del w:id="4117" w:author="The Si Tran" w:date="2012-12-06T01:07:00Z">
        <w:r w:rsidRPr="00AF1345" w:rsidDel="00FA67FB">
          <w:rPr>
            <w:position w:val="-28"/>
            <w:szCs w:val="26"/>
            <w:lang w:val="pt-BR"/>
          </w:rPr>
          <w:object w:dxaOrig="4099" w:dyaOrig="680" w14:anchorId="76A0D3E8">
            <v:shape id="_x0000_i1074" type="#_x0000_t75" style="width:315.75pt;height:50.25pt" o:ole="">
              <v:imagedata r:id="rId116" o:title=""/>
            </v:shape>
            <o:OLEObject Type="Embed" ProgID="Equation.DSMT4" ShapeID="_x0000_i1074" DrawAspect="Content" ObjectID="_1417414675" r:id="rId117"/>
          </w:object>
        </w:r>
      </w:del>
      <w:del w:id="4118" w:author="The Si Tran" w:date="2012-12-12T00:12:00Z">
        <w:r w:rsidRPr="0049233F" w:rsidDel="00361F58">
          <w:rPr>
            <w:szCs w:val="26"/>
            <w:lang w:val="pt-BR"/>
            <w:rPrChange w:id="4119" w:author="The Si Tran" w:date="2012-12-05T23:02:00Z">
              <w:rPr>
                <w:sz w:val="28"/>
                <w:szCs w:val="28"/>
                <w:lang w:val="pt-BR"/>
              </w:rPr>
            </w:rPrChange>
          </w:rPr>
          <w:delText xml:space="preserve">  (3.2.2</w:delText>
        </w:r>
      </w:del>
      <w:del w:id="4120" w:author="The Si Tran" w:date="2012-12-06T04:09:00Z">
        <w:r w:rsidRPr="0049233F" w:rsidDel="00187478">
          <w:rPr>
            <w:szCs w:val="26"/>
            <w:lang w:val="pt-BR"/>
            <w:rPrChange w:id="4121"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122" w:author="The Si Tran" w:date="2012-12-12T00:12:00Z"/>
          <w:szCs w:val="26"/>
          <w:lang w:val="pt-BR"/>
          <w:rPrChange w:id="4123" w:author="The Si Tran" w:date="2012-12-06T01:05:00Z">
            <w:rPr>
              <w:del w:id="4124" w:author="The Si Tran" w:date="2012-12-12T00:12:00Z"/>
              <w:sz w:val="28"/>
              <w:szCs w:val="28"/>
              <w:lang w:val="pt-BR"/>
            </w:rPr>
          </w:rPrChange>
        </w:rPr>
        <w:pPrChange w:id="4125" w:author="The Si Tran" w:date="2012-12-06T04:09:00Z">
          <w:pPr>
            <w:ind w:firstLine="540"/>
          </w:pPr>
        </w:pPrChange>
      </w:pPr>
    </w:p>
    <w:p w14:paraId="5A6D8032" w14:textId="77777777" w:rsidR="006A21F7" w:rsidRPr="0049233F" w:rsidDel="00361F58" w:rsidRDefault="006A21F7" w:rsidP="006A21F7">
      <w:pPr>
        <w:ind w:firstLine="540"/>
        <w:rPr>
          <w:del w:id="4126" w:author="The Si Tran" w:date="2012-12-12T00:12:00Z"/>
          <w:szCs w:val="26"/>
          <w:lang w:val="pt-BR"/>
          <w:rPrChange w:id="4127" w:author="The Si Tran" w:date="2012-12-05T23:02:00Z">
            <w:rPr>
              <w:del w:id="4128" w:author="The Si Tran" w:date="2012-12-12T00:12:00Z"/>
              <w:sz w:val="28"/>
              <w:szCs w:val="28"/>
              <w:lang w:val="pt-BR"/>
            </w:rPr>
          </w:rPrChange>
        </w:rPr>
      </w:pPr>
      <w:del w:id="4129" w:author="The Si Tran" w:date="2012-12-12T00:12:00Z">
        <w:r w:rsidRPr="0049233F" w:rsidDel="00361F58">
          <w:rPr>
            <w:szCs w:val="26"/>
            <w:lang w:val="pt-BR"/>
            <w:rPrChange w:id="4130"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131" w:author="The Si Tran" w:date="2012-12-12T00:12:00Z"/>
          <w:szCs w:val="26"/>
          <w:lang w:val="pt-BR"/>
          <w:rPrChange w:id="4132" w:author="The Si Tran" w:date="2012-12-05T23:02:00Z">
            <w:rPr>
              <w:del w:id="4133" w:author="The Si Tran" w:date="2012-12-12T00:12:00Z"/>
              <w:sz w:val="28"/>
              <w:szCs w:val="28"/>
              <w:lang w:val="pt-BR"/>
            </w:rPr>
          </w:rPrChange>
        </w:rPr>
      </w:pPr>
      <w:del w:id="4134" w:author="The Si Tran" w:date="2012-12-12T00:12:00Z">
        <w:r w:rsidRPr="0049233F" w:rsidDel="00361F58">
          <w:rPr>
            <w:szCs w:val="26"/>
            <w:lang w:val="pt-BR"/>
            <w:rPrChange w:id="4135"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136" w:author="The Si Tran" w:date="2012-12-12T00:12:00Z"/>
          <w:b/>
          <w:szCs w:val="26"/>
          <w:lang w:val="pt-BR"/>
          <w:rPrChange w:id="4137" w:author="The Si Tran" w:date="2012-12-05T23:02:00Z">
            <w:rPr>
              <w:del w:id="4138" w:author="The Si Tran" w:date="2012-12-12T00:12:00Z"/>
              <w:b/>
              <w:sz w:val="28"/>
              <w:szCs w:val="28"/>
              <w:lang w:val="pt-BR"/>
            </w:rPr>
          </w:rPrChange>
        </w:rPr>
      </w:pPr>
      <w:del w:id="4139" w:author="The Si Tran" w:date="2012-12-12T00:12:00Z">
        <w:r w:rsidRPr="0049233F" w:rsidDel="00361F58">
          <w:rPr>
            <w:b/>
            <w:szCs w:val="26"/>
            <w:lang w:val="pt-BR"/>
            <w:rPrChange w:id="4140"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141" w:author="The Si Tran" w:date="2012-12-12T00:12:00Z"/>
          <w:szCs w:val="26"/>
          <w:lang w:val="pt-BR"/>
          <w:rPrChange w:id="4142" w:author="The Si Tran" w:date="2012-12-05T23:02:00Z">
            <w:rPr>
              <w:del w:id="4143" w:author="The Si Tran" w:date="2012-12-12T00:12:00Z"/>
              <w:sz w:val="28"/>
              <w:szCs w:val="28"/>
              <w:lang w:val="pt-BR"/>
            </w:rPr>
          </w:rPrChange>
        </w:rPr>
      </w:pPr>
      <w:del w:id="4144" w:author="The Si Tran" w:date="2012-12-12T00:12:00Z">
        <w:r w:rsidRPr="0049233F" w:rsidDel="00361F58">
          <w:rPr>
            <w:szCs w:val="26"/>
            <w:lang w:val="pt-BR"/>
            <w:rPrChange w:id="4145" w:author="The Si Tran" w:date="2012-12-05T23:02:00Z">
              <w:rPr>
                <w:sz w:val="28"/>
                <w:szCs w:val="28"/>
                <w:lang w:val="pt-BR"/>
              </w:rPr>
            </w:rPrChange>
          </w:rPr>
          <w:delText xml:space="preserve">Hàm tự tương quan riêng phần ở độ trễ k là sự tương quan giữa </w:delText>
        </w:r>
      </w:del>
      <w:del w:id="4146" w:author="The Si Tran" w:date="2012-12-06T20:12:00Z">
        <w:r w:rsidRPr="0049233F" w:rsidDel="00542651">
          <w:rPr>
            <w:szCs w:val="26"/>
            <w:lang w:val="pt-BR"/>
            <w:rPrChange w:id="4147" w:author="The Si Tran" w:date="2012-12-05T23:02:00Z">
              <w:rPr>
                <w:sz w:val="28"/>
                <w:szCs w:val="28"/>
                <w:lang w:val="pt-BR"/>
              </w:rPr>
            </w:rPrChange>
          </w:rPr>
          <w:delText>y</w:delText>
        </w:r>
        <w:r w:rsidRPr="0049233F" w:rsidDel="00542651">
          <w:rPr>
            <w:szCs w:val="26"/>
            <w:vertAlign w:val="subscript"/>
            <w:lang w:val="pt-BR"/>
            <w:rPrChange w:id="4148" w:author="The Si Tran" w:date="2012-12-05T23:02:00Z">
              <w:rPr>
                <w:sz w:val="28"/>
                <w:szCs w:val="28"/>
                <w:vertAlign w:val="subscript"/>
                <w:lang w:val="pt-BR"/>
              </w:rPr>
            </w:rPrChange>
          </w:rPr>
          <w:delText>t</w:delText>
        </w:r>
      </w:del>
      <w:del w:id="4149" w:author="The Si Tran" w:date="2012-12-12T00:12:00Z">
        <w:r w:rsidRPr="0049233F" w:rsidDel="00361F58">
          <w:rPr>
            <w:szCs w:val="26"/>
            <w:lang w:val="pt-BR"/>
            <w:rPrChange w:id="4150" w:author="The Si Tran" w:date="2012-12-05T23:02:00Z">
              <w:rPr>
                <w:sz w:val="28"/>
                <w:szCs w:val="28"/>
                <w:lang w:val="pt-BR"/>
              </w:rPr>
            </w:rPrChange>
          </w:rPr>
          <w:delText xml:space="preserve"> và </w:delText>
        </w:r>
      </w:del>
      <w:del w:id="4151" w:author="The Si Tran" w:date="2012-12-06T20:12:00Z">
        <w:r w:rsidRPr="0049233F" w:rsidDel="00542651">
          <w:rPr>
            <w:szCs w:val="26"/>
            <w:lang w:val="pt-BR"/>
            <w:rPrChange w:id="4152" w:author="The Si Tran" w:date="2012-12-05T23:02:00Z">
              <w:rPr>
                <w:sz w:val="28"/>
                <w:szCs w:val="28"/>
                <w:lang w:val="pt-BR"/>
              </w:rPr>
            </w:rPrChange>
          </w:rPr>
          <w:delText>y</w:delText>
        </w:r>
        <w:r w:rsidRPr="0049233F" w:rsidDel="00542651">
          <w:rPr>
            <w:szCs w:val="26"/>
            <w:vertAlign w:val="subscript"/>
            <w:lang w:val="pt-BR"/>
            <w:rPrChange w:id="4153" w:author="The Si Tran" w:date="2012-12-05T23:02:00Z">
              <w:rPr>
                <w:sz w:val="28"/>
                <w:szCs w:val="28"/>
                <w:vertAlign w:val="subscript"/>
                <w:lang w:val="pt-BR"/>
              </w:rPr>
            </w:rPrChange>
          </w:rPr>
          <w:delText>t-k</w:delText>
        </w:r>
      </w:del>
      <w:del w:id="4154" w:author="The Si Tran" w:date="2012-12-12T00:12:00Z">
        <w:r w:rsidRPr="0049233F" w:rsidDel="00361F58">
          <w:rPr>
            <w:szCs w:val="26"/>
            <w:lang w:val="pt-BR"/>
            <w:rPrChange w:id="4155" w:author="The Si Tran" w:date="2012-12-05T23:02:00Z">
              <w:rPr>
                <w:sz w:val="28"/>
                <w:szCs w:val="28"/>
                <w:lang w:val="pt-BR"/>
              </w:rPr>
            </w:rPrChange>
          </w:rPr>
          <w:delText xml:space="preserve"> sau khi đã hiệu chỉnh sự ảnh hưởng của các giá trị </w:delText>
        </w:r>
      </w:del>
      <w:del w:id="4156" w:author="The Si Tran" w:date="2012-12-06T20:13:00Z">
        <w:r w:rsidRPr="0049233F" w:rsidDel="00542651">
          <w:rPr>
            <w:szCs w:val="26"/>
            <w:lang w:val="pt-BR"/>
            <w:rPrChange w:id="4157" w:author="The Si Tran" w:date="2012-12-05T23:02:00Z">
              <w:rPr>
                <w:sz w:val="28"/>
                <w:szCs w:val="28"/>
                <w:lang w:val="pt-BR"/>
              </w:rPr>
            </w:rPrChange>
          </w:rPr>
          <w:delText>y</w:delText>
        </w:r>
        <w:r w:rsidRPr="0049233F" w:rsidDel="00542651">
          <w:rPr>
            <w:szCs w:val="26"/>
            <w:vertAlign w:val="subscript"/>
            <w:lang w:val="pt-BR"/>
            <w:rPrChange w:id="4158" w:author="The Si Tran" w:date="2012-12-05T23:02:00Z">
              <w:rPr>
                <w:sz w:val="28"/>
                <w:szCs w:val="28"/>
                <w:vertAlign w:val="subscript"/>
                <w:lang w:val="pt-BR"/>
              </w:rPr>
            </w:rPrChange>
          </w:rPr>
          <w:delText>t-1</w:delText>
        </w:r>
        <w:r w:rsidRPr="0049233F" w:rsidDel="00542651">
          <w:rPr>
            <w:szCs w:val="26"/>
            <w:lang w:val="pt-BR"/>
            <w:rPrChange w:id="4159" w:author="The Si Tran" w:date="2012-12-05T23:02:00Z">
              <w:rPr>
                <w:sz w:val="28"/>
                <w:szCs w:val="28"/>
                <w:lang w:val="pt-BR"/>
              </w:rPr>
            </w:rPrChange>
          </w:rPr>
          <w:delText>, y</w:delText>
        </w:r>
        <w:r w:rsidRPr="0049233F" w:rsidDel="00542651">
          <w:rPr>
            <w:szCs w:val="26"/>
            <w:vertAlign w:val="subscript"/>
            <w:lang w:val="pt-BR"/>
            <w:rPrChange w:id="4160" w:author="The Si Tran" w:date="2012-12-05T23:02:00Z">
              <w:rPr>
                <w:sz w:val="28"/>
                <w:szCs w:val="28"/>
                <w:vertAlign w:val="subscript"/>
                <w:lang w:val="pt-BR"/>
              </w:rPr>
            </w:rPrChange>
          </w:rPr>
          <w:delText>t-2</w:delText>
        </w:r>
        <w:r w:rsidRPr="0049233F" w:rsidDel="00542651">
          <w:rPr>
            <w:szCs w:val="26"/>
            <w:lang w:val="pt-BR"/>
            <w:rPrChange w:id="4161" w:author="The Si Tran" w:date="2012-12-05T23:02:00Z">
              <w:rPr>
                <w:sz w:val="28"/>
                <w:szCs w:val="28"/>
                <w:lang w:val="pt-BR"/>
              </w:rPr>
            </w:rPrChange>
          </w:rPr>
          <w:delText>, ..., y</w:delText>
        </w:r>
        <w:r w:rsidRPr="0049233F" w:rsidDel="00542651">
          <w:rPr>
            <w:szCs w:val="26"/>
            <w:vertAlign w:val="subscript"/>
            <w:lang w:val="pt-BR"/>
            <w:rPrChange w:id="4162" w:author="The Si Tran" w:date="2012-12-05T23:02:00Z">
              <w:rPr>
                <w:sz w:val="28"/>
                <w:szCs w:val="28"/>
                <w:vertAlign w:val="subscript"/>
                <w:lang w:val="pt-BR"/>
              </w:rPr>
            </w:rPrChange>
          </w:rPr>
          <w:delText>t-k+1</w:delText>
        </w:r>
      </w:del>
      <w:del w:id="4163" w:author="The Si Tran" w:date="2012-12-12T00:12:00Z">
        <w:r w:rsidRPr="0049233F" w:rsidDel="00361F58">
          <w:rPr>
            <w:szCs w:val="26"/>
            <w:lang w:val="pt-BR"/>
            <w:rPrChange w:id="4164" w:author="The Si Tran" w:date="2012-12-05T23:02:00Z">
              <w:rPr>
                <w:sz w:val="28"/>
                <w:szCs w:val="28"/>
                <w:lang w:val="pt-BR"/>
              </w:rPr>
            </w:rPrChange>
          </w:rPr>
          <w:delText xml:space="preserve"> [1]. Trong mô hình AR(p), hàm tự tương quan riêng phần ở độ trễ </w:delText>
        </w:r>
      </w:del>
      <w:del w:id="4165" w:author="The Si Tran" w:date="2012-12-06T20:14:00Z">
        <w:r w:rsidRPr="0049233F" w:rsidDel="00851CA5">
          <w:rPr>
            <w:szCs w:val="26"/>
            <w:lang w:val="pt-BR"/>
            <w:rPrChange w:id="4166" w:author="The Si Tran" w:date="2012-12-05T23:02:00Z">
              <w:rPr>
                <w:sz w:val="28"/>
                <w:szCs w:val="28"/>
                <w:lang w:val="pt-BR"/>
              </w:rPr>
            </w:rPrChange>
          </w:rPr>
          <w:delText xml:space="preserve">k &gt; p </w:delText>
        </w:r>
      </w:del>
      <w:del w:id="4167" w:author="The Si Tran" w:date="2012-12-12T00:12:00Z">
        <w:r w:rsidRPr="0049233F" w:rsidDel="00361F58">
          <w:rPr>
            <w:szCs w:val="26"/>
            <w:lang w:val="pt-BR"/>
            <w:rPrChange w:id="4168"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169" w:author="The Si Tran" w:date="2012-12-06T01:11:00Z"/>
          <w:szCs w:val="26"/>
          <w:lang w:val="pt-BR"/>
          <w:rPrChange w:id="4170" w:author="The Si Tran" w:date="2012-12-06T01:11:00Z">
            <w:rPr>
              <w:del w:id="4171" w:author="The Si Tran" w:date="2012-12-06T01:11:00Z"/>
              <w:sz w:val="28"/>
              <w:szCs w:val="28"/>
              <w:lang w:val="pt-BR"/>
            </w:rPr>
          </w:rPrChange>
        </w:rPr>
        <w:pPrChange w:id="4172" w:author="The Si Tran" w:date="2012-12-06T01:11:00Z">
          <w:pPr>
            <w:ind w:firstLine="540"/>
          </w:pPr>
        </w:pPrChange>
      </w:pPr>
      <w:del w:id="4173" w:author="The Si Tran" w:date="2012-12-12T00:12:00Z">
        <w:r w:rsidRPr="0049233F" w:rsidDel="00361F58">
          <w:rPr>
            <w:szCs w:val="26"/>
            <w:lang w:val="pt-BR"/>
            <w:rPrChange w:id="4174" w:author="The Si Tran" w:date="2012-12-05T23:02:00Z">
              <w:rPr>
                <w:sz w:val="28"/>
                <w:szCs w:val="28"/>
                <w:lang w:val="pt-BR"/>
              </w:rPr>
            </w:rPrChange>
          </w:rPr>
          <w:delText xml:space="preserve">Xét hệ phương trình Yule-Walker cho hàm tự tương quan của mô hình AR(k) với bậc </w:delText>
        </w:r>
      </w:del>
      <w:del w:id="4175" w:author="The Si Tran" w:date="2012-12-06T20:14:00Z">
        <w:r w:rsidRPr="0049233F" w:rsidDel="00940531">
          <w:rPr>
            <w:szCs w:val="26"/>
            <w:lang w:val="pt-BR"/>
            <w:rPrChange w:id="4176" w:author="The Si Tran" w:date="2012-12-05T23:02:00Z">
              <w:rPr>
                <w:sz w:val="28"/>
                <w:szCs w:val="28"/>
                <w:lang w:val="pt-BR"/>
              </w:rPr>
            </w:rPrChange>
          </w:rPr>
          <w:delText>k</w:delText>
        </w:r>
      </w:del>
      <w:del w:id="4177" w:author="The Si Tran" w:date="2012-12-12T00:12:00Z">
        <w:r w:rsidRPr="0049233F" w:rsidDel="00361F58">
          <w:rPr>
            <w:szCs w:val="26"/>
            <w:lang w:val="pt-BR"/>
            <w:rPrChange w:id="4178"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179" w:author="The Si Tran" w:date="2012-12-12T00:12:00Z"/>
          <w:szCs w:val="26"/>
          <w:lang w:val="pt-BR"/>
          <w:rPrChange w:id="4180" w:author="The Si Tran" w:date="2012-12-05T23:02:00Z">
            <w:rPr>
              <w:del w:id="4181" w:author="The Si Tran" w:date="2012-12-12T00:12:00Z"/>
              <w:sz w:val="28"/>
              <w:szCs w:val="28"/>
              <w:lang w:val="pt-BR"/>
            </w:rPr>
          </w:rPrChange>
        </w:rPr>
        <w:pPrChange w:id="4182" w:author="The Si Tran" w:date="2012-12-06T01:11:00Z">
          <w:pPr>
            <w:ind w:firstLine="540"/>
          </w:pPr>
        </w:pPrChange>
      </w:pPr>
      <w:del w:id="4183" w:author="The Si Tran" w:date="2012-12-06T01:11:00Z">
        <w:r w:rsidRPr="00AF1345" w:rsidDel="00E27BFB">
          <w:rPr>
            <w:position w:val="-28"/>
            <w:szCs w:val="26"/>
            <w:lang w:val="pt-BR"/>
          </w:rPr>
          <w:object w:dxaOrig="3940" w:dyaOrig="680" w14:anchorId="12EE6A83">
            <v:shape id="_x0000_i1075" type="#_x0000_t75" style="width:300.75pt;height:50.25pt" o:ole="">
              <v:imagedata r:id="rId118" o:title=""/>
            </v:shape>
            <o:OLEObject Type="Embed" ProgID="Equation.DSMT4" ShapeID="_x0000_i1075" DrawAspect="Content" ObjectID="_1417414676" r:id="rId119"/>
          </w:object>
        </w:r>
      </w:del>
    </w:p>
    <w:p w14:paraId="45997D58" w14:textId="77777777" w:rsidR="00E27BFB" w:rsidRPr="009C05B7" w:rsidDel="00361F58" w:rsidRDefault="006A21F7">
      <w:pPr>
        <w:ind w:firstLine="0"/>
        <w:rPr>
          <w:del w:id="4184" w:author="The Si Tran" w:date="2012-12-12T00:12:00Z"/>
          <w:rFonts w:eastAsiaTheme="minorEastAsia"/>
          <w:szCs w:val="26"/>
          <w:lang w:val="pt-BR"/>
          <w:rPrChange w:id="4185" w:author="The Si Tran" w:date="2012-12-06T01:24:00Z">
            <w:rPr>
              <w:del w:id="4186" w:author="The Si Tran" w:date="2012-12-12T00:12:00Z"/>
              <w:sz w:val="28"/>
              <w:szCs w:val="28"/>
              <w:lang w:val="pt-BR"/>
            </w:rPr>
          </w:rPrChange>
        </w:rPr>
        <w:pPrChange w:id="4187" w:author="The Si Tran" w:date="2012-12-06T01:24:00Z">
          <w:pPr>
            <w:ind w:firstLine="540"/>
          </w:pPr>
        </w:pPrChange>
      </w:pPr>
      <w:del w:id="4188" w:author="The Si Tran" w:date="2012-12-12T00:12:00Z">
        <w:r w:rsidRPr="0049233F" w:rsidDel="00361F58">
          <w:rPr>
            <w:szCs w:val="26"/>
            <w:lang w:val="pt-BR"/>
            <w:rPrChange w:id="4189"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190" w:author="The Si Tran" w:date="2012-12-12T00:12:00Z"/>
          <w:szCs w:val="26"/>
          <w:lang w:val="pt-BR"/>
          <w:rPrChange w:id="4191" w:author="The Si Tran" w:date="2012-12-06T01:24:00Z">
            <w:rPr>
              <w:del w:id="4192" w:author="The Si Tran" w:date="2012-12-12T00:12:00Z"/>
              <w:sz w:val="28"/>
              <w:szCs w:val="28"/>
              <w:lang w:val="pt-BR"/>
            </w:rPr>
          </w:rPrChange>
        </w:rPr>
        <w:pPrChange w:id="4193" w:author="The Si Tran" w:date="2012-12-06T01:27:00Z">
          <w:pPr>
            <w:ind w:firstLine="540"/>
          </w:pPr>
        </w:pPrChange>
      </w:pPr>
      <w:del w:id="4194" w:author="The Si Tran" w:date="2012-12-06T01:24:00Z">
        <w:r w:rsidRPr="00AF1345" w:rsidDel="009C05B7">
          <w:rPr>
            <w:position w:val="-124"/>
            <w:szCs w:val="26"/>
            <w:lang w:val="pt-BR"/>
          </w:rPr>
          <w:object w:dxaOrig="6780" w:dyaOrig="2600" w14:anchorId="5F78E78C">
            <v:shape id="_x0000_i1076" type="#_x0000_t75" style="width:410.25pt;height:159pt" o:ole="">
              <v:imagedata r:id="rId120" o:title=""/>
            </v:shape>
            <o:OLEObject Type="Embed" ProgID="Equation.DSMT4" ShapeID="_x0000_i1076" DrawAspect="Content" ObjectID="_1417414677" r:id="rId121"/>
          </w:object>
        </w:r>
      </w:del>
      <w:del w:id="4195"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414678" r:id="rId122"/>
          </w:object>
        </w:r>
        <w:r w:rsidRPr="0049233F" w:rsidDel="00361F58">
          <w:rPr>
            <w:szCs w:val="26"/>
            <w:lang w:val="pt-BR"/>
            <w:rPrChange w:id="4196"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197" w:author="The Si Tran" w:date="2012-12-12T00:12:00Z"/>
          <w:szCs w:val="26"/>
          <w:lang w:val="pt-BR"/>
          <w:rPrChange w:id="4198" w:author="The Si Tran" w:date="2012-12-05T23:02:00Z">
            <w:rPr>
              <w:del w:id="4199" w:author="The Si Tran" w:date="2012-12-12T00:12:00Z"/>
              <w:sz w:val="28"/>
              <w:szCs w:val="28"/>
              <w:lang w:val="pt-BR"/>
            </w:rPr>
          </w:rPrChange>
        </w:rPr>
      </w:pPr>
      <w:del w:id="4200" w:author="The Si Tran" w:date="2012-12-06T01:27:00Z">
        <w:r w:rsidRPr="00AF1345" w:rsidDel="00261881">
          <w:rPr>
            <w:position w:val="-12"/>
            <w:szCs w:val="26"/>
            <w:lang w:val="pt-BR"/>
          </w:rPr>
          <w:object w:dxaOrig="1040" w:dyaOrig="360" w14:anchorId="11AEF62C">
            <v:shape id="_x0000_i1078" type="#_x0000_t75" style="width:116.25pt;height:44.25pt" o:ole="">
              <v:imagedata r:id="rId123" o:title=""/>
            </v:shape>
            <o:OLEObject Type="Embed" ProgID="Equation.DSMT4" ShapeID="_x0000_i1078" DrawAspect="Content" ObjectID="_1417414679" r:id="rId124"/>
          </w:object>
        </w:r>
      </w:del>
    </w:p>
    <w:p w14:paraId="1B74205E" w14:textId="77777777" w:rsidR="00261881" w:rsidRPr="0049233F" w:rsidDel="00361F58" w:rsidRDefault="006A21F7" w:rsidP="006A21F7">
      <w:pPr>
        <w:ind w:firstLine="540"/>
        <w:rPr>
          <w:del w:id="4201" w:author="The Si Tran" w:date="2012-12-12T00:12:00Z"/>
          <w:szCs w:val="26"/>
          <w:lang w:val="pt-BR"/>
          <w:rPrChange w:id="4202" w:author="The Si Tran" w:date="2012-12-05T23:02:00Z">
            <w:rPr>
              <w:del w:id="4203" w:author="The Si Tran" w:date="2012-12-12T00:12:00Z"/>
              <w:sz w:val="28"/>
              <w:szCs w:val="28"/>
              <w:lang w:val="pt-BR"/>
            </w:rPr>
          </w:rPrChange>
        </w:rPr>
      </w:pPr>
      <w:del w:id="4204" w:author="The Si Tran" w:date="2012-12-12T00:12:00Z">
        <w:r w:rsidRPr="0049233F" w:rsidDel="00361F58">
          <w:rPr>
            <w:szCs w:val="26"/>
            <w:lang w:val="pt-BR"/>
            <w:rPrChange w:id="4205"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206" w:author="The Si Tran" w:date="2012-12-06T01:28:00Z"/>
          <w:szCs w:val="26"/>
          <w:lang w:val="pt-BR"/>
          <w:rPrChange w:id="4207" w:author="The Si Tran" w:date="2012-12-05T23:02:00Z">
            <w:rPr>
              <w:del w:id="4208" w:author="The Si Tran" w:date="2012-12-06T01:28:00Z"/>
              <w:sz w:val="28"/>
              <w:szCs w:val="28"/>
              <w:lang w:val="pt-BR"/>
            </w:rPr>
          </w:rPrChange>
        </w:rPr>
      </w:pPr>
      <w:del w:id="4209" w:author="The Si Tran" w:date="2012-12-06T01:28:00Z">
        <w:r w:rsidRPr="00AF1345" w:rsidDel="00261881">
          <w:rPr>
            <w:position w:val="-122"/>
            <w:szCs w:val="26"/>
            <w:lang w:val="pt-BR"/>
          </w:rPr>
          <w:object w:dxaOrig="5800" w:dyaOrig="2560" w14:anchorId="0026A38C">
            <v:shape id="_x0000_i1079" type="#_x0000_t75" style="width:353.25pt;height:159pt" o:ole="">
              <v:imagedata r:id="rId125" o:title=""/>
            </v:shape>
            <o:OLEObject Type="Embed" ProgID="Equation.DSMT4" ShapeID="_x0000_i1079" DrawAspect="Content" ObjectID="_1417414680" r:id="rId126"/>
          </w:object>
        </w:r>
        <w:r w:rsidRPr="0049233F" w:rsidDel="00261881">
          <w:rPr>
            <w:szCs w:val="26"/>
            <w:lang w:val="pt-BR"/>
            <w:rPrChange w:id="4210"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211" w:author="The Si Tran" w:date="2012-12-06T01:30:00Z"/>
          <w:szCs w:val="26"/>
          <w:lang w:val="pt-BR"/>
          <w:rPrChange w:id="4212" w:author="The Si Tran" w:date="2012-12-05T23:02:00Z">
            <w:rPr>
              <w:del w:id="4213" w:author="The Si Tran" w:date="2012-12-06T01:30:00Z"/>
              <w:sz w:val="28"/>
              <w:szCs w:val="28"/>
              <w:lang w:val="pt-BR"/>
            </w:rPr>
          </w:rPrChange>
        </w:rPr>
      </w:pPr>
    </w:p>
    <w:p w14:paraId="75981A4C" w14:textId="77777777" w:rsidR="006A21F7" w:rsidRPr="0049233F" w:rsidDel="00361F58" w:rsidRDefault="006A21F7" w:rsidP="006A21F7">
      <w:pPr>
        <w:ind w:firstLine="540"/>
        <w:rPr>
          <w:del w:id="4214" w:author="The Si Tran" w:date="2012-12-12T00:12:00Z"/>
          <w:szCs w:val="26"/>
          <w:lang w:val="pt-BR"/>
          <w:rPrChange w:id="4215" w:author="The Si Tran" w:date="2012-12-05T23:02:00Z">
            <w:rPr>
              <w:del w:id="4216" w:author="The Si Tran" w:date="2012-12-12T00:12:00Z"/>
              <w:sz w:val="28"/>
              <w:szCs w:val="28"/>
              <w:lang w:val="pt-BR"/>
            </w:rPr>
          </w:rPrChange>
        </w:rPr>
      </w:pPr>
    </w:p>
    <w:p w14:paraId="6735D7E8" w14:textId="77777777" w:rsidR="006A21F7" w:rsidRPr="0049233F" w:rsidDel="008771FB" w:rsidRDefault="006A21F7" w:rsidP="006A21F7">
      <w:pPr>
        <w:ind w:firstLine="540"/>
        <w:rPr>
          <w:del w:id="4217" w:author="The Si Tran" w:date="2012-12-06T01:30:00Z"/>
          <w:szCs w:val="26"/>
          <w:lang w:val="pt-BR"/>
          <w:rPrChange w:id="4218" w:author="The Si Tran" w:date="2012-12-05T23:02:00Z">
            <w:rPr>
              <w:del w:id="4219" w:author="The Si Tran" w:date="2012-12-06T01:30:00Z"/>
              <w:sz w:val="28"/>
              <w:szCs w:val="28"/>
              <w:lang w:val="pt-BR"/>
            </w:rPr>
          </w:rPrChange>
        </w:rPr>
      </w:pPr>
      <w:del w:id="4220" w:author="The Si Tran" w:date="2012-12-06T01:30:00Z">
        <w:r w:rsidRPr="0049233F" w:rsidDel="008771FB">
          <w:rPr>
            <w:szCs w:val="26"/>
            <w:lang w:val="pt-BR"/>
            <w:rPrChange w:id="4221"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7" o:title=""/>
            </v:shape>
            <o:OLEObject Type="Embed" ProgID="Equation.DSMT4" ShapeID="_x0000_i1080" DrawAspect="Content" ObjectID="_1417414681" r:id="rId128"/>
          </w:object>
        </w:r>
        <w:r w:rsidRPr="0049233F" w:rsidDel="008771FB">
          <w:rPr>
            <w:szCs w:val="26"/>
            <w:lang w:val="pt-BR"/>
            <w:rPrChange w:id="4222"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9" o:title=""/>
            </v:shape>
            <o:OLEObject Type="Embed" ProgID="Equation.DSMT4" ShapeID="_x0000_i1081" DrawAspect="Content" ObjectID="_1417414682" r:id="rId130"/>
          </w:object>
        </w:r>
      </w:del>
    </w:p>
    <w:p w14:paraId="17A8DAB1" w14:textId="77777777" w:rsidR="006A21F7" w:rsidRPr="0049233F" w:rsidDel="00361F58" w:rsidRDefault="006A21F7" w:rsidP="006A21F7">
      <w:pPr>
        <w:ind w:firstLine="540"/>
        <w:rPr>
          <w:del w:id="4223" w:author="The Si Tran" w:date="2012-12-12T00:12:00Z"/>
          <w:szCs w:val="26"/>
          <w:lang w:val="pt-BR"/>
          <w:rPrChange w:id="4224" w:author="The Si Tran" w:date="2012-12-05T23:02:00Z">
            <w:rPr>
              <w:del w:id="4225" w:author="The Si Tran" w:date="2012-12-12T00:12:00Z"/>
              <w:sz w:val="28"/>
              <w:szCs w:val="28"/>
              <w:lang w:val="pt-BR"/>
            </w:rPr>
          </w:rPrChange>
        </w:rPr>
      </w:pPr>
      <w:del w:id="4226" w:author="The Si Tran" w:date="2012-12-12T00:12:00Z">
        <w:r w:rsidRPr="0049233F" w:rsidDel="00361F58">
          <w:rPr>
            <w:szCs w:val="26"/>
            <w:lang w:val="pt-BR"/>
            <w:rPrChange w:id="4227" w:author="The Si Tran" w:date="2012-12-05T23:02:00Z">
              <w:rPr>
                <w:sz w:val="28"/>
                <w:szCs w:val="28"/>
                <w:lang w:val="pt-BR"/>
              </w:rPr>
            </w:rPrChange>
          </w:rPr>
          <w:delText xml:space="preserve">Cho mọi </w:delText>
        </w:r>
      </w:del>
      <w:del w:id="4228" w:author="The Si Tran" w:date="2012-12-06T20:15:00Z">
        <w:r w:rsidRPr="0049233F" w:rsidDel="00FF697A">
          <w:rPr>
            <w:szCs w:val="26"/>
            <w:lang w:val="pt-BR"/>
            <w:rPrChange w:id="4229" w:author="The Si Tran" w:date="2012-12-05T23:02:00Z">
              <w:rPr>
                <w:sz w:val="28"/>
                <w:szCs w:val="28"/>
                <w:lang w:val="pt-BR"/>
              </w:rPr>
            </w:rPrChange>
          </w:rPr>
          <w:delText xml:space="preserve">k, k=1,2,3,... </w:delText>
        </w:r>
      </w:del>
      <w:del w:id="4230" w:author="The Si Tran" w:date="2012-12-06T20:16:00Z">
        <w:r w:rsidRPr="0049233F" w:rsidDel="0045340D">
          <w:rPr>
            <w:szCs w:val="26"/>
            <w:lang w:val="pt-BR"/>
            <w:rPrChange w:id="4231" w:author="The Si Tran" w:date="2012-12-05T23:02:00Z">
              <w:rPr>
                <w:sz w:val="28"/>
                <w:szCs w:val="28"/>
                <w:lang w:val="pt-BR"/>
              </w:rPr>
            </w:rPrChange>
          </w:rPr>
          <w:delText xml:space="preserve">hệ số </w:delText>
        </w:r>
      </w:del>
      <w:del w:id="4232" w:author="The Si Tran" w:date="2012-12-06T01:30:00Z">
        <w:r w:rsidRPr="00AF1345" w:rsidDel="008771FB">
          <w:rPr>
            <w:position w:val="-12"/>
            <w:szCs w:val="26"/>
            <w:lang w:val="pt-BR"/>
          </w:rPr>
          <w:object w:dxaOrig="320" w:dyaOrig="360" w14:anchorId="3B080946">
            <v:shape id="_x0000_i1082" type="#_x0000_t75" style="width:12.75pt;height:21.75pt" o:ole="">
              <v:imagedata r:id="rId131" o:title=""/>
            </v:shape>
            <o:OLEObject Type="Embed" ProgID="Equation.DSMT4" ShapeID="_x0000_i1082" DrawAspect="Content" ObjectID="_1417414683" r:id="rId132"/>
          </w:object>
        </w:r>
      </w:del>
      <w:del w:id="4233" w:author="The Si Tran" w:date="2012-12-06T20:16:00Z">
        <w:r w:rsidRPr="0049233F" w:rsidDel="0045340D">
          <w:rPr>
            <w:szCs w:val="26"/>
            <w:lang w:val="pt-BR"/>
            <w:rPrChange w:id="4234" w:author="The Si Tran" w:date="2012-12-05T23:02:00Z">
              <w:rPr>
                <w:sz w:val="28"/>
                <w:szCs w:val="28"/>
                <w:lang w:val="pt-BR"/>
              </w:rPr>
            </w:rPrChange>
          </w:rPr>
          <w:delText xml:space="preserve"> </w:delText>
        </w:r>
      </w:del>
      <w:del w:id="4235" w:author="The Si Tran" w:date="2012-12-12T00:12:00Z">
        <w:r w:rsidRPr="0049233F" w:rsidDel="00361F58">
          <w:rPr>
            <w:szCs w:val="26"/>
            <w:lang w:val="pt-BR"/>
            <w:rPrChange w:id="4236"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237"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1" o:title=""/>
              </v:shape>
              <o:OLEObject Type="Embed" ProgID="Equation.DSMT4" ShapeID="_x0000_i1083" DrawAspect="Content" ObjectID="_1417414684" r:id="rId133"/>
            </w:object>
          </m:r>
        </m:oMath>
        <w:r w:rsidRPr="0049233F" w:rsidDel="008771FB">
          <w:rPr>
            <w:szCs w:val="26"/>
            <w:lang w:val="pt-BR"/>
            <w:rPrChange w:id="4238" w:author="The Si Tran" w:date="2012-12-05T23:02:00Z">
              <w:rPr>
                <w:sz w:val="28"/>
                <w:szCs w:val="28"/>
                <w:lang w:val="pt-BR"/>
              </w:rPr>
            </w:rPrChange>
          </w:rPr>
          <w:delText xml:space="preserve">= 0 </w:delText>
        </w:r>
      </w:del>
      <w:del w:id="4239" w:author="The Si Tran" w:date="2012-12-12T00:12:00Z">
        <w:r w:rsidRPr="0049233F" w:rsidDel="00361F58">
          <w:rPr>
            <w:szCs w:val="26"/>
            <w:lang w:val="pt-BR"/>
            <w:rPrChange w:id="4240" w:author="The Si Tran" w:date="2012-12-05T23:02:00Z">
              <w:rPr>
                <w:sz w:val="28"/>
                <w:szCs w:val="28"/>
                <w:lang w:val="pt-BR"/>
              </w:rPr>
            </w:rPrChange>
          </w:rPr>
          <w:delText xml:space="preserve">với </w:delText>
        </w:r>
      </w:del>
      <w:del w:id="4241" w:author="The Si Tran" w:date="2012-12-06T20:15:00Z">
        <w:r w:rsidRPr="0049233F" w:rsidDel="00940531">
          <w:rPr>
            <w:szCs w:val="26"/>
            <w:lang w:val="pt-BR"/>
            <w:rPrChange w:id="4242" w:author="The Si Tran" w:date="2012-12-05T23:02:00Z">
              <w:rPr>
                <w:sz w:val="28"/>
                <w:szCs w:val="28"/>
                <w:lang w:val="pt-BR"/>
              </w:rPr>
            </w:rPrChange>
          </w:rPr>
          <w:delText>k &gt; p</w:delText>
        </w:r>
      </w:del>
      <w:del w:id="4243" w:author="The Si Tran" w:date="2012-12-12T00:12:00Z">
        <w:r w:rsidRPr="0049233F" w:rsidDel="00361F58">
          <w:rPr>
            <w:szCs w:val="26"/>
            <w:lang w:val="pt-BR"/>
            <w:rPrChange w:id="4244"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245" w:author="The Si Tran" w:date="2012-12-12T00:12:00Z"/>
          <w:szCs w:val="26"/>
          <w:lang w:val="pt-BR"/>
          <w:rPrChange w:id="4246" w:author="The Si Tran" w:date="2012-12-05T23:02:00Z">
            <w:rPr>
              <w:del w:id="4247" w:author="The Si Tran" w:date="2012-12-12T00:12:00Z"/>
              <w:sz w:val="28"/>
              <w:szCs w:val="28"/>
              <w:lang w:val="pt-BR"/>
            </w:rPr>
          </w:rPrChange>
        </w:rPr>
      </w:pPr>
      <w:del w:id="4248" w:author="The Si Tran" w:date="2012-12-12T00:12:00Z">
        <w:r w:rsidRPr="0049233F" w:rsidDel="00361F58">
          <w:rPr>
            <w:szCs w:val="26"/>
            <w:lang w:val="pt-BR"/>
            <w:rPrChange w:id="4249"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250" w:author="The Si Tran" w:date="2012-12-06T20:17:00Z">
        <w:r w:rsidRPr="00AF1345" w:rsidDel="00D362B7">
          <w:rPr>
            <w:position w:val="-8"/>
            <w:szCs w:val="26"/>
            <w:lang w:val="pt-BR"/>
          </w:rPr>
          <w:object w:dxaOrig="859" w:dyaOrig="360" w14:anchorId="670E44A5">
            <v:shape id="_x0000_i1084" type="#_x0000_t75" style="width:44.25pt;height:12.75pt" o:ole="">
              <v:imagedata r:id="rId134" o:title=""/>
            </v:shape>
            <o:OLEObject Type="Embed" ProgID="Equation.DSMT4" ShapeID="_x0000_i1084" DrawAspect="Content" ObjectID="_1417414685" r:id="rId135"/>
          </w:object>
        </w:r>
      </w:del>
      <w:del w:id="4251" w:author="The Si Tran" w:date="2012-12-12T00:12:00Z">
        <w:r w:rsidRPr="0049233F" w:rsidDel="00361F58">
          <w:rPr>
            <w:szCs w:val="26"/>
            <w:lang w:val="pt-BR"/>
            <w:rPrChange w:id="4252" w:author="The Si Tran" w:date="2012-12-05T23:02:00Z">
              <w:rPr>
                <w:sz w:val="28"/>
                <w:szCs w:val="28"/>
                <w:lang w:val="pt-BR"/>
              </w:rPr>
            </w:rPrChange>
          </w:rPr>
          <w:delText xml:space="preserve">, với </w:delText>
        </w:r>
      </w:del>
      <w:del w:id="4253" w:author="The Si Tran" w:date="2012-12-06T20:17:00Z">
        <w:r w:rsidRPr="0049233F" w:rsidDel="0089241B">
          <w:rPr>
            <w:szCs w:val="26"/>
            <w:lang w:val="pt-BR"/>
            <w:rPrChange w:id="4254" w:author="The Si Tran" w:date="2012-12-05T23:02:00Z">
              <w:rPr>
                <w:sz w:val="28"/>
                <w:szCs w:val="28"/>
                <w:lang w:val="pt-BR"/>
              </w:rPr>
            </w:rPrChange>
          </w:rPr>
          <w:delText>N</w:delText>
        </w:r>
      </w:del>
      <w:del w:id="4255" w:author="The Si Tran" w:date="2012-12-12T00:12:00Z">
        <w:r w:rsidRPr="0049233F" w:rsidDel="00361F58">
          <w:rPr>
            <w:szCs w:val="26"/>
            <w:lang w:val="pt-BR"/>
            <w:rPrChange w:id="4256"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257" w:author="The Si Tran" w:date="2012-12-06T20:19:00Z"/>
          <w:szCs w:val="26"/>
          <w:lang w:val="pt-BR"/>
          <w:rPrChange w:id="4258" w:author="The Si Tran" w:date="2012-12-06T20:18:00Z">
            <w:rPr>
              <w:del w:id="4259" w:author="The Si Tran" w:date="2012-12-06T20:19:00Z"/>
              <w:sz w:val="28"/>
              <w:szCs w:val="28"/>
              <w:lang w:val="pt-BR"/>
            </w:rPr>
          </w:rPrChange>
        </w:rPr>
      </w:pPr>
      <w:del w:id="4260" w:author="The Si Tran" w:date="2012-12-12T13:59:00Z">
        <w:r w:rsidRPr="0049233F" w:rsidDel="000064E1">
          <w:rPr>
            <w:szCs w:val="26"/>
            <w:lang w:val="pt-BR"/>
            <w:rPrChange w:id="4261"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262" w:author="The Si Tran" w:date="2012-12-06T20:19:00Z"/>
          <w:szCs w:val="26"/>
          <w:lang w:val="pt-BR"/>
          <w:rPrChange w:id="4263" w:author="The Si Tran" w:date="2012-12-05T23:02:00Z">
            <w:rPr>
              <w:del w:id="4264" w:author="The Si Tran" w:date="2012-12-06T20:19:00Z"/>
              <w:sz w:val="28"/>
              <w:szCs w:val="28"/>
              <w:lang w:val="pt-BR"/>
            </w:rPr>
          </w:rPrChange>
        </w:rPr>
      </w:pPr>
      <w:del w:id="4265" w:author="The Si Tran" w:date="2012-12-06T20:19:00Z">
        <w:r w:rsidRPr="00AF1345" w:rsidDel="0089241B">
          <w:rPr>
            <w:position w:val="-12"/>
            <w:szCs w:val="26"/>
            <w:lang w:val="pt-BR"/>
          </w:rPr>
          <w:object w:dxaOrig="2740" w:dyaOrig="360" w14:anchorId="296C4F80">
            <v:shape id="_x0000_i1085" type="#_x0000_t75" style="width:159pt;height:21.75pt" o:ole="">
              <v:imagedata r:id="rId136" o:title=""/>
            </v:shape>
            <o:OLEObject Type="Embed" ProgID="Equation.DSMT4" ShapeID="_x0000_i1085" DrawAspect="Content" ObjectID="_1417414686" r:id="rId137"/>
          </w:object>
        </w:r>
      </w:del>
    </w:p>
    <w:p w14:paraId="0867CF52" w14:textId="77777777" w:rsidR="006A21F7" w:rsidRPr="0049233F" w:rsidDel="000064E1" w:rsidRDefault="006A21F7" w:rsidP="006A21F7">
      <w:pPr>
        <w:ind w:firstLine="540"/>
        <w:rPr>
          <w:del w:id="4266" w:author="The Si Tran" w:date="2012-12-12T13:59:00Z"/>
          <w:szCs w:val="26"/>
          <w:lang w:val="pt-BR"/>
          <w:rPrChange w:id="4267" w:author="The Si Tran" w:date="2012-12-05T23:02:00Z">
            <w:rPr>
              <w:del w:id="4268" w:author="The Si Tran" w:date="2012-12-12T13:59:00Z"/>
              <w:sz w:val="28"/>
              <w:szCs w:val="28"/>
              <w:lang w:val="pt-BR"/>
            </w:rPr>
          </w:rPrChange>
        </w:rPr>
      </w:pPr>
    </w:p>
    <w:p w14:paraId="118930DE" w14:textId="77777777" w:rsidR="006A21F7" w:rsidRPr="0049233F" w:rsidDel="000064E1" w:rsidRDefault="006A21F7" w:rsidP="006A21F7">
      <w:pPr>
        <w:ind w:firstLine="540"/>
        <w:rPr>
          <w:del w:id="4269" w:author="The Si Tran" w:date="2012-12-12T13:59:00Z"/>
          <w:i/>
          <w:szCs w:val="26"/>
          <w:rPrChange w:id="4270" w:author="The Si Tran" w:date="2012-12-05T23:02:00Z">
            <w:rPr>
              <w:del w:id="4271" w:author="The Si Tran" w:date="2012-12-12T13:59:00Z"/>
              <w:i/>
              <w:sz w:val="28"/>
              <w:szCs w:val="28"/>
            </w:rPr>
          </w:rPrChange>
        </w:rPr>
      </w:pPr>
      <w:del w:id="4272" w:author="The Si Tran" w:date="2012-12-12T13:59:00Z">
        <w:r w:rsidRPr="0049233F" w:rsidDel="000064E1">
          <w:rPr>
            <w:i/>
            <w:szCs w:val="26"/>
            <w:rPrChange w:id="4273"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274" w:author="The Si Tran" w:date="2012-12-12T13:59:00Z"/>
          <w:i/>
          <w:szCs w:val="26"/>
          <w:rPrChange w:id="4275" w:author="The Si Tran" w:date="2012-12-05T23:02:00Z">
            <w:rPr>
              <w:del w:id="4276" w:author="The Si Tran" w:date="2012-12-12T13:59:00Z"/>
              <w:i/>
              <w:sz w:val="28"/>
              <w:szCs w:val="28"/>
            </w:rPr>
          </w:rPrChange>
        </w:rPr>
      </w:pPr>
      <w:del w:id="4277" w:author="The Si Tran" w:date="2012-12-12T13:59:00Z">
        <w:r w:rsidRPr="0049233F" w:rsidDel="000064E1">
          <w:rPr>
            <w:i/>
            <w:szCs w:val="26"/>
            <w:rPrChange w:id="4278"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279" w:author="The Si Tran" w:date="2012-12-12T13:59:00Z"/>
          <w:i/>
          <w:szCs w:val="26"/>
          <w:rPrChange w:id="4280" w:author="The Si Tran" w:date="2012-12-05T23:02:00Z">
            <w:rPr>
              <w:del w:id="4281" w:author="The Si Tran" w:date="2012-12-12T13:59:00Z"/>
              <w:i/>
              <w:sz w:val="28"/>
              <w:szCs w:val="28"/>
            </w:rPr>
          </w:rPrChange>
        </w:rPr>
      </w:pPr>
      <w:del w:id="4282" w:author="The Si Tran" w:date="2012-12-12T13:59:00Z">
        <w:r w:rsidRPr="0049233F" w:rsidDel="000064E1">
          <w:rPr>
            <w:i/>
            <w:szCs w:val="26"/>
            <w:rPrChange w:id="4283"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284" w:author="The Si Tran" w:date="2012-12-12T13:59:00Z"/>
          <w:i/>
          <w:szCs w:val="26"/>
          <w:lang w:val="fr-FR"/>
          <w:rPrChange w:id="4285" w:author="The Si Tran" w:date="2012-12-05T23:02:00Z">
            <w:rPr>
              <w:del w:id="4286" w:author="The Si Tran" w:date="2012-12-12T13:59:00Z"/>
              <w:i/>
              <w:sz w:val="28"/>
              <w:szCs w:val="28"/>
              <w:lang w:val="fr-FR"/>
            </w:rPr>
          </w:rPrChange>
        </w:rPr>
      </w:pPr>
      <w:del w:id="4287" w:author="The Si Tran" w:date="2012-12-12T13:59:00Z">
        <w:r w:rsidRPr="0049233F" w:rsidDel="000064E1">
          <w:rPr>
            <w:i/>
            <w:szCs w:val="26"/>
            <w:lang w:val="fr-FR"/>
            <w:rPrChange w:id="4288"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289" w:author="The Si Tran" w:date="2012-12-12T13:59:00Z"/>
          <w:i/>
          <w:szCs w:val="26"/>
          <w:lang w:val="fr-FR"/>
          <w:rPrChange w:id="4290" w:author="The Si Tran" w:date="2012-12-05T23:02:00Z">
            <w:rPr>
              <w:del w:id="4291" w:author="The Si Tran" w:date="2012-12-12T13:59:00Z"/>
              <w:i/>
              <w:sz w:val="28"/>
              <w:szCs w:val="28"/>
              <w:lang w:val="fr-FR"/>
            </w:rPr>
          </w:rPrChange>
        </w:rPr>
      </w:pPr>
      <w:del w:id="4292" w:author="The Si Tran" w:date="2012-12-12T13:59:00Z">
        <w:r w:rsidRPr="0049233F" w:rsidDel="000064E1">
          <w:rPr>
            <w:i/>
            <w:szCs w:val="26"/>
            <w:lang w:val="fr-FR"/>
            <w:rPrChange w:id="4293"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294" w:author="The Si Tran" w:date="2012-12-12T13:59:00Z"/>
          <w:i/>
          <w:szCs w:val="26"/>
          <w:lang w:val="pt-BR"/>
          <w:rPrChange w:id="4295" w:author="The Si Tran" w:date="2012-12-05T23:02:00Z">
            <w:rPr>
              <w:del w:id="4296" w:author="The Si Tran" w:date="2012-12-12T13:59:00Z"/>
              <w:i/>
              <w:sz w:val="28"/>
              <w:szCs w:val="28"/>
              <w:lang w:val="pt-BR"/>
            </w:rPr>
          </w:rPrChange>
        </w:rPr>
      </w:pPr>
      <w:del w:id="4297" w:author="The Si Tran" w:date="2012-12-12T13:59:00Z">
        <w:r w:rsidRPr="0049233F" w:rsidDel="000064E1">
          <w:rPr>
            <w:i/>
            <w:szCs w:val="26"/>
            <w:lang w:val="pt-BR"/>
            <w:rPrChange w:id="4298"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299" w:author="The Si Tran" w:date="2012-12-12T13:59:00Z"/>
          <w:i/>
          <w:szCs w:val="26"/>
          <w:lang w:val="pt-BR"/>
          <w:rPrChange w:id="4300" w:author="The Si Tran" w:date="2012-12-05T23:02:00Z">
            <w:rPr>
              <w:del w:id="4301" w:author="The Si Tran" w:date="2012-12-12T13:59:00Z"/>
              <w:i/>
              <w:sz w:val="28"/>
              <w:szCs w:val="28"/>
              <w:lang w:val="pt-BR"/>
            </w:rPr>
          </w:rPrChange>
        </w:rPr>
      </w:pPr>
      <w:del w:id="4302" w:author="The Si Tran" w:date="2012-12-12T13:59:00Z">
        <w:r w:rsidRPr="0049233F" w:rsidDel="000064E1">
          <w:rPr>
            <w:i/>
            <w:szCs w:val="26"/>
            <w:lang w:val="pt-BR"/>
            <w:rPrChange w:id="4303"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304" w:author="The Si Tran" w:date="2012-12-12T13:59:00Z"/>
          <w:i/>
          <w:szCs w:val="26"/>
          <w:lang w:val="pt-BR"/>
          <w:rPrChange w:id="4305" w:author="The Si Tran" w:date="2012-12-05T23:02:00Z">
            <w:rPr>
              <w:del w:id="4306" w:author="The Si Tran" w:date="2012-12-12T13:59:00Z"/>
              <w:i/>
              <w:sz w:val="28"/>
              <w:szCs w:val="28"/>
              <w:lang w:val="pt-BR"/>
            </w:rPr>
          </w:rPrChange>
        </w:rPr>
      </w:pPr>
      <w:del w:id="4307" w:author="The Si Tran" w:date="2012-12-12T13:59:00Z">
        <w:r w:rsidRPr="0049233F" w:rsidDel="000064E1">
          <w:rPr>
            <w:i/>
            <w:szCs w:val="26"/>
            <w:lang w:val="pt-BR"/>
            <w:rPrChange w:id="4308"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309" w:author="The Si Tran" w:date="2012-12-12T13:59:00Z"/>
          <w:i/>
          <w:szCs w:val="26"/>
          <w:lang w:val="pt-BR"/>
          <w:rPrChange w:id="4310" w:author="The Si Tran" w:date="2012-12-05T23:02:00Z">
            <w:rPr>
              <w:del w:id="4311" w:author="The Si Tran" w:date="2012-12-12T13:59:00Z"/>
              <w:i/>
              <w:sz w:val="28"/>
              <w:szCs w:val="28"/>
              <w:lang w:val="pt-BR"/>
            </w:rPr>
          </w:rPrChange>
        </w:rPr>
      </w:pPr>
      <w:del w:id="4312" w:author="The Si Tran" w:date="2012-12-12T13:59:00Z">
        <w:r w:rsidRPr="0049233F" w:rsidDel="000064E1">
          <w:rPr>
            <w:i/>
            <w:szCs w:val="26"/>
            <w:lang w:val="pt-BR"/>
            <w:rPrChange w:id="4313" w:author="The Si Tran" w:date="2012-12-05T23:02:00Z">
              <w:rPr>
                <w:i/>
                <w:sz w:val="28"/>
                <w:szCs w:val="28"/>
                <w:lang w:val="pt-BR"/>
              </w:rPr>
            </w:rPrChange>
          </w:rPr>
          <w:delText>&gt; pacf(y)</w:delText>
        </w:r>
      </w:del>
    </w:p>
    <w:p w14:paraId="423160FF" w14:textId="31E586CA" w:rsidR="006A21F7" w:rsidRPr="0049233F" w:rsidRDefault="006A21F7" w:rsidP="006A21F7">
      <w:pPr>
        <w:ind w:firstLine="540"/>
        <w:rPr>
          <w:szCs w:val="26"/>
          <w:lang w:val="pt-BR"/>
          <w:rPrChange w:id="4314" w:author="The Si Tran" w:date="2012-12-05T23:02:00Z">
            <w:rPr>
              <w:sz w:val="28"/>
              <w:szCs w:val="28"/>
              <w:lang w:val="pt-BR"/>
            </w:rPr>
          </w:rPrChange>
        </w:rPr>
      </w:pPr>
      <w:r w:rsidRPr="0049233F">
        <w:rPr>
          <w:szCs w:val="26"/>
          <w:lang w:val="pt-BR"/>
          <w:rPrChange w:id="4315" w:author="The Si Tran" w:date="2012-12-05T23:02:00Z">
            <w:rPr>
              <w:sz w:val="28"/>
              <w:szCs w:val="28"/>
              <w:lang w:val="pt-BR"/>
            </w:rPr>
          </w:rPrChange>
        </w:rPr>
        <w:t xml:space="preserve">Hình </w:t>
      </w:r>
      <w:ins w:id="4316" w:author="The Si Tran" w:date="2012-12-12T00:13:00Z">
        <w:r w:rsidR="00361F58">
          <w:rPr>
            <w:szCs w:val="26"/>
            <w:lang w:val="pt-BR"/>
          </w:rPr>
          <w:t>3.2</w:t>
        </w:r>
      </w:ins>
      <w:del w:id="4317" w:author="The Si Tran" w:date="2012-12-12T00:13:00Z">
        <w:r w:rsidRPr="0049233F" w:rsidDel="00361F58">
          <w:rPr>
            <w:szCs w:val="26"/>
            <w:lang w:val="pt-BR"/>
            <w:rPrChange w:id="4318" w:author="The Si Tran" w:date="2012-12-05T23:02:00Z">
              <w:rPr>
                <w:sz w:val="28"/>
                <w:szCs w:val="28"/>
                <w:lang w:val="pt-BR"/>
              </w:rPr>
            </w:rPrChange>
          </w:rPr>
          <w:delText>8</w:delText>
        </w:r>
      </w:del>
      <w:r w:rsidRPr="0049233F">
        <w:rPr>
          <w:szCs w:val="26"/>
          <w:lang w:val="pt-BR"/>
          <w:rPrChange w:id="4319"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320"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321" w:author="The Si Tran" w:date="2012-12-05T23:02:00Z">
            <w:rPr>
              <w:sz w:val="28"/>
              <w:szCs w:val="28"/>
              <w:lang w:val="pt-BR"/>
            </w:rPr>
          </w:rPrChange>
        </w:rPr>
        <w:t xml:space="preserve">. Ở đây ta thấy rằng hàm tự tương quan của mô hình AR(2) </w:t>
      </w:r>
      <w:r w:rsidRPr="0049233F">
        <w:rPr>
          <w:szCs w:val="26"/>
          <w:lang w:val="pt-BR"/>
          <w:rPrChange w:id="4322" w:author="The Si Tran" w:date="2012-12-05T23:02:00Z">
            <w:rPr>
              <w:sz w:val="28"/>
              <w:szCs w:val="28"/>
              <w:lang w:val="pt-BR"/>
            </w:rPr>
          </w:rPrChange>
        </w:rPr>
        <w:lastRenderedPageBreak/>
        <w:t>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323" w:author="The Si Tran" w:date="2012-12-05T23:02:00Z">
            <w:rPr>
              <w:sz w:val="28"/>
              <w:szCs w:val="28"/>
              <w:lang w:val="pt-BR"/>
            </w:rPr>
          </w:rPrChange>
        </w:rPr>
        <w:pPrChange w:id="4324" w:author="The Si Tran" w:date="2012-12-16T17:07:00Z">
          <w:pPr>
            <w:ind w:firstLine="540"/>
          </w:pPr>
        </w:pPrChange>
      </w:pPr>
      <w:del w:id="4325" w:author="The Si Tran" w:date="2012-12-14T05:14:00Z">
        <w:r w:rsidRPr="0049233F" w:rsidDel="00802E77">
          <w:rPr>
            <w:noProof/>
            <w:rPrChange w:id="4326" w:author="Unknown">
              <w:rPr>
                <w:noProof/>
                <w:sz w:val="28"/>
                <w:szCs w:val="28"/>
              </w:rPr>
            </w:rPrChange>
          </w:rPr>
          <w:drawing>
            <wp:inline distT="0" distB="0" distL="0" distR="0" wp14:anchorId="3B32A802" wp14:editId="4357A115">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327" w:author="The Si Tran" w:date="2012-12-14T05:14:00Z">
        <w:r w:rsidR="00802E77" w:rsidRPr="00EF4E32">
          <w:rPr>
            <w:noProof/>
          </w:rPr>
          <w:drawing>
            <wp:inline distT="0" distB="0" distL="0" distR="0" wp14:anchorId="61C44964" wp14:editId="13CB73DB">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328" w:author="The Si Tran" w:date="2012-12-16T17:07:00Z">
            <w:rPr>
              <w:sz w:val="28"/>
              <w:szCs w:val="28"/>
              <w:lang w:val="pt-BR"/>
            </w:rPr>
          </w:rPrChange>
        </w:rPr>
        <w:pPrChange w:id="4329" w:author="The Si Tran" w:date="2012-12-16T17:07:00Z">
          <w:pPr>
            <w:pStyle w:val="Caption"/>
            <w:ind w:left="2160"/>
          </w:pPr>
        </w:pPrChange>
      </w:pPr>
      <w:bookmarkStart w:id="4330" w:name="_Toc312142082"/>
      <w:bookmarkStart w:id="4331" w:name="_Toc343029957"/>
      <w:bookmarkStart w:id="4332" w:name="_Toc343660655"/>
      <w:r w:rsidRPr="00AD5E7D">
        <w:rPr>
          <w:rPrChange w:id="4333" w:author="The Si Tran" w:date="2012-12-16T17:07:00Z">
            <w:rPr>
              <w:b w:val="0"/>
              <w:sz w:val="28"/>
              <w:szCs w:val="28"/>
              <w:lang w:val="pt-BR"/>
            </w:rPr>
          </w:rPrChange>
        </w:rPr>
        <w:t xml:space="preserve">Hình </w:t>
      </w:r>
      <w:del w:id="4334" w:author="The Si Tran" w:date="2012-12-11T23:24:00Z">
        <w:r w:rsidRPr="00AD5E7D" w:rsidDel="000D0624">
          <w:rPr>
            <w:rPrChange w:id="4335" w:author="The Si Tran" w:date="2012-12-16T17:07:00Z">
              <w:rPr>
                <w:b w:val="0"/>
                <w:sz w:val="28"/>
                <w:szCs w:val="28"/>
              </w:rPr>
            </w:rPrChange>
          </w:rPr>
          <w:fldChar w:fldCharType="begin"/>
        </w:r>
        <w:r w:rsidRPr="00AD5E7D" w:rsidDel="000D0624">
          <w:rPr>
            <w:rPrChange w:id="4336" w:author="The Si Tran" w:date="2012-12-16T17:07:00Z">
              <w:rPr>
                <w:b w:val="0"/>
                <w:sz w:val="28"/>
                <w:szCs w:val="28"/>
                <w:lang w:val="pt-BR"/>
              </w:rPr>
            </w:rPrChange>
          </w:rPr>
          <w:delInstrText xml:space="preserve"> SEQ Hình \* ARABIC </w:delInstrText>
        </w:r>
        <w:r w:rsidRPr="00AD5E7D" w:rsidDel="000D0624">
          <w:rPr>
            <w:rPrChange w:id="4337" w:author="The Si Tran" w:date="2012-12-16T17:07:00Z">
              <w:rPr>
                <w:b w:val="0"/>
                <w:sz w:val="28"/>
                <w:szCs w:val="28"/>
              </w:rPr>
            </w:rPrChange>
          </w:rPr>
          <w:fldChar w:fldCharType="separate"/>
        </w:r>
        <w:r w:rsidRPr="00AD5E7D" w:rsidDel="000D0624">
          <w:rPr>
            <w:rPrChange w:id="4338" w:author="The Si Tran" w:date="2012-12-16T17:07:00Z">
              <w:rPr>
                <w:b w:val="0"/>
                <w:noProof/>
                <w:sz w:val="28"/>
                <w:szCs w:val="28"/>
                <w:lang w:val="pt-BR"/>
              </w:rPr>
            </w:rPrChange>
          </w:rPr>
          <w:delText>8</w:delText>
        </w:r>
        <w:r w:rsidRPr="00AD5E7D" w:rsidDel="000D0624">
          <w:rPr>
            <w:rPrChange w:id="4339" w:author="The Si Tran" w:date="2012-12-16T17:07:00Z">
              <w:rPr>
                <w:b w:val="0"/>
                <w:sz w:val="28"/>
                <w:szCs w:val="28"/>
              </w:rPr>
            </w:rPrChange>
          </w:rPr>
          <w:fldChar w:fldCharType="end"/>
        </w:r>
        <w:r w:rsidRPr="00AD5E7D" w:rsidDel="000D0624">
          <w:rPr>
            <w:rPrChange w:id="4340" w:author="The Si Tran" w:date="2012-12-16T17:07:00Z">
              <w:rPr>
                <w:b w:val="0"/>
                <w:sz w:val="28"/>
                <w:szCs w:val="28"/>
                <w:lang w:val="pt-BR"/>
              </w:rPr>
            </w:rPrChange>
          </w:rPr>
          <w:delText xml:space="preserve"> </w:delText>
        </w:r>
      </w:del>
      <w:ins w:id="4341" w:author="The Si Tran" w:date="2012-12-11T23:24:00Z">
        <w:r w:rsidR="000D0624" w:rsidRPr="00032D83">
          <w:t>3.2</w:t>
        </w:r>
      </w:ins>
      <w:ins w:id="4342" w:author="The Si Tran" w:date="2012-12-15T08:13:00Z">
        <w:r w:rsidR="00307510" w:rsidRPr="006D6C8D">
          <w:t xml:space="preserve">: </w:t>
        </w:r>
      </w:ins>
      <w:ins w:id="4343" w:author="The Si Tran" w:date="2012-12-11T23:24:00Z">
        <w:r w:rsidR="000D0624" w:rsidRPr="00AD5E7D">
          <w:rPr>
            <w:rPrChange w:id="4344" w:author="The Si Tran" w:date="2012-12-16T17:07:00Z">
              <w:rPr>
                <w:b w:val="0"/>
                <w:sz w:val="28"/>
                <w:szCs w:val="28"/>
                <w:lang w:val="pt-BR"/>
              </w:rPr>
            </w:rPrChange>
          </w:rPr>
          <w:t xml:space="preserve"> </w:t>
        </w:r>
      </w:ins>
      <w:r w:rsidRPr="00AD5E7D">
        <w:rPr>
          <w:rPrChange w:id="4345" w:author="The Si Tran" w:date="2012-12-16T17:07:00Z">
            <w:rPr>
              <w:b w:val="0"/>
              <w:sz w:val="28"/>
              <w:szCs w:val="28"/>
              <w:lang w:val="pt-BR"/>
            </w:rPr>
          </w:rPrChange>
        </w:rPr>
        <w:t>ACF và PACF của mô hình</w:t>
      </w:r>
      <w:ins w:id="4346"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347" w:author="The Si Tran" w:date="2012-12-16T20:22:00Z">
                <w:rPr>
                  <w:rFonts w:ascii="Cambria Math" w:hAnsi="Cambria Math"/>
                  <w:i/>
                </w:rPr>
              </w:ins>
            </m:ctrlPr>
          </m:sSubPr>
          <m:e>
            <w:ins w:id="4348" w:author="The Si Tran" w:date="2012-12-16T20:22:00Z">
              <m:r>
                <w:rPr>
                  <w:rFonts w:ascii="Cambria Math" w:hAnsi="Cambria Math"/>
                </w:rPr>
                <m:t>y</m:t>
              </m:r>
            </w:ins>
          </m:e>
          <m:sub>
            <w:ins w:id="4349" w:author="The Si Tran" w:date="2012-12-16T20:22:00Z">
              <m:r>
                <w:rPr>
                  <w:rFonts w:ascii="Cambria Math" w:hAnsi="Cambria Math"/>
                </w:rPr>
                <m:t>t-1</m:t>
              </m:r>
            </w:ins>
          </m:sub>
        </m:sSub>
        <w:ins w:id="4350" w:author="The Si Tran" w:date="2012-12-16T20:22:00Z">
          <m:r>
            <w:rPr>
              <w:rFonts w:ascii="Cambria Math" w:hAnsi="Cambria Math"/>
            </w:rPr>
            <m:t>+0.5</m:t>
          </m:r>
        </w:ins>
        <m:sSub>
          <m:sSubPr>
            <m:ctrlPr>
              <w:ins w:id="4351" w:author="The Si Tran" w:date="2012-12-16T20:22:00Z">
                <w:rPr>
                  <w:rFonts w:ascii="Cambria Math" w:hAnsi="Cambria Math"/>
                  <w:i/>
                </w:rPr>
              </w:ins>
            </m:ctrlPr>
          </m:sSubPr>
          <m:e>
            <w:ins w:id="4352" w:author="The Si Tran" w:date="2012-12-16T20:22:00Z">
              <m:r>
                <w:rPr>
                  <w:rFonts w:ascii="Cambria Math" w:hAnsi="Cambria Math"/>
                </w:rPr>
                <m:t>y</m:t>
              </m:r>
            </w:ins>
          </m:e>
          <m:sub>
            <w:ins w:id="4353" w:author="The Si Tran" w:date="2012-12-16T20:22:00Z">
              <m:r>
                <w:rPr>
                  <w:rFonts w:ascii="Cambria Math" w:hAnsi="Cambria Math"/>
                </w:rPr>
                <m:t>t-2</m:t>
              </m:r>
            </w:ins>
          </m:sub>
        </m:sSub>
        <w:ins w:id="4354" w:author="The Si Tran" w:date="2012-12-16T20:22:00Z">
          <m:r>
            <w:rPr>
              <w:rFonts w:ascii="Cambria Math" w:hAnsi="Cambria Math"/>
            </w:rPr>
            <m:t>+</m:t>
          </m:r>
        </w:ins>
        <m:sSub>
          <m:sSubPr>
            <m:ctrlPr>
              <w:ins w:id="4355" w:author="The Si Tran" w:date="2012-12-16T20:22:00Z">
                <w:rPr>
                  <w:rFonts w:ascii="Cambria Math" w:hAnsi="Cambria Math"/>
                  <w:i/>
                </w:rPr>
              </w:ins>
            </m:ctrlPr>
          </m:sSubPr>
          <m:e>
            <w:ins w:id="4356" w:author="The Si Tran" w:date="2012-12-16T20:22:00Z">
              <m:r>
                <w:rPr>
                  <w:rFonts w:ascii="Cambria Math" w:hAnsi="Cambria Math"/>
                </w:rPr>
                <m:t>ε</m:t>
              </m:r>
            </w:ins>
          </m:e>
          <m:sub>
            <w:ins w:id="4357" w:author="The Si Tran" w:date="2012-12-16T20:22:00Z">
              <m:r>
                <w:rPr>
                  <w:rFonts w:ascii="Cambria Math" w:hAnsi="Cambria Math"/>
                </w:rPr>
                <m:t>t</m:t>
              </m:r>
            </w:ins>
          </m:sub>
        </m:sSub>
      </m:oMath>
      <w:bookmarkEnd w:id="4332"/>
      <w:del w:id="4358" w:author="The Si Tran" w:date="2012-12-11T23:24:00Z">
        <w:r w:rsidRPr="00AD5E7D" w:rsidDel="000D0624">
          <w:rPr>
            <w:rPrChange w:id="4359" w:author="The Si Tran" w:date="2012-12-16T17:07:00Z">
              <w:rPr>
                <w:b w:val="0"/>
                <w:sz w:val="28"/>
                <w:szCs w:val="28"/>
                <w:lang w:val="pt-BR"/>
              </w:rPr>
            </w:rPrChange>
          </w:rPr>
          <w:delText xml:space="preserve">               </w:delText>
        </w:r>
      </w:del>
      <w:bookmarkEnd w:id="4330"/>
      <w:bookmarkEnd w:id="4331"/>
      <w:del w:id="4360" w:author="The Si Tran" w:date="2012-12-16T20:22:00Z">
        <w:r w:rsidR="00BE2D8B">
          <w:pict w14:anchorId="1AEB2765">
            <v:shape id="_x0000_i1086" type="#_x0000_t75" style="width:156.75pt;height:21.75pt">
              <v:imagedata r:id="rId136" o:title=""/>
            </v:shape>
          </w:pict>
        </w:r>
      </w:del>
    </w:p>
    <w:p w14:paraId="0CEE5063" w14:textId="41373C7E" w:rsidR="006A21F7" w:rsidRPr="0049233F" w:rsidRDefault="006A21F7" w:rsidP="006A21F7">
      <w:pPr>
        <w:pStyle w:val="Heading2"/>
        <w:rPr>
          <w:sz w:val="26"/>
          <w:szCs w:val="26"/>
          <w:lang w:val="pt-BR"/>
          <w:rPrChange w:id="4361" w:author="The Si Tran" w:date="2012-12-05T23:02:00Z">
            <w:rPr>
              <w:lang w:val="pt-BR"/>
            </w:rPr>
          </w:rPrChange>
        </w:rPr>
      </w:pPr>
      <w:bookmarkStart w:id="4362" w:name="_Toc312142552"/>
      <w:bookmarkStart w:id="4363" w:name="_Toc343660530"/>
      <w:r w:rsidRPr="0049233F">
        <w:rPr>
          <w:sz w:val="26"/>
          <w:szCs w:val="26"/>
          <w:lang w:val="pt-BR"/>
          <w:rPrChange w:id="4364"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365" w:author="The Si Tran" w:date="2012-12-05T23:02:00Z">
            <w:rPr>
              <w:rFonts w:cs="Times New Roman"/>
              <w:iCs w:val="0"/>
              <w:sz w:val="20"/>
              <w:szCs w:val="20"/>
              <w:lang w:val="pt-BR"/>
            </w:rPr>
          </w:rPrChange>
        </w:rPr>
        <w:t>p</w:t>
      </w:r>
      <w:r w:rsidRPr="0049233F">
        <w:rPr>
          <w:sz w:val="26"/>
          <w:szCs w:val="26"/>
          <w:lang w:val="pt-BR"/>
          <w:rPrChange w:id="4366" w:author="The Si Tran" w:date="2012-12-05T23:02:00Z">
            <w:rPr>
              <w:rFonts w:cs="Times New Roman"/>
              <w:iCs w:val="0"/>
              <w:sz w:val="20"/>
              <w:szCs w:val="20"/>
              <w:lang w:val="pt-BR"/>
            </w:rPr>
          </w:rPrChange>
        </w:rPr>
        <w:t>,</w:t>
      </w:r>
      <w:r w:rsidRPr="00423CB2">
        <w:rPr>
          <w:i/>
          <w:sz w:val="26"/>
          <w:szCs w:val="26"/>
          <w:lang w:val="pt-BR"/>
          <w:rPrChange w:id="4367" w:author="The Si Tran" w:date="2012-12-05T23:02:00Z">
            <w:rPr>
              <w:rFonts w:cs="Times New Roman"/>
              <w:iCs w:val="0"/>
              <w:sz w:val="20"/>
              <w:szCs w:val="20"/>
              <w:lang w:val="pt-BR"/>
            </w:rPr>
          </w:rPrChange>
        </w:rPr>
        <w:t>q</w:t>
      </w:r>
      <w:r w:rsidRPr="0049233F">
        <w:rPr>
          <w:sz w:val="26"/>
          <w:szCs w:val="26"/>
          <w:lang w:val="pt-BR"/>
          <w:rPrChange w:id="4368" w:author="The Si Tran" w:date="2012-12-05T23:02:00Z">
            <w:rPr>
              <w:rFonts w:cs="Times New Roman"/>
              <w:iCs w:val="0"/>
              <w:sz w:val="20"/>
              <w:szCs w:val="20"/>
              <w:lang w:val="pt-BR"/>
            </w:rPr>
          </w:rPrChange>
        </w:rPr>
        <w:t>)</w:t>
      </w:r>
      <w:bookmarkEnd w:id="4362"/>
      <w:bookmarkEnd w:id="4363"/>
    </w:p>
    <w:p w14:paraId="2D8EB10B" w14:textId="1F65A94E" w:rsidR="00E000DF" w:rsidRPr="00A50679" w:rsidRDefault="005B71D4">
      <w:pPr>
        <w:rPr>
          <w:ins w:id="4369" w:author="The Si Tran" w:date="2012-12-12T00:14:00Z"/>
        </w:rPr>
        <w:pPrChange w:id="4370" w:author="The Si Tran" w:date="2012-12-15T08:15:00Z">
          <w:pPr>
            <w:spacing w:before="100" w:beforeAutospacing="1" w:after="100" w:afterAutospacing="1"/>
          </w:pPr>
        </w:pPrChange>
      </w:pPr>
      <w:ins w:id="4371" w:author="The Si Tran" w:date="2012-12-15T08:14:00Z">
        <w:r>
          <w:rPr>
            <w:noProof/>
            <w:rPrChange w:id="4372" w:author="Unknown">
              <w:rPr>
                <w:b/>
                <w:bCs/>
                <w:noProof/>
                <w:sz w:val="20"/>
                <w:szCs w:val="20"/>
              </w:rPr>
            </w:rPrChange>
          </w:rPr>
          <mc:AlternateContent>
            <mc:Choice Requires="wps">
              <w:drawing>
                <wp:anchor distT="0" distB="0" distL="114300" distR="114300" simplePos="0" relativeHeight="251704832" behindDoc="0" locked="0" layoutInCell="1" allowOverlap="1" wp14:anchorId="70A59FC5" wp14:editId="7F285F23">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B90956" w:rsidRDefault="00B90956">
                              <w:pPr>
                                <w:pStyle w:val="EquationIndex"/>
                                <w:pPrChange w:id="4373" w:author="The Si Tran" w:date="2012-12-15T08:12:00Z">
                                  <w:pPr/>
                                </w:pPrChange>
                              </w:pPr>
                              <w:r>
                                <w:t>(3.</w:t>
                              </w:r>
                              <w:ins w:id="4374" w:author="The Si Tran" w:date="2012-12-14T04:55:00Z">
                                <w:r>
                                  <w:t>8</w:t>
                                </w:r>
                              </w:ins>
                              <w:del w:id="437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B90956" w:rsidRDefault="00B90956">
                        <w:pPr>
                          <w:pStyle w:val="EquationIndex"/>
                          <w:pPrChange w:id="4376" w:author="The Si Tran" w:date="2012-12-15T08:12:00Z">
                            <w:pPr/>
                          </w:pPrChange>
                        </w:pPr>
                        <w:r>
                          <w:t>(3.</w:t>
                        </w:r>
                        <w:ins w:id="4377" w:author="The Si Tran" w:date="2012-12-14T04:55:00Z">
                          <w:r>
                            <w:t>8</w:t>
                          </w:r>
                        </w:ins>
                        <w:del w:id="4378" w:author="The Si Tran" w:date="2012-12-14T04:55:00Z">
                          <w:r w:rsidDel="004505B3">
                            <w:delText>2.1</w:delText>
                          </w:r>
                        </w:del>
                        <w:r>
                          <w:t>)</w:t>
                        </w:r>
                      </w:p>
                    </w:txbxContent>
                  </v:textbox>
                </v:shape>
              </w:pict>
            </mc:Fallback>
          </mc:AlternateContent>
        </w:r>
      </w:ins>
      <w:ins w:id="4379"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380" w:author="The Si Tran" w:date="2012-12-15T08:14:00Z">
        <w:r w:rsidRPr="005B71D4">
          <w:rPr>
            <w:noProof/>
          </w:rPr>
          <w:t xml:space="preserve"> </w:t>
        </w:r>
      </w:ins>
    </w:p>
    <w:p w14:paraId="562ACCFC" w14:textId="77C93F8B" w:rsidR="00E000DF" w:rsidRDefault="00BE2D8B">
      <w:pPr>
        <w:pStyle w:val="Canhgiua"/>
        <w:rPr>
          <w:ins w:id="4381" w:author="The Si Tran" w:date="2012-12-12T00:14:00Z"/>
        </w:rPr>
        <w:pPrChange w:id="4382"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383" w:author="The Si Tran" w:date="2012-12-12T00:14:00Z"/>
          <w:lang w:val="pt-BR"/>
        </w:rPr>
        <w:pPrChange w:id="4384" w:author="The Si Tran" w:date="2012-12-16T10:34:00Z">
          <w:pPr>
            <w:ind w:firstLine="540"/>
          </w:pPr>
        </w:pPrChange>
      </w:pPr>
      <w:ins w:id="4385"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386" w:author="The Si Tran" w:date="2012-12-12T00:14:00Z"/>
          <w:lang w:val="pt-BR"/>
          <w:rPrChange w:id="4387" w:author="The Si Tran" w:date="2012-12-12T00:14:00Z">
            <w:rPr>
              <w:del w:id="4388" w:author="The Si Tran" w:date="2012-12-12T00:14:00Z"/>
              <w:color w:val="FF0000"/>
              <w:sz w:val="32"/>
              <w:lang w:val="pt-BR"/>
            </w:rPr>
          </w:rPrChange>
        </w:rPr>
        <w:pPrChange w:id="4389" w:author="The Si Tran" w:date="2012-12-15T08:15:00Z">
          <w:pPr>
            <w:ind w:left="540"/>
          </w:pPr>
        </w:pPrChange>
      </w:pPr>
      <w:ins w:id="4390"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391" w:author="The Si Tran" w:date="2012-12-12T00:14:00Z">
        <w:r w:rsidR="00637F2A" w:rsidRPr="0049233F" w:rsidDel="00E000DF">
          <w:rPr>
            <w:color w:val="FF0000"/>
            <w:lang w:val="pt-BR"/>
            <w:rPrChange w:id="4392"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393" w:author="The Si Tran" w:date="2012-12-06T01:42:00Z"/>
          <w:lang w:val="pt-BR"/>
          <w:rPrChange w:id="4394" w:author="The Si Tran" w:date="2012-12-06T01:39:00Z">
            <w:rPr>
              <w:del w:id="4395" w:author="The Si Tran" w:date="2012-12-06T01:42:00Z"/>
              <w:sz w:val="28"/>
              <w:szCs w:val="28"/>
              <w:lang w:val="pt-BR"/>
            </w:rPr>
          </w:rPrChange>
        </w:rPr>
        <w:pPrChange w:id="4396" w:author="The Si Tran" w:date="2012-12-15T08:15:00Z">
          <w:pPr>
            <w:ind w:firstLine="540"/>
          </w:pPr>
        </w:pPrChange>
      </w:pPr>
      <w:del w:id="4397" w:author="The Si Tran" w:date="2012-12-12T00:14:00Z">
        <w:r w:rsidRPr="0049233F" w:rsidDel="00E000DF">
          <w:rPr>
            <w:lang w:val="pt-BR"/>
            <w:rPrChange w:id="4398"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399" w:author="The Si Tran" w:date="2012-12-12T00:14:00Z"/>
          <w:b/>
          <w:lang w:val="pt-BR"/>
          <w:rPrChange w:id="4400" w:author="The Si Tran" w:date="2012-12-05T23:02:00Z">
            <w:rPr>
              <w:del w:id="4401" w:author="The Si Tran" w:date="2012-12-12T00:14:00Z"/>
              <w:b/>
              <w:sz w:val="28"/>
              <w:szCs w:val="28"/>
              <w:lang w:val="pt-BR"/>
            </w:rPr>
          </w:rPrChange>
        </w:rPr>
        <w:pPrChange w:id="4402" w:author="The Si Tran" w:date="2012-12-15T08:15:00Z">
          <w:pPr>
            <w:ind w:firstLine="540"/>
          </w:pPr>
        </w:pPrChange>
      </w:pPr>
      <w:del w:id="4403" w:author="The Si Tran" w:date="2012-12-06T01:42:00Z">
        <w:r w:rsidRPr="00AF1345" w:rsidDel="00267538">
          <w:rPr>
            <w:position w:val="-28"/>
            <w:lang w:val="pt-BR"/>
          </w:rPr>
          <w:object w:dxaOrig="3019" w:dyaOrig="680" w14:anchorId="4A5307FC">
            <v:shape id="_x0000_i1087" type="#_x0000_t75" style="width:229.5pt;height:50.25pt" o:ole="">
              <v:imagedata r:id="rId140" o:title=""/>
            </v:shape>
            <o:OLEObject Type="Embed" ProgID="Equation.DSMT4" ShapeID="_x0000_i1087" DrawAspect="Content" ObjectID="_1417414687" r:id="rId141"/>
          </w:object>
        </w:r>
        <w:r w:rsidRPr="0049233F" w:rsidDel="00267538">
          <w:rPr>
            <w:b/>
            <w:lang w:val="pt-BR"/>
            <w:rPrChange w:id="4404"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405" w:author="The Si Tran" w:date="2012-12-12T00:14:00Z"/>
          <w:lang w:val="pt-BR"/>
          <w:rPrChange w:id="4406" w:author="The Si Tran" w:date="2012-12-06T01:43:00Z">
            <w:rPr>
              <w:del w:id="4407" w:author="The Si Tran" w:date="2012-12-12T00:14:00Z"/>
              <w:sz w:val="28"/>
              <w:szCs w:val="28"/>
              <w:lang w:val="pt-BR"/>
            </w:rPr>
          </w:rPrChange>
        </w:rPr>
        <w:pPrChange w:id="4408" w:author="The Si Tran" w:date="2012-12-15T08:15:00Z">
          <w:pPr>
            <w:ind w:firstLine="540"/>
          </w:pPr>
        </w:pPrChange>
      </w:pPr>
      <w:del w:id="4409" w:author="The Si Tran" w:date="2012-12-12T00:14:00Z">
        <w:r w:rsidRPr="0049233F" w:rsidDel="00E000DF">
          <w:rPr>
            <w:lang w:val="pt-BR"/>
            <w:rPrChange w:id="4410"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411" w:author="The Si Tran" w:date="2012-12-06T01:43:00Z"/>
          <w:lang w:val="pt-BR"/>
          <w:rPrChange w:id="4412" w:author="The Si Tran" w:date="2012-12-05T23:02:00Z">
            <w:rPr>
              <w:del w:id="4413" w:author="The Si Tran" w:date="2012-12-06T01:43:00Z"/>
              <w:sz w:val="28"/>
              <w:szCs w:val="28"/>
              <w:lang w:val="pt-BR"/>
            </w:rPr>
          </w:rPrChange>
        </w:rPr>
        <w:pPrChange w:id="4414" w:author="The Si Tran" w:date="2012-12-15T08:15:00Z">
          <w:pPr>
            <w:ind w:firstLine="540"/>
          </w:pPr>
        </w:pPrChange>
      </w:pPr>
      <w:del w:id="4415" w:author="The Si Tran" w:date="2012-12-06T01:43:00Z">
        <w:r w:rsidRPr="00AF1345" w:rsidDel="00720763">
          <w:rPr>
            <w:position w:val="-12"/>
            <w:lang w:val="pt-BR"/>
          </w:rPr>
          <w:object w:dxaOrig="2060" w:dyaOrig="360" w14:anchorId="6E663486">
            <v:shape id="_x0000_i1088" type="#_x0000_t75" style="width:2in;height:21.75pt" o:ole="">
              <v:imagedata r:id="rId142" o:title=""/>
            </v:shape>
            <o:OLEObject Type="Embed" ProgID="Equation.DSMT4" ShapeID="_x0000_i1088" DrawAspect="Content" ObjectID="_1417414688" r:id="rId143"/>
          </w:object>
        </w:r>
      </w:del>
    </w:p>
    <w:p w14:paraId="6E60FF36" w14:textId="77777777" w:rsidR="006A21F7" w:rsidRPr="0049233F" w:rsidDel="00E000DF" w:rsidRDefault="006A21F7">
      <w:pPr>
        <w:rPr>
          <w:del w:id="4416" w:author="The Si Tran" w:date="2012-12-12T00:14:00Z"/>
          <w:lang w:val="pt-BR"/>
          <w:rPrChange w:id="4417" w:author="The Si Tran" w:date="2012-12-05T23:02:00Z">
            <w:rPr>
              <w:del w:id="4418" w:author="The Si Tran" w:date="2012-12-12T00:14:00Z"/>
              <w:sz w:val="28"/>
              <w:szCs w:val="28"/>
              <w:lang w:val="pt-BR"/>
            </w:rPr>
          </w:rPrChange>
        </w:rPr>
        <w:pPrChange w:id="4419" w:author="The Si Tran" w:date="2012-12-15T08:15:00Z">
          <w:pPr>
            <w:ind w:firstLine="540"/>
          </w:pPr>
        </w:pPrChange>
      </w:pPr>
      <w:del w:id="4420" w:author="The Si Tran" w:date="2012-12-12T00:14:00Z">
        <w:r w:rsidRPr="0049233F" w:rsidDel="00E000DF">
          <w:rPr>
            <w:lang w:val="pt-BR"/>
            <w:rPrChange w:id="4421"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422" w:author="The Si Tran" w:date="2012-12-12T00:14:00Z"/>
          <w:lang w:val="pt-BR"/>
          <w:rPrChange w:id="4423" w:author="The Si Tran" w:date="2012-12-05T23:02:00Z">
            <w:rPr>
              <w:del w:id="4424" w:author="The Si Tran" w:date="2012-12-12T00:14:00Z"/>
              <w:sz w:val="28"/>
              <w:szCs w:val="28"/>
              <w:lang w:val="pt-BR"/>
            </w:rPr>
          </w:rPrChange>
        </w:rPr>
        <w:pPrChange w:id="4425" w:author="The Si Tran" w:date="2012-12-15T08:15:00Z">
          <w:pPr>
            <w:ind w:firstLine="540"/>
          </w:pPr>
        </w:pPrChange>
      </w:pPr>
      <w:del w:id="4426" w:author="The Si Tran" w:date="2012-12-12T00:14:00Z">
        <w:r w:rsidRPr="0049233F" w:rsidDel="00E000DF">
          <w:rPr>
            <w:lang w:val="pt-BR"/>
            <w:rPrChange w:id="4427"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428" w:author="The Si Tran" w:date="2012-12-06T20:20:00Z"/>
          <w:lang w:val="pt-BR"/>
          <w:rPrChange w:id="4429" w:author="The Si Tran" w:date="2012-12-06T20:20:00Z">
            <w:rPr>
              <w:del w:id="4430" w:author="The Si Tran" w:date="2012-12-06T20:20:00Z"/>
              <w:sz w:val="28"/>
              <w:szCs w:val="28"/>
              <w:lang w:val="pt-BR"/>
            </w:rPr>
          </w:rPrChange>
        </w:rPr>
        <w:pPrChange w:id="4431" w:author="The Si Tran" w:date="2012-12-15T08:15:00Z">
          <w:pPr>
            <w:ind w:firstLine="540"/>
          </w:pPr>
        </w:pPrChange>
      </w:pPr>
      <w:del w:id="4432" w:author="The Si Tran" w:date="2012-12-14T05:17:00Z">
        <w:r w:rsidRPr="0049233F" w:rsidDel="0056499D">
          <w:rPr>
            <w:lang w:val="pt-BR"/>
            <w:rPrChange w:id="4433"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434" w:author="The Si Tran" w:date="2012-12-06T20:20:00Z"/>
          <w:lang w:val="pt-BR"/>
          <w:rPrChange w:id="4435" w:author="The Si Tran" w:date="2012-12-05T23:02:00Z">
            <w:rPr>
              <w:del w:id="4436" w:author="The Si Tran" w:date="2012-12-06T20:20:00Z"/>
              <w:sz w:val="28"/>
              <w:szCs w:val="28"/>
              <w:lang w:val="pt-BR"/>
            </w:rPr>
          </w:rPrChange>
        </w:rPr>
        <w:pPrChange w:id="4437" w:author="The Si Tran" w:date="2012-12-15T08:15:00Z">
          <w:pPr>
            <w:ind w:firstLine="540"/>
          </w:pPr>
        </w:pPrChange>
      </w:pPr>
      <w:del w:id="4438" w:author="The Si Tran" w:date="2012-12-06T20:20:00Z">
        <w:r w:rsidRPr="00AF1345" w:rsidDel="00AB2E63">
          <w:rPr>
            <w:position w:val="-12"/>
            <w:lang w:val="pt-BR"/>
          </w:rPr>
          <w:object w:dxaOrig="2780" w:dyaOrig="360" w14:anchorId="61F9DAAF">
            <v:shape id="_x0000_i1089" type="#_x0000_t75" style="width:171.75pt;height:21.75pt" o:ole="">
              <v:imagedata r:id="rId144" o:title=""/>
            </v:shape>
            <o:OLEObject Type="Embed" ProgID="Equation.DSMT4" ShapeID="_x0000_i1089" DrawAspect="Content" ObjectID="_1417414689" r:id="rId145"/>
          </w:object>
        </w:r>
      </w:del>
    </w:p>
    <w:p w14:paraId="60961C99" w14:textId="38E57295" w:rsidR="006A21F7" w:rsidRPr="0049233F" w:rsidDel="0056499D" w:rsidRDefault="006A21F7">
      <w:pPr>
        <w:rPr>
          <w:del w:id="4439" w:author="The Si Tran" w:date="2012-12-14T05:17:00Z"/>
          <w:lang w:val="pt-BR"/>
          <w:rPrChange w:id="4440" w:author="The Si Tran" w:date="2012-12-05T23:02:00Z">
            <w:rPr>
              <w:del w:id="4441" w:author="The Si Tran" w:date="2012-12-14T05:17:00Z"/>
              <w:sz w:val="28"/>
              <w:szCs w:val="28"/>
              <w:lang w:val="pt-BR"/>
            </w:rPr>
          </w:rPrChange>
        </w:rPr>
        <w:pPrChange w:id="4442" w:author="The Si Tran" w:date="2012-12-15T08:15:00Z">
          <w:pPr>
            <w:ind w:firstLine="540"/>
          </w:pPr>
        </w:pPrChange>
      </w:pPr>
    </w:p>
    <w:p w14:paraId="79D3F524" w14:textId="50762591" w:rsidR="006A21F7" w:rsidRPr="0049233F" w:rsidDel="0056499D" w:rsidRDefault="006A21F7">
      <w:pPr>
        <w:rPr>
          <w:del w:id="4443" w:author="The Si Tran" w:date="2012-12-14T05:17:00Z"/>
          <w:i/>
          <w:rPrChange w:id="4444" w:author="The Si Tran" w:date="2012-12-05T23:02:00Z">
            <w:rPr>
              <w:del w:id="4445" w:author="The Si Tran" w:date="2012-12-14T05:17:00Z"/>
              <w:i/>
              <w:sz w:val="28"/>
              <w:szCs w:val="28"/>
            </w:rPr>
          </w:rPrChange>
        </w:rPr>
        <w:pPrChange w:id="4446" w:author="The Si Tran" w:date="2012-12-15T08:15:00Z">
          <w:pPr>
            <w:ind w:firstLine="540"/>
          </w:pPr>
        </w:pPrChange>
      </w:pPr>
      <w:del w:id="4447" w:author="The Si Tran" w:date="2012-12-14T05:17:00Z">
        <w:r w:rsidRPr="0049233F" w:rsidDel="0056499D">
          <w:rPr>
            <w:i/>
            <w:rPrChange w:id="4448" w:author="The Si Tran" w:date="2012-12-05T23:02:00Z">
              <w:rPr>
                <w:i/>
                <w:sz w:val="28"/>
                <w:szCs w:val="28"/>
              </w:rPr>
            </w:rPrChange>
          </w:rPr>
          <w:delText>&gt; set.seed(1)</w:delText>
        </w:r>
      </w:del>
    </w:p>
    <w:p w14:paraId="537064EE" w14:textId="18049E6A" w:rsidR="006A21F7" w:rsidRPr="0049233F" w:rsidDel="0056499D" w:rsidRDefault="006A21F7">
      <w:pPr>
        <w:rPr>
          <w:del w:id="4449" w:author="The Si Tran" w:date="2012-12-14T05:17:00Z"/>
          <w:i/>
          <w:rPrChange w:id="4450" w:author="The Si Tran" w:date="2012-12-05T23:02:00Z">
            <w:rPr>
              <w:del w:id="4451" w:author="The Si Tran" w:date="2012-12-14T05:17:00Z"/>
              <w:i/>
              <w:sz w:val="28"/>
              <w:szCs w:val="28"/>
            </w:rPr>
          </w:rPrChange>
        </w:rPr>
        <w:pPrChange w:id="4452" w:author="The Si Tran" w:date="2012-12-15T08:15:00Z">
          <w:pPr>
            <w:ind w:firstLine="540"/>
          </w:pPr>
        </w:pPrChange>
      </w:pPr>
      <w:del w:id="4453" w:author="The Si Tran" w:date="2012-12-14T05:17:00Z">
        <w:r w:rsidRPr="0049233F" w:rsidDel="0056499D">
          <w:rPr>
            <w:i/>
            <w:rPrChange w:id="4454" w:author="The Si Tran" w:date="2012-12-05T23:02:00Z">
              <w:rPr>
                <w:i/>
                <w:sz w:val="28"/>
                <w:szCs w:val="28"/>
              </w:rPr>
            </w:rPrChange>
          </w:rPr>
          <w:delText>&gt; y &lt;- e &lt;- rnorm(1000)</w:delText>
        </w:r>
      </w:del>
    </w:p>
    <w:p w14:paraId="19DCEC3C" w14:textId="5B688827" w:rsidR="006A21F7" w:rsidRPr="0049233F" w:rsidDel="0056499D" w:rsidRDefault="006A21F7">
      <w:pPr>
        <w:rPr>
          <w:del w:id="4455" w:author="The Si Tran" w:date="2012-12-14T05:17:00Z"/>
          <w:i/>
          <w:lang w:val="fr-FR"/>
          <w:rPrChange w:id="4456" w:author="The Si Tran" w:date="2012-12-05T23:02:00Z">
            <w:rPr>
              <w:del w:id="4457" w:author="The Si Tran" w:date="2012-12-14T05:17:00Z"/>
              <w:i/>
              <w:sz w:val="28"/>
              <w:szCs w:val="28"/>
              <w:lang w:val="fr-FR"/>
            </w:rPr>
          </w:rPrChange>
        </w:rPr>
        <w:pPrChange w:id="4458" w:author="The Si Tran" w:date="2012-12-15T08:15:00Z">
          <w:pPr>
            <w:ind w:firstLine="540"/>
          </w:pPr>
        </w:pPrChange>
      </w:pPr>
      <w:del w:id="4459" w:author="The Si Tran" w:date="2012-12-14T05:17:00Z">
        <w:r w:rsidRPr="0049233F" w:rsidDel="0056499D">
          <w:rPr>
            <w:i/>
            <w:lang w:val="fr-FR"/>
            <w:rPrChange w:id="4460"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461" w:author="The Si Tran" w:date="2012-12-14T05:17:00Z"/>
          <w:i/>
          <w:lang w:val="fr-FR"/>
          <w:rPrChange w:id="4462" w:author="The Si Tran" w:date="2012-12-05T23:02:00Z">
            <w:rPr>
              <w:del w:id="4463" w:author="The Si Tran" w:date="2012-12-14T05:17:00Z"/>
              <w:i/>
              <w:sz w:val="28"/>
              <w:szCs w:val="28"/>
              <w:lang w:val="fr-FR"/>
            </w:rPr>
          </w:rPrChange>
        </w:rPr>
        <w:pPrChange w:id="4464" w:author="The Si Tran" w:date="2012-12-15T08:15:00Z">
          <w:pPr>
            <w:ind w:firstLine="540"/>
          </w:pPr>
        </w:pPrChange>
      </w:pPr>
      <w:del w:id="4465" w:author="The Si Tran" w:date="2012-12-14T05:17:00Z">
        <w:r w:rsidRPr="0049233F" w:rsidDel="0056499D">
          <w:rPr>
            <w:i/>
            <w:lang w:val="fr-FR"/>
            <w:rPrChange w:id="4466"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467" w:author="The Si Tran" w:date="2012-12-14T05:17:00Z"/>
          <w:i/>
          <w:lang w:val="pt-BR"/>
          <w:rPrChange w:id="4468" w:author="The Si Tran" w:date="2012-12-05T23:02:00Z">
            <w:rPr>
              <w:del w:id="4469" w:author="The Si Tran" w:date="2012-12-14T05:17:00Z"/>
              <w:i/>
              <w:sz w:val="28"/>
              <w:szCs w:val="28"/>
              <w:lang w:val="pt-BR"/>
            </w:rPr>
          </w:rPrChange>
        </w:rPr>
        <w:pPrChange w:id="4470" w:author="The Si Tran" w:date="2012-12-15T08:15:00Z">
          <w:pPr>
            <w:ind w:firstLine="540"/>
          </w:pPr>
        </w:pPrChange>
      </w:pPr>
      <w:del w:id="4471" w:author="The Si Tran" w:date="2012-12-14T05:17:00Z">
        <w:r w:rsidRPr="0049233F" w:rsidDel="0056499D">
          <w:rPr>
            <w:i/>
            <w:lang w:val="pt-BR"/>
            <w:rPrChange w:id="4472" w:author="The Si Tran" w:date="2012-12-05T23:02:00Z">
              <w:rPr>
                <w:i/>
                <w:sz w:val="28"/>
                <w:szCs w:val="28"/>
                <w:lang w:val="pt-BR"/>
              </w:rPr>
            </w:rPrChange>
          </w:rPr>
          <w:delText>+ }</w:delText>
        </w:r>
      </w:del>
    </w:p>
    <w:p w14:paraId="313BF30B" w14:textId="4E12318A" w:rsidR="006A21F7" w:rsidRPr="0049233F" w:rsidDel="0056499D" w:rsidRDefault="006A21F7">
      <w:pPr>
        <w:rPr>
          <w:del w:id="4473" w:author="The Si Tran" w:date="2012-12-14T05:17:00Z"/>
          <w:i/>
          <w:lang w:val="pt-BR"/>
          <w:rPrChange w:id="4474" w:author="The Si Tran" w:date="2012-12-05T23:02:00Z">
            <w:rPr>
              <w:del w:id="4475" w:author="The Si Tran" w:date="2012-12-14T05:17:00Z"/>
              <w:i/>
              <w:sz w:val="28"/>
              <w:szCs w:val="28"/>
              <w:lang w:val="pt-BR"/>
            </w:rPr>
          </w:rPrChange>
        </w:rPr>
        <w:pPrChange w:id="4476" w:author="The Si Tran" w:date="2012-12-15T08:15:00Z">
          <w:pPr>
            <w:ind w:firstLine="540"/>
          </w:pPr>
        </w:pPrChange>
      </w:pPr>
      <w:del w:id="4477" w:author="The Si Tran" w:date="2012-12-14T05:17:00Z">
        <w:r w:rsidRPr="0049233F" w:rsidDel="0056499D">
          <w:rPr>
            <w:i/>
            <w:lang w:val="pt-BR"/>
            <w:rPrChange w:id="4478" w:author="The Si Tran" w:date="2012-12-05T23:02:00Z">
              <w:rPr>
                <w:i/>
                <w:sz w:val="28"/>
                <w:szCs w:val="28"/>
                <w:lang w:val="pt-BR"/>
              </w:rPr>
            </w:rPrChange>
          </w:rPr>
          <w:delText>&gt; layout(1:2)</w:delText>
        </w:r>
      </w:del>
    </w:p>
    <w:p w14:paraId="63E7A8B6" w14:textId="3CB13122" w:rsidR="006A21F7" w:rsidRPr="0049233F" w:rsidDel="0056499D" w:rsidRDefault="006A21F7">
      <w:pPr>
        <w:rPr>
          <w:del w:id="4479" w:author="The Si Tran" w:date="2012-12-14T05:17:00Z"/>
          <w:i/>
          <w:lang w:val="pt-BR"/>
          <w:rPrChange w:id="4480" w:author="The Si Tran" w:date="2012-12-05T23:02:00Z">
            <w:rPr>
              <w:del w:id="4481" w:author="The Si Tran" w:date="2012-12-14T05:17:00Z"/>
              <w:i/>
              <w:sz w:val="28"/>
              <w:szCs w:val="28"/>
              <w:lang w:val="pt-BR"/>
            </w:rPr>
          </w:rPrChange>
        </w:rPr>
        <w:pPrChange w:id="4482" w:author="The Si Tran" w:date="2012-12-15T08:15:00Z">
          <w:pPr>
            <w:ind w:firstLine="540"/>
          </w:pPr>
        </w:pPrChange>
      </w:pPr>
      <w:del w:id="4483" w:author="The Si Tran" w:date="2012-12-14T05:17:00Z">
        <w:r w:rsidRPr="0049233F" w:rsidDel="0056499D">
          <w:rPr>
            <w:i/>
            <w:lang w:val="pt-BR"/>
            <w:rPrChange w:id="4484" w:author="The Si Tran" w:date="2012-12-05T23:02:00Z">
              <w:rPr>
                <w:i/>
                <w:sz w:val="28"/>
                <w:szCs w:val="28"/>
                <w:lang w:val="pt-BR"/>
              </w:rPr>
            </w:rPrChange>
          </w:rPr>
          <w:delText>&gt; acf(y)</w:delText>
        </w:r>
      </w:del>
    </w:p>
    <w:p w14:paraId="49404567" w14:textId="20C358A2" w:rsidR="006A21F7" w:rsidRPr="0049233F" w:rsidDel="0056499D" w:rsidRDefault="006A21F7">
      <w:pPr>
        <w:rPr>
          <w:del w:id="4485" w:author="The Si Tran" w:date="2012-12-14T05:17:00Z"/>
          <w:i/>
          <w:lang w:val="pt-BR"/>
          <w:rPrChange w:id="4486" w:author="The Si Tran" w:date="2012-12-05T23:02:00Z">
            <w:rPr>
              <w:del w:id="4487" w:author="The Si Tran" w:date="2012-12-14T05:17:00Z"/>
              <w:i/>
              <w:sz w:val="28"/>
              <w:szCs w:val="28"/>
              <w:lang w:val="pt-BR"/>
            </w:rPr>
          </w:rPrChange>
        </w:rPr>
        <w:pPrChange w:id="4488" w:author="The Si Tran" w:date="2012-12-15T08:15:00Z">
          <w:pPr>
            <w:ind w:firstLine="540"/>
          </w:pPr>
        </w:pPrChange>
      </w:pPr>
      <w:del w:id="4489" w:author="The Si Tran" w:date="2012-12-14T05:17:00Z">
        <w:r w:rsidRPr="0049233F" w:rsidDel="0056499D">
          <w:rPr>
            <w:i/>
            <w:lang w:val="pt-BR"/>
            <w:rPrChange w:id="4490" w:author="The Si Tran" w:date="2012-12-05T23:02:00Z">
              <w:rPr>
                <w:i/>
                <w:sz w:val="28"/>
                <w:szCs w:val="28"/>
                <w:lang w:val="pt-BR"/>
              </w:rPr>
            </w:rPrChange>
          </w:rPr>
          <w:delText>&gt; pacf(y)</w:delText>
        </w:r>
      </w:del>
    </w:p>
    <w:p w14:paraId="41B360DA" w14:textId="77777777" w:rsidR="006A21F7" w:rsidRPr="0049233F" w:rsidRDefault="006A21F7">
      <w:pPr>
        <w:rPr>
          <w:lang w:val="pt-BR"/>
          <w:rPrChange w:id="4491" w:author="The Si Tran" w:date="2012-12-05T23:02:00Z">
            <w:rPr>
              <w:sz w:val="28"/>
              <w:szCs w:val="28"/>
              <w:lang w:val="pt-BR"/>
            </w:rPr>
          </w:rPrChange>
        </w:rPr>
        <w:pPrChange w:id="4492" w:author="The Si Tran" w:date="2012-12-15T08:15:00Z">
          <w:pPr>
            <w:ind w:firstLine="540"/>
          </w:pPr>
        </w:pPrChange>
      </w:pPr>
    </w:p>
    <w:p w14:paraId="19975C45" w14:textId="1D92BB2A" w:rsidR="006A21F7" w:rsidRPr="0049233F" w:rsidRDefault="00437040">
      <w:pPr>
        <w:rPr>
          <w:lang w:val="pt-BR"/>
          <w:rPrChange w:id="4493" w:author="The Si Tran" w:date="2012-12-05T23:02:00Z">
            <w:rPr>
              <w:sz w:val="28"/>
              <w:szCs w:val="28"/>
              <w:lang w:val="pt-BR"/>
            </w:rPr>
          </w:rPrChange>
        </w:rPr>
        <w:pPrChange w:id="4494"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w:t>
      </w:r>
      <w:r>
        <w:rPr>
          <w:sz w:val="28"/>
          <w:szCs w:val="28"/>
          <w:lang w:val="pt-BR"/>
        </w:rPr>
        <w:t xml:space="preserve"> ARMA(1,2)</w:t>
      </w:r>
      <w:r w:rsidRPr="0049233F">
        <w:rPr>
          <w:lang w:val="pt-BR"/>
          <w:rPrChange w:id="4495" w:author="The Si Tran" w:date="2012-12-05T23:02:00Z">
            <w:rPr>
              <w:lang w:val="pt-BR"/>
            </w:rPr>
          </w:rPrChange>
        </w:rPr>
        <w:t xml:space="preserve"> </w:t>
      </w:r>
      <m:oMath>
        <m:sSub>
          <m:sSubPr>
            <m:ctrlPr>
              <w:ins w:id="4496" w:author="The Si Tran" w:date="2012-12-06T20:21:00Z">
                <w:rPr>
                  <w:rFonts w:ascii="Cambria Math" w:hAnsi="Cambria Math"/>
                </w:rPr>
              </w:ins>
            </m:ctrlPr>
          </m:sSubPr>
          <m:e>
            <w:ins w:id="4497" w:author="The Si Tran" w:date="2012-12-06T20:21:00Z">
              <m:r>
                <w:rPr>
                  <w:rFonts w:ascii="Cambria Math" w:hAnsi="Cambria Math"/>
                  <w:rPrChange w:id="4498" w:author="The Si Tran" w:date="2012-12-16T17:08:00Z">
                    <w:rPr>
                      <w:rFonts w:ascii="Cambria Math" w:hAnsi="Cambria Math"/>
                      <w:lang w:val="pt-BR"/>
                    </w:rPr>
                  </w:rPrChange>
                </w:rPr>
                <m:t>y</m:t>
              </m:r>
            </w:ins>
          </m:e>
          <m:sub>
            <w:ins w:id="4499" w:author="The Si Tran" w:date="2012-12-06T20:21:00Z">
              <m:r>
                <w:rPr>
                  <w:rFonts w:ascii="Cambria Math" w:hAnsi="Cambria Math"/>
                  <w:rPrChange w:id="4500" w:author="The Si Tran" w:date="2012-12-16T17:08:00Z">
                    <w:rPr>
                      <w:rFonts w:ascii="Cambria Math" w:hAnsi="Cambria Math"/>
                      <w:lang w:val="pt-BR"/>
                    </w:rPr>
                  </w:rPrChange>
                </w:rPr>
                <m:t>t</m:t>
              </m:r>
            </w:ins>
          </m:sub>
        </m:sSub>
        <w:ins w:id="4501" w:author="The Si Tran" w:date="2012-12-06T20:21:00Z">
          <m:r>
            <m:rPr>
              <m:sty m:val="p"/>
            </m:rPr>
            <w:rPr>
              <w:rFonts w:ascii="Cambria Math" w:hAnsi="Cambria Math"/>
              <w:rPrChange w:id="4502" w:author="The Si Tran" w:date="2012-12-16T17:08:00Z">
                <w:rPr>
                  <w:rFonts w:ascii="Cambria Math" w:hAnsi="Cambria Math"/>
                  <w:lang w:val="pt-BR"/>
                </w:rPr>
              </w:rPrChange>
            </w:rPr>
            <m:t>=16+0.6</m:t>
          </m:r>
        </w:ins>
        <m:sSub>
          <m:sSubPr>
            <m:ctrlPr>
              <w:ins w:id="4503" w:author="The Si Tran" w:date="2012-12-06T20:21:00Z">
                <w:rPr>
                  <w:rFonts w:ascii="Cambria Math" w:hAnsi="Cambria Math"/>
                </w:rPr>
              </w:ins>
            </m:ctrlPr>
          </m:sSubPr>
          <m:e>
            <w:ins w:id="4504" w:author="The Si Tran" w:date="2012-12-06T20:21:00Z">
              <m:r>
                <w:rPr>
                  <w:rFonts w:ascii="Cambria Math" w:hAnsi="Cambria Math"/>
                  <w:rPrChange w:id="4505" w:author="The Si Tran" w:date="2012-12-16T17:08:00Z">
                    <w:rPr>
                      <w:rFonts w:ascii="Cambria Math" w:hAnsi="Cambria Math"/>
                      <w:lang w:val="pt-BR"/>
                    </w:rPr>
                  </w:rPrChange>
                </w:rPr>
                <m:t>y</m:t>
              </m:r>
            </w:ins>
          </m:e>
          <m:sub>
            <w:ins w:id="4506" w:author="The Si Tran" w:date="2012-12-06T20:21:00Z">
              <m:r>
                <w:rPr>
                  <w:rFonts w:ascii="Cambria Math" w:hAnsi="Cambria Math"/>
                  <w:rPrChange w:id="4507" w:author="The Si Tran" w:date="2012-12-16T17:08:00Z">
                    <w:rPr>
                      <w:rFonts w:ascii="Cambria Math" w:hAnsi="Cambria Math"/>
                      <w:lang w:val="pt-BR"/>
                    </w:rPr>
                  </w:rPrChange>
                </w:rPr>
                <m:t>t</m:t>
              </m:r>
              <m:r>
                <m:rPr>
                  <m:sty m:val="p"/>
                </m:rPr>
                <w:rPr>
                  <w:rFonts w:ascii="Cambria Math" w:hAnsi="Cambria Math"/>
                  <w:rPrChange w:id="4508" w:author="The Si Tran" w:date="2012-12-16T17:08:00Z">
                    <w:rPr>
                      <w:rFonts w:ascii="Cambria Math" w:hAnsi="Cambria Math"/>
                      <w:lang w:val="pt-BR"/>
                    </w:rPr>
                  </w:rPrChange>
                </w:rPr>
                <m:t>-1</m:t>
              </m:r>
            </w:ins>
          </m:sub>
        </m:sSub>
        <w:ins w:id="4509" w:author="The Si Tran" w:date="2012-12-06T20:21:00Z">
          <m:r>
            <m:rPr>
              <m:sty m:val="p"/>
            </m:rPr>
            <w:rPr>
              <w:rFonts w:ascii="Cambria Math" w:hAnsi="Cambria Math"/>
              <w:rPrChange w:id="4510" w:author="The Si Tran" w:date="2012-12-16T17:08:00Z">
                <w:rPr>
                  <w:rFonts w:ascii="Cambria Math" w:hAnsi="Cambria Math"/>
                  <w:lang w:val="pt-BR"/>
                </w:rPr>
              </w:rPrChange>
            </w:rPr>
            <m:t>+</m:t>
          </m:r>
        </w:ins>
        <m:sSub>
          <m:sSubPr>
            <m:ctrlPr>
              <w:ins w:id="4511" w:author="The Si Tran" w:date="2012-12-06T20:21:00Z">
                <w:rPr>
                  <w:rFonts w:ascii="Cambria Math" w:hAnsi="Cambria Math"/>
                </w:rPr>
              </w:ins>
            </m:ctrlPr>
          </m:sSubPr>
          <m:e>
            <w:ins w:id="4512" w:author="The Si Tran" w:date="2012-12-06T20:21:00Z">
              <m:r>
                <w:rPr>
                  <w:rFonts w:ascii="Cambria Math" w:hAnsi="Cambria Math"/>
                  <w:rPrChange w:id="4513" w:author="The Si Tran" w:date="2012-12-16T17:08:00Z">
                    <w:rPr>
                      <w:rFonts w:ascii="Cambria Math" w:hAnsi="Cambria Math"/>
                      <w:lang w:val="pt-BR"/>
                    </w:rPr>
                  </w:rPrChange>
                </w:rPr>
                <m:t>ε</m:t>
              </m:r>
            </w:ins>
          </m:e>
          <m:sub>
            <w:ins w:id="4514" w:author="The Si Tran" w:date="2012-12-06T20:21:00Z">
              <m:r>
                <w:rPr>
                  <w:rFonts w:ascii="Cambria Math" w:hAnsi="Cambria Math"/>
                  <w:rPrChange w:id="4515" w:author="The Si Tran" w:date="2012-12-16T17:08:00Z">
                    <w:rPr>
                      <w:rFonts w:ascii="Cambria Math" w:hAnsi="Cambria Math"/>
                      <w:lang w:val="pt-BR"/>
                    </w:rPr>
                  </w:rPrChange>
                </w:rPr>
                <m:t>t</m:t>
              </m:r>
            </w:ins>
          </m:sub>
        </m:sSub>
        <w:ins w:id="4516" w:author="The Si Tran" w:date="2012-12-06T20:21:00Z">
          <m:r>
            <m:rPr>
              <m:sty m:val="p"/>
            </m:rPr>
            <w:rPr>
              <w:rFonts w:ascii="Cambria Math" w:hAnsi="Cambria Math"/>
              <w:rPrChange w:id="4517" w:author="The Si Tran" w:date="2012-12-16T17:08:00Z">
                <w:rPr>
                  <w:rFonts w:ascii="Cambria Math" w:hAnsi="Cambria Math"/>
                  <w:lang w:val="pt-BR"/>
                </w:rPr>
              </w:rPrChange>
            </w:rPr>
            <m:t>+0.8</m:t>
          </m:r>
        </w:ins>
        <m:sSub>
          <m:sSubPr>
            <m:ctrlPr>
              <w:ins w:id="4518" w:author="The Si Tran" w:date="2012-12-06T20:21:00Z">
                <w:rPr>
                  <w:rFonts w:ascii="Cambria Math" w:hAnsi="Cambria Math"/>
                </w:rPr>
              </w:ins>
            </m:ctrlPr>
          </m:sSubPr>
          <m:e>
            <w:ins w:id="4519" w:author="The Si Tran" w:date="2012-12-06T20:21:00Z">
              <m:r>
                <w:rPr>
                  <w:rFonts w:ascii="Cambria Math" w:hAnsi="Cambria Math"/>
                  <w:rPrChange w:id="4520" w:author="The Si Tran" w:date="2012-12-16T17:08:00Z">
                    <w:rPr>
                      <w:rFonts w:ascii="Cambria Math" w:hAnsi="Cambria Math"/>
                      <w:lang w:val="pt-BR"/>
                    </w:rPr>
                  </w:rPrChange>
                </w:rPr>
                <m:t>ε</m:t>
              </m:r>
            </w:ins>
          </m:e>
          <m:sub>
            <w:ins w:id="4521" w:author="The Si Tran" w:date="2012-12-06T20:21:00Z">
              <m:r>
                <w:rPr>
                  <w:rFonts w:ascii="Cambria Math" w:hAnsi="Cambria Math"/>
                  <w:rPrChange w:id="4522" w:author="The Si Tran" w:date="2012-12-16T17:08:00Z">
                    <w:rPr>
                      <w:rFonts w:ascii="Cambria Math" w:hAnsi="Cambria Math"/>
                      <w:lang w:val="pt-BR"/>
                    </w:rPr>
                  </w:rPrChange>
                </w:rPr>
                <m:t>t</m:t>
              </m:r>
              <m:r>
                <m:rPr>
                  <m:sty m:val="p"/>
                </m:rPr>
                <w:rPr>
                  <w:rFonts w:ascii="Cambria Math" w:hAnsi="Cambria Math"/>
                  <w:rPrChange w:id="4523"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524" w:author="The Si Tran" w:date="2012-12-05T23:02:00Z">
            <w:rPr>
              <w:sz w:val="28"/>
              <w:szCs w:val="28"/>
              <w:lang w:val="pt-BR"/>
            </w:rPr>
          </w:rPrChange>
        </w:rPr>
        <w:t xml:space="preserve">Hình </w:t>
      </w:r>
      <w:ins w:id="4525" w:author="The Si Tran" w:date="2012-12-12T00:14:00Z">
        <w:r w:rsidR="00CE4725">
          <w:rPr>
            <w:lang w:val="pt-BR"/>
          </w:rPr>
          <w:t>3.3</w:t>
        </w:r>
      </w:ins>
      <w:del w:id="4526" w:author="The Si Tran" w:date="2012-12-12T00:14:00Z">
        <w:r w:rsidR="006A21F7" w:rsidRPr="0049233F" w:rsidDel="00CE4725">
          <w:rPr>
            <w:lang w:val="pt-BR"/>
            <w:rPrChange w:id="4527" w:author="The Si Tran" w:date="2012-12-05T23:02:00Z">
              <w:rPr>
                <w:sz w:val="28"/>
                <w:szCs w:val="28"/>
                <w:lang w:val="pt-BR"/>
              </w:rPr>
            </w:rPrChange>
          </w:rPr>
          <w:delText>9</w:delText>
        </w:r>
      </w:del>
      <w:r w:rsidR="006A21F7" w:rsidRPr="0049233F">
        <w:rPr>
          <w:lang w:val="pt-BR"/>
          <w:rPrChange w:id="4528"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529" w:author="The Si Tran" w:date="2012-12-05T23:02:00Z">
            <w:rPr>
              <w:sz w:val="28"/>
              <w:szCs w:val="28"/>
              <w:lang w:val="pt-BR"/>
            </w:rPr>
          </w:rPrChange>
        </w:rPr>
        <w:t xml:space="preserve">chuỗi </w:t>
      </w:r>
      <w:r>
        <w:rPr>
          <w:lang w:val="pt-BR"/>
        </w:rPr>
        <w:t>dữ liệu đó</w:t>
      </w:r>
      <w:r w:rsidR="006A21F7" w:rsidRPr="0049233F">
        <w:rPr>
          <w:lang w:val="pt-BR"/>
          <w:rPrChange w:id="4530"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531" w:author="The Si Tran" w:date="2012-12-14T05:20:00Z"/>
          <w:lang w:val="pt-BR"/>
          <w:rPrChange w:id="4532" w:author="The Si Tran" w:date="2012-12-05T23:02:00Z">
            <w:rPr>
              <w:del w:id="4533" w:author="The Si Tran" w:date="2012-12-14T05:20:00Z"/>
              <w:sz w:val="28"/>
              <w:szCs w:val="28"/>
              <w:lang w:val="pt-BR"/>
            </w:rPr>
          </w:rPrChange>
        </w:rPr>
        <w:pPrChange w:id="4534" w:author="The Si Tran" w:date="2012-12-16T17:07:00Z">
          <w:pPr>
            <w:ind w:firstLine="540"/>
          </w:pPr>
        </w:pPrChange>
      </w:pPr>
      <w:ins w:id="4535" w:author="The Si Tran" w:date="2012-12-14T05:20:00Z">
        <w:r w:rsidRPr="00EF4E32">
          <w:rPr>
            <w:noProof/>
          </w:rPr>
          <w:drawing>
            <wp:inline distT="0" distB="0" distL="0" distR="0" wp14:anchorId="67F62DD0" wp14:editId="4AD6C5F7">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536" w:author="The Si Tran" w:date="2012-12-05T23:02:00Z">
            <w:rPr>
              <w:sz w:val="28"/>
              <w:szCs w:val="28"/>
              <w:lang w:val="pt-BR"/>
            </w:rPr>
          </w:rPrChange>
        </w:rPr>
        <w:pPrChange w:id="4537" w:author="The Si Tran" w:date="2012-12-16T17:07:00Z">
          <w:pPr>
            <w:ind w:firstLine="540"/>
          </w:pPr>
        </w:pPrChange>
      </w:pPr>
      <w:del w:id="4538" w:author="The Si Tran" w:date="2012-12-14T05:19:00Z">
        <w:r w:rsidRPr="0049233F" w:rsidDel="0056499D">
          <w:rPr>
            <w:noProof/>
            <w:rPrChange w:id="4539" w:author="Unknown">
              <w:rPr>
                <w:noProof/>
                <w:sz w:val="28"/>
                <w:szCs w:val="28"/>
              </w:rPr>
            </w:rPrChange>
          </w:rPr>
          <w:drawing>
            <wp:inline distT="0" distB="0" distL="0" distR="0" wp14:anchorId="49475BE4" wp14:editId="2C755F23">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540" w:author="The Si Tran" w:date="2012-12-16T17:08:00Z">
            <w:rPr>
              <w:sz w:val="28"/>
              <w:szCs w:val="28"/>
              <w:lang w:val="pt-BR"/>
            </w:rPr>
          </w:rPrChange>
        </w:rPr>
        <w:pPrChange w:id="4541" w:author="The Si Tran" w:date="2012-12-16T17:08:00Z">
          <w:pPr>
            <w:pStyle w:val="Caption"/>
            <w:ind w:left="1620"/>
          </w:pPr>
        </w:pPrChange>
      </w:pPr>
      <w:bookmarkStart w:id="4542" w:name="_Toc312142083"/>
      <w:bookmarkStart w:id="4543" w:name="_Toc343029958"/>
      <w:bookmarkStart w:id="4544" w:name="_Toc343660656"/>
      <w:r w:rsidRPr="00F51638">
        <w:rPr>
          <w:rPrChange w:id="4545" w:author="The Si Tran" w:date="2012-12-16T17:08:00Z">
            <w:rPr>
              <w:b w:val="0"/>
              <w:sz w:val="28"/>
              <w:szCs w:val="28"/>
              <w:lang w:val="pt-BR"/>
            </w:rPr>
          </w:rPrChange>
        </w:rPr>
        <w:t xml:space="preserve">Hình </w:t>
      </w:r>
      <w:del w:id="4546" w:author="The Si Tran" w:date="2012-12-11T23:24:00Z">
        <w:r w:rsidRPr="00F51638" w:rsidDel="000D0624">
          <w:rPr>
            <w:rPrChange w:id="4547" w:author="The Si Tran" w:date="2012-12-16T17:08:00Z">
              <w:rPr>
                <w:b w:val="0"/>
                <w:sz w:val="28"/>
                <w:szCs w:val="28"/>
              </w:rPr>
            </w:rPrChange>
          </w:rPr>
          <w:fldChar w:fldCharType="begin"/>
        </w:r>
        <w:r w:rsidRPr="00F51638" w:rsidDel="000D0624">
          <w:rPr>
            <w:rPrChange w:id="4548" w:author="The Si Tran" w:date="2012-12-16T17:08:00Z">
              <w:rPr>
                <w:b w:val="0"/>
                <w:sz w:val="28"/>
                <w:szCs w:val="28"/>
                <w:lang w:val="pt-BR"/>
              </w:rPr>
            </w:rPrChange>
          </w:rPr>
          <w:delInstrText xml:space="preserve"> SEQ Hình \* ARABIC </w:delInstrText>
        </w:r>
        <w:r w:rsidRPr="00F51638" w:rsidDel="000D0624">
          <w:rPr>
            <w:rPrChange w:id="4549" w:author="The Si Tran" w:date="2012-12-16T17:08:00Z">
              <w:rPr>
                <w:b w:val="0"/>
                <w:sz w:val="28"/>
                <w:szCs w:val="28"/>
              </w:rPr>
            </w:rPrChange>
          </w:rPr>
          <w:fldChar w:fldCharType="separate"/>
        </w:r>
        <w:r w:rsidRPr="00F51638" w:rsidDel="000D0624">
          <w:rPr>
            <w:rPrChange w:id="4550" w:author="The Si Tran" w:date="2012-12-16T17:08:00Z">
              <w:rPr>
                <w:b w:val="0"/>
                <w:noProof/>
                <w:sz w:val="28"/>
                <w:szCs w:val="28"/>
                <w:lang w:val="pt-BR"/>
              </w:rPr>
            </w:rPrChange>
          </w:rPr>
          <w:delText>9</w:delText>
        </w:r>
        <w:r w:rsidRPr="00F51638" w:rsidDel="000D0624">
          <w:rPr>
            <w:rPrChange w:id="4551" w:author="The Si Tran" w:date="2012-12-16T17:08:00Z">
              <w:rPr>
                <w:b w:val="0"/>
                <w:sz w:val="28"/>
                <w:szCs w:val="28"/>
              </w:rPr>
            </w:rPrChange>
          </w:rPr>
          <w:fldChar w:fldCharType="end"/>
        </w:r>
        <w:r w:rsidRPr="00F51638" w:rsidDel="000D0624">
          <w:rPr>
            <w:rPrChange w:id="4552" w:author="The Si Tran" w:date="2012-12-16T17:08:00Z">
              <w:rPr>
                <w:b w:val="0"/>
                <w:sz w:val="28"/>
                <w:szCs w:val="28"/>
                <w:lang w:val="pt-BR"/>
              </w:rPr>
            </w:rPrChange>
          </w:rPr>
          <w:delText xml:space="preserve"> </w:delText>
        </w:r>
      </w:del>
      <w:ins w:id="4553" w:author="The Si Tran" w:date="2012-12-11T23:24:00Z">
        <w:r w:rsidR="000D0624" w:rsidRPr="00032D83">
          <w:t>3.3</w:t>
        </w:r>
      </w:ins>
      <w:ins w:id="4554" w:author="The Si Tran" w:date="2012-12-16T10:34:00Z">
        <w:r w:rsidR="00B9548F" w:rsidRPr="006D6C8D">
          <w:t>:</w:t>
        </w:r>
      </w:ins>
      <w:ins w:id="4555" w:author="The Si Tran" w:date="2012-12-11T23:24:00Z">
        <w:r w:rsidR="000D0624" w:rsidRPr="00F51638">
          <w:rPr>
            <w:rPrChange w:id="4556" w:author="The Si Tran" w:date="2012-12-16T17:08:00Z">
              <w:rPr>
                <w:b w:val="0"/>
                <w:sz w:val="28"/>
                <w:szCs w:val="28"/>
                <w:lang w:val="pt-BR"/>
              </w:rPr>
            </w:rPrChange>
          </w:rPr>
          <w:t xml:space="preserve"> </w:t>
        </w:r>
      </w:ins>
      <w:r w:rsidRPr="00F51638">
        <w:rPr>
          <w:rPrChange w:id="4557" w:author="The Si Tran" w:date="2012-12-16T17:08:00Z">
            <w:rPr>
              <w:b w:val="0"/>
              <w:sz w:val="28"/>
              <w:szCs w:val="28"/>
              <w:lang w:val="pt-BR"/>
            </w:rPr>
          </w:rPrChange>
        </w:rPr>
        <w:t xml:space="preserve">Hàm tự tương quan và tự tương quan riêng phần của mô hình </w:t>
      </w:r>
      <w:bookmarkEnd w:id="4542"/>
      <m:oMath>
        <m:sSub>
          <m:sSubPr>
            <m:ctrlPr>
              <w:ins w:id="4558" w:author="The Si Tran" w:date="2012-12-06T20:21:00Z">
                <w:rPr>
                  <w:rFonts w:ascii="Cambria Math" w:hAnsi="Cambria Math"/>
                </w:rPr>
              </w:ins>
            </m:ctrlPr>
          </m:sSubPr>
          <m:e>
            <w:ins w:id="4559" w:author="The Si Tran" w:date="2012-12-06T20:21:00Z">
              <m:r>
                <w:rPr>
                  <w:rFonts w:ascii="Cambria Math" w:hAnsi="Cambria Math"/>
                  <w:rPrChange w:id="4560" w:author="The Si Tran" w:date="2012-12-16T17:08:00Z">
                    <w:rPr>
                      <w:rFonts w:ascii="Cambria Math" w:hAnsi="Cambria Math"/>
                      <w:lang w:val="pt-BR"/>
                    </w:rPr>
                  </w:rPrChange>
                </w:rPr>
                <m:t>y</m:t>
              </m:r>
            </w:ins>
          </m:e>
          <m:sub>
            <w:ins w:id="4561" w:author="The Si Tran" w:date="2012-12-06T20:21:00Z">
              <m:r>
                <w:rPr>
                  <w:rFonts w:ascii="Cambria Math" w:hAnsi="Cambria Math"/>
                  <w:rPrChange w:id="4562" w:author="The Si Tran" w:date="2012-12-16T17:08:00Z">
                    <w:rPr>
                      <w:rFonts w:ascii="Cambria Math" w:hAnsi="Cambria Math"/>
                      <w:lang w:val="pt-BR"/>
                    </w:rPr>
                  </w:rPrChange>
                </w:rPr>
                <m:t>t</m:t>
              </m:r>
            </w:ins>
          </m:sub>
        </m:sSub>
        <w:ins w:id="4563" w:author="The Si Tran" w:date="2012-12-06T20:21:00Z">
          <m:r>
            <m:rPr>
              <m:sty m:val="p"/>
            </m:rPr>
            <w:rPr>
              <w:rFonts w:ascii="Cambria Math" w:hAnsi="Cambria Math"/>
              <w:rPrChange w:id="4564" w:author="The Si Tran" w:date="2012-12-16T17:08:00Z">
                <w:rPr>
                  <w:rFonts w:ascii="Cambria Math" w:hAnsi="Cambria Math"/>
                  <w:lang w:val="pt-BR"/>
                </w:rPr>
              </w:rPrChange>
            </w:rPr>
            <m:t>=16+0.6</m:t>
          </m:r>
        </w:ins>
        <m:sSub>
          <m:sSubPr>
            <m:ctrlPr>
              <w:ins w:id="4565" w:author="The Si Tran" w:date="2012-12-06T20:21:00Z">
                <w:rPr>
                  <w:rFonts w:ascii="Cambria Math" w:hAnsi="Cambria Math"/>
                </w:rPr>
              </w:ins>
            </m:ctrlPr>
          </m:sSubPr>
          <m:e>
            <w:ins w:id="4566" w:author="The Si Tran" w:date="2012-12-06T20:21:00Z">
              <m:r>
                <w:rPr>
                  <w:rFonts w:ascii="Cambria Math" w:hAnsi="Cambria Math"/>
                  <w:rPrChange w:id="4567" w:author="The Si Tran" w:date="2012-12-16T17:08:00Z">
                    <w:rPr>
                      <w:rFonts w:ascii="Cambria Math" w:hAnsi="Cambria Math"/>
                      <w:lang w:val="pt-BR"/>
                    </w:rPr>
                  </w:rPrChange>
                </w:rPr>
                <m:t>y</m:t>
              </m:r>
            </w:ins>
          </m:e>
          <m:sub>
            <w:ins w:id="4568" w:author="The Si Tran" w:date="2012-12-06T20:21:00Z">
              <m:r>
                <w:rPr>
                  <w:rFonts w:ascii="Cambria Math" w:hAnsi="Cambria Math"/>
                  <w:rPrChange w:id="4569" w:author="The Si Tran" w:date="2012-12-16T17:08:00Z">
                    <w:rPr>
                      <w:rFonts w:ascii="Cambria Math" w:hAnsi="Cambria Math"/>
                      <w:lang w:val="pt-BR"/>
                    </w:rPr>
                  </w:rPrChange>
                </w:rPr>
                <m:t>t</m:t>
              </m:r>
              <m:r>
                <m:rPr>
                  <m:sty m:val="p"/>
                </m:rPr>
                <w:rPr>
                  <w:rFonts w:ascii="Cambria Math" w:hAnsi="Cambria Math"/>
                  <w:rPrChange w:id="4570" w:author="The Si Tran" w:date="2012-12-16T17:08:00Z">
                    <w:rPr>
                      <w:rFonts w:ascii="Cambria Math" w:hAnsi="Cambria Math"/>
                      <w:lang w:val="pt-BR"/>
                    </w:rPr>
                  </w:rPrChange>
                </w:rPr>
                <m:t>-1</m:t>
              </m:r>
            </w:ins>
          </m:sub>
        </m:sSub>
        <w:ins w:id="4571" w:author="The Si Tran" w:date="2012-12-06T20:21:00Z">
          <m:r>
            <m:rPr>
              <m:sty m:val="p"/>
            </m:rPr>
            <w:rPr>
              <w:rFonts w:ascii="Cambria Math" w:hAnsi="Cambria Math"/>
              <w:rPrChange w:id="4572" w:author="The Si Tran" w:date="2012-12-16T17:08:00Z">
                <w:rPr>
                  <w:rFonts w:ascii="Cambria Math" w:hAnsi="Cambria Math"/>
                  <w:lang w:val="pt-BR"/>
                </w:rPr>
              </w:rPrChange>
            </w:rPr>
            <m:t>+</m:t>
          </m:r>
        </w:ins>
        <m:sSub>
          <m:sSubPr>
            <m:ctrlPr>
              <w:ins w:id="4573" w:author="The Si Tran" w:date="2012-12-06T20:21:00Z">
                <w:rPr>
                  <w:rFonts w:ascii="Cambria Math" w:hAnsi="Cambria Math"/>
                </w:rPr>
              </w:ins>
            </m:ctrlPr>
          </m:sSubPr>
          <m:e>
            <w:ins w:id="4574" w:author="The Si Tran" w:date="2012-12-06T20:21:00Z">
              <m:r>
                <w:rPr>
                  <w:rFonts w:ascii="Cambria Math" w:hAnsi="Cambria Math"/>
                  <w:rPrChange w:id="4575" w:author="The Si Tran" w:date="2012-12-16T17:08:00Z">
                    <w:rPr>
                      <w:rFonts w:ascii="Cambria Math" w:hAnsi="Cambria Math"/>
                      <w:lang w:val="pt-BR"/>
                    </w:rPr>
                  </w:rPrChange>
                </w:rPr>
                <m:t>ε</m:t>
              </m:r>
            </w:ins>
          </m:e>
          <m:sub>
            <w:ins w:id="4576" w:author="The Si Tran" w:date="2012-12-06T20:21:00Z">
              <m:r>
                <w:rPr>
                  <w:rFonts w:ascii="Cambria Math" w:hAnsi="Cambria Math"/>
                  <w:rPrChange w:id="4577" w:author="The Si Tran" w:date="2012-12-16T17:08:00Z">
                    <w:rPr>
                      <w:rFonts w:ascii="Cambria Math" w:hAnsi="Cambria Math"/>
                      <w:lang w:val="pt-BR"/>
                    </w:rPr>
                  </w:rPrChange>
                </w:rPr>
                <m:t>t</m:t>
              </m:r>
            </w:ins>
          </m:sub>
        </m:sSub>
        <w:ins w:id="4578" w:author="The Si Tran" w:date="2012-12-06T20:21:00Z">
          <m:r>
            <m:rPr>
              <m:sty m:val="p"/>
            </m:rPr>
            <w:rPr>
              <w:rFonts w:ascii="Cambria Math" w:hAnsi="Cambria Math"/>
              <w:rPrChange w:id="4579" w:author="The Si Tran" w:date="2012-12-16T17:08:00Z">
                <w:rPr>
                  <w:rFonts w:ascii="Cambria Math" w:hAnsi="Cambria Math"/>
                  <w:lang w:val="pt-BR"/>
                </w:rPr>
              </w:rPrChange>
            </w:rPr>
            <m:t>+0.8</m:t>
          </m:r>
        </w:ins>
        <m:sSub>
          <m:sSubPr>
            <m:ctrlPr>
              <w:ins w:id="4580" w:author="The Si Tran" w:date="2012-12-06T20:21:00Z">
                <w:rPr>
                  <w:rFonts w:ascii="Cambria Math" w:hAnsi="Cambria Math"/>
                </w:rPr>
              </w:ins>
            </m:ctrlPr>
          </m:sSubPr>
          <m:e>
            <w:ins w:id="4581" w:author="The Si Tran" w:date="2012-12-06T20:21:00Z">
              <m:r>
                <w:rPr>
                  <w:rFonts w:ascii="Cambria Math" w:hAnsi="Cambria Math"/>
                  <w:rPrChange w:id="4582" w:author="The Si Tran" w:date="2012-12-16T17:08:00Z">
                    <w:rPr>
                      <w:rFonts w:ascii="Cambria Math" w:hAnsi="Cambria Math"/>
                      <w:lang w:val="pt-BR"/>
                    </w:rPr>
                  </w:rPrChange>
                </w:rPr>
                <m:t>ε</m:t>
              </m:r>
            </w:ins>
          </m:e>
          <m:sub>
            <w:ins w:id="4583" w:author="The Si Tran" w:date="2012-12-06T20:21:00Z">
              <m:r>
                <w:rPr>
                  <w:rFonts w:ascii="Cambria Math" w:hAnsi="Cambria Math"/>
                  <w:rPrChange w:id="4584" w:author="The Si Tran" w:date="2012-12-16T17:08:00Z">
                    <w:rPr>
                      <w:rFonts w:ascii="Cambria Math" w:hAnsi="Cambria Math"/>
                      <w:lang w:val="pt-BR"/>
                    </w:rPr>
                  </w:rPrChange>
                </w:rPr>
                <m:t>t</m:t>
              </m:r>
              <m:r>
                <m:rPr>
                  <m:sty m:val="p"/>
                </m:rPr>
                <w:rPr>
                  <w:rFonts w:ascii="Cambria Math" w:hAnsi="Cambria Math"/>
                  <w:rPrChange w:id="4585" w:author="The Si Tran" w:date="2012-12-16T17:08:00Z">
                    <w:rPr>
                      <w:rFonts w:ascii="Cambria Math" w:hAnsi="Cambria Math"/>
                      <w:lang w:val="pt-BR"/>
                    </w:rPr>
                  </w:rPrChange>
                </w:rPr>
                <m:t>-1</m:t>
              </m:r>
            </w:ins>
          </m:sub>
        </m:sSub>
      </m:oMath>
      <w:bookmarkEnd w:id="4543"/>
      <w:bookmarkEnd w:id="4544"/>
      <w:del w:id="4586" w:author="The Si Tran" w:date="2012-12-06T20:21:00Z">
        <w:r w:rsidRPr="00F51638" w:rsidDel="00A96CBA">
          <w:rPr>
            <w:rPrChange w:id="4587" w:author="The Si Tran" w:date="2012-12-16T17:08:00Z">
              <w:rPr/>
            </w:rPrChange>
          </w:rPr>
          <w:object w:dxaOrig="2780" w:dyaOrig="360" w14:anchorId="13A3664D">
            <v:shape id="_x0000_i1090" type="#_x0000_t75" style="width:171.75pt;height:21.75pt" o:ole="">
              <v:imagedata r:id="rId144" o:title=""/>
            </v:shape>
            <o:OLEObject Type="Embed" ProgID="Equation.DSMT4" ShapeID="_x0000_i1090" DrawAspect="Content" ObjectID="_1417414690" r:id="rId148"/>
          </w:object>
        </w:r>
      </w:del>
    </w:p>
    <w:p w14:paraId="64B1FBDF" w14:textId="2D68A2F3" w:rsidR="006A21F7" w:rsidRPr="0049233F" w:rsidRDefault="006A21F7" w:rsidP="006A21F7">
      <w:pPr>
        <w:pStyle w:val="Heading2"/>
        <w:rPr>
          <w:sz w:val="26"/>
          <w:szCs w:val="26"/>
          <w:lang w:val="pt-BR"/>
          <w:rPrChange w:id="4588" w:author="The Si Tran" w:date="2012-12-05T23:02:00Z">
            <w:rPr>
              <w:lang w:val="pt-BR"/>
            </w:rPr>
          </w:rPrChange>
        </w:rPr>
      </w:pPr>
      <w:bookmarkStart w:id="4589" w:name="_Toc312142553"/>
      <w:bookmarkStart w:id="4590" w:name="_Toc343660531"/>
      <w:r w:rsidRPr="0049233F">
        <w:rPr>
          <w:sz w:val="26"/>
          <w:szCs w:val="26"/>
          <w:lang w:val="pt-BR"/>
          <w:rPrChange w:id="4591" w:author="The Si Tran" w:date="2012-12-05T23:02:00Z">
            <w:rPr>
              <w:rFonts w:cs="Times New Roman"/>
              <w:iCs w:val="0"/>
              <w:sz w:val="20"/>
              <w:szCs w:val="20"/>
              <w:lang w:val="pt-BR"/>
            </w:rPr>
          </w:rPrChange>
        </w:rPr>
        <w:t>Mô hình tự hồi quy kết hợp với trung bình di động, ARIMA(</w:t>
      </w:r>
      <w:r w:rsidRPr="00423CB2">
        <w:rPr>
          <w:i/>
          <w:sz w:val="26"/>
          <w:szCs w:val="26"/>
          <w:lang w:val="pt-BR"/>
          <w:rPrChange w:id="4592" w:author="The Si Tran" w:date="2012-12-05T23:02:00Z">
            <w:rPr>
              <w:rFonts w:cs="Times New Roman"/>
              <w:iCs w:val="0"/>
              <w:sz w:val="20"/>
              <w:szCs w:val="20"/>
              <w:lang w:val="pt-BR"/>
            </w:rPr>
          </w:rPrChange>
        </w:rPr>
        <w:t>p</w:t>
      </w:r>
      <w:r w:rsidRPr="0049233F">
        <w:rPr>
          <w:sz w:val="26"/>
          <w:szCs w:val="26"/>
          <w:lang w:val="pt-BR"/>
          <w:rPrChange w:id="4593" w:author="The Si Tran" w:date="2012-12-05T23:02:00Z">
            <w:rPr>
              <w:rFonts w:cs="Times New Roman"/>
              <w:iCs w:val="0"/>
              <w:sz w:val="20"/>
              <w:szCs w:val="20"/>
              <w:lang w:val="pt-BR"/>
            </w:rPr>
          </w:rPrChange>
        </w:rPr>
        <w:t>,</w:t>
      </w:r>
      <w:r w:rsidRPr="00423CB2">
        <w:rPr>
          <w:i/>
          <w:sz w:val="26"/>
          <w:szCs w:val="26"/>
          <w:lang w:val="pt-BR"/>
          <w:rPrChange w:id="4594" w:author="The Si Tran" w:date="2012-12-05T23:02:00Z">
            <w:rPr>
              <w:rFonts w:cs="Times New Roman"/>
              <w:iCs w:val="0"/>
              <w:sz w:val="20"/>
              <w:szCs w:val="20"/>
              <w:lang w:val="pt-BR"/>
            </w:rPr>
          </w:rPrChange>
        </w:rPr>
        <w:t>d</w:t>
      </w:r>
      <w:r w:rsidRPr="0049233F">
        <w:rPr>
          <w:sz w:val="26"/>
          <w:szCs w:val="26"/>
          <w:lang w:val="pt-BR"/>
          <w:rPrChange w:id="4595" w:author="The Si Tran" w:date="2012-12-05T23:02:00Z">
            <w:rPr>
              <w:rFonts w:cs="Times New Roman"/>
              <w:iCs w:val="0"/>
              <w:sz w:val="20"/>
              <w:szCs w:val="20"/>
              <w:lang w:val="pt-BR"/>
            </w:rPr>
          </w:rPrChange>
        </w:rPr>
        <w:t>,</w:t>
      </w:r>
      <w:r w:rsidRPr="00423CB2">
        <w:rPr>
          <w:i/>
          <w:sz w:val="26"/>
          <w:szCs w:val="26"/>
          <w:lang w:val="pt-BR"/>
          <w:rPrChange w:id="4596" w:author="The Si Tran" w:date="2012-12-05T23:02:00Z">
            <w:rPr>
              <w:rFonts w:cs="Times New Roman"/>
              <w:iCs w:val="0"/>
              <w:sz w:val="20"/>
              <w:szCs w:val="20"/>
              <w:lang w:val="pt-BR"/>
            </w:rPr>
          </w:rPrChange>
        </w:rPr>
        <w:t>q</w:t>
      </w:r>
      <w:r w:rsidRPr="0049233F">
        <w:rPr>
          <w:sz w:val="26"/>
          <w:szCs w:val="26"/>
          <w:lang w:val="pt-BR"/>
          <w:rPrChange w:id="4597" w:author="The Si Tran" w:date="2012-12-05T23:02:00Z">
            <w:rPr>
              <w:rFonts w:cs="Times New Roman"/>
              <w:iCs w:val="0"/>
              <w:sz w:val="20"/>
              <w:szCs w:val="20"/>
              <w:lang w:val="pt-BR"/>
            </w:rPr>
          </w:rPrChange>
        </w:rPr>
        <w:t>)</w:t>
      </w:r>
      <w:bookmarkEnd w:id="4589"/>
      <w:bookmarkEnd w:id="4590"/>
    </w:p>
    <w:p w14:paraId="1B188649" w14:textId="77777777" w:rsidR="006A21F7" w:rsidRPr="0049233F" w:rsidRDefault="006A21F7">
      <w:pPr>
        <w:rPr>
          <w:lang w:val="pt-BR"/>
          <w:rPrChange w:id="4598" w:author="The Si Tran" w:date="2012-12-05T23:02:00Z">
            <w:rPr>
              <w:sz w:val="28"/>
              <w:szCs w:val="28"/>
              <w:lang w:val="pt-BR"/>
            </w:rPr>
          </w:rPrChange>
        </w:rPr>
        <w:pPrChange w:id="4599" w:author="The Si Tran" w:date="2012-12-15T08:15:00Z">
          <w:pPr>
            <w:ind w:firstLine="540"/>
          </w:pPr>
        </w:pPrChange>
      </w:pPr>
      <w:r w:rsidRPr="0049233F">
        <w:rPr>
          <w:lang w:val="pt-BR"/>
          <w:rPrChange w:id="4600" w:author="The Si Tran" w:date="2012-12-05T23:02:00Z">
            <w:rPr>
              <w:b/>
              <w:bCs/>
              <w:sz w:val="28"/>
              <w:szCs w:val="28"/>
              <w:lang w:val="pt-BR"/>
            </w:rPr>
          </w:rPrChange>
        </w:rPr>
        <w:t>Mô hình ARMA(</w:t>
      </w:r>
      <w:r w:rsidRPr="00423CB2">
        <w:rPr>
          <w:i/>
          <w:lang w:val="pt-BR"/>
          <w:rPrChange w:id="4601" w:author="The Si Tran" w:date="2012-12-05T23:02:00Z">
            <w:rPr>
              <w:b/>
              <w:bCs/>
              <w:sz w:val="28"/>
              <w:szCs w:val="28"/>
              <w:lang w:val="pt-BR"/>
            </w:rPr>
          </w:rPrChange>
        </w:rPr>
        <w:t>p</w:t>
      </w:r>
      <w:r w:rsidRPr="0049233F">
        <w:rPr>
          <w:lang w:val="pt-BR"/>
          <w:rPrChange w:id="4602" w:author="The Si Tran" w:date="2012-12-05T23:02:00Z">
            <w:rPr>
              <w:b/>
              <w:bCs/>
              <w:sz w:val="28"/>
              <w:szCs w:val="28"/>
              <w:lang w:val="pt-BR"/>
            </w:rPr>
          </w:rPrChange>
        </w:rPr>
        <w:t>,</w:t>
      </w:r>
      <w:r w:rsidRPr="00423CB2">
        <w:rPr>
          <w:i/>
          <w:lang w:val="pt-BR"/>
          <w:rPrChange w:id="4603" w:author="The Si Tran" w:date="2012-12-05T23:02:00Z">
            <w:rPr>
              <w:b/>
              <w:bCs/>
              <w:sz w:val="28"/>
              <w:szCs w:val="28"/>
              <w:lang w:val="pt-BR"/>
            </w:rPr>
          </w:rPrChange>
        </w:rPr>
        <w:t>q</w:t>
      </w:r>
      <w:r w:rsidRPr="0049233F">
        <w:rPr>
          <w:lang w:val="pt-BR"/>
          <w:rPrChange w:id="4604"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605" w:author="The Si Tran" w:date="2012-12-05T23:02:00Z">
            <w:rPr>
              <w:sz w:val="28"/>
              <w:szCs w:val="28"/>
              <w:lang w:val="pt-BR"/>
            </w:rPr>
          </w:rPrChange>
        </w:rPr>
        <w:pPrChange w:id="4606" w:author="The Si Tran" w:date="2012-12-15T08:15:00Z">
          <w:pPr>
            <w:ind w:firstLine="540"/>
          </w:pPr>
        </w:pPrChange>
      </w:pPr>
      <w:r w:rsidRPr="0049233F">
        <w:rPr>
          <w:lang w:val="pt-BR"/>
          <w:rPrChange w:id="4607"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608" w:author="The Si Tran" w:date="2012-12-05T23:02:00Z">
            <w:rPr>
              <w:b/>
              <w:bCs/>
              <w:sz w:val="28"/>
              <w:szCs w:val="28"/>
              <w:lang w:val="pt-BR"/>
            </w:rPr>
          </w:rPrChange>
        </w:rPr>
        <w:t xml:space="preserve">. Do đó người ta đưa thêm một hệ số </w:t>
      </w:r>
      <w:r w:rsidRPr="00423CB2">
        <w:rPr>
          <w:i/>
          <w:lang w:val="pt-BR"/>
          <w:rPrChange w:id="4609" w:author="The Si Tran" w:date="2012-12-05T23:02:00Z">
            <w:rPr>
              <w:b/>
              <w:bCs/>
              <w:sz w:val="28"/>
              <w:szCs w:val="28"/>
              <w:lang w:val="pt-BR"/>
            </w:rPr>
          </w:rPrChange>
        </w:rPr>
        <w:t>d</w:t>
      </w:r>
      <w:r w:rsidRPr="0049233F">
        <w:rPr>
          <w:lang w:val="pt-BR"/>
          <w:rPrChange w:id="4610" w:author="The Si Tran" w:date="2012-12-05T23:02:00Z">
            <w:rPr>
              <w:b/>
              <w:bCs/>
              <w:sz w:val="28"/>
              <w:szCs w:val="28"/>
              <w:lang w:val="pt-BR"/>
            </w:rPr>
          </w:rPrChange>
        </w:rPr>
        <w:t xml:space="preserve"> vào mô hình ARMA(</w:t>
      </w:r>
      <w:r w:rsidRPr="00423CB2">
        <w:rPr>
          <w:i/>
          <w:lang w:val="pt-BR"/>
          <w:rPrChange w:id="4611" w:author="The Si Tran" w:date="2012-12-05T23:02:00Z">
            <w:rPr>
              <w:b/>
              <w:bCs/>
              <w:sz w:val="28"/>
              <w:szCs w:val="28"/>
              <w:lang w:val="pt-BR"/>
            </w:rPr>
          </w:rPrChange>
        </w:rPr>
        <w:t>p</w:t>
      </w:r>
      <w:r w:rsidRPr="0049233F">
        <w:rPr>
          <w:lang w:val="pt-BR"/>
          <w:rPrChange w:id="4612" w:author="The Si Tran" w:date="2012-12-05T23:02:00Z">
            <w:rPr>
              <w:b/>
              <w:bCs/>
              <w:sz w:val="28"/>
              <w:szCs w:val="28"/>
              <w:lang w:val="pt-BR"/>
            </w:rPr>
          </w:rPrChange>
        </w:rPr>
        <w:t>,</w:t>
      </w:r>
      <w:r w:rsidRPr="00423CB2">
        <w:rPr>
          <w:i/>
          <w:lang w:val="pt-BR"/>
          <w:rPrChange w:id="4613" w:author="The Si Tran" w:date="2012-12-05T23:02:00Z">
            <w:rPr>
              <w:b/>
              <w:bCs/>
              <w:sz w:val="28"/>
              <w:szCs w:val="28"/>
              <w:lang w:val="pt-BR"/>
            </w:rPr>
          </w:rPrChange>
        </w:rPr>
        <w:t>q</w:t>
      </w:r>
      <w:r w:rsidRPr="0049233F">
        <w:rPr>
          <w:lang w:val="pt-BR"/>
          <w:rPrChange w:id="4614" w:author="The Si Tran" w:date="2012-12-05T23:02:00Z">
            <w:rPr>
              <w:b/>
              <w:bCs/>
              <w:sz w:val="28"/>
              <w:szCs w:val="28"/>
              <w:lang w:val="pt-BR"/>
            </w:rPr>
          </w:rPrChange>
        </w:rPr>
        <w:t>) để tạo thành mô hình ARIMA(</w:t>
      </w:r>
      <w:r w:rsidRPr="00423CB2">
        <w:rPr>
          <w:i/>
          <w:lang w:val="pt-BR"/>
          <w:rPrChange w:id="4615" w:author="The Si Tran" w:date="2012-12-05T23:02:00Z">
            <w:rPr>
              <w:b/>
              <w:bCs/>
              <w:sz w:val="28"/>
              <w:szCs w:val="28"/>
              <w:lang w:val="pt-BR"/>
            </w:rPr>
          </w:rPrChange>
        </w:rPr>
        <w:t>p</w:t>
      </w:r>
      <w:r w:rsidRPr="0049233F">
        <w:rPr>
          <w:lang w:val="pt-BR"/>
          <w:rPrChange w:id="4616" w:author="The Si Tran" w:date="2012-12-05T23:02:00Z">
            <w:rPr>
              <w:b/>
              <w:bCs/>
              <w:sz w:val="28"/>
              <w:szCs w:val="28"/>
              <w:lang w:val="pt-BR"/>
            </w:rPr>
          </w:rPrChange>
        </w:rPr>
        <w:t>,</w:t>
      </w:r>
      <w:r w:rsidRPr="00423CB2">
        <w:rPr>
          <w:i/>
          <w:lang w:val="pt-BR"/>
          <w:rPrChange w:id="4617" w:author="The Si Tran" w:date="2012-12-05T23:02:00Z">
            <w:rPr>
              <w:b/>
              <w:bCs/>
              <w:sz w:val="28"/>
              <w:szCs w:val="28"/>
              <w:lang w:val="pt-BR"/>
            </w:rPr>
          </w:rPrChange>
        </w:rPr>
        <w:t>d</w:t>
      </w:r>
      <w:r w:rsidRPr="0049233F">
        <w:rPr>
          <w:lang w:val="pt-BR"/>
          <w:rPrChange w:id="4618" w:author="The Si Tran" w:date="2012-12-05T23:02:00Z">
            <w:rPr>
              <w:b/>
              <w:bCs/>
              <w:sz w:val="28"/>
              <w:szCs w:val="28"/>
              <w:lang w:val="pt-BR"/>
            </w:rPr>
          </w:rPrChange>
        </w:rPr>
        <w:t>,</w:t>
      </w:r>
      <w:r w:rsidRPr="00423CB2">
        <w:rPr>
          <w:i/>
          <w:lang w:val="pt-BR"/>
          <w:rPrChange w:id="4619" w:author="The Si Tran" w:date="2012-12-05T23:02:00Z">
            <w:rPr>
              <w:b/>
              <w:bCs/>
              <w:sz w:val="28"/>
              <w:szCs w:val="28"/>
              <w:lang w:val="pt-BR"/>
            </w:rPr>
          </w:rPrChange>
        </w:rPr>
        <w:t>q</w:t>
      </w:r>
      <w:r w:rsidRPr="0049233F">
        <w:rPr>
          <w:lang w:val="pt-BR"/>
          <w:rPrChange w:id="4620" w:author="The Si Tran" w:date="2012-12-05T23:02:00Z">
            <w:rPr>
              <w:b/>
              <w:bCs/>
              <w:sz w:val="28"/>
              <w:szCs w:val="28"/>
              <w:lang w:val="pt-BR"/>
            </w:rPr>
          </w:rPrChange>
        </w:rPr>
        <w:t xml:space="preserve">), với </w:t>
      </w:r>
      <w:r w:rsidRPr="00423CB2">
        <w:rPr>
          <w:i/>
          <w:lang w:val="pt-BR"/>
          <w:rPrChange w:id="4621" w:author="The Si Tran" w:date="2012-12-05T23:02:00Z">
            <w:rPr>
              <w:b/>
              <w:bCs/>
              <w:sz w:val="28"/>
              <w:szCs w:val="28"/>
              <w:lang w:val="pt-BR"/>
            </w:rPr>
          </w:rPrChange>
        </w:rPr>
        <w:t>d</w:t>
      </w:r>
      <w:r w:rsidRPr="0049233F">
        <w:rPr>
          <w:lang w:val="pt-BR"/>
          <w:rPrChange w:id="4622"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4623" w:author="The Si Tran" w:date="2012-12-05T23:02:00Z">
            <w:rPr>
              <w:b/>
              <w:bCs/>
              <w:sz w:val="28"/>
              <w:szCs w:val="28"/>
              <w:lang w:val="pt-BR"/>
            </w:rPr>
          </w:rPrChange>
        </w:rPr>
        <w:t>p</w:t>
      </w:r>
      <w:r w:rsidRPr="0049233F">
        <w:rPr>
          <w:lang w:val="pt-BR"/>
          <w:rPrChange w:id="4624" w:author="The Si Tran" w:date="2012-12-05T23:02:00Z">
            <w:rPr>
              <w:b/>
              <w:bCs/>
              <w:sz w:val="28"/>
              <w:szCs w:val="28"/>
              <w:lang w:val="pt-BR"/>
            </w:rPr>
          </w:rPrChange>
        </w:rPr>
        <w:t>,</w:t>
      </w:r>
      <w:r w:rsidRPr="00423CB2">
        <w:rPr>
          <w:i/>
          <w:lang w:val="pt-BR"/>
          <w:rPrChange w:id="4625" w:author="The Si Tran" w:date="2012-12-05T23:02:00Z">
            <w:rPr>
              <w:b/>
              <w:bCs/>
              <w:sz w:val="28"/>
              <w:szCs w:val="28"/>
              <w:lang w:val="pt-BR"/>
            </w:rPr>
          </w:rPrChange>
        </w:rPr>
        <w:t>d</w:t>
      </w:r>
      <w:r w:rsidRPr="0049233F">
        <w:rPr>
          <w:lang w:val="pt-BR"/>
          <w:rPrChange w:id="4626" w:author="The Si Tran" w:date="2012-12-05T23:02:00Z">
            <w:rPr>
              <w:b/>
              <w:bCs/>
              <w:sz w:val="28"/>
              <w:szCs w:val="28"/>
              <w:lang w:val="pt-BR"/>
            </w:rPr>
          </w:rPrChange>
        </w:rPr>
        <w:t>,</w:t>
      </w:r>
      <w:r w:rsidRPr="00423CB2">
        <w:rPr>
          <w:i/>
          <w:lang w:val="pt-BR"/>
          <w:rPrChange w:id="4627" w:author="The Si Tran" w:date="2012-12-05T23:02:00Z">
            <w:rPr>
              <w:b/>
              <w:bCs/>
              <w:sz w:val="28"/>
              <w:szCs w:val="28"/>
              <w:lang w:val="pt-BR"/>
            </w:rPr>
          </w:rPrChange>
        </w:rPr>
        <w:t>q</w:t>
      </w:r>
      <w:r w:rsidRPr="0049233F">
        <w:rPr>
          <w:lang w:val="pt-BR"/>
          <w:rPrChange w:id="4628" w:author="The Si Tran" w:date="2012-12-05T23:02:00Z">
            <w:rPr>
              <w:b/>
              <w:bCs/>
              <w:sz w:val="28"/>
              <w:szCs w:val="28"/>
              <w:lang w:val="pt-BR"/>
            </w:rPr>
          </w:rPrChange>
        </w:rPr>
        <w:t>) trở thành mô hình ARMA(</w:t>
      </w:r>
      <w:r w:rsidRPr="00423CB2">
        <w:rPr>
          <w:i/>
          <w:lang w:val="pt-BR"/>
          <w:rPrChange w:id="4629" w:author="The Si Tran" w:date="2012-12-05T23:02:00Z">
            <w:rPr>
              <w:b/>
              <w:bCs/>
              <w:sz w:val="28"/>
              <w:szCs w:val="28"/>
              <w:lang w:val="pt-BR"/>
            </w:rPr>
          </w:rPrChange>
        </w:rPr>
        <w:t>p</w:t>
      </w:r>
      <w:r w:rsidRPr="0049233F">
        <w:rPr>
          <w:lang w:val="pt-BR"/>
          <w:rPrChange w:id="4630" w:author="The Si Tran" w:date="2012-12-05T23:02:00Z">
            <w:rPr>
              <w:b/>
              <w:bCs/>
              <w:sz w:val="28"/>
              <w:szCs w:val="28"/>
              <w:lang w:val="pt-BR"/>
            </w:rPr>
          </w:rPrChange>
        </w:rPr>
        <w:t>,</w:t>
      </w:r>
      <w:r w:rsidRPr="00423CB2">
        <w:rPr>
          <w:i/>
          <w:lang w:val="pt-BR"/>
          <w:rPrChange w:id="4631" w:author="The Si Tran" w:date="2012-12-05T23:02:00Z">
            <w:rPr>
              <w:b/>
              <w:bCs/>
              <w:sz w:val="28"/>
              <w:szCs w:val="28"/>
              <w:lang w:val="pt-BR"/>
            </w:rPr>
          </w:rPrChange>
        </w:rPr>
        <w:t>q</w:t>
      </w:r>
      <w:r w:rsidRPr="0049233F">
        <w:rPr>
          <w:lang w:val="pt-BR"/>
          <w:rPrChange w:id="4632"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633" w:author="The Si Tran" w:date="2012-12-06T01:44:00Z"/>
          <w:lang w:val="pt-BR"/>
        </w:rPr>
        <w:pPrChange w:id="4634" w:author="The Si Tran" w:date="2012-12-16T10:34:00Z">
          <w:pPr>
            <w:ind w:firstLine="540"/>
          </w:pPr>
        </w:pPrChange>
      </w:pPr>
      <w:r w:rsidRPr="0049233F">
        <w:rPr>
          <w:lang w:val="pt-BR"/>
          <w:rPrChange w:id="4635" w:author="The Si Tran" w:date="2012-12-05T23:02:00Z">
            <w:rPr>
              <w:b/>
              <w:bCs/>
              <w:sz w:val="28"/>
              <w:szCs w:val="28"/>
              <w:lang w:val="pt-BR"/>
            </w:rPr>
          </w:rPrChange>
        </w:rPr>
        <w:t>Dạng toán học của mô hình ARIMA(</w:t>
      </w:r>
      <w:r w:rsidRPr="00423CB2">
        <w:rPr>
          <w:i/>
          <w:lang w:val="pt-BR"/>
          <w:rPrChange w:id="4636" w:author="The Si Tran" w:date="2012-12-05T23:02:00Z">
            <w:rPr>
              <w:b/>
              <w:bCs/>
              <w:sz w:val="28"/>
              <w:szCs w:val="28"/>
              <w:lang w:val="pt-BR"/>
            </w:rPr>
          </w:rPrChange>
        </w:rPr>
        <w:t>p</w:t>
      </w:r>
      <w:r w:rsidRPr="0049233F">
        <w:rPr>
          <w:lang w:val="pt-BR"/>
          <w:rPrChange w:id="4637" w:author="The Si Tran" w:date="2012-12-05T23:02:00Z">
            <w:rPr>
              <w:b/>
              <w:bCs/>
              <w:sz w:val="28"/>
              <w:szCs w:val="28"/>
              <w:lang w:val="pt-BR"/>
            </w:rPr>
          </w:rPrChange>
        </w:rPr>
        <w:t>,</w:t>
      </w:r>
      <w:r w:rsidRPr="00423CB2">
        <w:rPr>
          <w:i/>
          <w:lang w:val="pt-BR"/>
          <w:rPrChange w:id="4638" w:author="The Si Tran" w:date="2012-12-05T23:02:00Z">
            <w:rPr>
              <w:b/>
              <w:bCs/>
              <w:sz w:val="28"/>
              <w:szCs w:val="28"/>
              <w:lang w:val="pt-BR"/>
            </w:rPr>
          </w:rPrChange>
        </w:rPr>
        <w:t>d</w:t>
      </w:r>
      <w:r w:rsidRPr="0049233F">
        <w:rPr>
          <w:lang w:val="pt-BR"/>
          <w:rPrChange w:id="4639" w:author="The Si Tran" w:date="2012-12-05T23:02:00Z">
            <w:rPr>
              <w:b/>
              <w:bCs/>
              <w:sz w:val="28"/>
              <w:szCs w:val="28"/>
              <w:lang w:val="pt-BR"/>
            </w:rPr>
          </w:rPrChange>
        </w:rPr>
        <w:t>,</w:t>
      </w:r>
      <w:r w:rsidRPr="00423CB2">
        <w:rPr>
          <w:i/>
          <w:lang w:val="pt-BR"/>
          <w:rPrChange w:id="4640" w:author="The Si Tran" w:date="2012-12-05T23:02:00Z">
            <w:rPr>
              <w:b/>
              <w:bCs/>
              <w:sz w:val="28"/>
              <w:szCs w:val="28"/>
              <w:lang w:val="pt-BR"/>
            </w:rPr>
          </w:rPrChange>
        </w:rPr>
        <w:t>q</w:t>
      </w:r>
      <w:r w:rsidRPr="0049233F">
        <w:rPr>
          <w:lang w:val="pt-BR"/>
          <w:rPrChange w:id="4641"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642" w:author="The Si Tran" w:date="2012-12-06T01:44:00Z"/>
          <w:lang w:val="pt-BR"/>
          <w:rPrChange w:id="4643" w:author="The Si Tran" w:date="2012-12-16T10:35:00Z">
            <w:rPr>
              <w:del w:id="4644" w:author="The Si Tran" w:date="2012-12-06T01:44:00Z"/>
              <w:sz w:val="28"/>
              <w:szCs w:val="28"/>
              <w:lang w:val="pt-BR"/>
            </w:rPr>
          </w:rPrChange>
        </w:rPr>
        <w:pPrChange w:id="4645" w:author="The Si Tran" w:date="2012-12-16T10:34:00Z">
          <w:pPr>
            <w:ind w:firstLine="540"/>
          </w:pPr>
        </w:pPrChange>
      </w:pPr>
      <w:ins w:id="4646"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647" w:author="The Si Tran" w:date="2012-12-05T23:02:00Z">
            <w:rPr>
              <w:sz w:val="28"/>
              <w:szCs w:val="28"/>
              <w:lang w:val="pt-BR"/>
            </w:rPr>
          </w:rPrChange>
        </w:rPr>
        <w:pPrChange w:id="4648" w:author="The Si Tran" w:date="2012-12-16T10:34:00Z">
          <w:pPr>
            <w:ind w:firstLine="540"/>
          </w:pPr>
        </w:pPrChange>
      </w:pPr>
      <w:del w:id="4649" w:author="The Si Tran" w:date="2012-12-06T01:44:00Z">
        <w:r w:rsidRPr="00AF1345" w:rsidDel="0076673F">
          <w:rPr>
            <w:position w:val="-12"/>
            <w:lang w:val="pt-BR"/>
          </w:rPr>
          <w:object w:dxaOrig="2799" w:dyaOrig="380" w14:anchorId="7E98637F">
            <v:shape id="_x0000_i1091" type="#_x0000_t75" style="width:203.25pt;height:21.75pt" o:ole="">
              <v:imagedata r:id="rId149" o:title=""/>
            </v:shape>
            <o:OLEObject Type="Embed" ProgID="Equation.DSMT4" ShapeID="_x0000_i1091" DrawAspect="Content" ObjectID="_1417414691" r:id="rId150"/>
          </w:object>
        </w:r>
      </w:del>
    </w:p>
    <w:p w14:paraId="128398D0" w14:textId="77777777" w:rsidR="006A21F7" w:rsidRPr="0049233F" w:rsidRDefault="006A21F7">
      <w:pPr>
        <w:rPr>
          <w:lang w:val="pt-BR"/>
          <w:rPrChange w:id="4650" w:author="The Si Tran" w:date="2012-12-05T23:02:00Z">
            <w:rPr>
              <w:sz w:val="28"/>
              <w:szCs w:val="28"/>
              <w:lang w:val="pt-BR"/>
            </w:rPr>
          </w:rPrChange>
        </w:rPr>
        <w:pPrChange w:id="4651" w:author="The Si Tran" w:date="2012-12-15T08:16:00Z">
          <w:pPr>
            <w:ind w:firstLine="540"/>
          </w:pPr>
        </w:pPrChange>
      </w:pPr>
      <w:r w:rsidRPr="0049233F">
        <w:rPr>
          <w:lang w:val="pt-BR"/>
          <w:rPrChange w:id="4652" w:author="The Si Tran" w:date="2012-12-05T23:02:00Z">
            <w:rPr>
              <w:sz w:val="28"/>
              <w:szCs w:val="28"/>
              <w:lang w:val="pt-BR"/>
            </w:rPr>
          </w:rPrChange>
        </w:rPr>
        <w:t>Ý nghĩa của các ký hiệu giống như mô hình AR(</w:t>
      </w:r>
      <w:r w:rsidRPr="00423CB2">
        <w:rPr>
          <w:i/>
          <w:lang w:val="pt-BR"/>
          <w:rPrChange w:id="4653" w:author="The Si Tran" w:date="2012-12-05T23:02:00Z">
            <w:rPr>
              <w:sz w:val="28"/>
              <w:szCs w:val="28"/>
              <w:lang w:val="pt-BR"/>
            </w:rPr>
          </w:rPrChange>
        </w:rPr>
        <w:t>p</w:t>
      </w:r>
      <w:r w:rsidRPr="0049233F">
        <w:rPr>
          <w:lang w:val="pt-BR"/>
          <w:rPrChange w:id="4654" w:author="The Si Tran" w:date="2012-12-05T23:02:00Z">
            <w:rPr>
              <w:sz w:val="28"/>
              <w:szCs w:val="28"/>
              <w:lang w:val="pt-BR"/>
            </w:rPr>
          </w:rPrChange>
        </w:rPr>
        <w:t>) và MA(</w:t>
      </w:r>
      <w:r w:rsidRPr="00423CB2">
        <w:rPr>
          <w:i/>
          <w:lang w:val="pt-BR"/>
          <w:rPrChange w:id="4655" w:author="The Si Tran" w:date="2012-12-05T23:02:00Z">
            <w:rPr>
              <w:sz w:val="28"/>
              <w:szCs w:val="28"/>
              <w:lang w:val="pt-BR"/>
            </w:rPr>
          </w:rPrChange>
        </w:rPr>
        <w:t>q</w:t>
      </w:r>
      <w:r w:rsidRPr="0049233F">
        <w:rPr>
          <w:lang w:val="pt-BR"/>
          <w:rPrChange w:id="4656"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657" w:author="The Si Tran" w:date="2012-12-05T23:02:00Z">
            <w:rPr>
              <w:lang w:val="pt-BR"/>
            </w:rPr>
          </w:rPrChange>
        </w:rPr>
      </w:pPr>
      <w:bookmarkStart w:id="4658" w:name="_Toc312142554"/>
      <w:bookmarkStart w:id="4659" w:name="_Toc343660532"/>
      <w:r w:rsidRPr="0049233F">
        <w:rPr>
          <w:sz w:val="26"/>
          <w:szCs w:val="26"/>
          <w:lang w:val="pt-BR"/>
          <w:rPrChange w:id="4660" w:author="The Si Tran" w:date="2012-12-05T23:02:00Z">
            <w:rPr>
              <w:rFonts w:cs="Times New Roman"/>
              <w:b w:val="0"/>
              <w:bCs w:val="0"/>
              <w:iCs w:val="0"/>
              <w:sz w:val="26"/>
              <w:szCs w:val="22"/>
              <w:lang w:val="pt-BR"/>
            </w:rPr>
          </w:rPrChange>
        </w:rPr>
        <w:t>Mô hình ARIMA có tính mùa</w:t>
      </w:r>
      <w:bookmarkEnd w:id="4658"/>
      <w:ins w:id="4661" w:author="The Si Tran" w:date="2012-12-10T20:39:00Z">
        <w:r w:rsidR="00002A08">
          <w:rPr>
            <w:sz w:val="26"/>
            <w:szCs w:val="26"/>
            <w:lang w:val="pt-BR"/>
          </w:rPr>
          <w:t xml:space="preserve"> (SARIMA)</w:t>
        </w:r>
      </w:ins>
      <w:bookmarkEnd w:id="4659"/>
    </w:p>
    <w:p w14:paraId="16C21F60" w14:textId="205FD523" w:rsidR="006A21F7" w:rsidRPr="0049233F" w:rsidRDefault="006A21F7">
      <w:pPr>
        <w:rPr>
          <w:lang w:val="pt-BR"/>
          <w:rPrChange w:id="4662" w:author="The Si Tran" w:date="2012-12-05T23:02:00Z">
            <w:rPr>
              <w:sz w:val="28"/>
              <w:szCs w:val="28"/>
              <w:lang w:val="pt-BR"/>
            </w:rPr>
          </w:rPrChange>
        </w:rPr>
        <w:pPrChange w:id="4663" w:author="The Si Tran" w:date="2012-12-15T08:16:00Z">
          <w:pPr>
            <w:ind w:firstLine="540"/>
          </w:pPr>
        </w:pPrChange>
      </w:pPr>
      <w:r w:rsidRPr="0049233F">
        <w:rPr>
          <w:lang w:val="pt-BR"/>
          <w:rPrChange w:id="4664"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665" w:author="The Si Tran" w:date="2012-12-05T23:02:00Z">
            <w:rPr>
              <w:sz w:val="28"/>
              <w:szCs w:val="28"/>
              <w:lang w:val="pt-BR"/>
            </w:rPr>
          </w:rPrChange>
        </w:rPr>
        <w:t>P</w:t>
      </w:r>
      <w:r w:rsidRPr="0049233F">
        <w:rPr>
          <w:lang w:val="pt-BR"/>
          <w:rPrChange w:id="4666" w:author="The Si Tran" w:date="2012-12-05T23:02:00Z">
            <w:rPr>
              <w:sz w:val="28"/>
              <w:szCs w:val="28"/>
              <w:lang w:val="pt-BR"/>
            </w:rPr>
          </w:rPrChange>
        </w:rPr>
        <w:t>,</w:t>
      </w:r>
      <w:r w:rsidRPr="00423CB2">
        <w:rPr>
          <w:i/>
          <w:lang w:val="pt-BR"/>
          <w:rPrChange w:id="4667" w:author="The Si Tran" w:date="2012-12-05T23:02:00Z">
            <w:rPr>
              <w:sz w:val="28"/>
              <w:szCs w:val="28"/>
              <w:lang w:val="pt-BR"/>
            </w:rPr>
          </w:rPrChange>
        </w:rPr>
        <w:t>D</w:t>
      </w:r>
      <w:r w:rsidRPr="0049233F">
        <w:rPr>
          <w:lang w:val="pt-BR"/>
          <w:rPrChange w:id="4668" w:author="The Si Tran" w:date="2012-12-05T23:02:00Z">
            <w:rPr>
              <w:sz w:val="28"/>
              <w:szCs w:val="28"/>
              <w:lang w:val="pt-BR"/>
            </w:rPr>
          </w:rPrChange>
        </w:rPr>
        <w:t>,</w:t>
      </w:r>
      <w:r w:rsidRPr="00423CB2">
        <w:rPr>
          <w:i/>
          <w:lang w:val="pt-BR"/>
          <w:rPrChange w:id="4669" w:author="The Si Tran" w:date="2012-12-05T23:02:00Z">
            <w:rPr>
              <w:sz w:val="28"/>
              <w:szCs w:val="28"/>
              <w:lang w:val="pt-BR"/>
            </w:rPr>
          </w:rPrChange>
        </w:rPr>
        <w:t>Q</w:t>
      </w:r>
      <w:r w:rsidRPr="0049233F">
        <w:rPr>
          <w:lang w:val="pt-BR"/>
          <w:rPrChange w:id="4670" w:author="The Si Tran" w:date="2012-12-05T23:02:00Z">
            <w:rPr>
              <w:sz w:val="28"/>
              <w:szCs w:val="28"/>
              <w:lang w:val="pt-BR"/>
            </w:rPr>
          </w:rPrChange>
        </w:rPr>
        <w:t>,</w:t>
      </w:r>
      <w:r w:rsidRPr="00423CB2">
        <w:rPr>
          <w:i/>
          <w:lang w:val="pt-BR"/>
          <w:rPrChange w:id="4671" w:author="The Si Tran" w:date="2012-12-05T23:02:00Z">
            <w:rPr>
              <w:sz w:val="28"/>
              <w:szCs w:val="28"/>
              <w:lang w:val="pt-BR"/>
            </w:rPr>
          </w:rPrChange>
        </w:rPr>
        <w:t>s</w:t>
      </w:r>
      <w:r w:rsidRPr="0049233F">
        <w:rPr>
          <w:lang w:val="pt-BR"/>
          <w:rPrChange w:id="4672" w:author="The Si Tran" w:date="2012-12-05T23:02:00Z">
            <w:rPr>
              <w:sz w:val="28"/>
              <w:szCs w:val="28"/>
              <w:lang w:val="pt-BR"/>
            </w:rPr>
          </w:rPrChange>
        </w:rPr>
        <w:t xml:space="preserve"> vào mô hình ARIMA(</w:t>
      </w:r>
      <w:r w:rsidRPr="00423CB2">
        <w:rPr>
          <w:i/>
          <w:lang w:val="pt-BR"/>
          <w:rPrChange w:id="4673" w:author="The Si Tran" w:date="2012-12-05T23:02:00Z">
            <w:rPr>
              <w:sz w:val="28"/>
              <w:szCs w:val="28"/>
              <w:lang w:val="pt-BR"/>
            </w:rPr>
          </w:rPrChange>
        </w:rPr>
        <w:t>p</w:t>
      </w:r>
      <w:r w:rsidRPr="0049233F">
        <w:rPr>
          <w:lang w:val="pt-BR"/>
          <w:rPrChange w:id="4674" w:author="The Si Tran" w:date="2012-12-05T23:02:00Z">
            <w:rPr>
              <w:sz w:val="28"/>
              <w:szCs w:val="28"/>
              <w:lang w:val="pt-BR"/>
            </w:rPr>
          </w:rPrChange>
        </w:rPr>
        <w:t>,</w:t>
      </w:r>
      <w:r w:rsidRPr="00423CB2">
        <w:rPr>
          <w:i/>
          <w:lang w:val="pt-BR"/>
          <w:rPrChange w:id="4675" w:author="The Si Tran" w:date="2012-12-05T23:02:00Z">
            <w:rPr>
              <w:sz w:val="28"/>
              <w:szCs w:val="28"/>
              <w:lang w:val="pt-BR"/>
            </w:rPr>
          </w:rPrChange>
        </w:rPr>
        <w:t>d</w:t>
      </w:r>
      <w:r w:rsidRPr="0049233F">
        <w:rPr>
          <w:lang w:val="pt-BR"/>
          <w:rPrChange w:id="4676" w:author="The Si Tran" w:date="2012-12-05T23:02:00Z">
            <w:rPr>
              <w:sz w:val="28"/>
              <w:szCs w:val="28"/>
              <w:lang w:val="pt-BR"/>
            </w:rPr>
          </w:rPrChange>
        </w:rPr>
        <w:t>,</w:t>
      </w:r>
      <w:r w:rsidRPr="00423CB2">
        <w:rPr>
          <w:i/>
          <w:lang w:val="pt-BR"/>
          <w:rPrChange w:id="4677" w:author="The Si Tran" w:date="2012-12-05T23:02:00Z">
            <w:rPr>
              <w:sz w:val="28"/>
              <w:szCs w:val="28"/>
              <w:lang w:val="pt-BR"/>
            </w:rPr>
          </w:rPrChange>
        </w:rPr>
        <w:t>q</w:t>
      </w:r>
      <w:r w:rsidRPr="0049233F">
        <w:rPr>
          <w:lang w:val="pt-BR"/>
          <w:rPrChange w:id="4678" w:author="The Si Tran" w:date="2012-12-05T23:02:00Z">
            <w:rPr>
              <w:sz w:val="28"/>
              <w:szCs w:val="28"/>
              <w:lang w:val="pt-BR"/>
            </w:rPr>
          </w:rPrChange>
        </w:rPr>
        <w:t>) để tạo thành mô hình ARIMA(</w:t>
      </w:r>
      <w:r w:rsidRPr="00423CB2">
        <w:rPr>
          <w:i/>
          <w:lang w:val="pt-BR"/>
          <w:rPrChange w:id="4679" w:author="The Si Tran" w:date="2012-12-05T23:02:00Z">
            <w:rPr>
              <w:sz w:val="28"/>
              <w:szCs w:val="28"/>
              <w:lang w:val="pt-BR"/>
            </w:rPr>
          </w:rPrChange>
        </w:rPr>
        <w:t>p</w:t>
      </w:r>
      <w:r w:rsidRPr="0049233F">
        <w:rPr>
          <w:lang w:val="pt-BR"/>
          <w:rPrChange w:id="4680" w:author="The Si Tran" w:date="2012-12-05T23:02:00Z">
            <w:rPr>
              <w:sz w:val="28"/>
              <w:szCs w:val="28"/>
              <w:lang w:val="pt-BR"/>
            </w:rPr>
          </w:rPrChange>
        </w:rPr>
        <w:t>,</w:t>
      </w:r>
      <w:r w:rsidRPr="00423CB2">
        <w:rPr>
          <w:i/>
          <w:lang w:val="pt-BR"/>
          <w:rPrChange w:id="4681" w:author="The Si Tran" w:date="2012-12-05T23:02:00Z">
            <w:rPr>
              <w:sz w:val="28"/>
              <w:szCs w:val="28"/>
              <w:lang w:val="pt-BR"/>
            </w:rPr>
          </w:rPrChange>
        </w:rPr>
        <w:t>d</w:t>
      </w:r>
      <w:r w:rsidRPr="0049233F">
        <w:rPr>
          <w:lang w:val="pt-BR"/>
          <w:rPrChange w:id="4682" w:author="The Si Tran" w:date="2012-12-05T23:02:00Z">
            <w:rPr>
              <w:sz w:val="28"/>
              <w:szCs w:val="28"/>
              <w:lang w:val="pt-BR"/>
            </w:rPr>
          </w:rPrChange>
        </w:rPr>
        <w:t>,</w:t>
      </w:r>
      <w:r w:rsidRPr="00423CB2">
        <w:rPr>
          <w:i/>
          <w:lang w:val="pt-BR"/>
          <w:rPrChange w:id="4683" w:author="The Si Tran" w:date="2012-12-05T23:02:00Z">
            <w:rPr>
              <w:sz w:val="28"/>
              <w:szCs w:val="28"/>
              <w:lang w:val="pt-BR"/>
            </w:rPr>
          </w:rPrChange>
        </w:rPr>
        <w:t>q</w:t>
      </w:r>
      <w:r w:rsidR="00423CB2">
        <w:rPr>
          <w:lang w:val="pt-BR"/>
        </w:rPr>
        <w:t>)×</w:t>
      </w:r>
      <w:r w:rsidRPr="0049233F">
        <w:rPr>
          <w:lang w:val="pt-BR"/>
          <w:rPrChange w:id="4684" w:author="The Si Tran" w:date="2012-12-05T23:02:00Z">
            <w:rPr>
              <w:sz w:val="28"/>
              <w:szCs w:val="28"/>
              <w:lang w:val="pt-BR"/>
            </w:rPr>
          </w:rPrChange>
        </w:rPr>
        <w:t>(</w:t>
      </w:r>
      <w:r w:rsidRPr="00423CB2">
        <w:rPr>
          <w:i/>
          <w:lang w:val="pt-BR"/>
          <w:rPrChange w:id="4685" w:author="The Si Tran" w:date="2012-12-05T23:02:00Z">
            <w:rPr>
              <w:sz w:val="28"/>
              <w:szCs w:val="28"/>
              <w:lang w:val="pt-BR"/>
            </w:rPr>
          </w:rPrChange>
        </w:rPr>
        <w:t>P</w:t>
      </w:r>
      <w:r w:rsidRPr="0049233F">
        <w:rPr>
          <w:lang w:val="pt-BR"/>
          <w:rPrChange w:id="4686" w:author="The Si Tran" w:date="2012-12-05T23:02:00Z">
            <w:rPr>
              <w:sz w:val="28"/>
              <w:szCs w:val="28"/>
              <w:lang w:val="pt-BR"/>
            </w:rPr>
          </w:rPrChange>
        </w:rPr>
        <w:t>,</w:t>
      </w:r>
      <w:r w:rsidRPr="00423CB2">
        <w:rPr>
          <w:i/>
          <w:lang w:val="pt-BR"/>
          <w:rPrChange w:id="4687" w:author="The Si Tran" w:date="2012-12-05T23:02:00Z">
            <w:rPr>
              <w:sz w:val="28"/>
              <w:szCs w:val="28"/>
              <w:lang w:val="pt-BR"/>
            </w:rPr>
          </w:rPrChange>
        </w:rPr>
        <w:t>D</w:t>
      </w:r>
      <w:r w:rsidRPr="0049233F">
        <w:rPr>
          <w:lang w:val="pt-BR"/>
          <w:rPrChange w:id="4688" w:author="The Si Tran" w:date="2012-12-05T23:02:00Z">
            <w:rPr>
              <w:sz w:val="28"/>
              <w:szCs w:val="28"/>
              <w:lang w:val="pt-BR"/>
            </w:rPr>
          </w:rPrChange>
        </w:rPr>
        <w:t>,</w:t>
      </w:r>
      <w:r w:rsidRPr="00423CB2">
        <w:rPr>
          <w:i/>
          <w:lang w:val="pt-BR"/>
          <w:rPrChange w:id="4689" w:author="The Si Tran" w:date="2012-12-05T23:02:00Z">
            <w:rPr>
              <w:sz w:val="28"/>
              <w:szCs w:val="28"/>
              <w:lang w:val="pt-BR"/>
            </w:rPr>
          </w:rPrChange>
        </w:rPr>
        <w:t>Q</w:t>
      </w:r>
      <w:r w:rsidRPr="0049233F">
        <w:rPr>
          <w:lang w:val="pt-BR"/>
          <w:rPrChange w:id="4690" w:author="The Si Tran" w:date="2012-12-05T23:02:00Z">
            <w:rPr>
              <w:sz w:val="28"/>
              <w:szCs w:val="28"/>
              <w:lang w:val="pt-BR"/>
            </w:rPr>
          </w:rPrChange>
        </w:rPr>
        <w:t>)</w:t>
      </w:r>
      <w:r w:rsidRPr="0049233F">
        <w:rPr>
          <w:vertAlign w:val="subscript"/>
          <w:lang w:val="pt-BR"/>
          <w:rPrChange w:id="4691" w:author="The Si Tran" w:date="2012-12-05T23:02:00Z">
            <w:rPr>
              <w:sz w:val="28"/>
              <w:szCs w:val="28"/>
              <w:vertAlign w:val="subscript"/>
              <w:lang w:val="pt-BR"/>
            </w:rPr>
          </w:rPrChange>
        </w:rPr>
        <w:t>s</w:t>
      </w:r>
      <w:r w:rsidRPr="0049233F">
        <w:rPr>
          <w:lang w:val="pt-BR"/>
          <w:rPrChange w:id="4692" w:author="The Si Tran" w:date="2012-12-05T23:02:00Z">
            <w:rPr>
              <w:sz w:val="28"/>
              <w:szCs w:val="28"/>
              <w:lang w:val="pt-BR"/>
            </w:rPr>
          </w:rPrChange>
        </w:rPr>
        <w:t xml:space="preserve">. Ở đây </w:t>
      </w:r>
      <w:r w:rsidRPr="00423CB2">
        <w:rPr>
          <w:i/>
          <w:lang w:val="pt-BR"/>
          <w:rPrChange w:id="4693" w:author="The Si Tran" w:date="2012-12-05T23:02:00Z">
            <w:rPr>
              <w:sz w:val="28"/>
              <w:szCs w:val="28"/>
              <w:lang w:val="pt-BR"/>
            </w:rPr>
          </w:rPrChange>
        </w:rPr>
        <w:t>s</w:t>
      </w:r>
      <w:r w:rsidRPr="0049233F">
        <w:rPr>
          <w:lang w:val="pt-BR"/>
          <w:rPrChange w:id="4694"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695" w:author="The Si Tran" w:date="2012-12-05T23:02:00Z">
            <w:rPr>
              <w:sz w:val="28"/>
              <w:szCs w:val="28"/>
              <w:lang w:val="pt-BR"/>
            </w:rPr>
          </w:rPrChange>
        </w:rPr>
        <w:t>s</w:t>
      </w:r>
      <w:r w:rsidRPr="0049233F">
        <w:rPr>
          <w:lang w:val="pt-BR"/>
          <w:rPrChange w:id="4696" w:author="The Si Tran" w:date="2012-12-05T23:02:00Z">
            <w:rPr>
              <w:sz w:val="28"/>
              <w:szCs w:val="28"/>
              <w:lang w:val="pt-BR"/>
            </w:rPr>
          </w:rPrChange>
        </w:rPr>
        <w:t xml:space="preserve"> = 12, nếu dữ liệu quan sát theo quý thì </w:t>
      </w:r>
      <w:r w:rsidRPr="00423CB2">
        <w:rPr>
          <w:i/>
          <w:lang w:val="pt-BR"/>
          <w:rPrChange w:id="4697" w:author="The Si Tran" w:date="2012-12-05T23:02:00Z">
            <w:rPr>
              <w:sz w:val="28"/>
              <w:szCs w:val="28"/>
              <w:lang w:val="pt-BR"/>
            </w:rPr>
          </w:rPrChange>
        </w:rPr>
        <w:t>s</w:t>
      </w:r>
      <w:r w:rsidRPr="0049233F">
        <w:rPr>
          <w:lang w:val="pt-BR"/>
          <w:rPrChange w:id="4698"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699" w:author="The Si Tran" w:date="2012-12-06T01:47:00Z"/>
          <w:lang w:val="pt-BR"/>
        </w:rPr>
        <w:pPrChange w:id="4700" w:author="The Si Tran" w:date="2012-12-15T08:16:00Z">
          <w:pPr>
            <w:ind w:firstLine="540"/>
          </w:pPr>
        </w:pPrChange>
      </w:pPr>
      <w:r w:rsidRPr="0049233F">
        <w:rPr>
          <w:lang w:val="pt-BR"/>
          <w:rPrChange w:id="4701" w:author="The Si Tran" w:date="2012-12-05T23:02:00Z">
            <w:rPr>
              <w:sz w:val="28"/>
              <w:szCs w:val="28"/>
              <w:lang w:val="pt-BR"/>
            </w:rPr>
          </w:rPrChange>
        </w:rPr>
        <w:t xml:space="preserve">Dạng toán học của mô hình </w:t>
      </w:r>
      <w:r w:rsidR="00423CB2" w:rsidRPr="0049233F">
        <w:rPr>
          <w:lang w:val="pt-BR"/>
          <w:rPrChange w:id="4702" w:author="The Si Tran" w:date="2012-12-05T23:02:00Z">
            <w:rPr>
              <w:sz w:val="28"/>
              <w:szCs w:val="28"/>
              <w:lang w:val="pt-BR"/>
            </w:rPr>
          </w:rPrChange>
        </w:rPr>
        <w:t>ARIMA(</w:t>
      </w:r>
      <w:r w:rsidR="00423CB2" w:rsidRPr="00423CB2">
        <w:rPr>
          <w:i/>
          <w:lang w:val="pt-BR"/>
          <w:rPrChange w:id="4703" w:author="The Si Tran" w:date="2012-12-05T23:02:00Z">
            <w:rPr>
              <w:sz w:val="28"/>
              <w:szCs w:val="28"/>
              <w:lang w:val="pt-BR"/>
            </w:rPr>
          </w:rPrChange>
        </w:rPr>
        <w:t>p</w:t>
      </w:r>
      <w:r w:rsidR="00423CB2" w:rsidRPr="0049233F">
        <w:rPr>
          <w:lang w:val="pt-BR"/>
          <w:rPrChange w:id="4704" w:author="The Si Tran" w:date="2012-12-05T23:02:00Z">
            <w:rPr>
              <w:sz w:val="28"/>
              <w:szCs w:val="28"/>
              <w:lang w:val="pt-BR"/>
            </w:rPr>
          </w:rPrChange>
        </w:rPr>
        <w:t>,</w:t>
      </w:r>
      <w:r w:rsidR="00423CB2" w:rsidRPr="00423CB2">
        <w:rPr>
          <w:i/>
          <w:lang w:val="pt-BR"/>
          <w:rPrChange w:id="4705" w:author="The Si Tran" w:date="2012-12-05T23:02:00Z">
            <w:rPr>
              <w:sz w:val="28"/>
              <w:szCs w:val="28"/>
              <w:lang w:val="pt-BR"/>
            </w:rPr>
          </w:rPrChange>
        </w:rPr>
        <w:t>d</w:t>
      </w:r>
      <w:r w:rsidR="00423CB2" w:rsidRPr="0049233F">
        <w:rPr>
          <w:lang w:val="pt-BR"/>
          <w:rPrChange w:id="4706" w:author="The Si Tran" w:date="2012-12-05T23:02:00Z">
            <w:rPr>
              <w:sz w:val="28"/>
              <w:szCs w:val="28"/>
              <w:lang w:val="pt-BR"/>
            </w:rPr>
          </w:rPrChange>
        </w:rPr>
        <w:t>,</w:t>
      </w:r>
      <w:r w:rsidR="00423CB2" w:rsidRPr="00423CB2">
        <w:rPr>
          <w:i/>
          <w:lang w:val="pt-BR"/>
          <w:rPrChange w:id="4707" w:author="The Si Tran" w:date="2012-12-05T23:02:00Z">
            <w:rPr>
              <w:sz w:val="28"/>
              <w:szCs w:val="28"/>
              <w:lang w:val="pt-BR"/>
            </w:rPr>
          </w:rPrChange>
        </w:rPr>
        <w:t>q</w:t>
      </w:r>
      <w:r w:rsidR="00423CB2">
        <w:rPr>
          <w:lang w:val="pt-BR"/>
        </w:rPr>
        <w:t>)×</w:t>
      </w:r>
      <w:r w:rsidR="00423CB2" w:rsidRPr="0049233F">
        <w:rPr>
          <w:lang w:val="pt-BR"/>
          <w:rPrChange w:id="4708" w:author="The Si Tran" w:date="2012-12-05T23:02:00Z">
            <w:rPr>
              <w:sz w:val="28"/>
              <w:szCs w:val="28"/>
              <w:lang w:val="pt-BR"/>
            </w:rPr>
          </w:rPrChange>
        </w:rPr>
        <w:t>(</w:t>
      </w:r>
      <w:r w:rsidR="00423CB2" w:rsidRPr="00423CB2">
        <w:rPr>
          <w:i/>
          <w:lang w:val="pt-BR"/>
          <w:rPrChange w:id="4709" w:author="The Si Tran" w:date="2012-12-05T23:02:00Z">
            <w:rPr>
              <w:sz w:val="28"/>
              <w:szCs w:val="28"/>
              <w:lang w:val="pt-BR"/>
            </w:rPr>
          </w:rPrChange>
        </w:rPr>
        <w:t>P</w:t>
      </w:r>
      <w:r w:rsidR="00423CB2" w:rsidRPr="0049233F">
        <w:rPr>
          <w:lang w:val="pt-BR"/>
          <w:rPrChange w:id="4710" w:author="The Si Tran" w:date="2012-12-05T23:02:00Z">
            <w:rPr>
              <w:sz w:val="28"/>
              <w:szCs w:val="28"/>
              <w:lang w:val="pt-BR"/>
            </w:rPr>
          </w:rPrChange>
        </w:rPr>
        <w:t>,</w:t>
      </w:r>
      <w:r w:rsidR="00423CB2" w:rsidRPr="00423CB2">
        <w:rPr>
          <w:i/>
          <w:lang w:val="pt-BR"/>
          <w:rPrChange w:id="4711" w:author="The Si Tran" w:date="2012-12-05T23:02:00Z">
            <w:rPr>
              <w:sz w:val="28"/>
              <w:szCs w:val="28"/>
              <w:lang w:val="pt-BR"/>
            </w:rPr>
          </w:rPrChange>
        </w:rPr>
        <w:t>D</w:t>
      </w:r>
      <w:r w:rsidR="00423CB2" w:rsidRPr="0049233F">
        <w:rPr>
          <w:lang w:val="pt-BR"/>
          <w:rPrChange w:id="4712" w:author="The Si Tran" w:date="2012-12-05T23:02:00Z">
            <w:rPr>
              <w:sz w:val="28"/>
              <w:szCs w:val="28"/>
              <w:lang w:val="pt-BR"/>
            </w:rPr>
          </w:rPrChange>
        </w:rPr>
        <w:t>,</w:t>
      </w:r>
      <w:r w:rsidR="00423CB2" w:rsidRPr="00423CB2">
        <w:rPr>
          <w:i/>
          <w:lang w:val="pt-BR"/>
          <w:rPrChange w:id="4713" w:author="The Si Tran" w:date="2012-12-05T23:02:00Z">
            <w:rPr>
              <w:sz w:val="28"/>
              <w:szCs w:val="28"/>
              <w:lang w:val="pt-BR"/>
            </w:rPr>
          </w:rPrChange>
        </w:rPr>
        <w:t>Q</w:t>
      </w:r>
      <w:r w:rsidR="00423CB2" w:rsidRPr="0049233F">
        <w:rPr>
          <w:lang w:val="pt-BR"/>
          <w:rPrChange w:id="4714" w:author="The Si Tran" w:date="2012-12-05T23:02:00Z">
            <w:rPr>
              <w:sz w:val="28"/>
              <w:szCs w:val="28"/>
              <w:lang w:val="pt-BR"/>
            </w:rPr>
          </w:rPrChange>
        </w:rPr>
        <w:t>)</w:t>
      </w:r>
      <w:r w:rsidR="00423CB2" w:rsidRPr="0049233F">
        <w:rPr>
          <w:vertAlign w:val="subscript"/>
          <w:lang w:val="pt-BR"/>
          <w:rPrChange w:id="4715" w:author="The Si Tran" w:date="2012-12-05T23:02:00Z">
            <w:rPr>
              <w:sz w:val="28"/>
              <w:szCs w:val="28"/>
              <w:vertAlign w:val="subscript"/>
              <w:lang w:val="pt-BR"/>
            </w:rPr>
          </w:rPrChange>
        </w:rPr>
        <w:t>s</w:t>
      </w:r>
      <w:r w:rsidR="00423CB2" w:rsidRPr="0049233F">
        <w:rPr>
          <w:lang w:val="pt-BR"/>
          <w:rPrChange w:id="4716" w:author="The Si Tran" w:date="2012-12-05T23:02:00Z">
            <w:rPr>
              <w:lang w:val="pt-BR"/>
            </w:rPr>
          </w:rPrChange>
        </w:rPr>
        <w:t xml:space="preserve"> </w:t>
      </w:r>
      <w:r w:rsidRPr="0049233F">
        <w:rPr>
          <w:lang w:val="pt-BR"/>
          <w:rPrChange w:id="4717" w:author="The Si Tran" w:date="2012-12-05T23:02:00Z">
            <w:rPr>
              <w:sz w:val="28"/>
              <w:szCs w:val="28"/>
              <w:lang w:val="pt-BR"/>
            </w:rPr>
          </w:rPrChange>
        </w:rPr>
        <w:t>là</w:t>
      </w:r>
    </w:p>
    <w:p w14:paraId="4AECD312" w14:textId="5470D4FC" w:rsidR="0076673F" w:rsidRPr="00F43FFA" w:rsidRDefault="00BE2D8B">
      <w:pPr>
        <w:pStyle w:val="Canhgiua"/>
        <w:rPr>
          <w:lang w:val="pt-BR"/>
          <w:rPrChange w:id="4718" w:author="The Si Tran" w:date="2012-12-06T01:47:00Z">
            <w:rPr>
              <w:sz w:val="28"/>
              <w:szCs w:val="28"/>
              <w:lang w:val="pt-BR"/>
            </w:rPr>
          </w:rPrChange>
        </w:rPr>
        <w:pPrChange w:id="4719" w:author="The Si Tran" w:date="2012-12-16T10:35:00Z">
          <w:pPr>
            <w:ind w:firstLine="540"/>
          </w:pPr>
        </w:pPrChange>
      </w:pPr>
      <m:oMathPara>
        <m:oMath>
          <m:sSup>
            <m:sSupPr>
              <m:ctrlPr>
                <w:ins w:id="4720" w:author="The Si Tran" w:date="2012-12-06T01:45:00Z">
                  <w:rPr>
                    <w:rFonts w:ascii="Cambria Math" w:hAnsi="Cambria Math"/>
                    <w:lang w:val="pt-BR"/>
                  </w:rPr>
                </w:ins>
              </m:ctrlPr>
            </m:sSupPr>
            <m:e>
              <w:ins w:id="4721" w:author="The Si Tran" w:date="2012-12-06T01:46:00Z">
                <m:r>
                  <m:rPr>
                    <m:sty m:val="p"/>
                  </m:rPr>
                  <w:rPr>
                    <w:rFonts w:ascii="Cambria Math" w:hAnsi="Cambria Math" w:hint="eastAsia"/>
                    <w:lang w:val="pt-BR"/>
                  </w:rPr>
                  <m:t>Φ</m:t>
                </m:r>
              </w:ins>
            </m:e>
            <m:sup>
              <w:ins w:id="4722" w:author="The Si Tran" w:date="2012-12-06T01:46:00Z">
                <m:r>
                  <m:rPr>
                    <m:sty m:val="p"/>
                  </m:rPr>
                  <w:rPr>
                    <w:rFonts w:ascii="Cambria Math" w:hAnsi="Cambria Math"/>
                    <w:lang w:val="pt-BR"/>
                  </w:rPr>
                  <m:t>*</m:t>
                </m:r>
              </w:ins>
            </m:sup>
          </m:sSup>
          <m:d>
            <m:dPr>
              <m:ctrlPr>
                <w:ins w:id="4723" w:author="The Si Tran" w:date="2012-12-06T01:45:00Z">
                  <w:rPr>
                    <w:rFonts w:ascii="Cambria Math" w:hAnsi="Cambria Math"/>
                    <w:lang w:val="pt-BR"/>
                  </w:rPr>
                </w:ins>
              </m:ctrlPr>
            </m:dPr>
            <m:e>
              <m:sSup>
                <m:sSupPr>
                  <m:ctrlPr>
                    <w:ins w:id="4724" w:author="The Si Tran" w:date="2012-12-06T01:45:00Z">
                      <w:rPr>
                        <w:rFonts w:ascii="Cambria Math" w:hAnsi="Cambria Math"/>
                        <w:lang w:val="pt-BR"/>
                      </w:rPr>
                    </w:ins>
                  </m:ctrlPr>
                </m:sSupPr>
                <m:e>
                  <w:ins w:id="4725" w:author="The Si Tran" w:date="2012-12-06T01:45:00Z">
                    <m:r>
                      <w:rPr>
                        <w:rFonts w:ascii="Cambria Math" w:hAnsi="Cambria Math"/>
                        <w:lang w:val="pt-BR"/>
                      </w:rPr>
                      <m:t>B</m:t>
                    </m:r>
                  </w:ins>
                </m:e>
                <m:sup>
                  <w:ins w:id="4726" w:author="The Si Tran" w:date="2012-12-06T01:45:00Z">
                    <m:r>
                      <w:rPr>
                        <w:rFonts w:ascii="Cambria Math" w:hAnsi="Cambria Math"/>
                        <w:lang w:val="pt-BR"/>
                      </w:rPr>
                      <m:t>S</m:t>
                    </m:r>
                  </w:ins>
                </m:sup>
              </m:sSup>
            </m:e>
          </m:d>
          <w:ins w:id="4727" w:author="The Si Tran" w:date="2012-12-06T01:45:00Z">
            <m:r>
              <m:rPr>
                <m:sty m:val="p"/>
              </m:rPr>
              <w:rPr>
                <w:rFonts w:ascii="Cambria Math" w:hAnsi="Cambria Math"/>
                <w:lang w:val="pt-BR"/>
              </w:rPr>
              <m:t>Φ</m:t>
            </m:r>
          </w:ins>
          <m:d>
            <m:dPr>
              <m:ctrlPr>
                <w:ins w:id="4728" w:author="The Si Tran" w:date="2012-12-06T01:45:00Z">
                  <w:rPr>
                    <w:rFonts w:ascii="Cambria Math" w:hAnsi="Cambria Math"/>
                    <w:lang w:val="pt-BR"/>
                  </w:rPr>
                </w:ins>
              </m:ctrlPr>
            </m:dPr>
            <m:e>
              <w:ins w:id="4729" w:author="The Si Tran" w:date="2012-12-06T01:45:00Z">
                <m:r>
                  <w:rPr>
                    <w:rFonts w:ascii="Cambria Math" w:hAnsi="Cambria Math"/>
                    <w:lang w:val="pt-BR"/>
                  </w:rPr>
                  <m:t>B</m:t>
                </m:r>
              </w:ins>
            </m:e>
          </m:d>
          <m:sSup>
            <m:sSupPr>
              <m:ctrlPr>
                <w:ins w:id="4730" w:author="The Si Tran" w:date="2012-12-06T01:45:00Z">
                  <w:rPr>
                    <w:rFonts w:ascii="Cambria Math" w:hAnsi="Cambria Math"/>
                    <w:lang w:val="pt-BR"/>
                  </w:rPr>
                </w:ins>
              </m:ctrlPr>
            </m:sSupPr>
            <m:e>
              <w:ins w:id="4731"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732" w:author="The Si Tran" w:date="2012-12-06T01:45:00Z">
                <m:r>
                  <w:rPr>
                    <w:rFonts w:ascii="Cambria Math" w:hAnsi="Cambria Math"/>
                    <w:lang w:val="pt-BR"/>
                  </w:rPr>
                  <m:t>d</m:t>
                </m:r>
              </w:ins>
            </m:sup>
          </m:sSup>
          <m:sSub>
            <m:sSubPr>
              <m:ctrlPr>
                <w:ins w:id="4733" w:author="The Si Tran" w:date="2012-12-06T01:45:00Z">
                  <w:rPr>
                    <w:rFonts w:ascii="Cambria Math" w:hAnsi="Cambria Math"/>
                    <w:lang w:val="pt-BR"/>
                  </w:rPr>
                </w:ins>
              </m:ctrlPr>
            </m:sSubPr>
            <m:e>
              <m:sSup>
                <m:sSupPr>
                  <m:ctrlPr>
                    <w:ins w:id="4734" w:author="The Si Tran" w:date="2012-12-06T01:46:00Z">
                      <w:rPr>
                        <w:rFonts w:ascii="Cambria Math" w:hAnsi="Cambria Math"/>
                        <w:lang w:val="pt-BR"/>
                      </w:rPr>
                    </w:ins>
                  </m:ctrlPr>
                </m:sSupPr>
                <m:e>
                  <w:ins w:id="4735" w:author="The Si Tran" w:date="2012-12-06T01:46:00Z">
                    <m:r>
                      <m:rPr>
                        <m:sty m:val="p"/>
                      </m:rPr>
                      <w:rPr>
                        <w:rFonts w:ascii="Cambria Math" w:hAnsi="Cambria Math"/>
                        <w:lang w:val="pt-BR"/>
                      </w:rPr>
                      <m:t>(1-</m:t>
                    </m:r>
                  </w:ins>
                  <m:sSup>
                    <m:sSupPr>
                      <m:ctrlPr>
                        <w:ins w:id="4736" w:author="The Si Tran" w:date="2012-12-06T01:46:00Z">
                          <w:rPr>
                            <w:rFonts w:ascii="Cambria Math" w:hAnsi="Cambria Math"/>
                            <w:lang w:val="pt-BR"/>
                          </w:rPr>
                        </w:ins>
                      </m:ctrlPr>
                    </m:sSupPr>
                    <m:e>
                      <w:ins w:id="4737" w:author="The Si Tran" w:date="2012-12-06T01:46:00Z">
                        <m:r>
                          <w:rPr>
                            <w:rFonts w:ascii="Cambria Math" w:hAnsi="Cambria Math"/>
                            <w:lang w:val="pt-BR"/>
                          </w:rPr>
                          <m:t>B</m:t>
                        </m:r>
                      </w:ins>
                    </m:e>
                    <m:sup>
                      <w:ins w:id="4738" w:author="The Si Tran" w:date="2012-12-06T01:46:00Z">
                        <m:r>
                          <w:rPr>
                            <w:rFonts w:ascii="Cambria Math" w:hAnsi="Cambria Math"/>
                            <w:lang w:val="pt-BR"/>
                          </w:rPr>
                          <m:t>S</m:t>
                        </m:r>
                      </w:ins>
                    </m:sup>
                  </m:sSup>
                  <w:ins w:id="4739" w:author="The Si Tran" w:date="2012-12-06T01:46:00Z">
                    <m:r>
                      <m:rPr>
                        <m:sty m:val="p"/>
                      </m:rPr>
                      <w:rPr>
                        <w:rFonts w:ascii="Cambria Math" w:hAnsi="Cambria Math"/>
                        <w:lang w:val="pt-BR"/>
                      </w:rPr>
                      <m:t>)</m:t>
                    </m:r>
                  </w:ins>
                </m:e>
                <m:sup>
                  <w:ins w:id="4740" w:author="The Si Tran" w:date="2012-12-06T01:46:00Z">
                    <m:r>
                      <w:rPr>
                        <w:rFonts w:ascii="Cambria Math" w:hAnsi="Cambria Math"/>
                        <w:lang w:val="pt-BR"/>
                      </w:rPr>
                      <m:t>D</m:t>
                    </m:r>
                  </w:ins>
                </m:sup>
              </m:sSup>
              <w:ins w:id="4741" w:author="The Si Tran" w:date="2012-12-06T01:45:00Z">
                <m:r>
                  <w:rPr>
                    <w:rFonts w:ascii="Cambria Math" w:hAnsi="Cambria Math"/>
                    <w:lang w:val="pt-BR"/>
                  </w:rPr>
                  <m:t>y</m:t>
                </m:r>
              </w:ins>
            </m:e>
            <m:sub>
              <w:ins w:id="4742" w:author="The Si Tran" w:date="2012-12-06T01:45:00Z">
                <m:r>
                  <w:rPr>
                    <w:rFonts w:ascii="Cambria Math" w:hAnsi="Cambria Math"/>
                    <w:lang w:val="pt-BR"/>
                  </w:rPr>
                  <m:t>t</m:t>
                </m:r>
              </w:ins>
            </m:sub>
          </m:sSub>
          <w:ins w:id="4743"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744" w:author="The Si Tran" w:date="2012-12-06T01:46:00Z">
                  <w:rPr>
                    <w:rFonts w:ascii="Cambria Math" w:hAnsi="Cambria Math"/>
                    <w:lang w:val="pt-BR"/>
                  </w:rPr>
                </w:ins>
              </m:ctrlPr>
            </m:sSupPr>
            <m:e>
              <w:ins w:id="4745" w:author="The Si Tran" w:date="2012-12-06T01:47:00Z">
                <m:r>
                  <m:rPr>
                    <m:sty m:val="p"/>
                  </m:rPr>
                  <w:rPr>
                    <w:rFonts w:ascii="Cambria Math" w:hAnsi="Cambria Math" w:hint="eastAsia"/>
                    <w:lang w:val="pt-BR"/>
                  </w:rPr>
                  <m:t>Θ</m:t>
                </m:r>
              </w:ins>
            </m:e>
            <m:sup>
              <w:ins w:id="4746" w:author="The Si Tran" w:date="2012-12-06T01:46:00Z">
                <m:r>
                  <m:rPr>
                    <m:sty m:val="p"/>
                  </m:rPr>
                  <w:rPr>
                    <w:rFonts w:ascii="Cambria Math" w:hAnsi="Cambria Math"/>
                    <w:lang w:val="pt-BR"/>
                  </w:rPr>
                  <m:t>*</m:t>
                </m:r>
              </w:ins>
            </m:sup>
          </m:sSup>
          <m:d>
            <m:dPr>
              <m:ctrlPr>
                <w:ins w:id="4747" w:author="The Si Tran" w:date="2012-12-06T01:46:00Z">
                  <w:rPr>
                    <w:rFonts w:ascii="Cambria Math" w:hAnsi="Cambria Math"/>
                    <w:lang w:val="pt-BR"/>
                  </w:rPr>
                </w:ins>
              </m:ctrlPr>
            </m:dPr>
            <m:e>
              <m:sSup>
                <m:sSupPr>
                  <m:ctrlPr>
                    <w:ins w:id="4748" w:author="The Si Tran" w:date="2012-12-06T01:46:00Z">
                      <w:rPr>
                        <w:rFonts w:ascii="Cambria Math" w:hAnsi="Cambria Math"/>
                        <w:lang w:val="pt-BR"/>
                      </w:rPr>
                    </w:ins>
                  </m:ctrlPr>
                </m:sSupPr>
                <m:e>
                  <w:ins w:id="4749" w:author="The Si Tran" w:date="2012-12-06T01:46:00Z">
                    <m:r>
                      <w:rPr>
                        <w:rFonts w:ascii="Cambria Math" w:hAnsi="Cambria Math"/>
                        <w:lang w:val="pt-BR"/>
                      </w:rPr>
                      <m:t>B</m:t>
                    </m:r>
                  </w:ins>
                </m:e>
                <m:sup>
                  <w:ins w:id="4750" w:author="The Si Tran" w:date="2012-12-06T01:46:00Z">
                    <m:r>
                      <w:rPr>
                        <w:rFonts w:ascii="Cambria Math" w:hAnsi="Cambria Math"/>
                        <w:lang w:val="pt-BR"/>
                      </w:rPr>
                      <m:t>S</m:t>
                    </m:r>
                  </w:ins>
                </m:sup>
              </m:sSup>
            </m:e>
          </m:d>
          <w:ins w:id="4751"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752" w:author="The Si Tran" w:date="2012-12-06T01:45:00Z">
                  <w:rPr>
                    <w:rFonts w:ascii="Cambria Math" w:hAnsi="Cambria Math"/>
                    <w:lang w:val="pt-BR"/>
                  </w:rPr>
                </w:ins>
              </m:ctrlPr>
            </m:sSubPr>
            <m:e>
              <w:ins w:id="4753" w:author="The Si Tran" w:date="2012-12-06T01:45:00Z">
                <m:r>
                  <w:rPr>
                    <w:rFonts w:ascii="Cambria Math" w:hAnsi="Cambria Math"/>
                    <w:lang w:val="pt-BR"/>
                  </w:rPr>
                  <m:t>ε</m:t>
                </m:r>
              </w:ins>
            </m:e>
            <m:sub>
              <w:ins w:id="4754"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755" w:author="The Si Tran" w:date="2012-12-06T01:47:00Z"/>
          <w:szCs w:val="26"/>
          <w:lang w:val="pt-BR"/>
          <w:rPrChange w:id="4756" w:author="The Si Tran" w:date="2012-12-05T23:02:00Z">
            <w:rPr>
              <w:del w:id="4757" w:author="The Si Tran" w:date="2012-12-06T01:47:00Z"/>
              <w:sz w:val="28"/>
              <w:szCs w:val="28"/>
              <w:lang w:val="pt-BR"/>
            </w:rPr>
          </w:rPrChange>
        </w:rPr>
      </w:pPr>
      <w:del w:id="4758" w:author="The Si Tran" w:date="2012-12-06T01:47:00Z">
        <w:r w:rsidRPr="00AF1345" w:rsidDel="00F43FFA">
          <w:rPr>
            <w:position w:val="-12"/>
            <w:szCs w:val="26"/>
            <w:lang w:val="pt-BR"/>
          </w:rPr>
          <w:object w:dxaOrig="5040" w:dyaOrig="380" w14:anchorId="372E02F0">
            <v:shape id="_x0000_i1092" type="#_x0000_t75" style="width:345pt;height:21.75pt" o:ole="">
              <v:imagedata r:id="rId151" o:title=""/>
            </v:shape>
            <o:OLEObject Type="Embed" ProgID="Equation.DSMT4" ShapeID="_x0000_i1092" DrawAspect="Content" ObjectID="_1417414692" r:id="rId152"/>
          </w:object>
        </w:r>
      </w:del>
    </w:p>
    <w:p w14:paraId="59DCC3E8" w14:textId="77777777" w:rsidR="006A21F7" w:rsidRDefault="006A21F7">
      <w:pPr>
        <w:rPr>
          <w:ins w:id="4759" w:author="The Si Tran" w:date="2012-12-06T01:48:00Z"/>
          <w:lang w:val="pt-BR"/>
        </w:rPr>
        <w:pPrChange w:id="4760" w:author="The Si Tran" w:date="2012-12-15T08:16:00Z">
          <w:pPr>
            <w:ind w:firstLine="540"/>
          </w:pPr>
        </w:pPrChange>
      </w:pPr>
      <w:r w:rsidRPr="0049233F">
        <w:rPr>
          <w:lang w:val="pt-BR"/>
          <w:rPrChange w:id="4761" w:author="The Si Tran" w:date="2012-12-05T23:02:00Z">
            <w:rPr>
              <w:sz w:val="28"/>
              <w:szCs w:val="28"/>
              <w:lang w:val="pt-BR"/>
            </w:rPr>
          </w:rPrChange>
        </w:rPr>
        <w:t xml:space="preserve">Với </w:t>
      </w:r>
    </w:p>
    <w:p w14:paraId="055477D2" w14:textId="77777777" w:rsidR="007850C8" w:rsidRPr="007850C8" w:rsidRDefault="00BE2D8B">
      <w:pPr>
        <w:pStyle w:val="Canhgiua"/>
        <w:rPr>
          <w:ins w:id="4762" w:author="The Si Tran" w:date="2012-12-06T01:49:00Z"/>
          <w:lang w:val="pt-BR"/>
        </w:rPr>
        <w:pPrChange w:id="4763" w:author="The Si Tran" w:date="2012-12-16T10:35:00Z">
          <w:pPr>
            <w:ind w:firstLine="540"/>
          </w:pPr>
        </w:pPrChange>
      </w:pPr>
      <m:oMathPara>
        <m:oMath>
          <m:sSup>
            <m:sSupPr>
              <m:ctrlPr>
                <w:ins w:id="4764" w:author="The Si Tran" w:date="2012-12-06T01:48:00Z">
                  <w:rPr>
                    <w:rFonts w:ascii="Cambria Math" w:hAnsi="Cambria Math"/>
                    <w:lang w:val="pt-BR"/>
                  </w:rPr>
                </w:ins>
              </m:ctrlPr>
            </m:sSupPr>
            <m:e>
              <w:ins w:id="4765" w:author="The Si Tran" w:date="2012-12-06T01:48:00Z">
                <m:r>
                  <m:rPr>
                    <m:sty m:val="p"/>
                  </m:rPr>
                  <w:rPr>
                    <w:rFonts w:ascii="Cambria Math" w:hAnsi="Cambria Math"/>
                    <w:lang w:val="pt-BR"/>
                  </w:rPr>
                  <m:t>Φ</m:t>
                </m:r>
              </w:ins>
            </m:e>
            <m:sup>
              <w:ins w:id="4766" w:author="The Si Tran" w:date="2012-12-06T01:48:00Z">
                <m:r>
                  <m:rPr>
                    <m:sty m:val="p"/>
                  </m:rPr>
                  <w:rPr>
                    <w:rFonts w:ascii="Cambria Math" w:hAnsi="Cambria Math"/>
                    <w:lang w:val="pt-BR"/>
                  </w:rPr>
                  <m:t>*</m:t>
                </m:r>
              </w:ins>
            </m:sup>
          </m:sSup>
          <m:d>
            <m:dPr>
              <m:ctrlPr>
                <w:ins w:id="4767" w:author="The Si Tran" w:date="2012-12-06T01:48:00Z">
                  <w:rPr>
                    <w:rFonts w:ascii="Cambria Math" w:hAnsi="Cambria Math"/>
                    <w:lang w:val="pt-BR"/>
                  </w:rPr>
                </w:ins>
              </m:ctrlPr>
            </m:dPr>
            <m:e>
              <m:sSup>
                <m:sSupPr>
                  <m:ctrlPr>
                    <w:ins w:id="4768" w:author="The Si Tran" w:date="2012-12-06T01:48:00Z">
                      <w:rPr>
                        <w:rFonts w:ascii="Cambria Math" w:hAnsi="Cambria Math"/>
                        <w:lang w:val="pt-BR"/>
                      </w:rPr>
                    </w:ins>
                  </m:ctrlPr>
                </m:sSupPr>
                <m:e>
                  <w:ins w:id="4769" w:author="The Si Tran" w:date="2012-12-06T01:48:00Z">
                    <m:r>
                      <w:rPr>
                        <w:rFonts w:ascii="Cambria Math" w:hAnsi="Cambria Math"/>
                        <w:lang w:val="pt-BR"/>
                      </w:rPr>
                      <m:t>B</m:t>
                    </m:r>
                  </w:ins>
                </m:e>
                <m:sup>
                  <w:ins w:id="4770" w:author="The Si Tran" w:date="2012-12-06T01:48:00Z">
                    <m:r>
                      <w:rPr>
                        <w:rFonts w:ascii="Cambria Math" w:hAnsi="Cambria Math"/>
                        <w:lang w:val="pt-BR"/>
                      </w:rPr>
                      <m:t>S</m:t>
                    </m:r>
                  </w:ins>
                </m:sup>
              </m:sSup>
            </m:e>
          </m:d>
          <w:ins w:id="4771" w:author="The Si Tran" w:date="2012-12-06T01:48:00Z">
            <m:r>
              <m:rPr>
                <m:sty m:val="p"/>
              </m:rPr>
              <w:rPr>
                <w:rFonts w:ascii="Cambria Math" w:hAnsi="Cambria Math"/>
                <w:lang w:val="pt-BR"/>
              </w:rPr>
              <m:t>=1-</m:t>
            </m:r>
          </w:ins>
          <m:sSubSup>
            <m:sSubSupPr>
              <m:ctrlPr>
                <w:ins w:id="4772" w:author="The Si Tran" w:date="2012-12-06T01:49:00Z">
                  <w:rPr>
                    <w:rFonts w:ascii="Cambria Math" w:hAnsi="Cambria Math"/>
                    <w:lang w:val="pt-BR"/>
                  </w:rPr>
                </w:ins>
              </m:ctrlPr>
            </m:sSubSupPr>
            <m:e>
              <w:ins w:id="4773" w:author="The Si Tran" w:date="2012-12-06T01:50:00Z">
                <m:r>
                  <m:rPr>
                    <m:sty m:val="p"/>
                  </m:rPr>
                  <w:rPr>
                    <w:rFonts w:ascii="Cambria Math" w:hAnsi="Cambria Math"/>
                    <w:lang w:val="pt-BR"/>
                  </w:rPr>
                  <m:t>ϕ</m:t>
                </m:r>
              </w:ins>
            </m:e>
            <m:sub>
              <w:ins w:id="4774" w:author="The Si Tran" w:date="2012-12-06T01:49:00Z">
                <m:r>
                  <m:rPr>
                    <m:sty m:val="p"/>
                  </m:rPr>
                  <w:rPr>
                    <w:rFonts w:ascii="Cambria Math" w:hAnsi="Cambria Math"/>
                    <w:lang w:val="pt-BR"/>
                  </w:rPr>
                  <m:t>1</m:t>
                </m:r>
              </w:ins>
            </m:sub>
            <m:sup>
              <w:ins w:id="4775" w:author="The Si Tran" w:date="2012-12-06T01:49:00Z">
                <m:r>
                  <m:rPr>
                    <m:sty m:val="p"/>
                  </m:rPr>
                  <w:rPr>
                    <w:rFonts w:ascii="Cambria Math" w:hAnsi="Cambria Math"/>
                    <w:lang w:val="pt-BR"/>
                  </w:rPr>
                  <m:t>*</m:t>
                </m:r>
              </w:ins>
            </m:sup>
          </m:sSubSup>
          <m:d>
            <m:dPr>
              <m:ctrlPr>
                <w:ins w:id="4776" w:author="The Si Tran" w:date="2012-12-06T01:48:00Z">
                  <w:rPr>
                    <w:rFonts w:ascii="Cambria Math" w:hAnsi="Cambria Math"/>
                    <w:lang w:val="pt-BR"/>
                  </w:rPr>
                </w:ins>
              </m:ctrlPr>
            </m:dPr>
            <m:e>
              <m:sSup>
                <m:sSupPr>
                  <m:ctrlPr>
                    <w:ins w:id="4777" w:author="The Si Tran" w:date="2012-12-06T01:48:00Z">
                      <w:rPr>
                        <w:rFonts w:ascii="Cambria Math" w:hAnsi="Cambria Math"/>
                        <w:lang w:val="pt-BR"/>
                      </w:rPr>
                    </w:ins>
                  </m:ctrlPr>
                </m:sSupPr>
                <m:e>
                  <w:ins w:id="4778" w:author="The Si Tran" w:date="2012-12-06T01:48:00Z">
                    <m:r>
                      <w:rPr>
                        <w:rFonts w:ascii="Cambria Math" w:hAnsi="Cambria Math"/>
                        <w:lang w:val="pt-BR"/>
                      </w:rPr>
                      <m:t>B</m:t>
                    </m:r>
                  </w:ins>
                </m:e>
                <m:sup>
                  <w:ins w:id="4779" w:author="The Si Tran" w:date="2012-12-06T01:48:00Z">
                    <m:r>
                      <m:rPr>
                        <m:sty m:val="p"/>
                      </m:rPr>
                      <w:rPr>
                        <w:rFonts w:ascii="Cambria Math" w:hAnsi="Cambria Math"/>
                        <w:lang w:val="pt-BR"/>
                      </w:rPr>
                      <m:t>1</m:t>
                    </m:r>
                    <m:r>
                      <w:rPr>
                        <w:rFonts w:ascii="Cambria Math" w:hAnsi="Cambria Math"/>
                        <w:lang w:val="pt-BR"/>
                      </w:rPr>
                      <m:t>S</m:t>
                    </m:r>
                  </w:ins>
                </m:sup>
              </m:sSup>
            </m:e>
          </m:d>
          <w:ins w:id="4780" w:author="The Si Tran" w:date="2012-12-06T01:48:00Z">
            <m:r>
              <m:rPr>
                <m:sty m:val="p"/>
              </m:rPr>
              <w:rPr>
                <w:rFonts w:ascii="Cambria Math" w:hAnsi="Cambria Math"/>
                <w:lang w:val="pt-BR"/>
              </w:rPr>
              <m:t>-</m:t>
            </m:r>
          </w:ins>
          <m:sSubSup>
            <m:sSubSupPr>
              <m:ctrlPr>
                <w:ins w:id="4781" w:author="The Si Tran" w:date="2012-12-06T01:49:00Z">
                  <w:rPr>
                    <w:rFonts w:ascii="Cambria Math" w:hAnsi="Cambria Math"/>
                    <w:lang w:val="pt-BR"/>
                  </w:rPr>
                </w:ins>
              </m:ctrlPr>
            </m:sSubSupPr>
            <m:e>
              <w:ins w:id="4782" w:author="The Si Tran" w:date="2012-12-06T01:50:00Z">
                <m:r>
                  <m:rPr>
                    <m:sty m:val="p"/>
                  </m:rPr>
                  <w:rPr>
                    <w:rFonts w:ascii="Cambria Math" w:hAnsi="Cambria Math"/>
                    <w:lang w:val="pt-BR"/>
                  </w:rPr>
                  <m:t>ϕ</m:t>
                </m:r>
              </w:ins>
            </m:e>
            <m:sub>
              <w:ins w:id="4783" w:author="The Si Tran" w:date="2012-12-06T01:49:00Z">
                <m:r>
                  <m:rPr>
                    <m:sty m:val="p"/>
                  </m:rPr>
                  <w:rPr>
                    <w:rFonts w:ascii="Cambria Math" w:hAnsi="Cambria Math"/>
                    <w:lang w:val="pt-BR"/>
                  </w:rPr>
                  <m:t>2</m:t>
                </m:r>
              </w:ins>
            </m:sub>
            <m:sup>
              <w:ins w:id="4784" w:author="The Si Tran" w:date="2012-12-06T01:49:00Z">
                <m:r>
                  <m:rPr>
                    <m:sty m:val="p"/>
                  </m:rPr>
                  <w:rPr>
                    <w:rFonts w:ascii="Cambria Math" w:hAnsi="Cambria Math"/>
                    <w:lang w:val="pt-BR"/>
                  </w:rPr>
                  <m:t>*</m:t>
                </m:r>
              </w:ins>
            </m:sup>
          </m:sSubSup>
          <m:d>
            <m:dPr>
              <m:ctrlPr>
                <w:ins w:id="4785" w:author="The Si Tran" w:date="2012-12-06T01:48:00Z">
                  <w:rPr>
                    <w:rFonts w:ascii="Cambria Math" w:hAnsi="Cambria Math"/>
                    <w:lang w:val="pt-BR"/>
                  </w:rPr>
                </w:ins>
              </m:ctrlPr>
            </m:dPr>
            <m:e>
              <m:sSup>
                <m:sSupPr>
                  <m:ctrlPr>
                    <w:ins w:id="4786" w:author="The Si Tran" w:date="2012-12-06T01:48:00Z">
                      <w:rPr>
                        <w:rFonts w:ascii="Cambria Math" w:hAnsi="Cambria Math"/>
                        <w:lang w:val="pt-BR"/>
                      </w:rPr>
                    </w:ins>
                  </m:ctrlPr>
                </m:sSupPr>
                <m:e>
                  <w:ins w:id="4787" w:author="The Si Tran" w:date="2012-12-06T01:48:00Z">
                    <m:r>
                      <w:rPr>
                        <w:rFonts w:ascii="Cambria Math" w:hAnsi="Cambria Math"/>
                        <w:lang w:val="pt-BR"/>
                      </w:rPr>
                      <m:t>B</m:t>
                    </m:r>
                  </w:ins>
                </m:e>
                <m:sup>
                  <w:ins w:id="4788" w:author="The Si Tran" w:date="2012-12-06T01:48:00Z">
                    <m:r>
                      <m:rPr>
                        <m:sty m:val="p"/>
                      </m:rPr>
                      <w:rPr>
                        <w:rFonts w:ascii="Cambria Math" w:hAnsi="Cambria Math"/>
                        <w:lang w:val="pt-BR"/>
                      </w:rPr>
                      <m:t>2</m:t>
                    </m:r>
                    <m:r>
                      <w:rPr>
                        <w:rFonts w:ascii="Cambria Math" w:hAnsi="Cambria Math"/>
                        <w:lang w:val="pt-BR"/>
                      </w:rPr>
                      <m:t>S</m:t>
                    </m:r>
                  </w:ins>
                </m:sup>
              </m:sSup>
            </m:e>
          </m:d>
          <w:ins w:id="4789" w:author="The Si Tran" w:date="2012-12-06T01:48:00Z">
            <m:r>
              <m:rPr>
                <m:sty m:val="p"/>
              </m:rPr>
              <w:rPr>
                <w:rFonts w:ascii="Cambria Math" w:hAnsi="Cambria Math"/>
                <w:lang w:val="pt-BR"/>
              </w:rPr>
              <m:t>-…-</m:t>
            </m:r>
          </w:ins>
          <m:sSubSup>
            <m:sSubSupPr>
              <m:ctrlPr>
                <w:ins w:id="4790" w:author="The Si Tran" w:date="2012-12-06T01:49:00Z">
                  <w:rPr>
                    <w:rFonts w:ascii="Cambria Math" w:hAnsi="Cambria Math"/>
                    <w:lang w:val="pt-BR"/>
                  </w:rPr>
                </w:ins>
              </m:ctrlPr>
            </m:sSubSupPr>
            <m:e>
              <w:ins w:id="4791" w:author="The Si Tran" w:date="2012-12-06T01:50:00Z">
                <m:r>
                  <m:rPr>
                    <m:sty m:val="p"/>
                  </m:rPr>
                  <w:rPr>
                    <w:rFonts w:ascii="Cambria Math" w:hAnsi="Cambria Math"/>
                    <w:lang w:val="pt-BR"/>
                  </w:rPr>
                  <m:t>ϕ</m:t>
                </m:r>
              </w:ins>
            </m:e>
            <m:sub>
              <w:ins w:id="4792" w:author="The Si Tran" w:date="2012-12-06T01:49:00Z">
                <m:r>
                  <w:rPr>
                    <w:rFonts w:ascii="Cambria Math" w:hAnsi="Cambria Math"/>
                    <w:lang w:val="pt-BR"/>
                  </w:rPr>
                  <m:t>P</m:t>
                </m:r>
              </w:ins>
            </m:sub>
            <m:sup>
              <w:ins w:id="4793" w:author="The Si Tran" w:date="2012-12-06T01:49:00Z">
                <m:r>
                  <m:rPr>
                    <m:sty m:val="p"/>
                  </m:rPr>
                  <w:rPr>
                    <w:rFonts w:ascii="Cambria Math" w:hAnsi="Cambria Math"/>
                    <w:lang w:val="pt-BR"/>
                  </w:rPr>
                  <m:t>*</m:t>
                </m:r>
              </w:ins>
            </m:sup>
          </m:sSubSup>
          <m:d>
            <m:dPr>
              <m:ctrlPr>
                <w:ins w:id="4794" w:author="The Si Tran" w:date="2012-12-06T01:48:00Z">
                  <w:rPr>
                    <w:rFonts w:ascii="Cambria Math" w:hAnsi="Cambria Math"/>
                    <w:lang w:val="pt-BR"/>
                  </w:rPr>
                </w:ins>
              </m:ctrlPr>
            </m:dPr>
            <m:e>
              <m:sSup>
                <m:sSupPr>
                  <m:ctrlPr>
                    <w:ins w:id="4795" w:author="The Si Tran" w:date="2012-12-06T01:48:00Z">
                      <w:rPr>
                        <w:rFonts w:ascii="Cambria Math" w:hAnsi="Cambria Math"/>
                        <w:lang w:val="pt-BR"/>
                      </w:rPr>
                    </w:ins>
                  </m:ctrlPr>
                </m:sSupPr>
                <m:e>
                  <w:ins w:id="4796" w:author="The Si Tran" w:date="2012-12-06T01:48:00Z">
                    <m:r>
                      <w:rPr>
                        <w:rFonts w:ascii="Cambria Math" w:hAnsi="Cambria Math"/>
                        <w:lang w:val="pt-BR"/>
                      </w:rPr>
                      <m:t>B</m:t>
                    </m:r>
                  </w:ins>
                </m:e>
                <m:sup>
                  <w:ins w:id="4797" w:author="The Si Tran" w:date="2012-12-06T01:48:00Z">
                    <m:r>
                      <w:rPr>
                        <w:rFonts w:ascii="Cambria Math" w:hAnsi="Cambria Math"/>
                        <w:lang w:val="pt-BR"/>
                      </w:rPr>
                      <m:t>PS</m:t>
                    </m:r>
                  </w:ins>
                </m:sup>
              </m:sSup>
            </m:e>
          </m:d>
        </m:oMath>
      </m:oMathPara>
    </w:p>
    <w:p w14:paraId="14857348" w14:textId="77777777" w:rsidR="007850C8" w:rsidRPr="0049233F" w:rsidDel="007850C8" w:rsidRDefault="00BE2D8B">
      <w:pPr>
        <w:pStyle w:val="Canhgiua"/>
        <w:rPr>
          <w:del w:id="4798" w:author="The Si Tran" w:date="2012-12-06T01:51:00Z"/>
          <w:lang w:val="pt-BR"/>
          <w:rPrChange w:id="4799" w:author="The Si Tran" w:date="2012-12-05T23:02:00Z">
            <w:rPr>
              <w:del w:id="4800" w:author="The Si Tran" w:date="2012-12-06T01:51:00Z"/>
              <w:sz w:val="28"/>
              <w:szCs w:val="28"/>
              <w:lang w:val="pt-BR"/>
            </w:rPr>
          </w:rPrChange>
        </w:rPr>
        <w:pPrChange w:id="4801" w:author="The Si Tran" w:date="2012-12-16T10:35:00Z">
          <w:pPr>
            <w:ind w:firstLine="540"/>
          </w:pPr>
        </w:pPrChange>
      </w:pPr>
      <m:oMathPara>
        <m:oMath>
          <m:sSup>
            <m:sSupPr>
              <m:ctrlPr>
                <w:ins w:id="4802" w:author="The Si Tran" w:date="2012-12-06T01:49:00Z">
                  <w:rPr>
                    <w:rFonts w:ascii="Cambria Math" w:hAnsi="Cambria Math"/>
                    <w:lang w:val="pt-BR"/>
                  </w:rPr>
                </w:ins>
              </m:ctrlPr>
            </m:sSupPr>
            <m:e>
              <w:ins w:id="4803" w:author="The Si Tran" w:date="2012-12-06T01:50:00Z">
                <m:r>
                  <m:rPr>
                    <m:sty m:val="p"/>
                  </m:rPr>
                  <w:rPr>
                    <w:rFonts w:ascii="Cambria Math" w:hAnsi="Cambria Math"/>
                    <w:lang w:val="pt-BR"/>
                  </w:rPr>
                  <m:t>Θ</m:t>
                </m:r>
              </w:ins>
            </m:e>
            <m:sup>
              <w:ins w:id="4804" w:author="The Si Tran" w:date="2012-12-06T01:49:00Z">
                <m:r>
                  <m:rPr>
                    <m:sty m:val="p"/>
                  </m:rPr>
                  <w:rPr>
                    <w:rFonts w:ascii="Cambria Math" w:hAnsi="Cambria Math"/>
                    <w:lang w:val="pt-BR"/>
                  </w:rPr>
                  <m:t>*</m:t>
                </m:r>
              </w:ins>
            </m:sup>
          </m:sSup>
          <m:d>
            <m:dPr>
              <m:ctrlPr>
                <w:ins w:id="4805" w:author="The Si Tran" w:date="2012-12-06T01:49:00Z">
                  <w:rPr>
                    <w:rFonts w:ascii="Cambria Math" w:hAnsi="Cambria Math"/>
                    <w:lang w:val="pt-BR"/>
                  </w:rPr>
                </w:ins>
              </m:ctrlPr>
            </m:dPr>
            <m:e>
              <m:sSup>
                <m:sSupPr>
                  <m:ctrlPr>
                    <w:ins w:id="4806" w:author="The Si Tran" w:date="2012-12-06T01:49:00Z">
                      <w:rPr>
                        <w:rFonts w:ascii="Cambria Math" w:hAnsi="Cambria Math"/>
                        <w:lang w:val="pt-BR"/>
                      </w:rPr>
                    </w:ins>
                  </m:ctrlPr>
                </m:sSupPr>
                <m:e>
                  <w:ins w:id="4807" w:author="The Si Tran" w:date="2012-12-06T01:49:00Z">
                    <m:r>
                      <w:rPr>
                        <w:rFonts w:ascii="Cambria Math" w:hAnsi="Cambria Math"/>
                        <w:lang w:val="pt-BR"/>
                      </w:rPr>
                      <m:t>B</m:t>
                    </m:r>
                  </w:ins>
                </m:e>
                <m:sup>
                  <w:ins w:id="4808" w:author="The Si Tran" w:date="2012-12-06T01:49:00Z">
                    <m:r>
                      <w:rPr>
                        <w:rFonts w:ascii="Cambria Math" w:hAnsi="Cambria Math"/>
                        <w:lang w:val="pt-BR"/>
                      </w:rPr>
                      <m:t>S</m:t>
                    </m:r>
                  </w:ins>
                </m:sup>
              </m:sSup>
            </m:e>
          </m:d>
          <w:ins w:id="4809" w:author="The Si Tran" w:date="2012-12-06T01:49:00Z">
            <m:r>
              <m:rPr>
                <m:sty m:val="p"/>
              </m:rPr>
              <w:rPr>
                <w:rFonts w:ascii="Cambria Math" w:hAnsi="Cambria Math"/>
                <w:lang w:val="pt-BR"/>
              </w:rPr>
              <m:t>=1-</m:t>
            </m:r>
          </w:ins>
          <m:sSubSup>
            <m:sSubSupPr>
              <m:ctrlPr>
                <w:ins w:id="4810" w:author="The Si Tran" w:date="2012-12-06T01:49:00Z">
                  <w:rPr>
                    <w:rFonts w:ascii="Cambria Math" w:hAnsi="Cambria Math"/>
                    <w:lang w:val="pt-BR"/>
                  </w:rPr>
                </w:ins>
              </m:ctrlPr>
            </m:sSubSupPr>
            <m:e>
              <w:ins w:id="4811" w:author="The Si Tran" w:date="2012-12-06T01:51:00Z">
                <m:r>
                  <w:rPr>
                    <w:rFonts w:ascii="Cambria Math" w:hAnsi="Cambria Math"/>
                    <w:lang w:val="pt-BR"/>
                  </w:rPr>
                  <m:t>θ</m:t>
                </m:r>
              </w:ins>
            </m:e>
            <m:sub>
              <w:ins w:id="4812" w:author="The Si Tran" w:date="2012-12-06T01:49:00Z">
                <m:r>
                  <m:rPr>
                    <m:sty m:val="p"/>
                  </m:rPr>
                  <w:rPr>
                    <w:rFonts w:ascii="Cambria Math" w:hAnsi="Cambria Math"/>
                    <w:lang w:val="pt-BR"/>
                  </w:rPr>
                  <m:t>1</m:t>
                </m:r>
              </w:ins>
            </m:sub>
            <m:sup>
              <w:ins w:id="4813" w:author="The Si Tran" w:date="2012-12-06T01:49:00Z">
                <m:r>
                  <m:rPr>
                    <m:sty m:val="p"/>
                  </m:rPr>
                  <w:rPr>
                    <w:rFonts w:ascii="Cambria Math" w:hAnsi="Cambria Math"/>
                    <w:lang w:val="pt-BR"/>
                  </w:rPr>
                  <m:t>*</m:t>
                </m:r>
              </w:ins>
            </m:sup>
          </m:sSubSup>
          <m:d>
            <m:dPr>
              <m:ctrlPr>
                <w:ins w:id="4814" w:author="The Si Tran" w:date="2012-12-06T01:49:00Z">
                  <w:rPr>
                    <w:rFonts w:ascii="Cambria Math" w:hAnsi="Cambria Math"/>
                    <w:lang w:val="pt-BR"/>
                  </w:rPr>
                </w:ins>
              </m:ctrlPr>
            </m:dPr>
            <m:e>
              <m:sSup>
                <m:sSupPr>
                  <m:ctrlPr>
                    <w:ins w:id="4815" w:author="The Si Tran" w:date="2012-12-06T01:49:00Z">
                      <w:rPr>
                        <w:rFonts w:ascii="Cambria Math" w:hAnsi="Cambria Math"/>
                        <w:lang w:val="pt-BR"/>
                      </w:rPr>
                    </w:ins>
                  </m:ctrlPr>
                </m:sSupPr>
                <m:e>
                  <w:ins w:id="4816" w:author="The Si Tran" w:date="2012-12-06T01:49:00Z">
                    <m:r>
                      <w:rPr>
                        <w:rFonts w:ascii="Cambria Math" w:hAnsi="Cambria Math"/>
                        <w:lang w:val="pt-BR"/>
                      </w:rPr>
                      <m:t>B</m:t>
                    </m:r>
                  </w:ins>
                </m:e>
                <m:sup>
                  <w:ins w:id="4817" w:author="The Si Tran" w:date="2012-12-06T01:49:00Z">
                    <m:r>
                      <m:rPr>
                        <m:sty m:val="p"/>
                      </m:rPr>
                      <w:rPr>
                        <w:rFonts w:ascii="Cambria Math" w:hAnsi="Cambria Math"/>
                        <w:lang w:val="pt-BR"/>
                      </w:rPr>
                      <m:t>1</m:t>
                    </m:r>
                    <m:r>
                      <w:rPr>
                        <w:rFonts w:ascii="Cambria Math" w:hAnsi="Cambria Math"/>
                        <w:lang w:val="pt-BR"/>
                      </w:rPr>
                      <m:t>S</m:t>
                    </m:r>
                  </w:ins>
                </m:sup>
              </m:sSup>
            </m:e>
          </m:d>
          <w:ins w:id="4818" w:author="The Si Tran" w:date="2012-12-06T01:49:00Z">
            <m:r>
              <m:rPr>
                <m:sty m:val="p"/>
              </m:rPr>
              <w:rPr>
                <w:rFonts w:ascii="Cambria Math" w:hAnsi="Cambria Math"/>
                <w:lang w:val="pt-BR"/>
              </w:rPr>
              <m:t>-</m:t>
            </m:r>
          </w:ins>
          <m:sSubSup>
            <m:sSubSupPr>
              <m:ctrlPr>
                <w:ins w:id="4819" w:author="The Si Tran" w:date="2012-12-06T01:49:00Z">
                  <w:rPr>
                    <w:rFonts w:ascii="Cambria Math" w:hAnsi="Cambria Math"/>
                    <w:lang w:val="pt-BR"/>
                  </w:rPr>
                </w:ins>
              </m:ctrlPr>
            </m:sSubSupPr>
            <m:e>
              <w:ins w:id="4820" w:author="The Si Tran" w:date="2012-12-06T01:51:00Z">
                <m:r>
                  <m:rPr>
                    <m:sty m:val="p"/>
                  </m:rPr>
                  <w:rPr>
                    <w:rFonts w:ascii="Cambria Math" w:hAnsi="Cambria Math"/>
                    <w:lang w:val="pt-BR"/>
                  </w:rPr>
                  <m:t>θ</m:t>
                </m:r>
              </w:ins>
            </m:e>
            <m:sub>
              <w:ins w:id="4821" w:author="The Si Tran" w:date="2012-12-06T01:49:00Z">
                <m:r>
                  <m:rPr>
                    <m:sty m:val="p"/>
                  </m:rPr>
                  <w:rPr>
                    <w:rFonts w:ascii="Cambria Math" w:hAnsi="Cambria Math"/>
                    <w:lang w:val="pt-BR"/>
                  </w:rPr>
                  <m:t>2</m:t>
                </m:r>
              </w:ins>
            </m:sub>
            <m:sup>
              <w:ins w:id="4822" w:author="The Si Tran" w:date="2012-12-06T01:49:00Z">
                <m:r>
                  <m:rPr>
                    <m:sty m:val="p"/>
                  </m:rPr>
                  <w:rPr>
                    <w:rFonts w:ascii="Cambria Math" w:hAnsi="Cambria Math"/>
                    <w:lang w:val="pt-BR"/>
                  </w:rPr>
                  <m:t>*</m:t>
                </m:r>
              </w:ins>
            </m:sup>
          </m:sSubSup>
          <m:d>
            <m:dPr>
              <m:ctrlPr>
                <w:ins w:id="4823" w:author="The Si Tran" w:date="2012-12-06T01:49:00Z">
                  <w:rPr>
                    <w:rFonts w:ascii="Cambria Math" w:hAnsi="Cambria Math"/>
                    <w:lang w:val="pt-BR"/>
                  </w:rPr>
                </w:ins>
              </m:ctrlPr>
            </m:dPr>
            <m:e>
              <m:sSup>
                <m:sSupPr>
                  <m:ctrlPr>
                    <w:ins w:id="4824" w:author="The Si Tran" w:date="2012-12-06T01:49:00Z">
                      <w:rPr>
                        <w:rFonts w:ascii="Cambria Math" w:hAnsi="Cambria Math"/>
                        <w:lang w:val="pt-BR"/>
                      </w:rPr>
                    </w:ins>
                  </m:ctrlPr>
                </m:sSupPr>
                <m:e>
                  <w:ins w:id="4825" w:author="The Si Tran" w:date="2012-12-06T01:49:00Z">
                    <m:r>
                      <w:rPr>
                        <w:rFonts w:ascii="Cambria Math" w:hAnsi="Cambria Math"/>
                        <w:lang w:val="pt-BR"/>
                      </w:rPr>
                      <m:t>B</m:t>
                    </m:r>
                  </w:ins>
                </m:e>
                <m:sup>
                  <w:ins w:id="4826" w:author="The Si Tran" w:date="2012-12-06T01:49:00Z">
                    <m:r>
                      <m:rPr>
                        <m:sty m:val="p"/>
                      </m:rPr>
                      <w:rPr>
                        <w:rFonts w:ascii="Cambria Math" w:hAnsi="Cambria Math"/>
                        <w:lang w:val="pt-BR"/>
                      </w:rPr>
                      <m:t>2</m:t>
                    </m:r>
                    <m:r>
                      <w:rPr>
                        <w:rFonts w:ascii="Cambria Math" w:hAnsi="Cambria Math"/>
                        <w:lang w:val="pt-BR"/>
                      </w:rPr>
                      <m:t>S</m:t>
                    </m:r>
                  </w:ins>
                </m:sup>
              </m:sSup>
            </m:e>
          </m:d>
          <w:ins w:id="4827" w:author="The Si Tran" w:date="2012-12-06T01:49:00Z">
            <m:r>
              <m:rPr>
                <m:sty m:val="p"/>
              </m:rPr>
              <w:rPr>
                <w:rFonts w:ascii="Cambria Math" w:hAnsi="Cambria Math"/>
                <w:lang w:val="pt-BR"/>
              </w:rPr>
              <m:t>-…-</m:t>
            </m:r>
          </w:ins>
          <m:sSubSup>
            <m:sSubSupPr>
              <m:ctrlPr>
                <w:ins w:id="4828" w:author="The Si Tran" w:date="2012-12-06T01:49:00Z">
                  <w:rPr>
                    <w:rFonts w:ascii="Cambria Math" w:hAnsi="Cambria Math"/>
                    <w:lang w:val="pt-BR"/>
                  </w:rPr>
                </w:ins>
              </m:ctrlPr>
            </m:sSubSupPr>
            <m:e>
              <w:ins w:id="4829" w:author="The Si Tran" w:date="2012-12-06T01:51:00Z">
                <m:r>
                  <m:rPr>
                    <m:sty m:val="p"/>
                  </m:rPr>
                  <w:rPr>
                    <w:rFonts w:ascii="Cambria Math" w:hAnsi="Cambria Math"/>
                    <w:lang w:val="pt-BR"/>
                  </w:rPr>
                  <m:t>θ</m:t>
                </m:r>
              </w:ins>
            </m:e>
            <m:sub>
              <w:ins w:id="4830" w:author="The Si Tran" w:date="2012-12-06T01:49:00Z">
                <m:r>
                  <w:rPr>
                    <w:rFonts w:ascii="Cambria Math" w:hAnsi="Cambria Math"/>
                    <w:lang w:val="pt-BR"/>
                  </w:rPr>
                  <m:t>P</m:t>
                </m:r>
              </w:ins>
            </m:sub>
            <m:sup>
              <w:ins w:id="4831" w:author="The Si Tran" w:date="2012-12-06T01:49:00Z">
                <m:r>
                  <m:rPr>
                    <m:sty m:val="p"/>
                  </m:rPr>
                  <w:rPr>
                    <w:rFonts w:ascii="Cambria Math" w:hAnsi="Cambria Math"/>
                    <w:lang w:val="pt-BR"/>
                  </w:rPr>
                  <m:t>*</m:t>
                </m:r>
              </w:ins>
            </m:sup>
          </m:sSubSup>
          <m:d>
            <m:dPr>
              <m:ctrlPr>
                <w:ins w:id="4832" w:author="The Si Tran" w:date="2012-12-06T01:49:00Z">
                  <w:rPr>
                    <w:rFonts w:ascii="Cambria Math" w:hAnsi="Cambria Math"/>
                    <w:lang w:val="pt-BR"/>
                  </w:rPr>
                </w:ins>
              </m:ctrlPr>
            </m:dPr>
            <m:e>
              <m:sSup>
                <m:sSupPr>
                  <m:ctrlPr>
                    <w:ins w:id="4833" w:author="The Si Tran" w:date="2012-12-06T01:49:00Z">
                      <w:rPr>
                        <w:rFonts w:ascii="Cambria Math" w:hAnsi="Cambria Math"/>
                        <w:lang w:val="pt-BR"/>
                      </w:rPr>
                    </w:ins>
                  </m:ctrlPr>
                </m:sSupPr>
                <m:e>
                  <w:ins w:id="4834" w:author="The Si Tran" w:date="2012-12-06T01:49:00Z">
                    <m:r>
                      <w:rPr>
                        <w:rFonts w:ascii="Cambria Math" w:hAnsi="Cambria Math"/>
                        <w:lang w:val="pt-BR"/>
                      </w:rPr>
                      <m:t>B</m:t>
                    </m:r>
                  </w:ins>
                </m:e>
                <m:sup>
                  <w:ins w:id="4835"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836" w:author="The Si Tran" w:date="2012-12-06T01:51:00Z"/>
          <w:lang w:val="pt-BR"/>
          <w:rPrChange w:id="4837" w:author="The Si Tran" w:date="2012-12-05T23:02:00Z">
            <w:rPr>
              <w:del w:id="4838" w:author="The Si Tran" w:date="2012-12-06T01:51:00Z"/>
              <w:sz w:val="28"/>
              <w:szCs w:val="28"/>
              <w:lang w:val="pt-BR"/>
            </w:rPr>
          </w:rPrChange>
        </w:rPr>
        <w:pPrChange w:id="4839" w:author="The Si Tran" w:date="2012-12-16T10:35:00Z">
          <w:pPr>
            <w:ind w:firstLine="540"/>
          </w:pPr>
        </w:pPrChange>
      </w:pPr>
      <w:del w:id="4840" w:author="The Si Tran" w:date="2012-12-06T01:51:00Z">
        <w:r w:rsidRPr="00AF1345" w:rsidDel="007850C8">
          <w:rPr>
            <w:position w:val="-12"/>
            <w:lang w:val="pt-BR"/>
          </w:rPr>
          <w:object w:dxaOrig="3600" w:dyaOrig="380" w14:anchorId="7B337824">
            <v:shape id="_x0000_i1093" type="#_x0000_t75" style="width:237.75pt;height:21.75pt" o:ole="">
              <v:imagedata r:id="rId153" o:title=""/>
            </v:shape>
            <o:OLEObject Type="Embed" ProgID="Equation.DSMT4" ShapeID="_x0000_i1093" DrawAspect="Content" ObjectID="_1417414693" r:id="rId154"/>
          </w:object>
        </w:r>
        <w:r w:rsidRPr="0049233F" w:rsidDel="007850C8">
          <w:rPr>
            <w:lang w:val="pt-BR"/>
            <w:rPrChange w:id="4841"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842" w:author="The Si Tran" w:date="2012-12-05T23:02:00Z">
            <w:rPr>
              <w:sz w:val="28"/>
              <w:szCs w:val="28"/>
              <w:lang w:val="pt-BR"/>
            </w:rPr>
          </w:rPrChange>
        </w:rPr>
        <w:pPrChange w:id="4843" w:author="The Si Tran" w:date="2012-12-16T10:35:00Z">
          <w:pPr>
            <w:ind w:firstLine="540"/>
          </w:pPr>
        </w:pPrChange>
      </w:pPr>
      <w:del w:id="4844" w:author="The Si Tran" w:date="2012-12-06T01:51:00Z">
        <w:r w:rsidRPr="00AF1345" w:rsidDel="007850C8">
          <w:rPr>
            <w:position w:val="-14"/>
            <w:lang w:val="pt-BR"/>
          </w:rPr>
          <w:object w:dxaOrig="3620" w:dyaOrig="400" w14:anchorId="0094FDCF">
            <v:shape id="_x0000_i1094" type="#_x0000_t75" style="width:237.75pt;height:21.75pt" o:ole="">
              <v:imagedata r:id="rId155" o:title=""/>
            </v:shape>
            <o:OLEObject Type="Embed" ProgID="Equation.DSMT4" ShapeID="_x0000_i1094" DrawAspect="Content" ObjectID="_1417414694" r:id="rId156"/>
          </w:object>
        </w:r>
      </w:del>
    </w:p>
    <w:p w14:paraId="359937AB" w14:textId="6687FB63" w:rsidR="007304D9" w:rsidRDefault="006A21F7" w:rsidP="007304D9">
      <w:pPr>
        <w:rPr>
          <w:lang w:val="pt-BR"/>
        </w:rPr>
      </w:pPr>
      <w:r w:rsidRPr="0049233F">
        <w:rPr>
          <w:lang w:val="pt-BR"/>
          <w:rPrChange w:id="4845" w:author="The Si Tran" w:date="2012-12-05T23:02:00Z">
            <w:rPr>
              <w:sz w:val="28"/>
              <w:szCs w:val="28"/>
              <w:lang w:val="pt-BR"/>
            </w:rPr>
          </w:rPrChange>
        </w:rPr>
        <w:t xml:space="preserve">Việc xác định các thông số </w:t>
      </w:r>
      <w:r w:rsidRPr="00423CB2">
        <w:rPr>
          <w:i/>
          <w:lang w:val="pt-BR"/>
          <w:rPrChange w:id="4846" w:author="The Si Tran" w:date="2012-12-05T23:02:00Z">
            <w:rPr>
              <w:sz w:val="28"/>
              <w:szCs w:val="28"/>
              <w:lang w:val="pt-BR"/>
            </w:rPr>
          </w:rPrChange>
        </w:rPr>
        <w:t>P</w:t>
      </w:r>
      <w:r w:rsidRPr="0049233F">
        <w:rPr>
          <w:lang w:val="pt-BR"/>
          <w:rPrChange w:id="4847" w:author="The Si Tran" w:date="2012-12-05T23:02:00Z">
            <w:rPr>
              <w:sz w:val="28"/>
              <w:szCs w:val="28"/>
              <w:lang w:val="pt-BR"/>
            </w:rPr>
          </w:rPrChange>
        </w:rPr>
        <w:t xml:space="preserve">, </w:t>
      </w:r>
      <w:r w:rsidRPr="00423CB2">
        <w:rPr>
          <w:i/>
          <w:lang w:val="pt-BR"/>
          <w:rPrChange w:id="4848" w:author="The Si Tran" w:date="2012-12-05T23:02:00Z">
            <w:rPr>
              <w:sz w:val="28"/>
              <w:szCs w:val="28"/>
              <w:lang w:val="pt-BR"/>
            </w:rPr>
          </w:rPrChange>
        </w:rPr>
        <w:t>D</w:t>
      </w:r>
      <w:r w:rsidRPr="0049233F">
        <w:rPr>
          <w:lang w:val="pt-BR"/>
          <w:rPrChange w:id="4849" w:author="The Si Tran" w:date="2012-12-05T23:02:00Z">
            <w:rPr>
              <w:sz w:val="28"/>
              <w:szCs w:val="28"/>
              <w:lang w:val="pt-BR"/>
            </w:rPr>
          </w:rPrChange>
        </w:rPr>
        <w:t xml:space="preserve">, </w:t>
      </w:r>
      <w:r w:rsidRPr="00423CB2">
        <w:rPr>
          <w:i/>
          <w:lang w:val="pt-BR"/>
          <w:rPrChange w:id="4850" w:author="The Si Tran" w:date="2012-12-05T23:02:00Z">
            <w:rPr>
              <w:sz w:val="28"/>
              <w:szCs w:val="28"/>
              <w:lang w:val="pt-BR"/>
            </w:rPr>
          </w:rPrChange>
        </w:rPr>
        <w:t>Q</w:t>
      </w:r>
      <w:r w:rsidRPr="0049233F">
        <w:rPr>
          <w:lang w:val="pt-BR"/>
          <w:rPrChange w:id="4851" w:author="The Si Tran" w:date="2012-12-05T23:02:00Z">
            <w:rPr>
              <w:sz w:val="28"/>
              <w:szCs w:val="28"/>
              <w:lang w:val="pt-BR"/>
            </w:rPr>
          </w:rPrChange>
        </w:rPr>
        <w:t xml:space="preserve"> tương tự như việc xác định các hệ số </w:t>
      </w:r>
      <w:r w:rsidRPr="00423CB2">
        <w:rPr>
          <w:i/>
          <w:lang w:val="pt-BR"/>
          <w:rPrChange w:id="4852" w:author="The Si Tran" w:date="2012-12-05T23:02:00Z">
            <w:rPr>
              <w:sz w:val="28"/>
              <w:szCs w:val="28"/>
              <w:lang w:val="pt-BR"/>
            </w:rPr>
          </w:rPrChange>
        </w:rPr>
        <w:t>p</w:t>
      </w:r>
      <w:r w:rsidRPr="0049233F">
        <w:rPr>
          <w:lang w:val="pt-BR"/>
          <w:rPrChange w:id="4853" w:author="The Si Tran" w:date="2012-12-05T23:02:00Z">
            <w:rPr>
              <w:sz w:val="28"/>
              <w:szCs w:val="28"/>
              <w:lang w:val="pt-BR"/>
            </w:rPr>
          </w:rPrChange>
        </w:rPr>
        <w:t xml:space="preserve">, </w:t>
      </w:r>
      <w:r w:rsidRPr="00423CB2">
        <w:rPr>
          <w:i/>
          <w:lang w:val="pt-BR"/>
          <w:rPrChange w:id="4854" w:author="The Si Tran" w:date="2012-12-05T23:02:00Z">
            <w:rPr>
              <w:sz w:val="28"/>
              <w:szCs w:val="28"/>
              <w:lang w:val="pt-BR"/>
            </w:rPr>
          </w:rPrChange>
        </w:rPr>
        <w:t>d</w:t>
      </w:r>
      <w:r w:rsidRPr="0049233F">
        <w:rPr>
          <w:lang w:val="pt-BR"/>
          <w:rPrChange w:id="4855" w:author="The Si Tran" w:date="2012-12-05T23:02:00Z">
            <w:rPr>
              <w:sz w:val="28"/>
              <w:szCs w:val="28"/>
              <w:lang w:val="pt-BR"/>
            </w:rPr>
          </w:rPrChange>
        </w:rPr>
        <w:t xml:space="preserve">, </w:t>
      </w:r>
      <w:r w:rsidRPr="00423CB2">
        <w:rPr>
          <w:i/>
          <w:lang w:val="pt-BR"/>
          <w:rPrChange w:id="4856" w:author="The Si Tran" w:date="2012-12-05T23:02:00Z">
            <w:rPr>
              <w:sz w:val="28"/>
              <w:szCs w:val="28"/>
              <w:lang w:val="pt-BR"/>
            </w:rPr>
          </w:rPrChange>
        </w:rPr>
        <w:t>q</w:t>
      </w:r>
      <w:r w:rsidRPr="0049233F">
        <w:rPr>
          <w:lang w:val="pt-BR"/>
          <w:rPrChange w:id="4857"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858" w:author="The Si Tran" w:date="2012-12-05T23:02:00Z">
            <w:rPr>
              <w:sz w:val="28"/>
              <w:szCs w:val="28"/>
              <w:lang w:val="pt-BR"/>
            </w:rPr>
          </w:rPrChange>
        </w:rPr>
        <w:t>s</w:t>
      </w:r>
      <w:r w:rsidRPr="0049233F">
        <w:rPr>
          <w:lang w:val="pt-BR"/>
          <w:rPrChange w:id="4859"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860" w:author="The Si Tran" w:date="2012-12-10T20:40:00Z"/>
          <w:sz w:val="26"/>
          <w:szCs w:val="26"/>
          <w:lang w:val="pt-BR"/>
          <w:rPrChange w:id="4861" w:author="The Si Tran" w:date="2012-12-05T23:02:00Z">
            <w:rPr>
              <w:del w:id="4862" w:author="The Si Tran" w:date="2012-12-10T20:40:00Z"/>
              <w:lang w:val="pt-BR"/>
            </w:rPr>
          </w:rPrChange>
        </w:rPr>
      </w:pPr>
      <w:bookmarkStart w:id="4863" w:name="_Toc312142555"/>
      <w:del w:id="4864"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865" w:name="_Toc343083584"/>
        <w:bookmarkStart w:id="4866" w:name="_Toc343083798"/>
        <w:bookmarkStart w:id="4867" w:name="_Toc343084009"/>
        <w:bookmarkStart w:id="4868" w:name="_Toc343220768"/>
        <w:bookmarkStart w:id="4869" w:name="_Toc343232272"/>
        <w:bookmarkStart w:id="4870" w:name="_Toc343232685"/>
        <w:bookmarkStart w:id="4871" w:name="_Toc343232970"/>
        <w:bookmarkStart w:id="4872" w:name="_Toc343415475"/>
        <w:bookmarkStart w:id="4873" w:name="_Toc343415771"/>
        <w:bookmarkStart w:id="4874" w:name="_Toc343452430"/>
        <w:bookmarkStart w:id="4875" w:name="_Toc343461220"/>
        <w:bookmarkStart w:id="4876" w:name="_Toc343494107"/>
        <w:bookmarkStart w:id="4877" w:name="_Toc343494319"/>
        <w:bookmarkStart w:id="4878" w:name="_Toc343495092"/>
        <w:bookmarkStart w:id="4879" w:name="_Toc343660319"/>
        <w:bookmarkStart w:id="4880" w:name="_Toc343660533"/>
        <w:bookmarkEnd w:id="4863"/>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del>
    </w:p>
    <w:p w14:paraId="2C41ADFC" w14:textId="77777777" w:rsidR="006A21F7" w:rsidRPr="0049233F" w:rsidDel="00677FF8" w:rsidRDefault="006A21F7" w:rsidP="006A21F7">
      <w:pPr>
        <w:ind w:firstLine="540"/>
        <w:rPr>
          <w:del w:id="4881" w:author="The Si Tran" w:date="2012-12-10T20:40:00Z"/>
          <w:szCs w:val="26"/>
          <w:lang w:val="pt-BR"/>
          <w:rPrChange w:id="4882" w:author="The Si Tran" w:date="2012-12-05T23:02:00Z">
            <w:rPr>
              <w:del w:id="4883" w:author="The Si Tran" w:date="2012-12-10T20:40:00Z"/>
              <w:sz w:val="28"/>
              <w:szCs w:val="28"/>
              <w:lang w:val="pt-BR"/>
            </w:rPr>
          </w:rPrChange>
        </w:rPr>
      </w:pPr>
      <w:del w:id="4884" w:author="The Si Tran" w:date="2012-12-10T20:40:00Z">
        <w:r w:rsidRPr="0049233F" w:rsidDel="00677FF8">
          <w:rPr>
            <w:szCs w:val="26"/>
            <w:lang w:val="pt-BR"/>
            <w:rPrChange w:id="4885"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886" w:name="_Toc343083585"/>
        <w:bookmarkStart w:id="4887" w:name="_Toc343083799"/>
        <w:bookmarkStart w:id="4888" w:name="_Toc343084010"/>
        <w:bookmarkStart w:id="4889" w:name="_Toc343220769"/>
        <w:bookmarkStart w:id="4890" w:name="_Toc343232273"/>
        <w:bookmarkStart w:id="4891" w:name="_Toc343232686"/>
        <w:bookmarkStart w:id="4892" w:name="_Toc343232971"/>
        <w:bookmarkStart w:id="4893" w:name="_Toc343415476"/>
        <w:bookmarkStart w:id="4894" w:name="_Toc343415772"/>
        <w:bookmarkStart w:id="4895" w:name="_Toc343452431"/>
        <w:bookmarkStart w:id="4896" w:name="_Toc343461221"/>
        <w:bookmarkStart w:id="4897" w:name="_Toc343494108"/>
        <w:bookmarkStart w:id="4898" w:name="_Toc343494320"/>
        <w:bookmarkStart w:id="4899" w:name="_Toc343495093"/>
        <w:bookmarkStart w:id="4900" w:name="_Toc343660320"/>
        <w:bookmarkStart w:id="4901" w:name="_Toc343660534"/>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del>
    </w:p>
    <w:p w14:paraId="6EBC6AFF" w14:textId="77777777" w:rsidR="006A21F7" w:rsidRPr="0049233F" w:rsidDel="00677FF8" w:rsidRDefault="006A21F7" w:rsidP="006A21F7">
      <w:pPr>
        <w:ind w:firstLine="540"/>
        <w:rPr>
          <w:del w:id="4902" w:author="The Si Tran" w:date="2012-12-10T20:40:00Z"/>
          <w:szCs w:val="26"/>
          <w:lang w:val="pt-BR"/>
          <w:rPrChange w:id="4903" w:author="The Si Tran" w:date="2012-12-05T23:02:00Z">
            <w:rPr>
              <w:del w:id="4904" w:author="The Si Tran" w:date="2012-12-10T20:40:00Z"/>
              <w:sz w:val="28"/>
              <w:szCs w:val="28"/>
              <w:lang w:val="pt-BR"/>
            </w:rPr>
          </w:rPrChange>
        </w:rPr>
      </w:pPr>
      <w:del w:id="4905" w:author="The Si Tran" w:date="2012-12-10T20:40:00Z">
        <w:r w:rsidRPr="0049233F" w:rsidDel="00677FF8">
          <w:rPr>
            <w:noProof/>
            <w:szCs w:val="26"/>
            <w:rPrChange w:id="4906" w:author="Unknown">
              <w:rPr>
                <w:noProof/>
                <w:sz w:val="28"/>
                <w:szCs w:val="28"/>
              </w:rPr>
            </w:rPrChange>
          </w:rPr>
          <w:drawing>
            <wp:inline distT="0" distB="0" distL="0" distR="0" wp14:anchorId="6ED9A412" wp14:editId="2DCF835A">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907" w:name="_Toc343083586"/>
        <w:bookmarkStart w:id="4908" w:name="_Toc343083800"/>
        <w:bookmarkStart w:id="4909" w:name="_Toc343084011"/>
        <w:bookmarkStart w:id="4910" w:name="_Toc343220770"/>
        <w:bookmarkStart w:id="4911" w:name="_Toc343232274"/>
        <w:bookmarkStart w:id="4912" w:name="_Toc343232687"/>
        <w:bookmarkStart w:id="4913" w:name="_Toc343232972"/>
        <w:bookmarkStart w:id="4914" w:name="_Toc343415477"/>
        <w:bookmarkStart w:id="4915" w:name="_Toc343415773"/>
        <w:bookmarkStart w:id="4916" w:name="_Toc343452432"/>
        <w:bookmarkStart w:id="4917" w:name="_Toc343461222"/>
        <w:bookmarkStart w:id="4918" w:name="_Toc343494109"/>
        <w:bookmarkStart w:id="4919" w:name="_Toc343494321"/>
        <w:bookmarkStart w:id="4920" w:name="_Toc343495094"/>
        <w:bookmarkStart w:id="4921" w:name="_Toc343660321"/>
        <w:bookmarkStart w:id="4922" w:name="_Toc343660535"/>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del>
    </w:p>
    <w:p w14:paraId="4D61994B" w14:textId="77777777" w:rsidR="006A21F7" w:rsidRPr="0049233F" w:rsidDel="00677FF8" w:rsidRDefault="006A21F7" w:rsidP="006A21F7">
      <w:pPr>
        <w:pStyle w:val="Caption"/>
        <w:rPr>
          <w:del w:id="4923" w:author="The Si Tran" w:date="2012-12-10T20:40:00Z"/>
          <w:sz w:val="26"/>
          <w:szCs w:val="26"/>
          <w:lang w:val="pt-BR"/>
          <w:rPrChange w:id="4924" w:author="The Si Tran" w:date="2012-12-05T23:02:00Z">
            <w:rPr>
              <w:del w:id="4925" w:author="The Si Tran" w:date="2012-12-10T20:40:00Z"/>
              <w:sz w:val="28"/>
              <w:szCs w:val="28"/>
              <w:lang w:val="pt-BR"/>
            </w:rPr>
          </w:rPrChange>
        </w:rPr>
      </w:pPr>
      <w:del w:id="4926" w:author="The Si Tran" w:date="2012-12-10T20:40:00Z">
        <w:r w:rsidRPr="0049233F" w:rsidDel="00677FF8">
          <w:rPr>
            <w:b w:val="0"/>
            <w:bCs w:val="0"/>
            <w:sz w:val="26"/>
            <w:szCs w:val="26"/>
            <w:lang w:val="pt-BR"/>
            <w:rPrChange w:id="4927" w:author="The Si Tran" w:date="2012-12-05T23:02:00Z">
              <w:rPr>
                <w:b w:val="0"/>
                <w:bCs w:val="0"/>
                <w:sz w:val="28"/>
                <w:szCs w:val="28"/>
                <w:lang w:val="pt-BR"/>
              </w:rPr>
            </w:rPrChange>
          </w:rPr>
          <w:tab/>
        </w:r>
        <w:r w:rsidRPr="0049233F" w:rsidDel="00677FF8">
          <w:rPr>
            <w:b w:val="0"/>
            <w:bCs w:val="0"/>
            <w:sz w:val="26"/>
            <w:szCs w:val="26"/>
            <w:lang w:val="pt-BR"/>
            <w:rPrChange w:id="4928" w:author="The Si Tran" w:date="2012-12-05T23:02:00Z">
              <w:rPr>
                <w:b w:val="0"/>
                <w:bCs w:val="0"/>
                <w:sz w:val="28"/>
                <w:szCs w:val="28"/>
                <w:lang w:val="pt-BR"/>
              </w:rPr>
            </w:rPrChange>
          </w:rPr>
          <w:tab/>
        </w:r>
        <w:bookmarkStart w:id="4929" w:name="_Toc312142084"/>
        <w:r w:rsidRPr="0049233F" w:rsidDel="00677FF8">
          <w:rPr>
            <w:b w:val="0"/>
            <w:bCs w:val="0"/>
            <w:sz w:val="26"/>
            <w:szCs w:val="26"/>
            <w:lang w:val="pt-BR"/>
            <w:rPrChange w:id="4930" w:author="The Si Tran" w:date="2012-12-05T23:02:00Z">
              <w:rPr>
                <w:b w:val="0"/>
                <w:bCs w:val="0"/>
                <w:sz w:val="28"/>
                <w:szCs w:val="28"/>
                <w:lang w:val="pt-BR"/>
              </w:rPr>
            </w:rPrChange>
          </w:rPr>
          <w:delText xml:space="preserve">Hình </w:delText>
        </w:r>
        <w:r w:rsidRPr="0049233F" w:rsidDel="00677FF8">
          <w:rPr>
            <w:b w:val="0"/>
            <w:bCs w:val="0"/>
            <w:sz w:val="26"/>
            <w:szCs w:val="26"/>
            <w:rPrChange w:id="4931" w:author="The Si Tran" w:date="2012-12-05T23:02:00Z">
              <w:rPr>
                <w:b w:val="0"/>
                <w:bCs w:val="0"/>
                <w:sz w:val="28"/>
                <w:szCs w:val="28"/>
              </w:rPr>
            </w:rPrChange>
          </w:rPr>
          <w:fldChar w:fldCharType="begin"/>
        </w:r>
        <w:r w:rsidRPr="0049233F" w:rsidDel="00677FF8">
          <w:rPr>
            <w:b w:val="0"/>
            <w:bCs w:val="0"/>
            <w:sz w:val="26"/>
            <w:szCs w:val="26"/>
            <w:lang w:val="pt-BR"/>
            <w:rPrChange w:id="4932"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933" w:author="The Si Tran" w:date="2012-12-05T23:02:00Z">
              <w:rPr>
                <w:b w:val="0"/>
                <w:bCs w:val="0"/>
                <w:sz w:val="28"/>
                <w:szCs w:val="28"/>
              </w:rPr>
            </w:rPrChange>
          </w:rPr>
          <w:fldChar w:fldCharType="separate"/>
        </w:r>
        <w:r w:rsidRPr="0049233F" w:rsidDel="00677FF8">
          <w:rPr>
            <w:b w:val="0"/>
            <w:bCs w:val="0"/>
            <w:noProof/>
            <w:sz w:val="26"/>
            <w:szCs w:val="26"/>
            <w:lang w:val="pt-BR"/>
            <w:rPrChange w:id="4934" w:author="The Si Tran" w:date="2012-12-05T23:02:00Z">
              <w:rPr>
                <w:b w:val="0"/>
                <w:bCs w:val="0"/>
                <w:noProof/>
                <w:sz w:val="28"/>
                <w:szCs w:val="28"/>
                <w:lang w:val="pt-BR"/>
              </w:rPr>
            </w:rPrChange>
          </w:rPr>
          <w:delText>10</w:delText>
        </w:r>
        <w:r w:rsidRPr="0049233F" w:rsidDel="00677FF8">
          <w:rPr>
            <w:b w:val="0"/>
            <w:bCs w:val="0"/>
            <w:sz w:val="26"/>
            <w:szCs w:val="26"/>
            <w:rPrChange w:id="4935" w:author="The Si Tran" w:date="2012-12-05T23:02:00Z">
              <w:rPr>
                <w:b w:val="0"/>
                <w:bCs w:val="0"/>
                <w:sz w:val="28"/>
                <w:szCs w:val="28"/>
              </w:rPr>
            </w:rPrChange>
          </w:rPr>
          <w:fldChar w:fldCharType="end"/>
        </w:r>
        <w:r w:rsidRPr="0049233F" w:rsidDel="00677FF8">
          <w:rPr>
            <w:b w:val="0"/>
            <w:bCs w:val="0"/>
            <w:sz w:val="26"/>
            <w:szCs w:val="26"/>
            <w:lang w:val="pt-BR"/>
            <w:rPrChange w:id="4936" w:author="The Si Tran" w:date="2012-12-05T23:02:00Z">
              <w:rPr>
                <w:b w:val="0"/>
                <w:bCs w:val="0"/>
                <w:sz w:val="28"/>
                <w:szCs w:val="28"/>
                <w:lang w:val="pt-BR"/>
              </w:rPr>
            </w:rPrChange>
          </w:rPr>
          <w:delText xml:space="preserve"> Các bước xây dựng mô hình ARIMA</w:delText>
        </w:r>
        <w:bookmarkStart w:id="4937" w:name="_Toc343083587"/>
        <w:bookmarkStart w:id="4938" w:name="_Toc343083801"/>
        <w:bookmarkStart w:id="4939" w:name="_Toc343084012"/>
        <w:bookmarkStart w:id="4940" w:name="_Toc343220771"/>
        <w:bookmarkStart w:id="4941" w:name="_Toc343232275"/>
        <w:bookmarkStart w:id="4942" w:name="_Toc343232688"/>
        <w:bookmarkStart w:id="4943" w:name="_Toc343232973"/>
        <w:bookmarkStart w:id="4944" w:name="_Toc343415478"/>
        <w:bookmarkStart w:id="4945" w:name="_Toc343415774"/>
        <w:bookmarkStart w:id="4946" w:name="_Toc343452433"/>
        <w:bookmarkStart w:id="4947" w:name="_Toc343461223"/>
        <w:bookmarkStart w:id="4948" w:name="_Toc343494110"/>
        <w:bookmarkStart w:id="4949" w:name="_Toc343494322"/>
        <w:bookmarkStart w:id="4950" w:name="_Toc343495095"/>
        <w:bookmarkStart w:id="4951" w:name="_Toc343660322"/>
        <w:bookmarkStart w:id="4952" w:name="_Toc343660536"/>
        <w:bookmarkEnd w:id="4929"/>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del>
    </w:p>
    <w:p w14:paraId="3442B860" w14:textId="77777777" w:rsidR="006A21F7" w:rsidRPr="0049233F" w:rsidDel="00677FF8" w:rsidRDefault="006A21F7" w:rsidP="006A21F7">
      <w:pPr>
        <w:ind w:firstLine="540"/>
        <w:rPr>
          <w:del w:id="4953" w:author="The Si Tran" w:date="2012-12-10T20:40:00Z"/>
          <w:b/>
          <w:szCs w:val="26"/>
          <w:lang w:val="pt-BR"/>
          <w:rPrChange w:id="4954" w:author="The Si Tran" w:date="2012-12-05T23:02:00Z">
            <w:rPr>
              <w:del w:id="4955" w:author="The Si Tran" w:date="2012-12-10T20:40:00Z"/>
              <w:b/>
              <w:sz w:val="28"/>
              <w:szCs w:val="28"/>
              <w:lang w:val="pt-BR"/>
            </w:rPr>
          </w:rPrChange>
        </w:rPr>
      </w:pPr>
      <w:del w:id="4956" w:author="The Si Tran" w:date="2012-12-10T20:40:00Z">
        <w:r w:rsidRPr="0049233F" w:rsidDel="00677FF8">
          <w:rPr>
            <w:b/>
            <w:szCs w:val="26"/>
            <w:lang w:val="pt-BR"/>
            <w:rPrChange w:id="4957" w:author="The Si Tran" w:date="2012-12-05T23:02:00Z">
              <w:rPr>
                <w:b/>
                <w:sz w:val="28"/>
                <w:szCs w:val="28"/>
                <w:lang w:val="pt-BR"/>
              </w:rPr>
            </w:rPrChange>
          </w:rPr>
          <w:delText>Bước 1: Xác định mô hình dự tuyển</w:delText>
        </w:r>
        <w:bookmarkStart w:id="4958" w:name="_Toc343083588"/>
        <w:bookmarkStart w:id="4959" w:name="_Toc343083802"/>
        <w:bookmarkStart w:id="4960" w:name="_Toc343084013"/>
        <w:bookmarkStart w:id="4961" w:name="_Toc343220772"/>
        <w:bookmarkStart w:id="4962" w:name="_Toc343232276"/>
        <w:bookmarkStart w:id="4963" w:name="_Toc343232689"/>
        <w:bookmarkStart w:id="4964" w:name="_Toc343232974"/>
        <w:bookmarkStart w:id="4965" w:name="_Toc343415479"/>
        <w:bookmarkStart w:id="4966" w:name="_Toc343415775"/>
        <w:bookmarkStart w:id="4967" w:name="_Toc343452434"/>
        <w:bookmarkStart w:id="4968" w:name="_Toc343461224"/>
        <w:bookmarkStart w:id="4969" w:name="_Toc343494111"/>
        <w:bookmarkStart w:id="4970" w:name="_Toc343494323"/>
        <w:bookmarkStart w:id="4971" w:name="_Toc343495096"/>
        <w:bookmarkStart w:id="4972" w:name="_Toc343660323"/>
        <w:bookmarkStart w:id="4973" w:name="_Toc34366053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del>
    </w:p>
    <w:p w14:paraId="7EA80473" w14:textId="77777777" w:rsidR="006A21F7" w:rsidRPr="0049233F" w:rsidDel="00677FF8" w:rsidRDefault="006A21F7" w:rsidP="006A21F7">
      <w:pPr>
        <w:ind w:firstLine="540"/>
        <w:rPr>
          <w:del w:id="4974" w:author="The Si Tran" w:date="2012-12-10T20:40:00Z"/>
          <w:szCs w:val="26"/>
          <w:lang w:val="pt-BR"/>
          <w:rPrChange w:id="4975" w:author="The Si Tran" w:date="2012-12-05T23:02:00Z">
            <w:rPr>
              <w:del w:id="4976" w:author="The Si Tran" w:date="2012-12-10T20:40:00Z"/>
              <w:sz w:val="28"/>
              <w:szCs w:val="28"/>
              <w:lang w:val="pt-BR"/>
            </w:rPr>
          </w:rPrChange>
        </w:rPr>
      </w:pPr>
      <w:del w:id="4977" w:author="The Si Tran" w:date="2012-12-10T20:40:00Z">
        <w:r w:rsidRPr="0049233F" w:rsidDel="00677FF8">
          <w:rPr>
            <w:szCs w:val="26"/>
            <w:lang w:val="pt-BR"/>
            <w:rPrChange w:id="4978"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979" w:author="The Si Tran" w:date="2012-12-05T23:02:00Z">
              <w:rPr>
                <w:i/>
                <w:sz w:val="28"/>
                <w:szCs w:val="28"/>
                <w:lang w:val="pt-BR"/>
              </w:rPr>
            </w:rPrChange>
          </w:rPr>
          <w:delText>plot()</w:delText>
        </w:r>
        <w:r w:rsidRPr="0049233F" w:rsidDel="00677FF8">
          <w:rPr>
            <w:szCs w:val="26"/>
            <w:lang w:val="pt-BR"/>
            <w:rPrChange w:id="4980" w:author="The Si Tran" w:date="2012-12-05T23:02:00Z">
              <w:rPr>
                <w:sz w:val="28"/>
                <w:szCs w:val="28"/>
                <w:lang w:val="pt-BR"/>
              </w:rPr>
            </w:rPrChange>
          </w:rPr>
          <w:delText xml:space="preserve"> và </w:delText>
        </w:r>
        <w:r w:rsidRPr="0049233F" w:rsidDel="00677FF8">
          <w:rPr>
            <w:i/>
            <w:szCs w:val="26"/>
            <w:lang w:val="pt-BR"/>
            <w:rPrChange w:id="4981" w:author="The Si Tran" w:date="2012-12-05T23:02:00Z">
              <w:rPr>
                <w:i/>
                <w:sz w:val="28"/>
                <w:szCs w:val="28"/>
                <w:lang w:val="pt-BR"/>
              </w:rPr>
            </w:rPrChange>
          </w:rPr>
          <w:delText xml:space="preserve">acf() </w:delText>
        </w:r>
        <w:r w:rsidRPr="0049233F" w:rsidDel="00677FF8">
          <w:rPr>
            <w:szCs w:val="26"/>
            <w:lang w:val="pt-BR"/>
            <w:rPrChange w:id="4982"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983" w:name="_Toc343083589"/>
        <w:bookmarkStart w:id="4984" w:name="_Toc343083803"/>
        <w:bookmarkStart w:id="4985" w:name="_Toc343084014"/>
        <w:bookmarkStart w:id="4986" w:name="_Toc343220773"/>
        <w:bookmarkStart w:id="4987" w:name="_Toc343232277"/>
        <w:bookmarkStart w:id="4988" w:name="_Toc343232690"/>
        <w:bookmarkStart w:id="4989" w:name="_Toc343232975"/>
        <w:bookmarkStart w:id="4990" w:name="_Toc343415480"/>
        <w:bookmarkStart w:id="4991" w:name="_Toc343415776"/>
        <w:bookmarkStart w:id="4992" w:name="_Toc343452435"/>
        <w:bookmarkStart w:id="4993" w:name="_Toc343461225"/>
        <w:bookmarkStart w:id="4994" w:name="_Toc343494112"/>
        <w:bookmarkStart w:id="4995" w:name="_Toc343494324"/>
        <w:bookmarkStart w:id="4996" w:name="_Toc343495097"/>
        <w:bookmarkStart w:id="4997" w:name="_Toc343660324"/>
        <w:bookmarkStart w:id="4998" w:name="_Toc343660538"/>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del>
    </w:p>
    <w:p w14:paraId="0EBFBE38" w14:textId="77777777" w:rsidR="006A21F7" w:rsidRPr="0049233F" w:rsidDel="00677FF8" w:rsidRDefault="006A21F7" w:rsidP="006A21F7">
      <w:pPr>
        <w:ind w:firstLine="540"/>
        <w:rPr>
          <w:del w:id="4999" w:author="The Si Tran" w:date="2012-12-10T20:40:00Z"/>
          <w:b/>
          <w:szCs w:val="26"/>
          <w:lang w:val="pt-BR"/>
          <w:rPrChange w:id="5000" w:author="The Si Tran" w:date="2012-12-05T23:02:00Z">
            <w:rPr>
              <w:del w:id="5001" w:author="The Si Tran" w:date="2012-12-10T20:40:00Z"/>
              <w:b/>
              <w:sz w:val="28"/>
              <w:szCs w:val="28"/>
              <w:lang w:val="pt-BR"/>
            </w:rPr>
          </w:rPrChange>
        </w:rPr>
      </w:pPr>
      <w:del w:id="5002" w:author="The Si Tran" w:date="2012-12-10T20:40:00Z">
        <w:r w:rsidRPr="0049233F" w:rsidDel="00677FF8">
          <w:rPr>
            <w:b/>
            <w:szCs w:val="26"/>
            <w:lang w:val="pt-BR"/>
            <w:rPrChange w:id="5003" w:author="The Si Tran" w:date="2012-12-05T23:02:00Z">
              <w:rPr>
                <w:b/>
                <w:sz w:val="28"/>
                <w:szCs w:val="28"/>
                <w:lang w:val="pt-BR"/>
              </w:rPr>
            </w:rPrChange>
          </w:rPr>
          <w:delText>Bước 2: Ước lượng mô hình</w:delText>
        </w:r>
        <w:bookmarkStart w:id="5004" w:name="_Toc343083590"/>
        <w:bookmarkStart w:id="5005" w:name="_Toc343083804"/>
        <w:bookmarkStart w:id="5006" w:name="_Toc343084015"/>
        <w:bookmarkStart w:id="5007" w:name="_Toc343220774"/>
        <w:bookmarkStart w:id="5008" w:name="_Toc343232278"/>
        <w:bookmarkStart w:id="5009" w:name="_Toc343232691"/>
        <w:bookmarkStart w:id="5010" w:name="_Toc343232976"/>
        <w:bookmarkStart w:id="5011" w:name="_Toc343415481"/>
        <w:bookmarkStart w:id="5012" w:name="_Toc343415777"/>
        <w:bookmarkStart w:id="5013" w:name="_Toc343452436"/>
        <w:bookmarkStart w:id="5014" w:name="_Toc343461226"/>
        <w:bookmarkStart w:id="5015" w:name="_Toc343494113"/>
        <w:bookmarkStart w:id="5016" w:name="_Toc343494325"/>
        <w:bookmarkStart w:id="5017" w:name="_Toc343495098"/>
        <w:bookmarkStart w:id="5018" w:name="_Toc343660325"/>
        <w:bookmarkStart w:id="5019" w:name="_Toc343660539"/>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del>
    </w:p>
    <w:p w14:paraId="6CF1295B" w14:textId="77777777" w:rsidR="006A21F7" w:rsidRPr="0049233F" w:rsidDel="00677FF8" w:rsidRDefault="006A21F7" w:rsidP="006A21F7">
      <w:pPr>
        <w:ind w:firstLine="540"/>
        <w:rPr>
          <w:del w:id="5020" w:author="The Si Tran" w:date="2012-12-10T20:40:00Z"/>
          <w:szCs w:val="26"/>
          <w:lang w:val="pt-BR"/>
          <w:rPrChange w:id="5021" w:author="The Si Tran" w:date="2012-12-05T23:02:00Z">
            <w:rPr>
              <w:del w:id="5022" w:author="The Si Tran" w:date="2012-12-10T20:40:00Z"/>
              <w:sz w:val="28"/>
              <w:szCs w:val="28"/>
              <w:lang w:val="pt-BR"/>
            </w:rPr>
          </w:rPrChange>
        </w:rPr>
      </w:pPr>
      <w:del w:id="5023" w:author="The Si Tran" w:date="2012-12-10T20:40:00Z">
        <w:r w:rsidRPr="0049233F" w:rsidDel="00677FF8">
          <w:rPr>
            <w:szCs w:val="26"/>
            <w:lang w:val="pt-BR"/>
            <w:rPrChange w:id="5024"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5025" w:author="The Si Tran" w:date="2012-12-05T23:02:00Z">
              <w:rPr>
                <w:i/>
                <w:sz w:val="28"/>
                <w:szCs w:val="28"/>
                <w:lang w:val="pt-BR"/>
              </w:rPr>
            </w:rPrChange>
          </w:rPr>
          <w:delText xml:space="preserve">arima() </w:delText>
        </w:r>
        <w:r w:rsidRPr="0049233F" w:rsidDel="00677FF8">
          <w:rPr>
            <w:szCs w:val="26"/>
            <w:lang w:val="pt-BR"/>
            <w:rPrChange w:id="5026" w:author="The Si Tran" w:date="2012-12-05T23:02:00Z">
              <w:rPr>
                <w:sz w:val="28"/>
                <w:szCs w:val="28"/>
                <w:lang w:val="pt-BR"/>
              </w:rPr>
            </w:rPrChange>
          </w:rPr>
          <w:delText>nhận thông số là chuỗi thời gian và bậc của mô hình để ước lượng mô hình.</w:delText>
        </w:r>
        <w:bookmarkStart w:id="5027" w:name="_Toc343083591"/>
        <w:bookmarkStart w:id="5028" w:name="_Toc343083805"/>
        <w:bookmarkStart w:id="5029" w:name="_Toc343084016"/>
        <w:bookmarkStart w:id="5030" w:name="_Toc343220775"/>
        <w:bookmarkStart w:id="5031" w:name="_Toc343232279"/>
        <w:bookmarkStart w:id="5032" w:name="_Toc343232692"/>
        <w:bookmarkStart w:id="5033" w:name="_Toc343232977"/>
        <w:bookmarkStart w:id="5034" w:name="_Toc343415482"/>
        <w:bookmarkStart w:id="5035" w:name="_Toc343415778"/>
        <w:bookmarkStart w:id="5036" w:name="_Toc343452437"/>
        <w:bookmarkStart w:id="5037" w:name="_Toc343461227"/>
        <w:bookmarkStart w:id="5038" w:name="_Toc343494114"/>
        <w:bookmarkStart w:id="5039" w:name="_Toc343494326"/>
        <w:bookmarkStart w:id="5040" w:name="_Toc343495099"/>
        <w:bookmarkStart w:id="5041" w:name="_Toc343660326"/>
        <w:bookmarkStart w:id="5042" w:name="_Toc34366054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del>
    </w:p>
    <w:p w14:paraId="7ACC7F0B" w14:textId="77777777" w:rsidR="006A21F7" w:rsidRPr="0049233F" w:rsidDel="00677FF8" w:rsidRDefault="006A21F7" w:rsidP="006A21F7">
      <w:pPr>
        <w:ind w:firstLine="540"/>
        <w:rPr>
          <w:del w:id="5043" w:author="The Si Tran" w:date="2012-12-10T20:40:00Z"/>
          <w:b/>
          <w:szCs w:val="26"/>
          <w:lang w:val="pt-BR"/>
          <w:rPrChange w:id="5044" w:author="The Si Tran" w:date="2012-12-05T23:02:00Z">
            <w:rPr>
              <w:del w:id="5045" w:author="The Si Tran" w:date="2012-12-10T20:40:00Z"/>
              <w:b/>
              <w:sz w:val="28"/>
              <w:szCs w:val="28"/>
              <w:lang w:val="pt-BR"/>
            </w:rPr>
          </w:rPrChange>
        </w:rPr>
      </w:pPr>
      <w:del w:id="5046" w:author="The Si Tran" w:date="2012-12-10T20:40:00Z">
        <w:r w:rsidRPr="0049233F" w:rsidDel="00677FF8">
          <w:rPr>
            <w:b/>
            <w:szCs w:val="26"/>
            <w:lang w:val="pt-BR"/>
            <w:rPrChange w:id="5047" w:author="The Si Tran" w:date="2012-12-05T23:02:00Z">
              <w:rPr>
                <w:b/>
                <w:sz w:val="28"/>
                <w:szCs w:val="28"/>
                <w:lang w:val="pt-BR"/>
              </w:rPr>
            </w:rPrChange>
          </w:rPr>
          <w:delText>Bước 3: Kiểm tra mô hình</w:delText>
        </w:r>
        <w:bookmarkStart w:id="5048" w:name="_Toc343083592"/>
        <w:bookmarkStart w:id="5049" w:name="_Toc343083806"/>
        <w:bookmarkStart w:id="5050" w:name="_Toc343084017"/>
        <w:bookmarkStart w:id="5051" w:name="_Toc343220776"/>
        <w:bookmarkStart w:id="5052" w:name="_Toc343232280"/>
        <w:bookmarkStart w:id="5053" w:name="_Toc343232693"/>
        <w:bookmarkStart w:id="5054" w:name="_Toc343232978"/>
        <w:bookmarkStart w:id="5055" w:name="_Toc343415483"/>
        <w:bookmarkStart w:id="5056" w:name="_Toc343415779"/>
        <w:bookmarkStart w:id="5057" w:name="_Toc343452438"/>
        <w:bookmarkStart w:id="5058" w:name="_Toc343461228"/>
        <w:bookmarkStart w:id="5059" w:name="_Toc343494115"/>
        <w:bookmarkStart w:id="5060" w:name="_Toc343494327"/>
        <w:bookmarkStart w:id="5061" w:name="_Toc343495100"/>
        <w:bookmarkStart w:id="5062" w:name="_Toc343660327"/>
        <w:bookmarkStart w:id="5063" w:name="_Toc343660541"/>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del>
    </w:p>
    <w:p w14:paraId="1232B3EC" w14:textId="77777777" w:rsidR="006A21F7" w:rsidRPr="0049233F" w:rsidDel="00677FF8" w:rsidRDefault="006A21F7" w:rsidP="006A21F7">
      <w:pPr>
        <w:ind w:firstLine="540"/>
        <w:rPr>
          <w:del w:id="5064" w:author="The Si Tran" w:date="2012-12-10T20:40:00Z"/>
          <w:szCs w:val="26"/>
          <w:lang w:val="pt-BR"/>
          <w:rPrChange w:id="5065" w:author="The Si Tran" w:date="2012-12-05T23:02:00Z">
            <w:rPr>
              <w:del w:id="5066" w:author="The Si Tran" w:date="2012-12-10T20:40:00Z"/>
              <w:sz w:val="28"/>
              <w:szCs w:val="28"/>
              <w:lang w:val="pt-BR"/>
            </w:rPr>
          </w:rPrChange>
        </w:rPr>
      </w:pPr>
      <w:del w:id="5067" w:author="The Si Tran" w:date="2012-12-10T20:40:00Z">
        <w:r w:rsidRPr="0049233F" w:rsidDel="00677FF8">
          <w:rPr>
            <w:szCs w:val="26"/>
            <w:lang w:val="pt-BR"/>
            <w:rPrChange w:id="5068"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4" o:title=""/>
            </v:shape>
            <o:OLEObject Type="Embed" ProgID="Equation.DSMT4" ShapeID="_x0000_i1095" DrawAspect="Content" ObjectID="_1417414695" r:id="rId158"/>
          </w:object>
        </w:r>
        <w:r w:rsidRPr="0049233F" w:rsidDel="00677FF8">
          <w:rPr>
            <w:szCs w:val="26"/>
            <w:lang w:val="pt-BR"/>
            <w:rPrChange w:id="5069" w:author="The Si Tran" w:date="2012-12-05T23:02:00Z">
              <w:rPr>
                <w:sz w:val="28"/>
                <w:szCs w:val="28"/>
                <w:lang w:val="pt-BR"/>
              </w:rPr>
            </w:rPrChange>
          </w:rPr>
          <w:delText xml:space="preserve"> (N là kích thước chuỗi thặng dư) thì chuỗi thặng dư là ngẫu nhiên.</w:delText>
        </w:r>
        <w:bookmarkStart w:id="5070" w:name="_Toc343083593"/>
        <w:bookmarkStart w:id="5071" w:name="_Toc343083807"/>
        <w:bookmarkStart w:id="5072" w:name="_Toc343084018"/>
        <w:bookmarkStart w:id="5073" w:name="_Toc343220777"/>
        <w:bookmarkStart w:id="5074" w:name="_Toc343232281"/>
        <w:bookmarkStart w:id="5075" w:name="_Toc343232694"/>
        <w:bookmarkStart w:id="5076" w:name="_Toc343232979"/>
        <w:bookmarkStart w:id="5077" w:name="_Toc343415484"/>
        <w:bookmarkStart w:id="5078" w:name="_Toc343415780"/>
        <w:bookmarkStart w:id="5079" w:name="_Toc343452439"/>
        <w:bookmarkStart w:id="5080" w:name="_Toc343461229"/>
        <w:bookmarkStart w:id="5081" w:name="_Toc343494116"/>
        <w:bookmarkStart w:id="5082" w:name="_Toc343494328"/>
        <w:bookmarkStart w:id="5083" w:name="_Toc343495101"/>
        <w:bookmarkStart w:id="5084" w:name="_Toc343660328"/>
        <w:bookmarkStart w:id="5085" w:name="_Toc343660542"/>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del>
    </w:p>
    <w:p w14:paraId="3E2D2001" w14:textId="77777777" w:rsidR="006A21F7" w:rsidRPr="0049233F" w:rsidDel="00677FF8" w:rsidRDefault="006A21F7" w:rsidP="006A21F7">
      <w:pPr>
        <w:ind w:firstLine="540"/>
        <w:rPr>
          <w:del w:id="5086" w:author="The Si Tran" w:date="2012-12-10T20:40:00Z"/>
          <w:szCs w:val="26"/>
          <w:lang w:val="pt-BR"/>
          <w:rPrChange w:id="5087" w:author="The Si Tran" w:date="2012-12-05T23:02:00Z">
            <w:rPr>
              <w:del w:id="5088" w:author="The Si Tran" w:date="2012-12-10T20:40:00Z"/>
              <w:sz w:val="28"/>
              <w:szCs w:val="28"/>
              <w:lang w:val="pt-BR"/>
            </w:rPr>
          </w:rPrChange>
        </w:rPr>
      </w:pPr>
      <w:del w:id="5089" w:author="The Si Tran" w:date="2012-12-10T20:40:00Z">
        <w:r w:rsidRPr="0049233F" w:rsidDel="00677FF8">
          <w:rPr>
            <w:szCs w:val="26"/>
            <w:lang w:val="pt-BR"/>
            <w:rPrChange w:id="5090"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091" w:name="_Toc343083594"/>
        <w:bookmarkStart w:id="5092" w:name="_Toc343083808"/>
        <w:bookmarkStart w:id="5093" w:name="_Toc343084019"/>
        <w:bookmarkStart w:id="5094" w:name="_Toc343220778"/>
        <w:bookmarkStart w:id="5095" w:name="_Toc343232282"/>
        <w:bookmarkStart w:id="5096" w:name="_Toc343232695"/>
        <w:bookmarkStart w:id="5097" w:name="_Toc343232980"/>
        <w:bookmarkStart w:id="5098" w:name="_Toc343415485"/>
        <w:bookmarkStart w:id="5099" w:name="_Toc343415781"/>
        <w:bookmarkStart w:id="5100" w:name="_Toc343452440"/>
        <w:bookmarkStart w:id="5101" w:name="_Toc343461230"/>
        <w:bookmarkStart w:id="5102" w:name="_Toc343494117"/>
        <w:bookmarkStart w:id="5103" w:name="_Toc343494329"/>
        <w:bookmarkStart w:id="5104" w:name="_Toc343495102"/>
        <w:bookmarkStart w:id="5105" w:name="_Toc343660329"/>
        <w:bookmarkStart w:id="5106" w:name="_Toc343660543"/>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del>
    </w:p>
    <w:p w14:paraId="643193D6" w14:textId="77777777" w:rsidR="007850C8" w:rsidRPr="000D001B" w:rsidDel="000B65E4" w:rsidRDefault="006A21F7">
      <w:pPr>
        <w:ind w:left="1440" w:firstLine="720"/>
        <w:rPr>
          <w:del w:id="5107" w:author="The Si Tran" w:date="2012-12-06T01:54:00Z"/>
          <w:szCs w:val="26"/>
          <w:lang w:val="fr-FR"/>
          <w:rPrChange w:id="5108" w:author="The Si Tran" w:date="2012-12-06T01:53:00Z">
            <w:rPr>
              <w:del w:id="5109" w:author="The Si Tran" w:date="2012-12-06T01:54:00Z"/>
              <w:sz w:val="28"/>
              <w:szCs w:val="28"/>
              <w:lang w:val="fr-FR"/>
            </w:rPr>
          </w:rPrChange>
        </w:rPr>
        <w:pPrChange w:id="5110" w:author="The Si Tran" w:date="2012-12-06T01:53:00Z">
          <w:pPr>
            <w:ind w:firstLine="540"/>
          </w:pPr>
        </w:pPrChange>
      </w:pPr>
      <w:del w:id="5111" w:author="The Si Tran" w:date="2012-12-10T20:40:00Z">
        <w:r w:rsidRPr="00AF1345" w:rsidDel="00677FF8">
          <w:rPr>
            <w:position w:val="-4"/>
            <w:szCs w:val="26"/>
            <w:lang w:val="pt-BR"/>
          </w:rPr>
          <w:object w:dxaOrig="180" w:dyaOrig="279" w14:anchorId="4F983E8D">
            <v:shape id="_x0000_i1096" type="#_x0000_t75" style="width:7.5pt;height:12.75pt" o:ole="">
              <v:imagedata r:id="rId19" o:title=""/>
            </v:shape>
            <o:OLEObject Type="Embed" ProgID="Equation.DSMT4" ShapeID="_x0000_i1096" DrawAspect="Content" ObjectID="_1417414696" r:id="rId159"/>
          </w:object>
        </w:r>
        <w:r w:rsidRPr="0049233F" w:rsidDel="00677FF8">
          <w:rPr>
            <w:szCs w:val="26"/>
            <w:lang w:val="fr-FR"/>
            <w:rPrChange w:id="5112" w:author="The Si Tran" w:date="2012-12-05T23:02:00Z">
              <w:rPr>
                <w:sz w:val="28"/>
                <w:szCs w:val="28"/>
                <w:lang w:val="fr-FR"/>
              </w:rPr>
            </w:rPrChange>
          </w:rPr>
          <w:delText>Phép thử Q là:</w:delText>
        </w:r>
      </w:del>
      <w:bookmarkStart w:id="5113" w:name="_Toc343083595"/>
      <w:bookmarkStart w:id="5114" w:name="_Toc343083809"/>
      <w:bookmarkStart w:id="5115" w:name="_Toc343084020"/>
      <w:bookmarkStart w:id="5116" w:name="_Toc343220779"/>
      <w:bookmarkStart w:id="5117" w:name="_Toc343232283"/>
      <w:bookmarkStart w:id="5118" w:name="_Toc343232696"/>
      <w:bookmarkStart w:id="5119" w:name="_Toc343232981"/>
      <w:bookmarkStart w:id="5120" w:name="_Toc343415486"/>
      <w:bookmarkStart w:id="5121" w:name="_Toc343415782"/>
      <w:bookmarkStart w:id="5122" w:name="_Toc343452441"/>
      <w:bookmarkStart w:id="5123" w:name="_Toc343461231"/>
      <w:bookmarkStart w:id="5124" w:name="_Toc343494118"/>
      <w:bookmarkStart w:id="5125" w:name="_Toc343494330"/>
      <w:bookmarkStart w:id="5126" w:name="_Toc343495103"/>
      <w:bookmarkStart w:id="5127" w:name="_Toc343660330"/>
      <w:bookmarkStart w:id="5128" w:name="_Toc343660544"/>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p>
    <w:p w14:paraId="5D0171E6" w14:textId="77777777" w:rsidR="006A21F7" w:rsidRPr="0049233F" w:rsidDel="00677FF8" w:rsidRDefault="006A21F7">
      <w:pPr>
        <w:ind w:left="1440" w:firstLine="720"/>
        <w:rPr>
          <w:del w:id="5129" w:author="The Si Tran" w:date="2012-12-10T20:40:00Z"/>
          <w:szCs w:val="26"/>
          <w:lang w:val="pt-BR"/>
          <w:rPrChange w:id="5130" w:author="The Si Tran" w:date="2012-12-05T23:02:00Z">
            <w:rPr>
              <w:del w:id="5131" w:author="The Si Tran" w:date="2012-12-10T20:40:00Z"/>
              <w:sz w:val="28"/>
              <w:szCs w:val="28"/>
              <w:lang w:val="pt-BR"/>
            </w:rPr>
          </w:rPrChange>
        </w:rPr>
        <w:pPrChange w:id="5132" w:author="The Si Tran" w:date="2012-12-06T01:54:00Z">
          <w:pPr>
            <w:ind w:firstLine="540"/>
          </w:pPr>
        </w:pPrChange>
      </w:pPr>
      <w:del w:id="5133" w:author="The Si Tran" w:date="2012-12-06T01:54:00Z">
        <w:r w:rsidRPr="0049233F" w:rsidDel="000B65E4">
          <w:rPr>
            <w:szCs w:val="26"/>
            <w:lang w:val="fr-FR"/>
            <w:rPrChange w:id="5134"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0" o:title=""/>
            </v:shape>
            <o:OLEObject Type="Embed" ProgID="Equation.DSMT4" ShapeID="_x0000_i1097" DrawAspect="Content" ObjectID="_1417414697" r:id="rId161"/>
          </w:object>
        </w:r>
      </w:del>
      <w:del w:id="5135" w:author="The Si Tran" w:date="2012-12-10T20:40:00Z">
        <w:r w:rsidRPr="00E078AF" w:rsidDel="00677FF8">
          <w:rPr>
            <w:position w:val="-4"/>
            <w:szCs w:val="26"/>
            <w:lang w:val="pt-BR"/>
          </w:rPr>
          <w:object w:dxaOrig="180" w:dyaOrig="279" w14:anchorId="28D84A66">
            <v:shape id="_x0000_i1098" type="#_x0000_t75" style="width:7.5pt;height:12.75pt" o:ole="">
              <v:imagedata r:id="rId19" o:title=""/>
            </v:shape>
            <o:OLEObject Type="Embed" ProgID="Equation.DSMT4" ShapeID="_x0000_i1098" DrawAspect="Content" ObjectID="_1417414698" r:id="rId162"/>
          </w:object>
        </w:r>
        <w:bookmarkStart w:id="5136" w:name="_Toc343083596"/>
        <w:bookmarkStart w:id="5137" w:name="_Toc343083810"/>
        <w:bookmarkStart w:id="5138" w:name="_Toc343084021"/>
        <w:bookmarkStart w:id="5139" w:name="_Toc343220780"/>
        <w:bookmarkStart w:id="5140" w:name="_Toc343232284"/>
        <w:bookmarkStart w:id="5141" w:name="_Toc343232697"/>
        <w:bookmarkStart w:id="5142" w:name="_Toc343232982"/>
        <w:bookmarkStart w:id="5143" w:name="_Toc343415487"/>
        <w:bookmarkStart w:id="5144" w:name="_Toc343415783"/>
        <w:bookmarkStart w:id="5145" w:name="_Toc343452442"/>
        <w:bookmarkStart w:id="5146" w:name="_Toc343461232"/>
        <w:bookmarkStart w:id="5147" w:name="_Toc343494119"/>
        <w:bookmarkStart w:id="5148" w:name="_Toc343494331"/>
        <w:bookmarkStart w:id="5149" w:name="_Toc343495104"/>
        <w:bookmarkStart w:id="5150" w:name="_Toc343660331"/>
        <w:bookmarkStart w:id="5151" w:name="_Toc34366054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del>
    </w:p>
    <w:p w14:paraId="1B7B79BF" w14:textId="77777777" w:rsidR="006A21F7" w:rsidRPr="0049233F" w:rsidDel="00677FF8" w:rsidRDefault="006A21F7" w:rsidP="006A21F7">
      <w:pPr>
        <w:ind w:firstLine="540"/>
        <w:rPr>
          <w:del w:id="5152" w:author="The Si Tran" w:date="2012-12-10T20:40:00Z"/>
          <w:szCs w:val="26"/>
          <w:lang w:val="pt-BR"/>
          <w:rPrChange w:id="5153" w:author="The Si Tran" w:date="2012-12-05T23:02:00Z">
            <w:rPr>
              <w:del w:id="5154" w:author="The Si Tran" w:date="2012-12-10T20:40:00Z"/>
              <w:sz w:val="28"/>
              <w:szCs w:val="28"/>
              <w:lang w:val="pt-BR"/>
            </w:rPr>
          </w:rPrChange>
        </w:rPr>
      </w:pPr>
      <w:del w:id="5155" w:author="The Si Tran" w:date="2012-12-10T20:40:00Z">
        <w:r w:rsidRPr="0049233F" w:rsidDel="00677FF8">
          <w:rPr>
            <w:szCs w:val="26"/>
            <w:lang w:val="pt-BR"/>
            <w:rPrChange w:id="5156" w:author="The Si Tran" w:date="2012-12-05T23:02:00Z">
              <w:rPr>
                <w:sz w:val="28"/>
                <w:szCs w:val="28"/>
                <w:lang w:val="pt-BR"/>
              </w:rPr>
            </w:rPrChange>
          </w:rPr>
          <w:delText xml:space="preserve">Với </w:delText>
        </w:r>
        <w:bookmarkStart w:id="5157" w:name="_Toc343083597"/>
        <w:bookmarkStart w:id="5158" w:name="_Toc343083811"/>
        <w:bookmarkStart w:id="5159" w:name="_Toc343084022"/>
        <w:bookmarkStart w:id="5160" w:name="_Toc343220781"/>
        <w:bookmarkStart w:id="5161" w:name="_Toc343232285"/>
        <w:bookmarkStart w:id="5162" w:name="_Toc343232698"/>
        <w:bookmarkStart w:id="5163" w:name="_Toc343232983"/>
        <w:bookmarkStart w:id="5164" w:name="_Toc343415488"/>
        <w:bookmarkStart w:id="5165" w:name="_Toc343415784"/>
        <w:bookmarkStart w:id="5166" w:name="_Toc343452443"/>
        <w:bookmarkStart w:id="5167" w:name="_Toc343461233"/>
        <w:bookmarkStart w:id="5168" w:name="_Toc343494120"/>
        <w:bookmarkStart w:id="5169" w:name="_Toc343494332"/>
        <w:bookmarkStart w:id="5170" w:name="_Toc343495105"/>
        <w:bookmarkStart w:id="5171" w:name="_Toc343660332"/>
        <w:bookmarkStart w:id="5172" w:name="_Toc34366054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del>
    </w:p>
    <w:p w14:paraId="6AFA4B28" w14:textId="77777777" w:rsidR="006A21F7" w:rsidRPr="0049233F" w:rsidDel="00677FF8" w:rsidRDefault="006A21F7" w:rsidP="006A21F7">
      <w:pPr>
        <w:ind w:firstLine="540"/>
        <w:rPr>
          <w:del w:id="5173" w:author="The Si Tran" w:date="2012-12-10T20:40:00Z"/>
          <w:szCs w:val="26"/>
          <w:lang w:val="pt-BR"/>
          <w:rPrChange w:id="5174" w:author="The Si Tran" w:date="2012-12-05T23:02:00Z">
            <w:rPr>
              <w:del w:id="5175" w:author="The Si Tran" w:date="2012-12-10T20:40:00Z"/>
              <w:sz w:val="28"/>
              <w:szCs w:val="28"/>
              <w:lang w:val="pt-BR"/>
            </w:rPr>
          </w:rPrChange>
        </w:rPr>
      </w:pPr>
      <w:del w:id="5176" w:author="The Si Tran" w:date="2012-12-06T20:22:00Z">
        <w:r w:rsidRPr="00AF1345" w:rsidDel="00A96CBA">
          <w:rPr>
            <w:position w:val="-12"/>
            <w:szCs w:val="26"/>
            <w:lang w:val="pt-BR"/>
          </w:rPr>
          <w:object w:dxaOrig="520" w:dyaOrig="360" w14:anchorId="0CAAF5E9">
            <v:shape id="_x0000_i1099" type="#_x0000_t75" style="width:27.75pt;height:21.75pt" o:ole="">
              <v:imagedata r:id="rId163" o:title=""/>
            </v:shape>
            <o:OLEObject Type="Embed" ProgID="Equation.DSMT4" ShapeID="_x0000_i1099" DrawAspect="Content" ObjectID="_1417414699" r:id="rId164"/>
          </w:object>
        </w:r>
      </w:del>
      <w:del w:id="5177" w:author="The Si Tran" w:date="2012-12-10T20:40:00Z">
        <w:r w:rsidRPr="0049233F" w:rsidDel="00677FF8">
          <w:rPr>
            <w:szCs w:val="26"/>
            <w:lang w:val="pt-BR"/>
            <w:rPrChange w:id="5178" w:author="The Si Tran" w:date="2012-12-05T23:02:00Z">
              <w:rPr>
                <w:sz w:val="28"/>
                <w:szCs w:val="28"/>
                <w:lang w:val="pt-BR"/>
              </w:rPr>
            </w:rPrChange>
          </w:rPr>
          <w:delText xml:space="preserve"> là hệ số tự tương quan của thặng dư ở độ trễ </w:delText>
        </w:r>
      </w:del>
      <w:del w:id="5179" w:author="The Si Tran" w:date="2012-12-06T20:22:00Z">
        <w:r w:rsidRPr="0049233F" w:rsidDel="00A96CBA">
          <w:rPr>
            <w:szCs w:val="26"/>
            <w:lang w:val="pt-BR"/>
            <w:rPrChange w:id="5180" w:author="The Si Tran" w:date="2012-12-05T23:02:00Z">
              <w:rPr>
                <w:sz w:val="28"/>
                <w:szCs w:val="28"/>
                <w:lang w:val="pt-BR"/>
              </w:rPr>
            </w:rPrChange>
          </w:rPr>
          <w:delText>k</w:delText>
        </w:r>
      </w:del>
      <w:del w:id="5181" w:author="The Si Tran" w:date="2012-12-10T20:40:00Z">
        <w:r w:rsidRPr="0049233F" w:rsidDel="00677FF8">
          <w:rPr>
            <w:szCs w:val="26"/>
            <w:lang w:val="pt-BR"/>
            <w:rPrChange w:id="5182" w:author="The Si Tran" w:date="2012-12-05T23:02:00Z">
              <w:rPr>
                <w:sz w:val="28"/>
                <w:szCs w:val="28"/>
                <w:lang w:val="pt-BR"/>
              </w:rPr>
            </w:rPrChange>
          </w:rPr>
          <w:delText>.</w:delText>
        </w:r>
        <w:bookmarkStart w:id="5183" w:name="_Toc343083598"/>
        <w:bookmarkStart w:id="5184" w:name="_Toc343083812"/>
        <w:bookmarkStart w:id="5185" w:name="_Toc343084023"/>
        <w:bookmarkStart w:id="5186" w:name="_Toc343220782"/>
        <w:bookmarkStart w:id="5187" w:name="_Toc343232286"/>
        <w:bookmarkStart w:id="5188" w:name="_Toc343232699"/>
        <w:bookmarkStart w:id="5189" w:name="_Toc343232984"/>
        <w:bookmarkStart w:id="5190" w:name="_Toc343415489"/>
        <w:bookmarkStart w:id="5191" w:name="_Toc343415785"/>
        <w:bookmarkStart w:id="5192" w:name="_Toc343452444"/>
        <w:bookmarkStart w:id="5193" w:name="_Toc343461234"/>
        <w:bookmarkStart w:id="5194" w:name="_Toc343494121"/>
        <w:bookmarkStart w:id="5195" w:name="_Toc343494333"/>
        <w:bookmarkStart w:id="5196" w:name="_Toc343495106"/>
        <w:bookmarkStart w:id="5197" w:name="_Toc343660333"/>
        <w:bookmarkStart w:id="5198" w:name="_Toc343660547"/>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del>
    </w:p>
    <w:p w14:paraId="1F223545" w14:textId="77777777" w:rsidR="006A21F7" w:rsidRPr="0049233F" w:rsidDel="00677FF8" w:rsidRDefault="006A21F7" w:rsidP="006A21F7">
      <w:pPr>
        <w:ind w:firstLine="540"/>
        <w:rPr>
          <w:del w:id="5199" w:author="The Si Tran" w:date="2012-12-10T20:40:00Z"/>
          <w:szCs w:val="26"/>
          <w:lang w:val="pt-BR"/>
          <w:rPrChange w:id="5200" w:author="The Si Tran" w:date="2012-12-05T23:02:00Z">
            <w:rPr>
              <w:del w:id="5201" w:author="The Si Tran" w:date="2012-12-10T20:40:00Z"/>
              <w:sz w:val="28"/>
              <w:szCs w:val="28"/>
              <w:lang w:val="pt-BR"/>
            </w:rPr>
          </w:rPrChange>
        </w:rPr>
      </w:pPr>
      <w:del w:id="5202" w:author="The Si Tran" w:date="2012-12-06T20:22:00Z">
        <w:r w:rsidRPr="0049233F" w:rsidDel="00A96CBA">
          <w:rPr>
            <w:szCs w:val="26"/>
            <w:lang w:val="pt-BR"/>
            <w:rPrChange w:id="5203" w:author="The Si Tran" w:date="2012-12-05T23:02:00Z">
              <w:rPr>
                <w:sz w:val="28"/>
                <w:szCs w:val="28"/>
                <w:lang w:val="pt-BR"/>
              </w:rPr>
            </w:rPrChange>
          </w:rPr>
          <w:delText xml:space="preserve">n </w:delText>
        </w:r>
      </w:del>
      <w:del w:id="5204" w:author="The Si Tran" w:date="2012-12-10T20:40:00Z">
        <w:r w:rsidRPr="0049233F" w:rsidDel="00677FF8">
          <w:rPr>
            <w:szCs w:val="26"/>
            <w:lang w:val="pt-BR"/>
            <w:rPrChange w:id="5205" w:author="The Si Tran" w:date="2012-12-05T23:02:00Z">
              <w:rPr>
                <w:sz w:val="28"/>
                <w:szCs w:val="28"/>
                <w:lang w:val="pt-BR"/>
              </w:rPr>
            </w:rPrChange>
          </w:rPr>
          <w:delText>là kích thước của chuỗi thặng dư.</w:delText>
        </w:r>
        <w:bookmarkStart w:id="5206" w:name="_Toc343083599"/>
        <w:bookmarkStart w:id="5207" w:name="_Toc343083813"/>
        <w:bookmarkStart w:id="5208" w:name="_Toc343084024"/>
        <w:bookmarkStart w:id="5209" w:name="_Toc343220783"/>
        <w:bookmarkStart w:id="5210" w:name="_Toc343232287"/>
        <w:bookmarkStart w:id="5211" w:name="_Toc343232700"/>
        <w:bookmarkStart w:id="5212" w:name="_Toc343232985"/>
        <w:bookmarkStart w:id="5213" w:name="_Toc343415490"/>
        <w:bookmarkStart w:id="5214" w:name="_Toc343415786"/>
        <w:bookmarkStart w:id="5215" w:name="_Toc343452445"/>
        <w:bookmarkStart w:id="5216" w:name="_Toc343461235"/>
        <w:bookmarkStart w:id="5217" w:name="_Toc343494122"/>
        <w:bookmarkStart w:id="5218" w:name="_Toc343494334"/>
        <w:bookmarkStart w:id="5219" w:name="_Toc343495107"/>
        <w:bookmarkStart w:id="5220" w:name="_Toc343660334"/>
        <w:bookmarkStart w:id="5221" w:name="_Toc343660548"/>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del>
    </w:p>
    <w:p w14:paraId="7E6255BB" w14:textId="77777777" w:rsidR="006A21F7" w:rsidRPr="0049233F" w:rsidDel="00677FF8" w:rsidRDefault="006A21F7" w:rsidP="006A21F7">
      <w:pPr>
        <w:ind w:firstLine="540"/>
        <w:rPr>
          <w:del w:id="5222" w:author="The Si Tran" w:date="2012-12-10T20:40:00Z"/>
          <w:szCs w:val="26"/>
          <w:lang w:val="fr-FR"/>
          <w:rPrChange w:id="5223" w:author="The Si Tran" w:date="2012-12-05T23:02:00Z">
            <w:rPr>
              <w:del w:id="5224" w:author="The Si Tran" w:date="2012-12-10T20:40:00Z"/>
              <w:sz w:val="28"/>
              <w:szCs w:val="28"/>
              <w:lang w:val="fr-FR"/>
            </w:rPr>
          </w:rPrChange>
        </w:rPr>
      </w:pPr>
      <w:del w:id="5225" w:author="The Si Tran" w:date="2012-12-06T20:22:00Z">
        <w:r w:rsidRPr="0049233F" w:rsidDel="00A96CBA">
          <w:rPr>
            <w:szCs w:val="26"/>
            <w:lang w:val="fr-FR"/>
            <w:rPrChange w:id="5226" w:author="The Si Tran" w:date="2012-12-05T23:02:00Z">
              <w:rPr>
                <w:sz w:val="28"/>
                <w:szCs w:val="28"/>
                <w:lang w:val="fr-FR"/>
              </w:rPr>
            </w:rPrChange>
          </w:rPr>
          <w:delText>k</w:delText>
        </w:r>
      </w:del>
      <w:del w:id="5227" w:author="The Si Tran" w:date="2012-12-10T20:40:00Z">
        <w:r w:rsidRPr="0049233F" w:rsidDel="00677FF8">
          <w:rPr>
            <w:szCs w:val="26"/>
            <w:lang w:val="fr-FR"/>
            <w:rPrChange w:id="5228" w:author="The Si Tran" w:date="2012-12-05T23:02:00Z">
              <w:rPr>
                <w:sz w:val="28"/>
                <w:szCs w:val="28"/>
                <w:lang w:val="fr-FR"/>
              </w:rPr>
            </w:rPrChange>
          </w:rPr>
          <w:delText xml:space="preserve"> là độ trễ</w:delText>
        </w:r>
        <w:bookmarkStart w:id="5229" w:name="_Toc343083600"/>
        <w:bookmarkStart w:id="5230" w:name="_Toc343083814"/>
        <w:bookmarkStart w:id="5231" w:name="_Toc343084025"/>
        <w:bookmarkStart w:id="5232" w:name="_Toc343220784"/>
        <w:bookmarkStart w:id="5233" w:name="_Toc343232288"/>
        <w:bookmarkStart w:id="5234" w:name="_Toc343232701"/>
        <w:bookmarkStart w:id="5235" w:name="_Toc343232986"/>
        <w:bookmarkStart w:id="5236" w:name="_Toc343415491"/>
        <w:bookmarkStart w:id="5237" w:name="_Toc343415787"/>
        <w:bookmarkStart w:id="5238" w:name="_Toc343452446"/>
        <w:bookmarkStart w:id="5239" w:name="_Toc343461236"/>
        <w:bookmarkStart w:id="5240" w:name="_Toc343494123"/>
        <w:bookmarkStart w:id="5241" w:name="_Toc343494335"/>
        <w:bookmarkStart w:id="5242" w:name="_Toc343495108"/>
        <w:bookmarkStart w:id="5243" w:name="_Toc343660335"/>
        <w:bookmarkStart w:id="5244" w:name="_Toc343660549"/>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del>
    </w:p>
    <w:p w14:paraId="1D7FD395" w14:textId="77777777" w:rsidR="006A21F7" w:rsidRPr="0049233F" w:rsidDel="00677FF8" w:rsidRDefault="006A21F7" w:rsidP="006A21F7">
      <w:pPr>
        <w:ind w:firstLine="540"/>
        <w:rPr>
          <w:del w:id="5245" w:author="The Si Tran" w:date="2012-12-10T20:40:00Z"/>
          <w:szCs w:val="26"/>
          <w:lang w:val="fr-FR"/>
          <w:rPrChange w:id="5246" w:author="The Si Tran" w:date="2012-12-05T23:02:00Z">
            <w:rPr>
              <w:del w:id="5247" w:author="The Si Tran" w:date="2012-12-10T20:40:00Z"/>
              <w:sz w:val="28"/>
              <w:szCs w:val="28"/>
              <w:lang w:val="fr-FR"/>
            </w:rPr>
          </w:rPrChange>
        </w:rPr>
      </w:pPr>
      <w:del w:id="5248" w:author="The Si Tran" w:date="2012-12-06T20:22:00Z">
        <w:r w:rsidRPr="0049233F" w:rsidDel="00A96CBA">
          <w:rPr>
            <w:szCs w:val="26"/>
            <w:lang w:val="fr-FR"/>
            <w:rPrChange w:id="5249" w:author="The Si Tran" w:date="2012-12-05T23:02:00Z">
              <w:rPr>
                <w:sz w:val="28"/>
                <w:szCs w:val="28"/>
                <w:lang w:val="fr-FR"/>
              </w:rPr>
            </w:rPrChange>
          </w:rPr>
          <w:delText>m</w:delText>
        </w:r>
      </w:del>
      <w:del w:id="5250" w:author="The Si Tran" w:date="2012-12-10T20:40:00Z">
        <w:r w:rsidRPr="0049233F" w:rsidDel="00677FF8">
          <w:rPr>
            <w:szCs w:val="26"/>
            <w:lang w:val="fr-FR"/>
            <w:rPrChange w:id="5251" w:author="The Si Tran" w:date="2012-12-05T23:02:00Z">
              <w:rPr>
                <w:sz w:val="28"/>
                <w:szCs w:val="28"/>
                <w:lang w:val="fr-FR"/>
              </w:rPr>
            </w:rPrChange>
          </w:rPr>
          <w:delText xml:space="preserve"> là tổng số độ trễ được kiểm tra.</w:delText>
        </w:r>
        <w:bookmarkStart w:id="5252" w:name="_Toc343083601"/>
        <w:bookmarkStart w:id="5253" w:name="_Toc343083815"/>
        <w:bookmarkStart w:id="5254" w:name="_Toc343084026"/>
        <w:bookmarkStart w:id="5255" w:name="_Toc343220785"/>
        <w:bookmarkStart w:id="5256" w:name="_Toc343232289"/>
        <w:bookmarkStart w:id="5257" w:name="_Toc343232702"/>
        <w:bookmarkStart w:id="5258" w:name="_Toc343232987"/>
        <w:bookmarkStart w:id="5259" w:name="_Toc343415492"/>
        <w:bookmarkStart w:id="5260" w:name="_Toc343415788"/>
        <w:bookmarkStart w:id="5261" w:name="_Toc343452447"/>
        <w:bookmarkStart w:id="5262" w:name="_Toc343461237"/>
        <w:bookmarkStart w:id="5263" w:name="_Toc343494124"/>
        <w:bookmarkStart w:id="5264" w:name="_Toc343494336"/>
        <w:bookmarkStart w:id="5265" w:name="_Toc343495109"/>
        <w:bookmarkStart w:id="5266" w:name="_Toc343660336"/>
        <w:bookmarkStart w:id="5267" w:name="_Toc343660550"/>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del>
    </w:p>
    <w:p w14:paraId="4BE4BD4A" w14:textId="77777777" w:rsidR="006A21F7" w:rsidRPr="0049233F" w:rsidDel="00677FF8" w:rsidRDefault="006A21F7" w:rsidP="006A21F7">
      <w:pPr>
        <w:ind w:firstLine="540"/>
        <w:rPr>
          <w:del w:id="5268" w:author="The Si Tran" w:date="2012-12-10T20:40:00Z"/>
          <w:szCs w:val="26"/>
          <w:lang w:val="fr-FR"/>
          <w:rPrChange w:id="5269" w:author="The Si Tran" w:date="2012-12-05T23:02:00Z">
            <w:rPr>
              <w:del w:id="5270" w:author="The Si Tran" w:date="2012-12-10T20:40:00Z"/>
              <w:sz w:val="28"/>
              <w:szCs w:val="28"/>
              <w:lang w:val="fr-FR"/>
            </w:rPr>
          </w:rPrChange>
        </w:rPr>
      </w:pPr>
      <w:bookmarkStart w:id="5271" w:name="_Toc343083602"/>
      <w:bookmarkStart w:id="5272" w:name="_Toc343083816"/>
      <w:bookmarkStart w:id="5273" w:name="_Toc343084027"/>
      <w:bookmarkStart w:id="5274" w:name="_Toc343220786"/>
      <w:bookmarkStart w:id="5275" w:name="_Toc343232290"/>
      <w:bookmarkStart w:id="5276" w:name="_Toc343232703"/>
      <w:bookmarkStart w:id="5277" w:name="_Toc343232988"/>
      <w:bookmarkStart w:id="5278" w:name="_Toc343415493"/>
      <w:bookmarkStart w:id="5279" w:name="_Toc343415789"/>
      <w:bookmarkStart w:id="5280" w:name="_Toc343452448"/>
      <w:bookmarkStart w:id="5281" w:name="_Toc343461238"/>
      <w:bookmarkStart w:id="5282" w:name="_Toc343494125"/>
      <w:bookmarkStart w:id="5283" w:name="_Toc343494337"/>
      <w:bookmarkStart w:id="5284" w:name="_Toc343495110"/>
      <w:bookmarkStart w:id="5285" w:name="_Toc343660337"/>
      <w:bookmarkStart w:id="5286" w:name="_Toc343660551"/>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14:paraId="213EA8A3" w14:textId="77777777" w:rsidR="006A21F7" w:rsidRPr="0049233F" w:rsidDel="00677FF8" w:rsidRDefault="006A21F7" w:rsidP="006A21F7">
      <w:pPr>
        <w:ind w:firstLine="540"/>
        <w:rPr>
          <w:del w:id="5287" w:author="The Si Tran" w:date="2012-12-10T20:40:00Z"/>
          <w:szCs w:val="26"/>
          <w:lang w:val="fr-FR"/>
          <w:rPrChange w:id="5288" w:author="The Si Tran" w:date="2012-12-05T23:02:00Z">
            <w:rPr>
              <w:del w:id="5289" w:author="The Si Tran" w:date="2012-12-10T20:40:00Z"/>
              <w:sz w:val="28"/>
              <w:szCs w:val="28"/>
              <w:lang w:val="fr-FR"/>
            </w:rPr>
          </w:rPrChange>
        </w:rPr>
      </w:pPr>
      <w:del w:id="5290" w:author="The Si Tran" w:date="2012-12-10T20:40:00Z">
        <w:r w:rsidRPr="0049233F" w:rsidDel="00677FF8">
          <w:rPr>
            <w:szCs w:val="26"/>
            <w:lang w:val="fr-FR"/>
            <w:rPrChange w:id="5291"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5" o:title=""/>
            </v:shape>
            <o:OLEObject Type="Embed" ProgID="Equation.DSMT4" ShapeID="_x0000_i1100" DrawAspect="Content" ObjectID="_1417414700" r:id="rId166"/>
          </w:object>
        </w:r>
        <w:r w:rsidRPr="0049233F" w:rsidDel="00677FF8">
          <w:rPr>
            <w:szCs w:val="26"/>
            <w:lang w:val="fr-FR"/>
            <w:rPrChange w:id="5292"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293" w:name="_Toc343083603"/>
        <w:bookmarkStart w:id="5294" w:name="_Toc343083817"/>
        <w:bookmarkStart w:id="5295" w:name="_Toc343084028"/>
        <w:bookmarkStart w:id="5296" w:name="_Toc343220787"/>
        <w:bookmarkStart w:id="5297" w:name="_Toc343232291"/>
        <w:bookmarkStart w:id="5298" w:name="_Toc343232704"/>
        <w:bookmarkStart w:id="5299" w:name="_Toc343232989"/>
        <w:bookmarkStart w:id="5300" w:name="_Toc343415494"/>
        <w:bookmarkStart w:id="5301" w:name="_Toc343415790"/>
        <w:bookmarkStart w:id="5302" w:name="_Toc343452449"/>
        <w:bookmarkStart w:id="5303" w:name="_Toc343461239"/>
        <w:bookmarkStart w:id="5304" w:name="_Toc343494126"/>
        <w:bookmarkStart w:id="5305" w:name="_Toc343494338"/>
        <w:bookmarkStart w:id="5306" w:name="_Toc343495111"/>
        <w:bookmarkStart w:id="5307" w:name="_Toc343660338"/>
        <w:bookmarkStart w:id="5308" w:name="_Toc34366055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del>
    </w:p>
    <w:p w14:paraId="7BD82624" w14:textId="77777777" w:rsidR="006A21F7" w:rsidRPr="0049233F" w:rsidDel="00677FF8" w:rsidRDefault="006A21F7" w:rsidP="006A21F7">
      <w:pPr>
        <w:ind w:firstLine="540"/>
        <w:rPr>
          <w:del w:id="5309" w:author="The Si Tran" w:date="2012-12-10T20:40:00Z"/>
          <w:szCs w:val="26"/>
          <w:lang w:val="fr-FR"/>
          <w:rPrChange w:id="5310" w:author="The Si Tran" w:date="2012-12-05T23:02:00Z">
            <w:rPr>
              <w:del w:id="5311" w:author="The Si Tran" w:date="2012-12-10T20:40:00Z"/>
              <w:sz w:val="28"/>
              <w:szCs w:val="28"/>
              <w:lang w:val="fr-FR"/>
            </w:rPr>
          </w:rPrChange>
        </w:rPr>
      </w:pPr>
      <w:del w:id="5312" w:author="The Si Tran" w:date="2012-12-10T20:40:00Z">
        <w:r w:rsidRPr="0049233F" w:rsidDel="00677FF8">
          <w:rPr>
            <w:b/>
            <w:szCs w:val="26"/>
            <w:lang w:val="fr-FR"/>
            <w:rPrChange w:id="5313" w:author="The Si Tran" w:date="2012-12-05T23:02:00Z">
              <w:rPr>
                <w:b/>
                <w:sz w:val="28"/>
                <w:szCs w:val="28"/>
                <w:lang w:val="fr-FR"/>
              </w:rPr>
            </w:rPrChange>
          </w:rPr>
          <w:delText>Bước 4 : Dùng mô hình để đưa ra dự báo</w:delText>
        </w:r>
        <w:bookmarkStart w:id="5314" w:name="_Toc343083604"/>
        <w:bookmarkStart w:id="5315" w:name="_Toc343083818"/>
        <w:bookmarkStart w:id="5316" w:name="_Toc343084029"/>
        <w:bookmarkStart w:id="5317" w:name="_Toc343220788"/>
        <w:bookmarkStart w:id="5318" w:name="_Toc343232292"/>
        <w:bookmarkStart w:id="5319" w:name="_Toc343232705"/>
        <w:bookmarkStart w:id="5320" w:name="_Toc343232990"/>
        <w:bookmarkStart w:id="5321" w:name="_Toc343415495"/>
        <w:bookmarkStart w:id="5322" w:name="_Toc343415791"/>
        <w:bookmarkStart w:id="5323" w:name="_Toc343452450"/>
        <w:bookmarkStart w:id="5324" w:name="_Toc343461240"/>
        <w:bookmarkStart w:id="5325" w:name="_Toc343494127"/>
        <w:bookmarkStart w:id="5326" w:name="_Toc343494339"/>
        <w:bookmarkStart w:id="5327" w:name="_Toc343495112"/>
        <w:bookmarkStart w:id="5328" w:name="_Toc343660339"/>
        <w:bookmarkStart w:id="5329" w:name="_Toc34366055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del>
    </w:p>
    <w:p w14:paraId="2E3C245F" w14:textId="77777777" w:rsidR="006A21F7" w:rsidRPr="0049233F" w:rsidDel="00677FF8" w:rsidRDefault="006A21F7" w:rsidP="006A21F7">
      <w:pPr>
        <w:ind w:firstLine="540"/>
        <w:rPr>
          <w:del w:id="5330" w:author="The Si Tran" w:date="2012-12-10T20:40:00Z"/>
          <w:szCs w:val="26"/>
          <w:lang w:val="fr-FR"/>
          <w:rPrChange w:id="5331" w:author="The Si Tran" w:date="2012-12-05T23:02:00Z">
            <w:rPr>
              <w:del w:id="5332" w:author="The Si Tran" w:date="2012-12-10T20:40:00Z"/>
              <w:sz w:val="28"/>
              <w:szCs w:val="28"/>
              <w:lang w:val="fr-FR"/>
            </w:rPr>
          </w:rPrChange>
        </w:rPr>
      </w:pPr>
      <w:del w:id="5333" w:author="The Si Tran" w:date="2012-12-10T20:40:00Z">
        <w:r w:rsidRPr="0049233F" w:rsidDel="00677FF8">
          <w:rPr>
            <w:szCs w:val="26"/>
            <w:lang w:val="fr-FR"/>
            <w:rPrChange w:id="5334"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335" w:author="The Si Tran" w:date="2012-12-05T23:02:00Z">
              <w:rPr>
                <w:i/>
                <w:sz w:val="28"/>
                <w:szCs w:val="28"/>
                <w:lang w:val="fr-FR"/>
              </w:rPr>
            </w:rPrChange>
          </w:rPr>
          <w:delText>predict()</w:delText>
        </w:r>
        <w:r w:rsidRPr="0049233F" w:rsidDel="00677FF8">
          <w:rPr>
            <w:szCs w:val="26"/>
            <w:lang w:val="fr-FR"/>
            <w:rPrChange w:id="5336" w:author="The Si Tran" w:date="2012-12-05T23:02:00Z">
              <w:rPr>
                <w:sz w:val="28"/>
                <w:szCs w:val="28"/>
                <w:lang w:val="fr-FR"/>
              </w:rPr>
            </w:rPrChange>
          </w:rPr>
          <w:delText xml:space="preserve"> để sinh ra các giá trị dự đoán.</w:delText>
        </w:r>
        <w:bookmarkStart w:id="5337" w:name="_Toc343083605"/>
        <w:bookmarkStart w:id="5338" w:name="_Toc343083819"/>
        <w:bookmarkStart w:id="5339" w:name="_Toc343084030"/>
        <w:bookmarkStart w:id="5340" w:name="_Toc343220789"/>
        <w:bookmarkStart w:id="5341" w:name="_Toc343232293"/>
        <w:bookmarkStart w:id="5342" w:name="_Toc343232706"/>
        <w:bookmarkStart w:id="5343" w:name="_Toc343232991"/>
        <w:bookmarkStart w:id="5344" w:name="_Toc343415496"/>
        <w:bookmarkStart w:id="5345" w:name="_Toc343415792"/>
        <w:bookmarkStart w:id="5346" w:name="_Toc343452451"/>
        <w:bookmarkStart w:id="5347" w:name="_Toc343461241"/>
        <w:bookmarkStart w:id="5348" w:name="_Toc343494128"/>
        <w:bookmarkStart w:id="5349" w:name="_Toc343494340"/>
        <w:bookmarkStart w:id="5350" w:name="_Toc343495113"/>
        <w:bookmarkStart w:id="5351" w:name="_Toc343660340"/>
        <w:bookmarkStart w:id="5352" w:name="_Toc343660554"/>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44C1C90" w14:textId="77777777" w:rsidR="006A21F7" w:rsidRPr="0049233F" w:rsidDel="00677FF8" w:rsidRDefault="006A21F7" w:rsidP="006A21F7">
      <w:pPr>
        <w:ind w:firstLine="540"/>
        <w:rPr>
          <w:del w:id="5353" w:author="The Si Tran" w:date="2012-12-10T20:40:00Z"/>
          <w:b/>
          <w:szCs w:val="26"/>
          <w:lang w:val="fr-FR"/>
          <w:rPrChange w:id="5354" w:author="The Si Tran" w:date="2012-12-05T23:02:00Z">
            <w:rPr>
              <w:del w:id="5355" w:author="The Si Tran" w:date="2012-12-10T20:40:00Z"/>
              <w:b/>
              <w:sz w:val="28"/>
              <w:szCs w:val="28"/>
              <w:lang w:val="fr-FR"/>
            </w:rPr>
          </w:rPrChange>
        </w:rPr>
      </w:pPr>
      <w:del w:id="5356" w:author="The Si Tran" w:date="2012-12-10T20:40:00Z">
        <w:r w:rsidRPr="0049233F" w:rsidDel="00677FF8">
          <w:rPr>
            <w:b/>
            <w:szCs w:val="26"/>
            <w:lang w:val="fr-FR"/>
            <w:rPrChange w:id="5357" w:author="The Si Tran" w:date="2012-12-05T23:02:00Z">
              <w:rPr>
                <w:b/>
                <w:sz w:val="28"/>
                <w:szCs w:val="28"/>
                <w:lang w:val="fr-FR"/>
              </w:rPr>
            </w:rPrChange>
          </w:rPr>
          <w:delText>Tiêu chuẩn lựa chọn mô hình</w:delText>
        </w:r>
        <w:bookmarkStart w:id="5358" w:name="_Toc343083606"/>
        <w:bookmarkStart w:id="5359" w:name="_Toc343083820"/>
        <w:bookmarkStart w:id="5360" w:name="_Toc343084031"/>
        <w:bookmarkStart w:id="5361" w:name="_Toc343220790"/>
        <w:bookmarkStart w:id="5362" w:name="_Toc343232294"/>
        <w:bookmarkStart w:id="5363" w:name="_Toc343232707"/>
        <w:bookmarkStart w:id="5364" w:name="_Toc343232992"/>
        <w:bookmarkStart w:id="5365" w:name="_Toc343415497"/>
        <w:bookmarkStart w:id="5366" w:name="_Toc343415793"/>
        <w:bookmarkStart w:id="5367" w:name="_Toc343452452"/>
        <w:bookmarkStart w:id="5368" w:name="_Toc343461242"/>
        <w:bookmarkStart w:id="5369" w:name="_Toc343494129"/>
        <w:bookmarkStart w:id="5370" w:name="_Toc343494341"/>
        <w:bookmarkStart w:id="5371" w:name="_Toc343495114"/>
        <w:bookmarkStart w:id="5372" w:name="_Toc343660341"/>
        <w:bookmarkStart w:id="5373" w:name="_Toc343660555"/>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del>
    </w:p>
    <w:p w14:paraId="06F0A82B" w14:textId="77777777" w:rsidR="006A21F7" w:rsidRPr="0049233F" w:rsidDel="00677FF8" w:rsidRDefault="006A21F7" w:rsidP="006A21F7">
      <w:pPr>
        <w:ind w:firstLine="540"/>
        <w:rPr>
          <w:del w:id="5374" w:author="The Si Tran" w:date="2012-12-10T20:40:00Z"/>
          <w:szCs w:val="26"/>
          <w:lang w:val="fr-FR"/>
          <w:rPrChange w:id="5375" w:author="The Si Tran" w:date="2012-12-05T23:02:00Z">
            <w:rPr>
              <w:del w:id="5376" w:author="The Si Tran" w:date="2012-12-10T20:40:00Z"/>
              <w:sz w:val="28"/>
              <w:szCs w:val="28"/>
              <w:lang w:val="fr-FR"/>
            </w:rPr>
          </w:rPrChange>
        </w:rPr>
      </w:pPr>
      <w:del w:id="5377" w:author="The Si Tran" w:date="2012-12-10T20:40:00Z">
        <w:r w:rsidRPr="0049233F" w:rsidDel="00677FF8">
          <w:rPr>
            <w:szCs w:val="26"/>
            <w:lang w:val="fr-FR"/>
            <w:rPrChange w:id="5378"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379" w:name="_Toc343083607"/>
        <w:bookmarkStart w:id="5380" w:name="_Toc343083821"/>
        <w:bookmarkStart w:id="5381" w:name="_Toc343084032"/>
        <w:bookmarkStart w:id="5382" w:name="_Toc343220791"/>
        <w:bookmarkStart w:id="5383" w:name="_Toc343232295"/>
        <w:bookmarkStart w:id="5384" w:name="_Toc343232708"/>
        <w:bookmarkStart w:id="5385" w:name="_Toc343232993"/>
        <w:bookmarkStart w:id="5386" w:name="_Toc343415498"/>
        <w:bookmarkStart w:id="5387" w:name="_Toc343415794"/>
        <w:bookmarkStart w:id="5388" w:name="_Toc343452453"/>
        <w:bookmarkStart w:id="5389" w:name="_Toc343461243"/>
        <w:bookmarkStart w:id="5390" w:name="_Toc343494130"/>
        <w:bookmarkStart w:id="5391" w:name="_Toc343494342"/>
        <w:bookmarkStart w:id="5392" w:name="_Toc343495115"/>
        <w:bookmarkStart w:id="5393" w:name="_Toc343660342"/>
        <w:bookmarkStart w:id="5394" w:name="_Toc343660556"/>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del>
    </w:p>
    <w:p w14:paraId="597023A8" w14:textId="77777777" w:rsidR="006A21F7" w:rsidRPr="0049233F" w:rsidDel="00677FF8" w:rsidRDefault="006A21F7" w:rsidP="006A21F7">
      <w:pPr>
        <w:ind w:firstLine="540"/>
        <w:rPr>
          <w:del w:id="5395" w:author="The Si Tran" w:date="2012-12-10T20:40:00Z"/>
          <w:szCs w:val="26"/>
          <w:lang w:val="fr-FR"/>
          <w:rPrChange w:id="5396" w:author="The Si Tran" w:date="2012-12-05T23:02:00Z">
            <w:rPr>
              <w:del w:id="5397" w:author="The Si Tran" w:date="2012-12-10T20:40:00Z"/>
              <w:sz w:val="28"/>
              <w:szCs w:val="28"/>
              <w:lang w:val="fr-FR"/>
            </w:rPr>
          </w:rPrChange>
        </w:rPr>
      </w:pPr>
      <w:del w:id="5398" w:author="The Si Tran" w:date="2012-12-10T20:40:00Z">
        <w:r w:rsidRPr="0049233F" w:rsidDel="00677FF8">
          <w:rPr>
            <w:szCs w:val="26"/>
            <w:lang w:val="fr-FR"/>
            <w:rPrChange w:id="5399"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7" o:title=""/>
            </v:shape>
            <o:OLEObject Type="Embed" ProgID="Equation.DSMT4" ShapeID="_x0000_i1101" DrawAspect="Content" ObjectID="_1417414701" r:id="rId168"/>
          </w:object>
        </w:r>
        <w:bookmarkStart w:id="5400" w:name="_Toc343083608"/>
        <w:bookmarkStart w:id="5401" w:name="_Toc343083822"/>
        <w:bookmarkStart w:id="5402" w:name="_Toc343084033"/>
        <w:bookmarkStart w:id="5403" w:name="_Toc343220792"/>
        <w:bookmarkStart w:id="5404" w:name="_Toc343232296"/>
        <w:bookmarkStart w:id="5405" w:name="_Toc343232709"/>
        <w:bookmarkStart w:id="5406" w:name="_Toc343232994"/>
        <w:bookmarkStart w:id="5407" w:name="_Toc343415499"/>
        <w:bookmarkStart w:id="5408" w:name="_Toc343415795"/>
        <w:bookmarkStart w:id="5409" w:name="_Toc343452454"/>
        <w:bookmarkStart w:id="5410" w:name="_Toc343461244"/>
        <w:bookmarkStart w:id="5411" w:name="_Toc343494131"/>
        <w:bookmarkStart w:id="5412" w:name="_Toc343494343"/>
        <w:bookmarkStart w:id="5413" w:name="_Toc343495116"/>
        <w:bookmarkStart w:id="5414" w:name="_Toc343660343"/>
        <w:bookmarkStart w:id="5415" w:name="_Toc343660557"/>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del>
    </w:p>
    <w:p w14:paraId="3E14BA0D" w14:textId="77777777" w:rsidR="006A21F7" w:rsidRPr="0049233F" w:rsidDel="00677FF8" w:rsidRDefault="006A21F7" w:rsidP="006A21F7">
      <w:pPr>
        <w:ind w:firstLine="540"/>
        <w:rPr>
          <w:del w:id="5416" w:author="The Si Tran" w:date="2012-12-10T20:40:00Z"/>
          <w:szCs w:val="26"/>
          <w:lang w:val="fr-FR"/>
          <w:rPrChange w:id="5417" w:author="The Si Tran" w:date="2012-12-05T23:02:00Z">
            <w:rPr>
              <w:del w:id="5418" w:author="The Si Tran" w:date="2012-12-10T20:40:00Z"/>
              <w:sz w:val="28"/>
              <w:szCs w:val="28"/>
              <w:lang w:val="fr-FR"/>
            </w:rPr>
          </w:rPrChange>
        </w:rPr>
      </w:pPr>
      <w:del w:id="5419" w:author="The Si Tran" w:date="2012-12-10T20:40:00Z">
        <w:r w:rsidRPr="0049233F" w:rsidDel="00677FF8">
          <w:rPr>
            <w:szCs w:val="26"/>
            <w:lang w:val="fr-FR"/>
            <w:rPrChange w:id="5420" w:author="The Si Tran" w:date="2012-12-05T23:02:00Z">
              <w:rPr>
                <w:sz w:val="28"/>
                <w:szCs w:val="28"/>
                <w:lang w:val="fr-FR"/>
              </w:rPr>
            </w:rPrChange>
          </w:rPr>
          <w:delText>Với</w:delText>
        </w:r>
        <w:bookmarkStart w:id="5421" w:name="_Toc343083609"/>
        <w:bookmarkStart w:id="5422" w:name="_Toc343083823"/>
        <w:bookmarkStart w:id="5423" w:name="_Toc343084034"/>
        <w:bookmarkStart w:id="5424" w:name="_Toc343220793"/>
        <w:bookmarkStart w:id="5425" w:name="_Toc343232297"/>
        <w:bookmarkStart w:id="5426" w:name="_Toc343232710"/>
        <w:bookmarkStart w:id="5427" w:name="_Toc343232995"/>
        <w:bookmarkStart w:id="5428" w:name="_Toc343415500"/>
        <w:bookmarkStart w:id="5429" w:name="_Toc343415796"/>
        <w:bookmarkStart w:id="5430" w:name="_Toc343452455"/>
        <w:bookmarkStart w:id="5431" w:name="_Toc343461245"/>
        <w:bookmarkStart w:id="5432" w:name="_Toc343494132"/>
        <w:bookmarkStart w:id="5433" w:name="_Toc343494344"/>
        <w:bookmarkStart w:id="5434" w:name="_Toc343495117"/>
        <w:bookmarkStart w:id="5435" w:name="_Toc343660344"/>
        <w:bookmarkStart w:id="5436" w:name="_Toc343660558"/>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del>
    </w:p>
    <w:p w14:paraId="3C324C48" w14:textId="77777777" w:rsidR="006A21F7" w:rsidRPr="0049233F" w:rsidDel="00677FF8" w:rsidRDefault="006A21F7" w:rsidP="006A21F7">
      <w:pPr>
        <w:ind w:firstLine="540"/>
        <w:rPr>
          <w:del w:id="5437" w:author="The Si Tran" w:date="2012-12-10T20:40:00Z"/>
          <w:szCs w:val="26"/>
          <w:lang w:val="fr-FR"/>
          <w:rPrChange w:id="5438" w:author="The Si Tran" w:date="2012-12-05T23:02:00Z">
            <w:rPr>
              <w:del w:id="5439" w:author="The Si Tran" w:date="2012-12-10T20:40:00Z"/>
              <w:sz w:val="28"/>
              <w:szCs w:val="28"/>
              <w:lang w:val="fr-FR"/>
            </w:rPr>
          </w:rPrChange>
        </w:rPr>
      </w:pPr>
      <w:del w:id="5440" w:author="The Si Tran" w:date="2012-12-10T20:40:00Z">
        <w:r w:rsidRPr="0049233F" w:rsidDel="00677FF8">
          <w:rPr>
            <w:szCs w:val="26"/>
            <w:lang w:val="fr-FR"/>
            <w:rPrChange w:id="5441" w:author="The Si Tran" w:date="2012-12-05T23:02:00Z">
              <w:rPr>
                <w:sz w:val="28"/>
                <w:szCs w:val="28"/>
                <w:lang w:val="fr-FR"/>
              </w:rPr>
            </w:rPrChange>
          </w:rPr>
          <w:delText>ln = logarit tự nhiên</w:delText>
        </w:r>
        <w:bookmarkStart w:id="5442" w:name="_Toc343083610"/>
        <w:bookmarkStart w:id="5443" w:name="_Toc343083824"/>
        <w:bookmarkStart w:id="5444" w:name="_Toc343084035"/>
        <w:bookmarkStart w:id="5445" w:name="_Toc343220794"/>
        <w:bookmarkStart w:id="5446" w:name="_Toc343232298"/>
        <w:bookmarkStart w:id="5447" w:name="_Toc343232711"/>
        <w:bookmarkStart w:id="5448" w:name="_Toc343232996"/>
        <w:bookmarkStart w:id="5449" w:name="_Toc343415501"/>
        <w:bookmarkStart w:id="5450" w:name="_Toc343415797"/>
        <w:bookmarkStart w:id="5451" w:name="_Toc343452456"/>
        <w:bookmarkStart w:id="5452" w:name="_Toc343461246"/>
        <w:bookmarkStart w:id="5453" w:name="_Toc343494133"/>
        <w:bookmarkStart w:id="5454" w:name="_Toc343494345"/>
        <w:bookmarkStart w:id="5455" w:name="_Toc343495118"/>
        <w:bookmarkStart w:id="5456" w:name="_Toc343660345"/>
        <w:bookmarkStart w:id="5457" w:name="_Toc343660559"/>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del>
    </w:p>
    <w:p w14:paraId="70A52B8A" w14:textId="77777777" w:rsidR="006A21F7" w:rsidRPr="0049233F" w:rsidDel="00677FF8" w:rsidRDefault="006A21F7" w:rsidP="006A21F7">
      <w:pPr>
        <w:ind w:firstLine="540"/>
        <w:rPr>
          <w:del w:id="5458" w:author="The Si Tran" w:date="2012-12-10T20:40:00Z"/>
          <w:szCs w:val="26"/>
          <w:lang w:val="fr-FR"/>
          <w:rPrChange w:id="5459" w:author="The Si Tran" w:date="2012-12-05T23:02:00Z">
            <w:rPr>
              <w:del w:id="5460" w:author="The Si Tran" w:date="2012-12-10T20:40:00Z"/>
              <w:sz w:val="28"/>
              <w:szCs w:val="28"/>
              <w:lang w:val="fr-FR"/>
            </w:rPr>
          </w:rPrChange>
        </w:rPr>
      </w:pPr>
      <w:del w:id="5461" w:author="The Si Tran" w:date="2012-12-10T20:40:00Z">
        <w:r w:rsidRPr="00AF1345" w:rsidDel="00677FF8">
          <w:rPr>
            <w:position w:val="-6"/>
            <w:szCs w:val="26"/>
            <w:lang w:val="fr-FR"/>
          </w:rPr>
          <w:object w:dxaOrig="320" w:dyaOrig="320" w14:anchorId="62779385">
            <v:shape id="_x0000_i1102" type="#_x0000_t75" style="width:27.75pt;height:27.75pt" o:ole="">
              <v:imagedata r:id="rId169" o:title=""/>
            </v:shape>
            <o:OLEObject Type="Embed" ProgID="Equation.DSMT4" ShapeID="_x0000_i1102" DrawAspect="Content" ObjectID="_1417414702" r:id="rId170"/>
          </w:object>
        </w:r>
        <w:r w:rsidRPr="0049233F" w:rsidDel="00677FF8">
          <w:rPr>
            <w:szCs w:val="26"/>
            <w:lang w:val="fr-FR"/>
            <w:rPrChange w:id="5462" w:author="The Si Tran" w:date="2012-12-05T23:02:00Z">
              <w:rPr>
                <w:sz w:val="28"/>
                <w:szCs w:val="28"/>
                <w:lang w:val="fr-FR"/>
              </w:rPr>
            </w:rPrChange>
          </w:rPr>
          <w:delText>= tổng bình phương sai số chia cho tổng số quan sát</w:delText>
        </w:r>
        <w:bookmarkStart w:id="5463" w:name="_Toc343083611"/>
        <w:bookmarkStart w:id="5464" w:name="_Toc343083825"/>
        <w:bookmarkStart w:id="5465" w:name="_Toc343084036"/>
        <w:bookmarkStart w:id="5466" w:name="_Toc343220795"/>
        <w:bookmarkStart w:id="5467" w:name="_Toc343232299"/>
        <w:bookmarkStart w:id="5468" w:name="_Toc343232712"/>
        <w:bookmarkStart w:id="5469" w:name="_Toc343232997"/>
        <w:bookmarkStart w:id="5470" w:name="_Toc343415502"/>
        <w:bookmarkStart w:id="5471" w:name="_Toc343415798"/>
        <w:bookmarkStart w:id="5472" w:name="_Toc343452457"/>
        <w:bookmarkStart w:id="5473" w:name="_Toc343461247"/>
        <w:bookmarkStart w:id="5474" w:name="_Toc343494134"/>
        <w:bookmarkStart w:id="5475" w:name="_Toc343494346"/>
        <w:bookmarkStart w:id="5476" w:name="_Toc343495119"/>
        <w:bookmarkStart w:id="5477" w:name="_Toc343660346"/>
        <w:bookmarkStart w:id="5478" w:name="_Toc343660560"/>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del>
    </w:p>
    <w:p w14:paraId="0B842E9E" w14:textId="77777777" w:rsidR="006A21F7" w:rsidRPr="0049233F" w:rsidDel="00677FF8" w:rsidRDefault="006A21F7" w:rsidP="006A21F7">
      <w:pPr>
        <w:ind w:firstLine="540"/>
        <w:rPr>
          <w:del w:id="5479" w:author="The Si Tran" w:date="2012-12-10T20:40:00Z"/>
          <w:szCs w:val="26"/>
          <w:lang w:val="fr-FR"/>
          <w:rPrChange w:id="5480" w:author="The Si Tran" w:date="2012-12-05T23:02:00Z">
            <w:rPr>
              <w:del w:id="5481" w:author="The Si Tran" w:date="2012-12-10T20:40:00Z"/>
              <w:sz w:val="28"/>
              <w:szCs w:val="28"/>
              <w:lang w:val="fr-FR"/>
            </w:rPr>
          </w:rPrChange>
        </w:rPr>
      </w:pPr>
      <w:del w:id="5482" w:author="The Si Tran" w:date="2012-12-10T20:40:00Z">
        <w:r w:rsidRPr="0049233F" w:rsidDel="00677FF8">
          <w:rPr>
            <w:szCs w:val="26"/>
            <w:lang w:val="fr-FR"/>
            <w:rPrChange w:id="5483" w:author="The Si Tran" w:date="2012-12-05T23:02:00Z">
              <w:rPr>
                <w:sz w:val="28"/>
                <w:szCs w:val="28"/>
                <w:lang w:val="fr-FR"/>
              </w:rPr>
            </w:rPrChange>
          </w:rPr>
          <w:delText>n = Tổng số quan sát (của chuỗi thặng dư)</w:delText>
        </w:r>
        <w:bookmarkStart w:id="5484" w:name="_Toc343083612"/>
        <w:bookmarkStart w:id="5485" w:name="_Toc343083826"/>
        <w:bookmarkStart w:id="5486" w:name="_Toc343084037"/>
        <w:bookmarkStart w:id="5487" w:name="_Toc343220796"/>
        <w:bookmarkStart w:id="5488" w:name="_Toc343232300"/>
        <w:bookmarkStart w:id="5489" w:name="_Toc343232713"/>
        <w:bookmarkStart w:id="5490" w:name="_Toc343232998"/>
        <w:bookmarkStart w:id="5491" w:name="_Toc343415503"/>
        <w:bookmarkStart w:id="5492" w:name="_Toc343415799"/>
        <w:bookmarkStart w:id="5493" w:name="_Toc343452458"/>
        <w:bookmarkStart w:id="5494" w:name="_Toc343461248"/>
        <w:bookmarkStart w:id="5495" w:name="_Toc343494135"/>
        <w:bookmarkStart w:id="5496" w:name="_Toc343494347"/>
        <w:bookmarkStart w:id="5497" w:name="_Toc343495120"/>
        <w:bookmarkStart w:id="5498" w:name="_Toc343660347"/>
        <w:bookmarkStart w:id="5499" w:name="_Toc343660561"/>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del>
    </w:p>
    <w:p w14:paraId="68FD2303" w14:textId="77777777" w:rsidR="006A21F7" w:rsidRPr="0049233F" w:rsidDel="00677FF8" w:rsidRDefault="006A21F7" w:rsidP="006A21F7">
      <w:pPr>
        <w:ind w:firstLine="540"/>
        <w:rPr>
          <w:del w:id="5500" w:author="The Si Tran" w:date="2012-12-10T20:40:00Z"/>
          <w:szCs w:val="26"/>
          <w:lang w:val="fr-FR"/>
          <w:rPrChange w:id="5501" w:author="The Si Tran" w:date="2012-12-05T23:02:00Z">
            <w:rPr>
              <w:del w:id="5502" w:author="The Si Tran" w:date="2012-12-10T20:40:00Z"/>
              <w:sz w:val="28"/>
              <w:szCs w:val="28"/>
              <w:lang w:val="fr-FR"/>
            </w:rPr>
          </w:rPrChange>
        </w:rPr>
      </w:pPr>
      <w:del w:id="5503" w:author="The Si Tran" w:date="2012-12-10T20:40:00Z">
        <w:r w:rsidRPr="0049233F" w:rsidDel="00677FF8">
          <w:rPr>
            <w:szCs w:val="26"/>
            <w:lang w:val="fr-FR"/>
            <w:rPrChange w:id="5504" w:author="The Si Tran" w:date="2012-12-05T23:02:00Z">
              <w:rPr>
                <w:sz w:val="28"/>
                <w:szCs w:val="28"/>
                <w:lang w:val="fr-FR"/>
              </w:rPr>
            </w:rPrChange>
          </w:rPr>
          <w:delText>r = tổng số tham số được ước lượng của mô hình ARIMA.</w:delText>
        </w:r>
        <w:bookmarkStart w:id="5505" w:name="_Toc343083613"/>
        <w:bookmarkStart w:id="5506" w:name="_Toc343083827"/>
        <w:bookmarkStart w:id="5507" w:name="_Toc343084038"/>
        <w:bookmarkStart w:id="5508" w:name="_Toc343220797"/>
        <w:bookmarkStart w:id="5509" w:name="_Toc343232301"/>
        <w:bookmarkStart w:id="5510" w:name="_Toc343232714"/>
        <w:bookmarkStart w:id="5511" w:name="_Toc343232999"/>
        <w:bookmarkStart w:id="5512" w:name="_Toc343415504"/>
        <w:bookmarkStart w:id="5513" w:name="_Toc343415800"/>
        <w:bookmarkStart w:id="5514" w:name="_Toc343452459"/>
        <w:bookmarkStart w:id="5515" w:name="_Toc343461249"/>
        <w:bookmarkStart w:id="5516" w:name="_Toc343494136"/>
        <w:bookmarkStart w:id="5517" w:name="_Toc343494348"/>
        <w:bookmarkStart w:id="5518" w:name="_Toc343495121"/>
        <w:bookmarkStart w:id="5519" w:name="_Toc343660348"/>
        <w:bookmarkStart w:id="5520" w:name="_Toc343660562"/>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del>
    </w:p>
    <w:p w14:paraId="52350C18" w14:textId="77777777" w:rsidR="006A21F7" w:rsidRPr="0049233F" w:rsidDel="00677FF8" w:rsidRDefault="006A21F7" w:rsidP="006A21F7">
      <w:pPr>
        <w:ind w:firstLine="540"/>
        <w:rPr>
          <w:del w:id="5521" w:author="The Si Tran" w:date="2012-12-10T20:40:00Z"/>
          <w:szCs w:val="26"/>
          <w:lang w:val="fr-FR"/>
          <w:rPrChange w:id="5522" w:author="The Si Tran" w:date="2012-12-05T23:02:00Z">
            <w:rPr>
              <w:del w:id="5523" w:author="The Si Tran" w:date="2012-12-10T20:40:00Z"/>
              <w:sz w:val="28"/>
              <w:szCs w:val="28"/>
              <w:lang w:val="fr-FR"/>
            </w:rPr>
          </w:rPrChange>
        </w:rPr>
      </w:pPr>
      <w:bookmarkStart w:id="5524" w:name="_Toc343083614"/>
      <w:bookmarkStart w:id="5525" w:name="_Toc343083828"/>
      <w:bookmarkStart w:id="5526" w:name="_Toc343084039"/>
      <w:bookmarkStart w:id="5527" w:name="_Toc343220798"/>
      <w:bookmarkStart w:id="5528" w:name="_Toc343232302"/>
      <w:bookmarkStart w:id="5529" w:name="_Toc343232715"/>
      <w:bookmarkStart w:id="5530" w:name="_Toc343233000"/>
      <w:bookmarkStart w:id="5531" w:name="_Toc343415505"/>
      <w:bookmarkStart w:id="5532" w:name="_Toc343415801"/>
      <w:bookmarkStart w:id="5533" w:name="_Toc343452460"/>
      <w:bookmarkStart w:id="5534" w:name="_Toc343461250"/>
      <w:bookmarkStart w:id="5535" w:name="_Toc343494137"/>
      <w:bookmarkStart w:id="5536" w:name="_Toc343494349"/>
      <w:bookmarkStart w:id="5537" w:name="_Toc343495122"/>
      <w:bookmarkStart w:id="5538" w:name="_Toc343660349"/>
      <w:bookmarkStart w:id="5539" w:name="_Toc34366056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p>
    <w:p w14:paraId="581DE509" w14:textId="77777777" w:rsidR="006A21F7" w:rsidRPr="0049233F" w:rsidDel="00677FF8" w:rsidRDefault="006A21F7" w:rsidP="006A21F7">
      <w:pPr>
        <w:ind w:firstLine="540"/>
        <w:rPr>
          <w:del w:id="5540" w:author="The Si Tran" w:date="2012-12-10T20:40:00Z"/>
          <w:szCs w:val="26"/>
          <w:lang w:val="fr-FR"/>
          <w:rPrChange w:id="5541" w:author="The Si Tran" w:date="2012-12-05T23:02:00Z">
            <w:rPr>
              <w:del w:id="5542" w:author="The Si Tran" w:date="2012-12-10T20:40:00Z"/>
              <w:sz w:val="28"/>
              <w:szCs w:val="28"/>
              <w:lang w:val="fr-FR"/>
            </w:rPr>
          </w:rPrChange>
        </w:rPr>
      </w:pPr>
      <w:del w:id="5543" w:author="The Si Tran" w:date="2012-12-10T20:40:00Z">
        <w:r w:rsidRPr="0049233F" w:rsidDel="00677FF8">
          <w:rPr>
            <w:szCs w:val="26"/>
            <w:lang w:val="fr-FR"/>
            <w:rPrChange w:id="5544" w:author="The Si Tran" w:date="2012-12-05T23:02:00Z">
              <w:rPr>
                <w:sz w:val="28"/>
                <w:szCs w:val="28"/>
                <w:lang w:val="fr-FR"/>
              </w:rPr>
            </w:rPrChange>
          </w:rPr>
          <w:delText>Mô hình được lựa chọn là mô hình có AIC, BIC bé nhất.</w:delText>
        </w:r>
        <w:bookmarkStart w:id="5545" w:name="_Toc343083615"/>
        <w:bookmarkStart w:id="5546" w:name="_Toc343083829"/>
        <w:bookmarkStart w:id="5547" w:name="_Toc343084040"/>
        <w:bookmarkStart w:id="5548" w:name="_Toc343220799"/>
        <w:bookmarkStart w:id="5549" w:name="_Toc343232303"/>
        <w:bookmarkStart w:id="5550" w:name="_Toc343232716"/>
        <w:bookmarkStart w:id="5551" w:name="_Toc343233001"/>
        <w:bookmarkStart w:id="5552" w:name="_Toc343415506"/>
        <w:bookmarkStart w:id="5553" w:name="_Toc343415802"/>
        <w:bookmarkStart w:id="5554" w:name="_Toc343452461"/>
        <w:bookmarkStart w:id="5555" w:name="_Toc343461251"/>
        <w:bookmarkStart w:id="5556" w:name="_Toc343494138"/>
        <w:bookmarkStart w:id="5557" w:name="_Toc343494350"/>
        <w:bookmarkStart w:id="5558" w:name="_Toc343495123"/>
        <w:bookmarkStart w:id="5559" w:name="_Toc343660350"/>
        <w:bookmarkStart w:id="5560" w:name="_Toc34366056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del>
    </w:p>
    <w:p w14:paraId="0DE86ED4" w14:textId="77777777" w:rsidR="006A21F7" w:rsidRPr="0049233F" w:rsidDel="000C119A" w:rsidRDefault="006A21F7" w:rsidP="006A21F7">
      <w:pPr>
        <w:pStyle w:val="Heading2"/>
        <w:rPr>
          <w:del w:id="5561" w:author="The Si Tran" w:date="2012-12-06T22:00:00Z"/>
          <w:sz w:val="26"/>
          <w:szCs w:val="26"/>
          <w:lang w:val="fr-FR"/>
          <w:rPrChange w:id="5562" w:author="The Si Tran" w:date="2012-12-05T23:02:00Z">
            <w:rPr>
              <w:del w:id="5563" w:author="The Si Tran" w:date="2012-12-06T22:00:00Z"/>
              <w:lang w:val="fr-FR"/>
            </w:rPr>
          </w:rPrChange>
        </w:rPr>
      </w:pPr>
      <w:bookmarkStart w:id="5564" w:name="_Toc312142556"/>
      <w:del w:id="5565"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566" w:name="_Toc343083616"/>
        <w:bookmarkStart w:id="5567" w:name="_Toc343083830"/>
        <w:bookmarkStart w:id="5568" w:name="_Toc343084041"/>
        <w:bookmarkStart w:id="5569" w:name="_Toc343220800"/>
        <w:bookmarkStart w:id="5570" w:name="_Toc343232304"/>
        <w:bookmarkStart w:id="5571" w:name="_Toc343232717"/>
        <w:bookmarkStart w:id="5572" w:name="_Toc343233002"/>
        <w:bookmarkStart w:id="5573" w:name="_Toc343415507"/>
        <w:bookmarkStart w:id="5574" w:name="_Toc343415803"/>
        <w:bookmarkStart w:id="5575" w:name="_Toc343452462"/>
        <w:bookmarkStart w:id="5576" w:name="_Toc343461252"/>
        <w:bookmarkStart w:id="5577" w:name="_Toc343494139"/>
        <w:bookmarkStart w:id="5578" w:name="_Toc343494351"/>
        <w:bookmarkStart w:id="5579" w:name="_Toc343495124"/>
        <w:bookmarkStart w:id="5580" w:name="_Toc343660351"/>
        <w:bookmarkStart w:id="5581" w:name="_Toc343660565"/>
        <w:bookmarkEnd w:id="5564"/>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del>
    </w:p>
    <w:p w14:paraId="28F0655A" w14:textId="77777777" w:rsidR="006A21F7" w:rsidRPr="0049233F" w:rsidDel="000C119A" w:rsidRDefault="006A21F7" w:rsidP="006A21F7">
      <w:pPr>
        <w:ind w:firstLine="540"/>
        <w:rPr>
          <w:del w:id="5582" w:author="The Si Tran" w:date="2012-12-06T22:00:00Z"/>
          <w:szCs w:val="26"/>
          <w:lang w:val="pt-BR"/>
          <w:rPrChange w:id="5583" w:author="The Si Tran" w:date="2012-12-05T23:02:00Z">
            <w:rPr>
              <w:del w:id="5584" w:author="The Si Tran" w:date="2012-12-06T22:00:00Z"/>
              <w:sz w:val="28"/>
              <w:szCs w:val="28"/>
              <w:lang w:val="pt-BR"/>
            </w:rPr>
          </w:rPrChange>
        </w:rPr>
      </w:pPr>
      <w:del w:id="5585" w:author="The Si Tran" w:date="2012-12-06T22:00:00Z">
        <w:r w:rsidRPr="0049233F" w:rsidDel="000C119A">
          <w:rPr>
            <w:szCs w:val="26"/>
            <w:lang w:val="pt-BR"/>
            <w:rPrChange w:id="5586"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587" w:name="_Toc343083617"/>
        <w:bookmarkStart w:id="5588" w:name="_Toc343083831"/>
        <w:bookmarkStart w:id="5589" w:name="_Toc343084042"/>
        <w:bookmarkStart w:id="5590" w:name="_Toc343220801"/>
        <w:bookmarkStart w:id="5591" w:name="_Toc343232305"/>
        <w:bookmarkStart w:id="5592" w:name="_Toc343232718"/>
        <w:bookmarkStart w:id="5593" w:name="_Toc343233003"/>
        <w:bookmarkStart w:id="5594" w:name="_Toc343415508"/>
        <w:bookmarkStart w:id="5595" w:name="_Toc343415804"/>
        <w:bookmarkStart w:id="5596" w:name="_Toc343452463"/>
        <w:bookmarkStart w:id="5597" w:name="_Toc343461253"/>
        <w:bookmarkStart w:id="5598" w:name="_Toc343494140"/>
        <w:bookmarkStart w:id="5599" w:name="_Toc343494352"/>
        <w:bookmarkStart w:id="5600" w:name="_Toc343495125"/>
        <w:bookmarkStart w:id="5601" w:name="_Toc343660352"/>
        <w:bookmarkStart w:id="5602" w:name="_Toc34366056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del>
    </w:p>
    <w:p w14:paraId="296CF93A" w14:textId="77777777" w:rsidR="006A21F7" w:rsidRPr="0049233F" w:rsidDel="000C119A" w:rsidRDefault="006A21F7" w:rsidP="006A21F7">
      <w:pPr>
        <w:ind w:firstLine="540"/>
        <w:rPr>
          <w:del w:id="5603" w:author="The Si Tran" w:date="2012-12-06T22:00:00Z"/>
          <w:szCs w:val="26"/>
          <w:lang w:val="pt-BR"/>
          <w:rPrChange w:id="5604" w:author="The Si Tran" w:date="2012-12-05T23:02:00Z">
            <w:rPr>
              <w:del w:id="5605" w:author="The Si Tran" w:date="2012-12-06T22:00:00Z"/>
              <w:sz w:val="28"/>
              <w:szCs w:val="28"/>
              <w:lang w:val="pt-BR"/>
            </w:rPr>
          </w:rPrChange>
        </w:rPr>
      </w:pPr>
      <w:del w:id="5606" w:author="The Si Tran" w:date="2012-12-06T22:00:00Z">
        <w:r w:rsidRPr="0049233F" w:rsidDel="000C119A">
          <w:rPr>
            <w:szCs w:val="26"/>
            <w:lang w:val="pt-BR"/>
            <w:rPrChange w:id="5607"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608" w:name="_Toc343083618"/>
        <w:bookmarkStart w:id="5609" w:name="_Toc343083832"/>
        <w:bookmarkStart w:id="5610" w:name="_Toc343084043"/>
        <w:bookmarkStart w:id="5611" w:name="_Toc343220802"/>
        <w:bookmarkStart w:id="5612" w:name="_Toc343232306"/>
        <w:bookmarkStart w:id="5613" w:name="_Toc343232719"/>
        <w:bookmarkStart w:id="5614" w:name="_Toc343233004"/>
        <w:bookmarkStart w:id="5615" w:name="_Toc343415509"/>
        <w:bookmarkStart w:id="5616" w:name="_Toc343415805"/>
        <w:bookmarkStart w:id="5617" w:name="_Toc343452464"/>
        <w:bookmarkStart w:id="5618" w:name="_Toc343461254"/>
        <w:bookmarkStart w:id="5619" w:name="_Toc343494141"/>
        <w:bookmarkStart w:id="5620" w:name="_Toc343494353"/>
        <w:bookmarkStart w:id="5621" w:name="_Toc343495126"/>
        <w:bookmarkStart w:id="5622" w:name="_Toc343660353"/>
        <w:bookmarkStart w:id="5623" w:name="_Toc34366056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del>
    </w:p>
    <w:p w14:paraId="54A1DD24" w14:textId="77777777" w:rsidR="006A21F7" w:rsidRPr="0049233F" w:rsidDel="000C119A" w:rsidRDefault="006A21F7" w:rsidP="006A21F7">
      <w:pPr>
        <w:ind w:firstLine="540"/>
        <w:rPr>
          <w:del w:id="5624" w:author="The Si Tran" w:date="2012-12-06T22:00:00Z"/>
          <w:szCs w:val="26"/>
          <w:lang w:val="pt-BR"/>
          <w:rPrChange w:id="5625" w:author="The Si Tran" w:date="2012-12-05T23:02:00Z">
            <w:rPr>
              <w:del w:id="5626" w:author="The Si Tran" w:date="2012-12-06T22:00:00Z"/>
              <w:sz w:val="28"/>
              <w:szCs w:val="28"/>
              <w:lang w:val="pt-BR"/>
            </w:rPr>
          </w:rPrChange>
        </w:rPr>
      </w:pPr>
      <w:del w:id="5627" w:author="The Si Tran" w:date="2012-12-06T22:00:00Z">
        <w:r w:rsidRPr="0049233F" w:rsidDel="000C119A">
          <w:rPr>
            <w:szCs w:val="26"/>
            <w:lang w:val="pt-BR"/>
            <w:rPrChange w:id="5628"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629" w:name="_Toc343083619"/>
        <w:bookmarkStart w:id="5630" w:name="_Toc343083833"/>
        <w:bookmarkStart w:id="5631" w:name="_Toc343084044"/>
        <w:bookmarkStart w:id="5632" w:name="_Toc343220803"/>
        <w:bookmarkStart w:id="5633" w:name="_Toc343232307"/>
        <w:bookmarkStart w:id="5634" w:name="_Toc343232720"/>
        <w:bookmarkStart w:id="5635" w:name="_Toc343233005"/>
        <w:bookmarkStart w:id="5636" w:name="_Toc343415510"/>
        <w:bookmarkStart w:id="5637" w:name="_Toc343415806"/>
        <w:bookmarkStart w:id="5638" w:name="_Toc343452465"/>
        <w:bookmarkStart w:id="5639" w:name="_Toc343461255"/>
        <w:bookmarkStart w:id="5640" w:name="_Toc343494142"/>
        <w:bookmarkStart w:id="5641" w:name="_Toc343494354"/>
        <w:bookmarkStart w:id="5642" w:name="_Toc343495127"/>
        <w:bookmarkStart w:id="5643" w:name="_Toc343660354"/>
        <w:bookmarkStart w:id="5644" w:name="_Toc34366056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del>
    </w:p>
    <w:p w14:paraId="60AD9B52" w14:textId="77777777" w:rsidR="006A21F7" w:rsidRPr="0049233F" w:rsidDel="000C119A" w:rsidRDefault="006A21F7" w:rsidP="006A21F7">
      <w:pPr>
        <w:ind w:firstLine="540"/>
        <w:rPr>
          <w:del w:id="5645" w:author="The Si Tran" w:date="2012-12-06T22:00:00Z"/>
          <w:szCs w:val="26"/>
          <w:lang w:val="pt-BR"/>
          <w:rPrChange w:id="5646" w:author="The Si Tran" w:date="2012-12-05T23:02:00Z">
            <w:rPr>
              <w:del w:id="5647" w:author="The Si Tran" w:date="2012-12-06T22:00:00Z"/>
              <w:sz w:val="28"/>
              <w:szCs w:val="28"/>
              <w:lang w:val="pt-BR"/>
            </w:rPr>
          </w:rPrChange>
        </w:rPr>
      </w:pPr>
      <w:del w:id="5648" w:author="The Si Tran" w:date="2012-12-06T22:00:00Z">
        <w:r w:rsidRPr="0049233F" w:rsidDel="000C119A">
          <w:rPr>
            <w:szCs w:val="26"/>
            <w:lang w:val="pt-BR"/>
            <w:rPrChange w:id="5649" w:author="The Si Tran" w:date="2012-12-05T23:02:00Z">
              <w:rPr>
                <w:sz w:val="28"/>
                <w:szCs w:val="28"/>
                <w:lang w:val="pt-BR"/>
              </w:rPr>
            </w:rPrChange>
          </w:rPr>
          <w:delText>Đối với mô hình ARMA(p,q), hàm tự tương quan và hàm tự tương quan riêng phần đều giảm dần.</w:delText>
        </w:r>
        <w:bookmarkStart w:id="5650" w:name="_Toc343083620"/>
        <w:bookmarkStart w:id="5651" w:name="_Toc343083834"/>
        <w:bookmarkStart w:id="5652" w:name="_Toc343084045"/>
        <w:bookmarkStart w:id="5653" w:name="_Toc343220804"/>
        <w:bookmarkStart w:id="5654" w:name="_Toc343232308"/>
        <w:bookmarkStart w:id="5655" w:name="_Toc343232721"/>
        <w:bookmarkStart w:id="5656" w:name="_Toc343233006"/>
        <w:bookmarkStart w:id="5657" w:name="_Toc343415511"/>
        <w:bookmarkStart w:id="5658" w:name="_Toc343415807"/>
        <w:bookmarkStart w:id="5659" w:name="_Toc343452466"/>
        <w:bookmarkStart w:id="5660" w:name="_Toc343461256"/>
        <w:bookmarkStart w:id="5661" w:name="_Toc343494143"/>
        <w:bookmarkStart w:id="5662" w:name="_Toc343494355"/>
        <w:bookmarkStart w:id="5663" w:name="_Toc343495128"/>
        <w:bookmarkStart w:id="5664" w:name="_Toc343660355"/>
        <w:bookmarkStart w:id="5665" w:name="_Toc34366056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del>
    </w:p>
    <w:p w14:paraId="7F2C928B" w14:textId="77777777" w:rsidR="006A21F7" w:rsidRPr="0049233F" w:rsidDel="000C119A" w:rsidRDefault="006A21F7" w:rsidP="006A21F7">
      <w:pPr>
        <w:ind w:firstLine="540"/>
        <w:rPr>
          <w:del w:id="5666" w:author="The Si Tran" w:date="2012-12-06T22:00:00Z"/>
          <w:szCs w:val="26"/>
          <w:lang w:val="pt-BR"/>
          <w:rPrChange w:id="5667" w:author="The Si Tran" w:date="2012-12-05T23:02:00Z">
            <w:rPr>
              <w:del w:id="5668" w:author="The Si Tran" w:date="2012-12-06T22:00:00Z"/>
              <w:sz w:val="28"/>
              <w:szCs w:val="28"/>
              <w:lang w:val="pt-BR"/>
            </w:rPr>
          </w:rPrChange>
        </w:rPr>
      </w:pPr>
      <w:del w:id="5669" w:author="The Si Tran" w:date="2012-12-06T22:00:00Z">
        <w:r w:rsidRPr="0049233F" w:rsidDel="000C119A">
          <w:rPr>
            <w:szCs w:val="26"/>
            <w:lang w:val="pt-BR"/>
            <w:rPrChange w:id="5670"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671" w:name="_Toc343083621"/>
        <w:bookmarkStart w:id="5672" w:name="_Toc343083835"/>
        <w:bookmarkStart w:id="5673" w:name="_Toc343084046"/>
        <w:bookmarkStart w:id="5674" w:name="_Toc343220805"/>
        <w:bookmarkStart w:id="5675" w:name="_Toc343232309"/>
        <w:bookmarkStart w:id="5676" w:name="_Toc343232722"/>
        <w:bookmarkStart w:id="5677" w:name="_Toc343233007"/>
        <w:bookmarkStart w:id="5678" w:name="_Toc343415512"/>
        <w:bookmarkStart w:id="5679" w:name="_Toc343415808"/>
        <w:bookmarkStart w:id="5680" w:name="_Toc343452467"/>
        <w:bookmarkStart w:id="5681" w:name="_Toc343461257"/>
        <w:bookmarkStart w:id="5682" w:name="_Toc343494144"/>
        <w:bookmarkStart w:id="5683" w:name="_Toc343494356"/>
        <w:bookmarkStart w:id="5684" w:name="_Toc343495129"/>
        <w:bookmarkStart w:id="5685" w:name="_Toc343660356"/>
        <w:bookmarkStart w:id="5686" w:name="_Toc3436605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del>
    </w:p>
    <w:p w14:paraId="6BFEE511" w14:textId="77777777" w:rsidR="006A21F7" w:rsidRPr="0049233F" w:rsidDel="000C119A" w:rsidRDefault="006A21F7" w:rsidP="006A21F7">
      <w:pPr>
        <w:ind w:firstLine="540"/>
        <w:rPr>
          <w:del w:id="5687" w:author="The Si Tran" w:date="2012-12-06T22:00:00Z"/>
          <w:szCs w:val="26"/>
          <w:lang w:val="pt-BR"/>
          <w:rPrChange w:id="5688" w:author="The Si Tran" w:date="2012-12-05T23:02:00Z">
            <w:rPr>
              <w:del w:id="5689" w:author="The Si Tran" w:date="2012-12-06T22:00:00Z"/>
              <w:sz w:val="28"/>
              <w:szCs w:val="28"/>
              <w:lang w:val="pt-BR"/>
            </w:rPr>
          </w:rPrChange>
        </w:rPr>
      </w:pPr>
      <w:del w:id="5690" w:author="The Si Tran" w:date="2012-12-06T22:00:00Z">
        <w:r w:rsidRPr="0049233F" w:rsidDel="000C119A">
          <w:rPr>
            <w:szCs w:val="26"/>
            <w:lang w:val="pt-BR"/>
            <w:rPrChange w:id="5691"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692" w:name="_Toc343083622"/>
        <w:bookmarkStart w:id="5693" w:name="_Toc343083836"/>
        <w:bookmarkStart w:id="5694" w:name="_Toc343084047"/>
        <w:bookmarkStart w:id="5695" w:name="_Toc343220806"/>
        <w:bookmarkStart w:id="5696" w:name="_Toc343232310"/>
        <w:bookmarkStart w:id="5697" w:name="_Toc343232723"/>
        <w:bookmarkStart w:id="5698" w:name="_Toc343233008"/>
        <w:bookmarkStart w:id="5699" w:name="_Toc343415513"/>
        <w:bookmarkStart w:id="5700" w:name="_Toc343415809"/>
        <w:bookmarkStart w:id="5701" w:name="_Toc343452468"/>
        <w:bookmarkStart w:id="5702" w:name="_Toc343461258"/>
        <w:bookmarkStart w:id="5703" w:name="_Toc343494145"/>
        <w:bookmarkStart w:id="5704" w:name="_Toc343494357"/>
        <w:bookmarkStart w:id="5705" w:name="_Toc343495130"/>
        <w:bookmarkStart w:id="5706" w:name="_Toc343660357"/>
        <w:bookmarkStart w:id="5707" w:name="_Toc34366057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del>
    </w:p>
    <w:p w14:paraId="2CA69FB5" w14:textId="77777777" w:rsidR="006A21F7" w:rsidRDefault="00DA1F81">
      <w:pPr>
        <w:pStyle w:val="Heading2"/>
        <w:rPr>
          <w:ins w:id="5708" w:author="The Si Tran" w:date="2012-12-06T22:00:00Z"/>
        </w:rPr>
        <w:pPrChange w:id="5709" w:author="The Si Tran" w:date="2012-12-06T22:00:00Z">
          <w:pPr/>
        </w:pPrChange>
      </w:pPr>
      <w:bookmarkStart w:id="5710" w:name="_Toc343660572"/>
      <w:ins w:id="5711" w:author="The Si Tran" w:date="2012-12-06T22:00:00Z">
        <w:r>
          <w:t>Xây dựng mô hình SARIMA</w:t>
        </w:r>
        <w:bookmarkEnd w:id="5710"/>
      </w:ins>
    </w:p>
    <w:p w14:paraId="0F49B734" w14:textId="77777777" w:rsidR="00DA1F81" w:rsidRDefault="00DA1F81">
      <w:pPr>
        <w:rPr>
          <w:ins w:id="5712" w:author="The Si Tran" w:date="2012-12-06T22:01:00Z"/>
        </w:rPr>
      </w:pPr>
      <w:ins w:id="5713" w:author="The Si Tran" w:date="2012-12-06T22:01:00Z">
        <w:r>
          <w:t xml:space="preserve">Cấu trúc của mô hình dự đoán </w:t>
        </w:r>
      </w:ins>
      <w:ins w:id="5714" w:author="The Si Tran" w:date="2012-12-10T19:55:00Z">
        <w:r w:rsidR="001611FB">
          <w:t>S</w:t>
        </w:r>
      </w:ins>
      <w:ins w:id="5715" w:author="The Si Tran" w:date="2012-12-06T22:01:00Z">
        <w:r>
          <w:t>ARIMA gồm 4 thành phần chính:</w:t>
        </w:r>
      </w:ins>
    </w:p>
    <w:p w14:paraId="1A05EE34" w14:textId="77777777" w:rsidR="00DA1F81" w:rsidRPr="00AC1C82" w:rsidRDefault="00DA1F81">
      <w:pPr>
        <w:pStyle w:val="BuletL1"/>
        <w:rPr>
          <w:ins w:id="5716" w:author="The Si Tran" w:date="2012-12-06T22:01:00Z"/>
        </w:rPr>
        <w:pPrChange w:id="5717" w:author="The Si Tran" w:date="2012-12-16T10:35:00Z">
          <w:pPr/>
        </w:pPrChange>
      </w:pPr>
      <w:ins w:id="5718" w:author="The Si Tran" w:date="2012-12-06T22:01:00Z">
        <w:r w:rsidRPr="00032D83">
          <w:t>Thành ph</w:t>
        </w:r>
        <w:r w:rsidRPr="006D6C8D">
          <w:t>ầ</w:t>
        </w:r>
        <w:r w:rsidRPr="000C3A28">
          <w:t>n nh</w:t>
        </w:r>
        <w:r w:rsidRPr="00EF4E32">
          <w:t>ậ</w:t>
        </w:r>
        <w:r w:rsidRPr="00DA1F81">
          <w:rPr>
            <w:rPrChange w:id="5719" w:author="The Si Tran" w:date="2012-12-06T22:02:00Z">
              <w:rPr/>
            </w:rPrChange>
          </w:rPr>
          <w:t xml:space="preserve">n dạng mô hình (Model identification): ước lượng và xấp xỉ cấu trúc cho </w:t>
        </w:r>
      </w:ins>
      <w:ins w:id="5720" w:author="The Si Tran" w:date="2012-12-10T19:58:00Z">
        <w:r w:rsidR="00E54E7E">
          <w:t xml:space="preserve">các </w:t>
        </w:r>
      </w:ins>
      <w:ins w:id="5721" w:author="The Si Tran" w:date="2012-12-06T22:01:00Z">
        <w:r w:rsidRPr="00032D83">
          <w:t>m</w:t>
        </w:r>
        <w:r w:rsidRPr="006D6C8D">
          <w:t>ố</w:t>
        </w:r>
        <w:r w:rsidR="00E54E7E" w:rsidRPr="000C3A28">
          <w:t>i tương quan t</w:t>
        </w:r>
        <w:r w:rsidR="00E54E7E" w:rsidRPr="00EF4E32">
          <w:t>ồ</w:t>
        </w:r>
        <w:r w:rsidR="00E54E7E">
          <w:rPr>
            <w:rPrChange w:id="5722" w:author="The Si Tran" w:date="2012-12-06T22:02:00Z">
              <w:rPr/>
            </w:rPrChange>
          </w:rPr>
          <w:t>n tại</w:t>
        </w:r>
        <w:r w:rsidRPr="00DA1F81">
          <w:rPr>
            <w:rPrChange w:id="5723" w:author="The Si Tran" w:date="2012-12-06T22:02:00Z">
              <w:rPr/>
            </w:rPrChange>
          </w:rPr>
          <w:t xml:space="preserve"> trong dữ liệu đã thu thập được. Thành phần này nhận dạng đượ</w:t>
        </w:r>
        <w:r w:rsidR="00AF035F">
          <w:rPr>
            <w:rPrChange w:id="5724" w:author="The Si Tran" w:date="2012-12-06T22:02:00Z">
              <w:rPr/>
            </w:rPrChange>
          </w:rPr>
          <w:t>c mô hình</w:t>
        </w:r>
        <w:r w:rsidRPr="00DA1F81">
          <w:rPr>
            <w:rPrChange w:id="5725" w:author="The Si Tran" w:date="2012-12-06T22:02:00Z">
              <w:rPr/>
            </w:rPrChange>
          </w:rPr>
          <w:t xml:space="preserve"> một cách tự động bằng cách phân tích hệ số tự tương quan và hệ số tự</w:t>
        </w:r>
        <w:r w:rsidR="008B3DEB">
          <w:rPr>
            <w:rPrChange w:id="5726" w:author="The Si Tran" w:date="2012-12-06T22:02:00Z">
              <w:rPr/>
            </w:rPrChange>
          </w:rPr>
          <w:t xml:space="preserve"> tương quan riêng</w:t>
        </w:r>
        <w:r w:rsidRPr="00DA1F81">
          <w:rPr>
            <w:rPrChange w:id="5727"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728" w:author="The Si Tran" w:date="2012-12-06T22:01:00Z"/>
        </w:rPr>
        <w:pPrChange w:id="5729" w:author="The Si Tran" w:date="2012-12-16T10:35:00Z">
          <w:pPr/>
        </w:pPrChange>
      </w:pPr>
      <w:ins w:id="5730" w:author="The Si Tran" w:date="2012-12-06T22:01:00Z">
        <w:r w:rsidRPr="00032D83">
          <w:t>Thành ph</w:t>
        </w:r>
        <w:r w:rsidRPr="006D6C8D">
          <w:t>ầ</w:t>
        </w:r>
        <w:r w:rsidRPr="000C3A28">
          <w:t xml:space="preserve">n </w:t>
        </w:r>
      </w:ins>
      <w:ins w:id="5731" w:author="The Si Tran" w:date="2012-12-10T20:00:00Z">
        <w:r w:rsidR="00545F04">
          <w:t>khử</w:t>
        </w:r>
        <w:r w:rsidR="00290F01">
          <w:t xml:space="preserve"> mùa và </w:t>
        </w:r>
        <w:r w:rsidR="00545F04">
          <w:t>xu hướng</w:t>
        </w:r>
      </w:ins>
      <w:ins w:id="5732" w:author="The Si Tran" w:date="2012-12-06T22:01:00Z">
        <w:r w:rsidRPr="00032D83">
          <w:t xml:space="preserve"> (Recursive differencer/integ</w:t>
        </w:r>
        <w:r w:rsidRPr="006D6C8D">
          <w:t>rator): dùng đ</w:t>
        </w:r>
        <w:r w:rsidRPr="000C3A28">
          <w:t>ể</w:t>
        </w:r>
        <w:r w:rsidRPr="00EF4E32">
          <w:t xml:space="preserve"> chuy</w:t>
        </w:r>
        <w:r w:rsidRPr="00DA1F81">
          <w:rPr>
            <w:rPrChange w:id="5733" w:author="The Si Tran" w:date="2012-12-06T22:02:00Z">
              <w:rPr/>
            </w:rPrChange>
          </w:rPr>
          <w:t>ển đổi các chuỗi dữ liệu không tĩnh hoặc có tính mùa sang chuỗi dữ liệu t</w:t>
        </w:r>
        <w:r w:rsidR="00E47C73">
          <w:rPr>
            <w:rPrChange w:id="5734" w:author="The Si Tran" w:date="2012-12-06T22:02:00Z">
              <w:rPr/>
            </w:rPrChange>
          </w:rPr>
          <w:t>ĩnh</w:t>
        </w:r>
        <w:r w:rsidRPr="00DA1F81">
          <w:rPr>
            <w:rPrChange w:id="5735" w:author="The Si Tran" w:date="2012-12-06T22:02:00Z">
              <w:rPr/>
            </w:rPrChange>
          </w:rPr>
          <w:t xml:space="preserve"> trước khi áp dụng các giải thuật để ước lượng các tham số cho mô hình. Bởi vì mô hình ARIMA chỉ </w:t>
        </w:r>
      </w:ins>
      <w:ins w:id="5736" w:author="The Si Tran" w:date="2012-12-10T20:05:00Z">
        <w:r w:rsidR="00E47C73">
          <w:t>phù hợp</w:t>
        </w:r>
      </w:ins>
      <w:ins w:id="5737" w:author="The Si Tran" w:date="2012-12-06T22:01:00Z">
        <w:r w:rsidRPr="00032D83">
          <w:t xml:space="preserve"> v</w:t>
        </w:r>
        <w:r w:rsidRPr="006D6C8D">
          <w:t>ớ</w:t>
        </w:r>
        <w:r w:rsidRPr="000C3A28">
          <w:t>i chu</w:t>
        </w:r>
        <w:r w:rsidRPr="00EF4E32">
          <w:t>ỗ</w:t>
        </w:r>
        <w:r w:rsidRPr="00DA1F81">
          <w:rPr>
            <w:rPrChange w:id="5738" w:author="The Si Tran" w:date="2012-12-06T22:02:00Z">
              <w:rPr/>
            </w:rPrChange>
          </w:rPr>
          <w:t>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739" w:author="The Si Tran" w:date="2012-12-06T22:01:00Z"/>
        </w:rPr>
        <w:pPrChange w:id="5740" w:author="The Si Tran" w:date="2012-12-16T10:36:00Z">
          <w:pPr/>
        </w:pPrChange>
      </w:pPr>
      <w:ins w:id="5741" w:author="The Si Tran" w:date="2012-12-06T22:01:00Z">
        <w:r w:rsidRPr="00032D83">
          <w:t>Thành ph</w:t>
        </w:r>
        <w:r w:rsidRPr="006D6C8D">
          <w:t>ầ</w:t>
        </w:r>
        <w:r w:rsidRPr="000C3A28">
          <w:t>n ư</w:t>
        </w:r>
        <w:r w:rsidRPr="00EF4E32">
          <w:t>ớ</w:t>
        </w:r>
        <w:r w:rsidRPr="00DA1F81">
          <w:rPr>
            <w:rPrChange w:id="5742" w:author="The Si Tran" w:date="2012-12-06T22:02:00Z">
              <w:rPr/>
            </w:rPrChange>
          </w:rPr>
          <w:t>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743" w:author="The Si Tran" w:date="2012-12-06T22:02:00Z">
              <w:rPr/>
            </w:rPrChange>
          </w:rPr>
          <w:t xml:space="preserve"> vi</w:t>
        </w:r>
        <w:r w:rsidRPr="00DA1F81">
          <w:rPr>
            <w:rPrChange w:id="5744" w:author="The Si Tran" w:date="2012-12-06T22:02:00Z">
              <w:rPr/>
            </w:rPrChange>
          </w:rPr>
          <w:t xml:space="preserve"> phạm thì mô hình ước lượng sẽ không chính xác.</w:t>
        </w:r>
      </w:ins>
    </w:p>
    <w:p w14:paraId="082BDC3A" w14:textId="77777777" w:rsidR="00DA1F81" w:rsidRDefault="00DA1F81">
      <w:pPr>
        <w:pStyle w:val="BuletL1"/>
        <w:pPrChange w:id="5745" w:author="The Si Tran" w:date="2012-12-16T10:36:00Z">
          <w:pPr/>
        </w:pPrChange>
      </w:pPr>
      <w:ins w:id="5746" w:author="The Si Tran" w:date="2012-12-06T22:01:00Z">
        <w:r w:rsidRPr="00032D83">
          <w:t>Thành ph</w:t>
        </w:r>
        <w:r w:rsidRPr="006D6C8D">
          <w:t>ầ</w:t>
        </w:r>
        <w:r w:rsidRPr="000C3A28">
          <w:t>n d</w:t>
        </w:r>
        <w:r w:rsidRPr="00EF4E32">
          <w:t>ự</w:t>
        </w:r>
        <w:r w:rsidRPr="00DA1F81">
          <w:rPr>
            <w:rPrChange w:id="5747" w:author="The Si Tran" w:date="2012-12-06T22:03:00Z">
              <w:rPr/>
            </w:rPrChange>
          </w:rPr>
          <w:t xml:space="preserve"> đoán (N-step ahead predictor): tạo giá trị dự đoán cho các giai đoạn tiếp theo dựa vào mô hình đã ước lượng được.</w:t>
        </w:r>
      </w:ins>
    </w:p>
    <w:p w14:paraId="1F0894B0" w14:textId="6041CCBB" w:rsidR="0021110E" w:rsidRDefault="0021110E" w:rsidP="0021110E">
      <w:pPr>
        <w:rPr>
          <w:ins w:id="5748" w:author="The Si Tran" w:date="2012-12-06T22:08:00Z"/>
        </w:rPr>
      </w:pPr>
      <w:r>
        <w:t>Hình 3.4 sẽ mô tả cấu trúc của mô hình dự đoán SARIMA.</w:t>
      </w:r>
    </w:p>
    <w:p w14:paraId="63C6EB69" w14:textId="41F9FD05" w:rsidR="00155591" w:rsidRDefault="00155591" w:rsidP="00155591">
      <w:pPr>
        <w:pStyle w:val="Heading3"/>
        <w:rPr>
          <w:ins w:id="5749" w:author="The Si Tran" w:date="2012-12-06T22:17:00Z"/>
        </w:rPr>
      </w:pPr>
      <w:bookmarkStart w:id="5750" w:name="_Toc343660573"/>
      <w:ins w:id="5751" w:author="The Si Tran" w:date="2012-12-06T22:15:00Z">
        <w:r>
          <w:t>T</w:t>
        </w:r>
        <w:r w:rsidRPr="00155591">
          <w:t>hành phần nhận dạng mô hình</w:t>
        </w:r>
      </w:ins>
      <w:bookmarkEnd w:id="5750"/>
    </w:p>
    <w:p w14:paraId="6141FE93" w14:textId="2ADC710E" w:rsidR="00A96FA3" w:rsidRDefault="00A96FA3">
      <w:pPr>
        <w:pStyle w:val="BuletL1"/>
        <w:rPr>
          <w:ins w:id="5752" w:author="The Si Tran" w:date="2012-12-06T22:18:00Z"/>
        </w:rPr>
        <w:pPrChange w:id="5753" w:author="The Si Tran" w:date="2012-12-16T10:36:00Z">
          <w:pPr>
            <w:pStyle w:val="ListParagraph"/>
            <w:ind w:left="360"/>
          </w:pPr>
        </w:pPrChange>
      </w:pPr>
      <w:ins w:id="5754" w:author="The Si Tran" w:date="2012-12-06T22:18:00Z">
        <w:r>
          <w:t xml:space="preserve">Nhận dạng mô hình là khâu đầu tiên trong quá trình mô hình hóa </w:t>
        </w:r>
      </w:ins>
      <w:ins w:id="5755" w:author="The Si Tran" w:date="2012-12-10T20:15:00Z">
        <w:r w:rsidR="00B46514">
          <w:t>S</w:t>
        </w:r>
      </w:ins>
      <w:ins w:id="5756"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757" w:author="The Si Tran" w:date="2012-12-06T22:18:00Z">
        <w:r>
          <w:t xml:space="preserve"> của mô hình </w:t>
        </w:r>
      </w:ins>
      <w:ins w:id="5758" w:author="The Si Tran" w:date="2012-12-10T20:15:00Z">
        <w:r w:rsidR="00B46514">
          <w:t>S</w:t>
        </w:r>
      </w:ins>
      <w:ins w:id="5759" w:author="The Si Tran" w:date="2012-12-06T22:18:00Z">
        <w:r>
          <w:t>ARIMA. Những giá trị trị này được suy ra bằng cách trích rút những hệ số tương quan quan trọng trong chuỗi dữ liệu quan sát được.</w:t>
        </w:r>
      </w:ins>
      <w:ins w:id="5760" w:author="The Si Tran" w:date="2012-12-06T22:19:00Z">
        <w:r>
          <w:t xml:space="preserve"> </w:t>
        </w:r>
      </w:ins>
      <w:ins w:id="5761"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762" w:author="The Si Tran" w:date="2012-12-10T20:17:00Z">
        <w:r w:rsidR="00D30044">
          <w:t xml:space="preserve">một </w:t>
        </w:r>
      </w:ins>
      <w:ins w:id="5763" w:author="The Si Tran" w:date="2012-12-06T22:18:00Z">
        <w:r>
          <w:t xml:space="preserve">phương pháp </w:t>
        </w:r>
      </w:ins>
      <w:ins w:id="5764" w:author="The Si Tran" w:date="2012-12-10T20:17:00Z">
        <w:r w:rsidR="00D30044">
          <w:t>tự động</w:t>
        </w:r>
      </w:ins>
      <w:ins w:id="5765" w:author="The Si Tran" w:date="2012-12-06T22:18:00Z">
        <w:r>
          <w:t>, sử dụng các công thức toán học để trích rút ra các hệ số.</w:t>
        </w:r>
      </w:ins>
    </w:p>
    <w:p w14:paraId="3BD028AA" w14:textId="03D4F635" w:rsidR="00A96FA3" w:rsidRPr="00032D83" w:rsidRDefault="00A96FA3">
      <w:pPr>
        <w:pStyle w:val="BuletL1"/>
        <w:rPr>
          <w:ins w:id="5766" w:author="The Si Tran" w:date="2012-12-06T22:21:00Z"/>
        </w:rPr>
        <w:pPrChange w:id="5767" w:author="The Si Tran" w:date="2012-12-16T10:36:00Z">
          <w:pPr>
            <w:pStyle w:val="ListParagraph"/>
            <w:numPr>
              <w:numId w:val="18"/>
            </w:numPr>
            <w:ind w:hanging="360"/>
          </w:pPr>
        </w:pPrChange>
      </w:pPr>
      <w:ins w:id="5768" w:author="The Si Tran" w:date="2012-12-06T22:21:00Z">
        <w:r w:rsidRPr="00032D83">
          <w:t xml:space="preserve">Mô hình </w:t>
        </w:r>
      </w:ins>
      <w:ins w:id="5769" w:author="The Si Tran" w:date="2012-12-10T20:25:00Z">
        <w:r w:rsidR="00300B75">
          <w:t>S</w:t>
        </w:r>
      </w:ins>
      <w:ins w:id="5770" w:author="The Si Tran" w:date="2012-12-06T22:21:00Z">
        <w:r w:rsidRPr="00032D83">
          <w:t>ARIMA s</w:t>
        </w:r>
        <w:r w:rsidRPr="006D6C8D">
          <w:t>ử</w:t>
        </w:r>
        <w:r w:rsidRPr="000C3A28">
          <w:t xml:space="preserve"> d</w:t>
        </w:r>
        <w:r w:rsidRPr="00EF4E32">
          <w:t>ụ</w:t>
        </w:r>
        <w:r w:rsidRPr="00A96FA3">
          <w:rPr>
            <w:rPrChange w:id="5771" w:author="The Si Tran" w:date="2012-12-06T22:21:00Z">
              <w:rPr/>
            </w:rPrChange>
          </w:rPr>
          <w:t>ng tính chất của ACF và PACF để kết hợ</w:t>
        </w:r>
        <w:r w:rsidR="00595FCB">
          <w:t>p</w:t>
        </w:r>
        <w:r w:rsidRPr="00032D83">
          <w:t xml:space="preserve"> m</w:t>
        </w:r>
        <w:r w:rsidRPr="006D6C8D">
          <w:t>ộ</w:t>
        </w:r>
        <w:r w:rsidRPr="000C3A28">
          <w:t>t chu</w:t>
        </w:r>
        <w:r w:rsidRPr="00EF4E32">
          <w:t>ỗ</w:t>
        </w:r>
        <w:r w:rsidRPr="00A96FA3">
          <w:rPr>
            <w:rPrChange w:id="5772" w:author="The Si Tran" w:date="2012-12-06T22:21:00Z">
              <w:rPr/>
            </w:rPrChange>
          </w:rPr>
          <w:t>i dữ liệu với một mô hình thích hợp: mô hình tự hồi quy AR(</w:t>
        </w:r>
        <w:r w:rsidRPr="00120A96">
          <w:rPr>
            <w:i/>
            <w:rPrChange w:id="5773" w:author="The Si Tran" w:date="2012-12-06T22:21:00Z">
              <w:rPr/>
            </w:rPrChange>
          </w:rPr>
          <w:t>p</w:t>
        </w:r>
        <w:r w:rsidRPr="00A96FA3">
          <w:rPr>
            <w:rPrChange w:id="5774" w:author="The Si Tran" w:date="2012-12-06T22:21:00Z">
              <w:rPr/>
            </w:rPrChange>
          </w:rPr>
          <w:t>), mô hình trung bình di động MA(</w:t>
        </w:r>
        <w:r w:rsidRPr="00120A96">
          <w:rPr>
            <w:i/>
            <w:rPrChange w:id="5775" w:author="The Si Tran" w:date="2012-12-06T22:21:00Z">
              <w:rPr/>
            </w:rPrChange>
          </w:rPr>
          <w:t>q</w:t>
        </w:r>
        <w:r w:rsidRPr="00A96FA3">
          <w:rPr>
            <w:rPrChange w:id="5776" w:author="The Si Tran" w:date="2012-12-06T22:21:00Z">
              <w:rPr/>
            </w:rPrChange>
          </w:rPr>
          <w:t>), mô hình kết hợp tự hồi quy và tru</w:t>
        </w:r>
      </w:ins>
      <w:ins w:id="5777" w:author="The Si Tran" w:date="2012-12-10T20:21:00Z">
        <w:r w:rsidR="00B405CA">
          <w:t>n</w:t>
        </w:r>
      </w:ins>
      <w:ins w:id="5778" w:author="The Si Tran" w:date="2012-12-06T22:21:00Z">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ins>
      <w:ins w:id="5779" w:author="The Si Tran" w:date="2012-12-10T20:22:00Z">
        <w:r w:rsidR="00595FCB">
          <w:t>Tính chất của</w:t>
        </w:r>
      </w:ins>
      <w:ins w:id="5780" w:author="The Si Tran" w:date="2012-12-06T22:21:00Z">
        <w:r w:rsidRPr="00032D83">
          <w:t xml:space="preserve"> các hàm tương quan đư</w:t>
        </w:r>
        <w:r w:rsidRPr="006D6C8D">
          <w:t>ợ</w:t>
        </w:r>
        <w:r w:rsidRPr="000C3A28">
          <w:t>c chia ra làm 3 lo</w:t>
        </w:r>
        <w:r w:rsidRPr="00EF4E32">
          <w:t>ạ</w:t>
        </w:r>
        <w:r w:rsidRPr="00A96FA3">
          <w:rPr>
            <w:rPrChange w:id="5781" w:author="The Si Tran" w:date="2012-12-06T22:21:00Z">
              <w:rPr/>
            </w:rPrChange>
          </w:rPr>
          <w:t>i: giảm gián đoạn (abrupt decay), giảm theo hình sin hoặc hàm mũ, giả</w:t>
        </w:r>
        <w:r w:rsidR="00595FCB">
          <w:t xml:space="preserve">m </w:t>
        </w:r>
        <w:r w:rsidRPr="00032D83">
          <w:t>ch</w:t>
        </w:r>
        <w:r w:rsidRPr="006D6C8D">
          <w:t>ậ</w:t>
        </w:r>
        <w:r w:rsidRPr="000C3A28">
          <w:t>m. Tùy theo tính ch</w:t>
        </w:r>
        <w:r w:rsidRPr="00EF4E32">
          <w:t>ấ</w:t>
        </w:r>
        <w:r w:rsidRPr="00A96FA3">
          <w:rPr>
            <w:rPrChange w:id="5782" w:author="The Si Tran" w:date="2012-12-06T22:21:00Z">
              <w:rPr/>
            </w:rPrChange>
          </w:rPr>
          <w:t>t của ACF và PACF mà chuỗi dữ liệu được kết hợp với 1 mô hình khác nhau</w:t>
        </w:r>
      </w:ins>
      <w:ins w:id="5783"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784" w:author="The Si Tran" w:date="2012-12-06T22:21:00Z"/>
          <w:rFonts w:ascii="Times New Roman" w:hAnsi="Times New Roman"/>
          <w:sz w:val="26"/>
          <w:szCs w:val="26"/>
          <w:rPrChange w:id="5785" w:author="The Si Tran" w:date="2012-12-06T22:21:00Z">
            <w:rPr>
              <w:ins w:id="5786" w:author="The Si Tran" w:date="2012-12-06T22:21:00Z"/>
            </w:rPr>
          </w:rPrChange>
        </w:rPr>
        <w:pPrChange w:id="5787" w:author="The Si Tran" w:date="2012-12-14T05:24:00Z">
          <w:pPr>
            <w:pStyle w:val="ListParagraph"/>
            <w:numPr>
              <w:numId w:val="18"/>
            </w:numPr>
            <w:ind w:hanging="360"/>
          </w:pPr>
        </w:pPrChange>
      </w:pPr>
      <w:ins w:id="5788" w:author="The Si Tran" w:date="2012-12-06T22:21:00Z">
        <w:r w:rsidRPr="00A96FA3">
          <w:rPr>
            <w:rFonts w:ascii="Times New Roman" w:hAnsi="Times New Roman"/>
            <w:sz w:val="26"/>
            <w:szCs w:val="26"/>
            <w:rPrChange w:id="5789" w:author="The Si Tran" w:date="2012-12-06T22:21:00Z">
              <w:rPr/>
            </w:rPrChange>
          </w:rPr>
          <w:t xml:space="preserve">Mô hình tự hồi quy </w:t>
        </w:r>
        <w:proofErr w:type="gramStart"/>
        <w:r w:rsidRPr="00A96FA3">
          <w:rPr>
            <w:rFonts w:ascii="Times New Roman" w:hAnsi="Times New Roman"/>
            <w:sz w:val="26"/>
            <w:szCs w:val="26"/>
            <w:rPrChange w:id="5790" w:author="The Si Tran" w:date="2012-12-06T22:21:00Z">
              <w:rPr/>
            </w:rPrChange>
          </w:rPr>
          <w:t>AR(</w:t>
        </w:r>
        <w:proofErr w:type="gramEnd"/>
        <w:r w:rsidRPr="00120A96">
          <w:rPr>
            <w:rFonts w:ascii="Times New Roman" w:hAnsi="Times New Roman"/>
            <w:i/>
            <w:sz w:val="26"/>
            <w:szCs w:val="26"/>
            <w:rPrChange w:id="5791" w:author="The Si Tran" w:date="2012-12-06T22:21:00Z">
              <w:rPr/>
            </w:rPrChange>
          </w:rPr>
          <w:t>p</w:t>
        </w:r>
        <w:r w:rsidRPr="00A96FA3">
          <w:rPr>
            <w:rFonts w:ascii="Times New Roman" w:hAnsi="Times New Roman"/>
            <w:sz w:val="26"/>
            <w:szCs w:val="26"/>
            <w:rPrChange w:id="5792"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793" w:author="The Si Tran" w:date="2012-12-06T22:21:00Z"/>
          <w:rFonts w:ascii="Times New Roman" w:hAnsi="Times New Roman"/>
          <w:sz w:val="26"/>
          <w:szCs w:val="26"/>
          <w:rPrChange w:id="5794" w:author="The Si Tran" w:date="2012-12-06T22:21:00Z">
            <w:rPr>
              <w:ins w:id="5795" w:author="The Si Tran" w:date="2012-12-06T22:21:00Z"/>
            </w:rPr>
          </w:rPrChange>
        </w:rPr>
        <w:pPrChange w:id="5796" w:author="The Si Tran" w:date="2012-12-14T05:24:00Z">
          <w:pPr>
            <w:pStyle w:val="ListParagraph"/>
            <w:numPr>
              <w:numId w:val="18"/>
            </w:numPr>
            <w:ind w:hanging="360"/>
          </w:pPr>
        </w:pPrChange>
      </w:pPr>
      <w:ins w:id="5797" w:author="The Si Tran" w:date="2012-12-06T22:21:00Z">
        <w:r w:rsidRPr="00A96FA3">
          <w:rPr>
            <w:rFonts w:ascii="Times New Roman" w:hAnsi="Times New Roman"/>
            <w:sz w:val="26"/>
            <w:szCs w:val="26"/>
            <w:rPrChange w:id="5798" w:author="The Si Tran" w:date="2012-12-06T22:21:00Z">
              <w:rPr/>
            </w:rPrChange>
          </w:rPr>
          <w:t xml:space="preserve">Mô hình trung bình di động </w:t>
        </w:r>
        <w:proofErr w:type="gramStart"/>
        <w:r w:rsidRPr="00A96FA3">
          <w:rPr>
            <w:rFonts w:ascii="Times New Roman" w:hAnsi="Times New Roman"/>
            <w:sz w:val="26"/>
            <w:szCs w:val="26"/>
            <w:rPrChange w:id="5799" w:author="The Si Tran" w:date="2012-12-06T22:21:00Z">
              <w:rPr/>
            </w:rPrChange>
          </w:rPr>
          <w:t>MA(</w:t>
        </w:r>
        <w:proofErr w:type="gramEnd"/>
        <w:r w:rsidRPr="00120A96">
          <w:rPr>
            <w:rFonts w:ascii="Times New Roman" w:hAnsi="Times New Roman"/>
            <w:i/>
            <w:sz w:val="26"/>
            <w:szCs w:val="26"/>
            <w:rPrChange w:id="5800" w:author="The Si Tran" w:date="2012-12-06T22:21:00Z">
              <w:rPr/>
            </w:rPrChange>
          </w:rPr>
          <w:t>q</w:t>
        </w:r>
        <w:r w:rsidRPr="00A96FA3">
          <w:rPr>
            <w:rFonts w:ascii="Times New Roman" w:hAnsi="Times New Roman"/>
            <w:sz w:val="26"/>
            <w:szCs w:val="26"/>
            <w:rPrChange w:id="5801" w:author="The Si Tran" w:date="2012-12-06T22:21:00Z">
              <w:rPr/>
            </w:rPrChange>
          </w:rPr>
          <w:t>): quá trình có tính chất ngược lại với mô hình AR(</w:t>
        </w:r>
        <w:r w:rsidRPr="00120A96">
          <w:rPr>
            <w:rFonts w:ascii="Times New Roman" w:hAnsi="Times New Roman"/>
            <w:i/>
            <w:sz w:val="26"/>
            <w:szCs w:val="26"/>
            <w:rPrChange w:id="5802" w:author="The Si Tran" w:date="2012-12-06T22:21:00Z">
              <w:rPr/>
            </w:rPrChange>
          </w:rPr>
          <w:t>p</w:t>
        </w:r>
        <w:r w:rsidRPr="00A96FA3">
          <w:rPr>
            <w:rFonts w:ascii="Times New Roman" w:hAnsi="Times New Roman"/>
            <w:sz w:val="26"/>
            <w:szCs w:val="26"/>
            <w:rPrChange w:id="5803"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804" w:author="The Si Tran" w:date="2012-12-06T22:21:00Z"/>
          <w:rFonts w:ascii="Times New Roman" w:hAnsi="Times New Roman"/>
          <w:sz w:val="26"/>
          <w:szCs w:val="26"/>
          <w:rPrChange w:id="5805" w:author="The Si Tran" w:date="2012-12-06T22:21:00Z">
            <w:rPr>
              <w:ins w:id="5806" w:author="The Si Tran" w:date="2012-12-06T22:21:00Z"/>
            </w:rPr>
          </w:rPrChange>
        </w:rPr>
        <w:pPrChange w:id="5807" w:author="The Si Tran" w:date="2012-12-14T05:24:00Z">
          <w:pPr>
            <w:pStyle w:val="ListParagraph"/>
            <w:numPr>
              <w:numId w:val="18"/>
            </w:numPr>
            <w:ind w:hanging="360"/>
          </w:pPr>
        </w:pPrChange>
      </w:pPr>
      <w:ins w:id="5808" w:author="The Si Tran" w:date="2012-12-06T22:21:00Z">
        <w:r w:rsidRPr="00A96FA3">
          <w:rPr>
            <w:rFonts w:ascii="Times New Roman" w:hAnsi="Times New Roman"/>
            <w:sz w:val="26"/>
            <w:szCs w:val="26"/>
            <w:rPrChange w:id="5809"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810" w:author="The Si Tran" w:date="2012-12-06T22:21:00Z">
              <w:rPr/>
            </w:rPrChange>
          </w:rPr>
          <w:t>ARMA(</w:t>
        </w:r>
        <w:proofErr w:type="gramEnd"/>
        <w:r w:rsidRPr="00120A96">
          <w:rPr>
            <w:rFonts w:ascii="Times New Roman" w:hAnsi="Times New Roman"/>
            <w:i/>
            <w:sz w:val="26"/>
            <w:szCs w:val="26"/>
            <w:rPrChange w:id="5811" w:author="The Si Tran" w:date="2012-12-06T22:21:00Z">
              <w:rPr/>
            </w:rPrChange>
          </w:rPr>
          <w:t>p</w:t>
        </w:r>
        <w:r w:rsidRPr="00A96FA3">
          <w:rPr>
            <w:rFonts w:ascii="Times New Roman" w:hAnsi="Times New Roman"/>
            <w:sz w:val="26"/>
            <w:szCs w:val="26"/>
            <w:rPrChange w:id="5812" w:author="The Si Tran" w:date="2012-12-06T22:21:00Z">
              <w:rPr/>
            </w:rPrChange>
          </w:rPr>
          <w:t>,</w:t>
        </w:r>
        <w:r w:rsidRPr="00120A96">
          <w:rPr>
            <w:rFonts w:ascii="Times New Roman" w:hAnsi="Times New Roman"/>
            <w:i/>
            <w:sz w:val="26"/>
            <w:szCs w:val="26"/>
            <w:rPrChange w:id="5813" w:author="The Si Tran" w:date="2012-12-06T22:21:00Z">
              <w:rPr/>
            </w:rPrChange>
          </w:rPr>
          <w:t>q</w:t>
        </w:r>
        <w:r w:rsidRPr="00A96FA3">
          <w:rPr>
            <w:rFonts w:ascii="Times New Roman" w:hAnsi="Times New Roman"/>
            <w:sz w:val="26"/>
            <w:szCs w:val="26"/>
            <w:rPrChange w:id="5814"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815" w:author="The Si Tran" w:date="2012-12-14T05:25:00Z"/>
          <w:rFonts w:ascii="Times New Roman" w:hAnsi="Times New Roman"/>
          <w:sz w:val="26"/>
          <w:szCs w:val="26"/>
        </w:rPr>
        <w:pPrChange w:id="5816" w:author="The Si Tran" w:date="2012-12-14T05:24:00Z">
          <w:pPr>
            <w:pStyle w:val="ListParagraph"/>
            <w:numPr>
              <w:numId w:val="18"/>
            </w:numPr>
            <w:ind w:hanging="360"/>
          </w:pPr>
        </w:pPrChange>
      </w:pPr>
      <w:ins w:id="5817" w:author="The Si Tran" w:date="2012-12-06T22:21:00Z">
        <w:r w:rsidRPr="00A96FA3">
          <w:rPr>
            <w:rFonts w:ascii="Times New Roman" w:hAnsi="Times New Roman"/>
            <w:sz w:val="26"/>
            <w:szCs w:val="26"/>
            <w:rPrChange w:id="5818"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819" w:author="The Si Tran" w:date="2012-12-06T22:22:00Z"/>
          <w:rPrChange w:id="5820" w:author="The Si Tran" w:date="2012-12-16T17:09:00Z">
            <w:rPr>
              <w:ins w:id="5821" w:author="The Si Tran" w:date="2012-12-06T22:22:00Z"/>
            </w:rPr>
          </w:rPrChange>
        </w:rPr>
        <w:pPrChange w:id="5822" w:author="The Si Tran" w:date="2012-12-16T17:09:00Z">
          <w:pPr>
            <w:pStyle w:val="ListParagraph"/>
            <w:numPr>
              <w:numId w:val="18"/>
            </w:numPr>
            <w:ind w:hanging="360"/>
          </w:pPr>
        </w:pPrChange>
      </w:pPr>
      <w:bookmarkStart w:id="5823" w:name="_Toc343660050"/>
      <w:ins w:id="5824" w:author="The Si Tran" w:date="2012-12-14T05:25:00Z">
        <w:r w:rsidRPr="00032D83">
          <w:t>B</w:t>
        </w:r>
        <w:r w:rsidRPr="006D6C8D">
          <w:t>ả</w:t>
        </w:r>
        <w:r w:rsidRPr="000C3A28">
          <w:t>ng 3.1: Tính ch</w:t>
        </w:r>
        <w:r w:rsidRPr="00EF4E32">
          <w:t>ấ</w:t>
        </w:r>
        <w:r w:rsidRPr="00DC1307">
          <w:rPr>
            <w:rPrChange w:id="5825" w:author="The Si Tran" w:date="2012-12-16T17:09:00Z">
              <w:rPr/>
            </w:rPrChange>
          </w:rPr>
          <w:t>t của ACF và PACF</w:t>
        </w:r>
      </w:ins>
      <w:bookmarkEnd w:id="5823"/>
    </w:p>
    <w:p w14:paraId="1401E544" w14:textId="7732FBCB" w:rsidR="00677EB9" w:rsidRDefault="00BB77CB">
      <w:pPr>
        <w:pStyle w:val="Canhgiua"/>
        <w:rPr>
          <w:ins w:id="5826" w:author="The Si Tran" w:date="2012-12-07T19:19:00Z"/>
          <w:szCs w:val="26"/>
        </w:rPr>
        <w:pPrChange w:id="5827" w:author="The Si Tran" w:date="2012-12-07T19:19:00Z">
          <w:pPr>
            <w:pStyle w:val="ListParagraph"/>
            <w:ind w:left="1224"/>
          </w:pPr>
        </w:pPrChange>
      </w:pPr>
      <w:r>
        <w:rPr>
          <w:noProof/>
        </w:rPr>
        <w:drawing>
          <wp:inline distT="0" distB="0" distL="0" distR="0" wp14:anchorId="79F28451" wp14:editId="0CEEF209">
            <wp:extent cx="5486400" cy="1724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86400" cy="1724025"/>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828" w:author="The Si Tran" w:date="2012-12-07T19:19:00Z"/>
          <w:rFonts w:ascii="Times New Roman" w:hAnsi="Times New Roman"/>
          <w:sz w:val="26"/>
          <w:szCs w:val="26"/>
        </w:rPr>
        <w:pPrChange w:id="5829" w:author="The Si Tran" w:date="2012-12-16T10:48:00Z">
          <w:pPr>
            <w:pStyle w:val="ListParagraph"/>
            <w:ind w:left="1224"/>
          </w:pPr>
        </w:pPrChange>
      </w:pPr>
      <w:ins w:id="5830" w:author="The Si Tran" w:date="2012-12-07T19:19:00Z">
        <w:r>
          <w:rPr>
            <w:rFonts w:ascii="Times New Roman" w:hAnsi="Times New Roman"/>
            <w:sz w:val="26"/>
            <w:szCs w:val="26"/>
          </w:rPr>
          <w:t xml:space="preserve">Quá trình nhận dạng mô hình </w:t>
        </w:r>
      </w:ins>
      <w:ins w:id="5831" w:author="The Si Tran" w:date="2012-12-10T20:25:00Z">
        <w:r w:rsidR="00300B75">
          <w:rPr>
            <w:rFonts w:ascii="Times New Roman" w:hAnsi="Times New Roman"/>
            <w:sz w:val="26"/>
            <w:szCs w:val="26"/>
          </w:rPr>
          <w:t>S</w:t>
        </w:r>
      </w:ins>
      <w:ins w:id="5832" w:author="The Si Tran" w:date="2012-12-07T19:19:00Z">
        <w:r>
          <w:rPr>
            <w:rFonts w:ascii="Times New Roman" w:hAnsi="Times New Roman"/>
            <w:sz w:val="26"/>
            <w:szCs w:val="26"/>
          </w:rPr>
          <w:t>ARIMA bao gồm 4 giai đoạn chính</w:t>
        </w:r>
      </w:ins>
      <w:ins w:id="5833"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834" w:author="The Si Tran" w:date="2012-12-07T19:19:00Z"/>
          <w:rFonts w:ascii="Times New Roman" w:hAnsi="Times New Roman"/>
          <w:sz w:val="26"/>
          <w:szCs w:val="26"/>
        </w:rPr>
        <w:pPrChange w:id="5835" w:author="The Si Tran" w:date="2012-12-14T05:24:00Z">
          <w:pPr>
            <w:pStyle w:val="ListParagraph"/>
            <w:numPr>
              <w:numId w:val="18"/>
            </w:numPr>
            <w:ind w:hanging="360"/>
          </w:pPr>
        </w:pPrChange>
      </w:pPr>
      <w:ins w:id="5836"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837"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838" w:author="The Si Tran" w:date="2012-12-07T19:22:00Z"/>
          <w:rFonts w:ascii="Times New Roman" w:hAnsi="Times New Roman"/>
          <w:sz w:val="26"/>
          <w:szCs w:val="26"/>
        </w:rPr>
        <w:pPrChange w:id="5839" w:author="The Si Tran" w:date="2012-12-14T05:24:00Z">
          <w:pPr>
            <w:pStyle w:val="ListParagraph"/>
            <w:numPr>
              <w:numId w:val="18"/>
            </w:numPr>
            <w:ind w:hanging="360"/>
          </w:pPr>
        </w:pPrChange>
      </w:pPr>
      <w:ins w:id="5840"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841" w:author="The Si Tran" w:date="2012-12-07T19:19:00Z">
        <w:r>
          <w:rPr>
            <w:rFonts w:ascii="Times New Roman" w:hAnsi="Times New Roman"/>
            <w:sz w:val="26"/>
            <w:szCs w:val="26"/>
          </w:rPr>
          <w:t xml:space="preserve"> để loại bỏ tính mùa.</w:t>
        </w:r>
      </w:ins>
      <w:ins w:id="5842" w:author="The Si Tran" w:date="2012-12-10T20:27:00Z">
        <w:r w:rsidR="00087FFE">
          <w:rPr>
            <w:rFonts w:ascii="Times New Roman" w:hAnsi="Times New Roman"/>
            <w:sz w:val="26"/>
            <w:szCs w:val="26"/>
          </w:rPr>
          <w:t xml:space="preserve"> Với các chuỗi dữ liệu thường gặp chỉ qua 1 lần lấy hiệu </w:t>
        </w:r>
      </w:ins>
      <w:ins w:id="5843"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844" w:author="The Si Tran" w:date="2012-12-07T19:22:00Z"/>
          <w:rFonts w:ascii="Times New Roman" w:hAnsi="Times New Roman"/>
          <w:sz w:val="26"/>
          <w:szCs w:val="26"/>
        </w:rPr>
        <w:pPrChange w:id="5845" w:author="The Si Tran" w:date="2012-12-14T05:24:00Z">
          <w:pPr>
            <w:pStyle w:val="ListParagraph"/>
            <w:ind w:left="1728"/>
          </w:pPr>
        </w:pPrChange>
      </w:pPr>
      <w:ins w:id="5846"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847" w:author="The Si Tran" w:date="2012-12-07T19:22:00Z"/>
          <w:rFonts w:ascii="Times New Roman" w:hAnsi="Times New Roman"/>
          <w:sz w:val="26"/>
          <w:szCs w:val="26"/>
        </w:rPr>
        <w:pPrChange w:id="5848" w:author="The Si Tran" w:date="2012-12-14T05:24:00Z">
          <w:pPr>
            <w:pStyle w:val="ListParagraph"/>
            <w:numPr>
              <w:numId w:val="25"/>
            </w:numPr>
            <w:ind w:left="2448" w:hanging="360"/>
          </w:pPr>
        </w:pPrChange>
      </w:pPr>
      <w:ins w:id="5849"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850" w:author="The Si Tran" w:date="2012-12-07T19:22:00Z"/>
          <w:rFonts w:ascii="Times New Roman" w:hAnsi="Times New Roman"/>
          <w:sz w:val="26"/>
          <w:szCs w:val="26"/>
        </w:rPr>
        <w:pPrChange w:id="5851" w:author="The Si Tran" w:date="2012-12-14T05:24:00Z">
          <w:pPr>
            <w:pStyle w:val="ListParagraph"/>
            <w:numPr>
              <w:numId w:val="25"/>
            </w:numPr>
            <w:ind w:left="2448" w:hanging="360"/>
          </w:pPr>
        </w:pPrChange>
      </w:pPr>
      <w:ins w:id="5852"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853"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854" w:author="The Si Tran" w:date="2012-12-07T19:19:00Z"/>
          <w:rFonts w:ascii="Times New Roman" w:hAnsi="Times New Roman"/>
          <w:sz w:val="26"/>
          <w:szCs w:val="26"/>
        </w:rPr>
        <w:pPrChange w:id="5855" w:author="The Si Tran" w:date="2012-12-14T05:24:00Z">
          <w:pPr>
            <w:pStyle w:val="ListParagraph"/>
            <w:numPr>
              <w:numId w:val="18"/>
            </w:numPr>
            <w:ind w:hanging="360"/>
          </w:pPr>
        </w:pPrChange>
      </w:pPr>
      <w:ins w:id="5856"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5857" w:author="The Si Tran" w:date="2012-12-07T21:34:00Z"/>
          <w:rFonts w:ascii="Times New Roman" w:hAnsi="Times New Roman"/>
          <w:sz w:val="26"/>
          <w:szCs w:val="26"/>
        </w:rPr>
        <w:pPrChange w:id="5858" w:author="The Si Tran" w:date="2012-12-14T05:24:00Z">
          <w:pPr>
            <w:pStyle w:val="ListParagraph"/>
            <w:ind w:left="792"/>
          </w:pPr>
        </w:pPrChange>
      </w:pPr>
      <w:ins w:id="5859"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860" w:author="The Si Tran" w:date="2012-12-07T21:28:00Z"/>
          <w:rFonts w:ascii="Times New Roman" w:hAnsi="Times New Roman"/>
          <w:sz w:val="26"/>
          <w:szCs w:val="26"/>
        </w:rPr>
        <w:pPrChange w:id="5861" w:author="The Si Tran" w:date="2012-12-14T05:24:00Z">
          <w:pPr>
            <w:pStyle w:val="ListParagraph"/>
            <w:ind w:left="792"/>
          </w:pPr>
        </w:pPrChange>
      </w:pPr>
      <w:ins w:id="5862" w:author="The Si Tran" w:date="2012-12-10T20:30:00Z">
        <w:r>
          <w:rPr>
            <w:rFonts w:ascii="Times New Roman" w:hAnsi="Times New Roman"/>
            <w:sz w:val="26"/>
            <w:szCs w:val="26"/>
          </w:rPr>
          <w:t>Như đề cập ở trên,</w:t>
        </w:r>
      </w:ins>
      <w:ins w:id="5863"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864" w:author="The Si Tran" w:date="2012-12-07T21:28:00Z"/>
          <w:rFonts w:ascii="Times New Roman" w:hAnsi="Times New Roman"/>
          <w:sz w:val="26"/>
          <w:szCs w:val="26"/>
        </w:rPr>
        <w:pPrChange w:id="5865" w:author="The Si Tran" w:date="2012-12-14T05:24:00Z">
          <w:pPr>
            <w:pStyle w:val="ListParagraph"/>
            <w:numPr>
              <w:numId w:val="26"/>
            </w:numPr>
            <w:ind w:left="1512" w:hanging="360"/>
          </w:pPr>
        </w:pPrChange>
      </w:pPr>
      <w:ins w:id="5866" w:author="The Si Tran" w:date="2012-12-07T21:28:00Z">
        <w:r>
          <w:rPr>
            <w:rFonts w:ascii="Times New Roman" w:hAnsi="Times New Roman"/>
            <w:sz w:val="26"/>
            <w:szCs w:val="26"/>
          </w:rPr>
          <w:t xml:space="preserve">Giảm </w:t>
        </w:r>
      </w:ins>
      <w:ins w:id="5867" w:author="The Si Tran" w:date="2012-12-10T20:31:00Z">
        <w:r w:rsidR="00B261FB">
          <w:rPr>
            <w:rFonts w:ascii="Times New Roman" w:hAnsi="Times New Roman"/>
            <w:sz w:val="26"/>
            <w:szCs w:val="26"/>
          </w:rPr>
          <w:t>chậm</w:t>
        </w:r>
      </w:ins>
      <w:ins w:id="5868"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869" w:author="The Si Tran" w:date="2012-12-07T21:28:00Z"/>
          <w:rFonts w:ascii="Times New Roman" w:hAnsi="Times New Roman"/>
          <w:sz w:val="26"/>
          <w:szCs w:val="26"/>
        </w:rPr>
        <w:pPrChange w:id="5870" w:author="The Si Tran" w:date="2012-12-14T05:24:00Z">
          <w:pPr>
            <w:pStyle w:val="ListParagraph"/>
            <w:numPr>
              <w:numId w:val="26"/>
            </w:numPr>
            <w:ind w:left="1512" w:hanging="360"/>
          </w:pPr>
        </w:pPrChange>
      </w:pPr>
      <w:ins w:id="5871"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872" w:author="The Si Tran" w:date="2012-12-07T21:28:00Z"/>
          <w:rFonts w:ascii="Times New Roman" w:hAnsi="Times New Roman"/>
          <w:sz w:val="26"/>
          <w:szCs w:val="26"/>
        </w:rPr>
        <w:pPrChange w:id="5873" w:author="The Si Tran" w:date="2012-12-14T05:24:00Z">
          <w:pPr>
            <w:pStyle w:val="ListParagraph"/>
            <w:numPr>
              <w:numId w:val="26"/>
            </w:numPr>
            <w:ind w:left="1512" w:hanging="360"/>
          </w:pPr>
        </w:pPrChange>
      </w:pPr>
      <w:ins w:id="5874" w:author="The Si Tran" w:date="2012-12-07T21:28:00Z">
        <w:r>
          <w:rPr>
            <w:rFonts w:ascii="Times New Roman" w:hAnsi="Times New Roman"/>
            <w:sz w:val="26"/>
            <w:szCs w:val="26"/>
          </w:rPr>
          <w:t xml:space="preserve">Giảm </w:t>
        </w:r>
      </w:ins>
      <w:ins w:id="5875" w:author="The Si Tran" w:date="2012-12-10T20:31:00Z">
        <w:r w:rsidR="003A6C45">
          <w:rPr>
            <w:rFonts w:ascii="Times New Roman" w:hAnsi="Times New Roman"/>
            <w:sz w:val="26"/>
            <w:szCs w:val="26"/>
          </w:rPr>
          <w:t>gián đoạn</w:t>
        </w:r>
      </w:ins>
      <w:ins w:id="5876"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877" w:author="The Si Tran" w:date="2012-12-07T21:29:00Z"/>
          <w:rFonts w:ascii="Times New Roman" w:hAnsi="Times New Roman"/>
          <w:sz w:val="26"/>
          <w:szCs w:val="26"/>
        </w:rPr>
        <w:pPrChange w:id="5878" w:author="The Si Tran" w:date="2012-12-14T05:24:00Z">
          <w:pPr>
            <w:pStyle w:val="ListParagraph"/>
            <w:numPr>
              <w:numId w:val="18"/>
            </w:numPr>
            <w:ind w:hanging="360"/>
          </w:pPr>
        </w:pPrChange>
      </w:pPr>
      <w:ins w:id="5879" w:author="The Si Tran" w:date="2012-12-07T21:28:00Z">
        <w:r>
          <w:rPr>
            <w:rFonts w:ascii="Times New Roman" w:hAnsi="Times New Roman"/>
            <w:sz w:val="26"/>
            <w:szCs w:val="26"/>
          </w:rPr>
          <w:t>Bằng cách tính</w:t>
        </w:r>
      </w:ins>
      <w:ins w:id="5880"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881" w:author="The Si Tran" w:date="2012-12-10T20:31:00Z">
        <w:r w:rsidR="00223994">
          <w:rPr>
            <w:rFonts w:ascii="Times New Roman" w:hAnsi="Times New Roman"/>
            <w:sz w:val="26"/>
            <w:szCs w:val="26"/>
          </w:rPr>
          <w:t>ính</w:t>
        </w:r>
      </w:ins>
      <w:ins w:id="5882"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883" w:author="The Si Tran" w:date="2012-12-07T21:30:00Z"/>
          <w:rFonts w:ascii="Times New Roman" w:hAnsi="Times New Roman"/>
          <w:sz w:val="26"/>
          <w:szCs w:val="26"/>
        </w:rPr>
        <w:pPrChange w:id="5884" w:author="The Si Tran" w:date="2012-12-14T05:25:00Z">
          <w:pPr>
            <w:pStyle w:val="ListParagraph"/>
            <w:ind w:left="1224" w:firstLine="216"/>
          </w:pPr>
        </w:pPrChange>
      </w:pPr>
      <w:ins w:id="5885"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886" w:author="The Si Tran" w:date="2012-12-07T21:30:00Z"/>
          <w:rFonts w:ascii="Times New Roman" w:hAnsi="Times New Roman"/>
          <w:sz w:val="26"/>
          <w:szCs w:val="26"/>
        </w:rPr>
        <w:pPrChange w:id="5887" w:author="The Si Tran" w:date="2012-12-14T05:25:00Z">
          <w:pPr>
            <w:pStyle w:val="ListParagraph"/>
            <w:ind w:left="1224"/>
          </w:pPr>
        </w:pPrChange>
      </w:pPr>
      <w:r>
        <w:rPr>
          <w:rFonts w:ascii="Times New Roman" w:hAnsi="Times New Roman"/>
          <w:sz w:val="26"/>
          <w:szCs w:val="26"/>
        </w:rPr>
        <w:t>V</w:t>
      </w:r>
      <w:ins w:id="5888"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889"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890" w:author="The Si Tran" w:date="2012-12-07T21:30:00Z"/>
          <w:rFonts w:ascii="Times New Roman" w:hAnsi="Times New Roman"/>
          <w:sz w:val="26"/>
          <w:szCs w:val="26"/>
        </w:rPr>
        <w:pPrChange w:id="5891" w:author="The Si Tran" w:date="2012-12-14T05:25:00Z">
          <w:pPr>
            <w:pStyle w:val="ListParagraph"/>
            <w:ind w:left="1224"/>
          </w:pPr>
        </w:pPrChange>
      </w:pPr>
      <w:ins w:id="5892"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893" w:author="The Si Tran" w:date="2012-12-07T21:34:00Z"/>
          <w:rFonts w:ascii="Times New Roman" w:hAnsi="Times New Roman"/>
          <w:sz w:val="26"/>
          <w:szCs w:val="26"/>
        </w:rPr>
        <w:pPrChange w:id="5894" w:author="The Si Tran" w:date="2012-12-07T21:33:00Z">
          <w:pPr>
            <w:pStyle w:val="ListParagraph"/>
            <w:numPr>
              <w:numId w:val="18"/>
            </w:numPr>
            <w:ind w:hanging="360"/>
          </w:pPr>
        </w:pPrChange>
      </w:pPr>
      <w:ins w:id="5895" w:author="The Si Tran" w:date="2012-12-16T17:09:00Z">
        <w:r>
          <w:rPr>
            <w:rFonts w:ascii="Times New Roman" w:hAnsi="Times New Roman"/>
            <w:noProof/>
            <w:sz w:val="26"/>
            <w:szCs w:val="26"/>
            <w:rPrChange w:id="5896" w:author="Unknown">
              <w:rPr>
                <w:noProof/>
              </w:rPr>
            </w:rPrChange>
          </w:rPr>
          <mc:AlternateContent>
            <mc:Choice Requires="wpc">
              <w:drawing>
                <wp:inline distT="0" distB="0" distL="0" distR="0" wp14:anchorId="393EE904" wp14:editId="45C7EAAF">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B90956" w:rsidRDefault="00B90956" w:rsidP="00DC1307">
                                <w:pPr>
                                  <w:spacing w:line="240" w:lineRule="auto"/>
                                  <w:rPr>
                                    <w:szCs w:val="26"/>
                                  </w:rPr>
                                </w:pPr>
                                <w:proofErr w:type="gramStart"/>
                                <w:ins w:id="5897" w:author="The Si Tran" w:date="2012-12-07T21:32:00Z">
                                  <w:r>
                                    <w:rPr>
                                      <w:szCs w:val="26"/>
                                    </w:rPr>
                                    <w:t>i</w:t>
                                  </w:r>
                                </w:ins>
                                <w:proofErr w:type="gramEnd"/>
                                <w:del w:id="5898" w:author="The Si Tran" w:date="2012-12-07T21:32:00Z">
                                  <w:r w:rsidDel="00DB3CD0">
                                    <w:rPr>
                                      <w:szCs w:val="26"/>
                                    </w:rPr>
                                    <w:delText>I</w:delText>
                                  </w:r>
                                </w:del>
                                <w:r>
                                  <w:rPr>
                                    <w:szCs w:val="26"/>
                                  </w:rPr>
                                  <w:t>f(</w:t>
                                </w:r>
                                <w:ins w:id="5899" w:author="The Si Tran" w:date="2012-12-16T15:06:00Z">
                                  <m:oMath>
                                    <m:r>
                                      <w:rPr>
                                        <w:rFonts w:ascii="Cambria Math" w:hAnsi="Cambria Math"/>
                                        <w:szCs w:val="26"/>
                                      </w:rPr>
                                      <m:t>∆</m:t>
                                    </m:r>
                                  </m:oMath>
                                </w:ins>
                                <w:del w:id="5900"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414765" r:id="rId173"/>
                                    </w:object>
                                  </w:r>
                                  <w:r w:rsidDel="00BF667D">
                                    <w:rPr>
                                      <w:szCs w:val="26"/>
                                    </w:rPr>
                                    <w:delText xml:space="preserve"> &gt;</w:delText>
                                  </w:r>
                                </w:del>
                                <w:r>
                                  <w:rPr>
                                    <w:szCs w:val="26"/>
                                  </w:rPr>
                                  <w:t xml:space="preserve"> </w:t>
                                </w:r>
                                <w:ins w:id="5901"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B90956" w:rsidRDefault="00B90956" w:rsidP="00DC1307">
                                <w:pPr>
                                  <w:spacing w:line="240" w:lineRule="auto"/>
                                  <w:rPr>
                                    <w:szCs w:val="26"/>
                                  </w:rPr>
                                </w:pPr>
                                <w:proofErr w:type="gramStart"/>
                                <w:ins w:id="5902" w:author="The Si Tran" w:date="2012-12-07T21:32:00Z">
                                  <w:r>
                                    <w:rPr>
                                      <w:szCs w:val="26"/>
                                    </w:rPr>
                                    <w:t>e</w:t>
                                  </w:r>
                                </w:ins>
                                <w:proofErr w:type="gramEnd"/>
                                <w:del w:id="5903" w:author="The Si Tran" w:date="2012-12-07T21:32:00Z">
                                  <w:r w:rsidDel="00DB3CD0">
                                    <w:rPr>
                                      <w:szCs w:val="26"/>
                                    </w:rPr>
                                    <w:delText>E</w:delText>
                                  </w:r>
                                </w:del>
                                <w:r>
                                  <w:rPr>
                                    <w:szCs w:val="26"/>
                                  </w:rPr>
                                  <w:t>lse if (</w:t>
                                </w:r>
                                <w:ins w:id="5904" w:author="The Si Tran" w:date="2012-12-16T15:07:00Z">
                                  <w:r>
                                    <w:rPr>
                                      <w:szCs w:val="26"/>
                                    </w:rPr>
                                    <w:t>(</w:t>
                                  </w:r>
                                  <m:oMath>
                                    <m:r>
                                      <w:rPr>
                                        <w:rFonts w:ascii="Cambria Math" w:hAnsi="Cambria Math"/>
                                        <w:szCs w:val="26"/>
                                      </w:rPr>
                                      <m:t>∆</m:t>
                                    </m:r>
                                  </m:oMath>
                                  <w:r>
                                    <w:rPr>
                                      <w:rFonts w:eastAsiaTheme="minorEastAsia"/>
                                      <w:szCs w:val="26"/>
                                    </w:rPr>
                                    <w:t xml:space="preserve"> </w:t>
                                  </w:r>
                                </w:ins>
                                <w:del w:id="5905"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414766" r:id="rId175"/>
                                    </w:object>
                                  </w:r>
                                  <w:r w:rsidDel="00BF667D">
                                    <w:rPr>
                                      <w:szCs w:val="26"/>
                                    </w:rPr>
                                    <w:delText xml:space="preserve"> </w:delText>
                                  </w:r>
                                </w:del>
                                <w:r>
                                  <w:rPr>
                                    <w:szCs w:val="26"/>
                                  </w:rPr>
                                  <w:t>&lt; 10%)</w:t>
                                </w:r>
                                <w:r>
                                  <w:rPr>
                                    <w:szCs w:val="26"/>
                                  </w:rPr>
                                  <w:tab/>
                                  <w:t>then  pattern =</w:t>
                                </w:r>
                                <w:ins w:id="5906" w:author="The Si Tran" w:date="2012-12-07T21:32:00Z">
                                  <w:r>
                                    <w:rPr>
                                      <w:szCs w:val="26"/>
                                    </w:rPr>
                                    <w:t xml:space="preserve"> </w:t>
                                  </w:r>
                                </w:ins>
                                <w:r>
                                  <w:rPr>
                                    <w:szCs w:val="26"/>
                                  </w:rPr>
                                  <w:t>slow decay</w:t>
                                </w:r>
                              </w:p>
                              <w:p w14:paraId="3316E27B" w14:textId="77777777" w:rsidR="00B90956" w:rsidRPr="00B108D6" w:rsidRDefault="00B90956">
                                <w:pPr>
                                  <w:spacing w:line="240" w:lineRule="auto"/>
                                  <w:rPr>
                                    <w:szCs w:val="26"/>
                                  </w:rPr>
                                  <w:pPrChange w:id="5907" w:author="The Si Tran" w:date="2012-12-07T21:32:00Z">
                                    <w:pPr/>
                                  </w:pPrChange>
                                </w:pPr>
                                <w:proofErr w:type="gramStart"/>
                                <w:ins w:id="5908" w:author="The Si Tran" w:date="2012-12-07T21:32:00Z">
                                  <w:r>
                                    <w:rPr>
                                      <w:szCs w:val="26"/>
                                    </w:rPr>
                                    <w:t>e</w:t>
                                  </w:r>
                                </w:ins>
                                <w:proofErr w:type="gramEnd"/>
                                <w:del w:id="590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B90956" w:rsidRDefault="00B90956" w:rsidP="00DC1307">
                          <w:pPr>
                            <w:spacing w:line="240" w:lineRule="auto"/>
                            <w:rPr>
                              <w:szCs w:val="26"/>
                            </w:rPr>
                          </w:pPr>
                          <w:proofErr w:type="gramStart"/>
                          <w:ins w:id="5910" w:author="The Si Tran" w:date="2012-12-07T21:32:00Z">
                            <w:r>
                              <w:rPr>
                                <w:szCs w:val="26"/>
                              </w:rPr>
                              <w:t>i</w:t>
                            </w:r>
                          </w:ins>
                          <w:proofErr w:type="gramEnd"/>
                          <w:del w:id="5911" w:author="The Si Tran" w:date="2012-12-07T21:32:00Z">
                            <w:r w:rsidDel="00DB3CD0">
                              <w:rPr>
                                <w:szCs w:val="26"/>
                              </w:rPr>
                              <w:delText>I</w:delText>
                            </w:r>
                          </w:del>
                          <w:r>
                            <w:rPr>
                              <w:szCs w:val="26"/>
                            </w:rPr>
                            <w:t>f(</w:t>
                          </w:r>
                          <w:ins w:id="5912" w:author="The Si Tran" w:date="2012-12-16T15:06:00Z">
                            <m:oMath>
                              <m:r>
                                <w:rPr>
                                  <w:rFonts w:ascii="Cambria Math" w:hAnsi="Cambria Math"/>
                                  <w:szCs w:val="26"/>
                                </w:rPr>
                                <m:t>∆</m:t>
                              </m:r>
                            </m:oMath>
                          </w:ins>
                          <w:del w:id="5913"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414765" r:id="rId176"/>
                              </w:object>
                            </w:r>
                            <w:r w:rsidDel="00BF667D">
                              <w:rPr>
                                <w:szCs w:val="26"/>
                              </w:rPr>
                              <w:delText xml:space="preserve"> &gt;</w:delText>
                            </w:r>
                          </w:del>
                          <w:r>
                            <w:rPr>
                              <w:szCs w:val="26"/>
                            </w:rPr>
                            <w:t xml:space="preserve"> </w:t>
                          </w:r>
                          <w:ins w:id="5914"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B90956" w:rsidRDefault="00B90956" w:rsidP="00DC1307">
                          <w:pPr>
                            <w:spacing w:line="240" w:lineRule="auto"/>
                            <w:rPr>
                              <w:szCs w:val="26"/>
                            </w:rPr>
                          </w:pPr>
                          <w:proofErr w:type="gramStart"/>
                          <w:ins w:id="5915" w:author="The Si Tran" w:date="2012-12-07T21:32:00Z">
                            <w:r>
                              <w:rPr>
                                <w:szCs w:val="26"/>
                              </w:rPr>
                              <w:t>e</w:t>
                            </w:r>
                          </w:ins>
                          <w:proofErr w:type="gramEnd"/>
                          <w:del w:id="5916" w:author="The Si Tran" w:date="2012-12-07T21:32:00Z">
                            <w:r w:rsidDel="00DB3CD0">
                              <w:rPr>
                                <w:szCs w:val="26"/>
                              </w:rPr>
                              <w:delText>E</w:delText>
                            </w:r>
                          </w:del>
                          <w:r>
                            <w:rPr>
                              <w:szCs w:val="26"/>
                            </w:rPr>
                            <w:t>lse if (</w:t>
                          </w:r>
                          <w:ins w:id="5917" w:author="The Si Tran" w:date="2012-12-16T15:07:00Z">
                            <w:r>
                              <w:rPr>
                                <w:szCs w:val="26"/>
                              </w:rPr>
                              <w:t>(</w:t>
                            </w:r>
                            <m:oMath>
                              <m:r>
                                <w:rPr>
                                  <w:rFonts w:ascii="Cambria Math" w:hAnsi="Cambria Math"/>
                                  <w:szCs w:val="26"/>
                                </w:rPr>
                                <m:t>∆</m:t>
                              </m:r>
                            </m:oMath>
                            <w:r>
                              <w:rPr>
                                <w:rFonts w:eastAsiaTheme="minorEastAsia"/>
                                <w:szCs w:val="26"/>
                              </w:rPr>
                              <w:t xml:space="preserve"> </w:t>
                            </w:r>
                          </w:ins>
                          <w:del w:id="5918"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414766" r:id="rId177"/>
                              </w:object>
                            </w:r>
                            <w:r w:rsidDel="00BF667D">
                              <w:rPr>
                                <w:szCs w:val="26"/>
                              </w:rPr>
                              <w:delText xml:space="preserve"> </w:delText>
                            </w:r>
                          </w:del>
                          <w:r>
                            <w:rPr>
                              <w:szCs w:val="26"/>
                            </w:rPr>
                            <w:t>&lt; 10%)</w:t>
                          </w:r>
                          <w:r>
                            <w:rPr>
                              <w:szCs w:val="26"/>
                            </w:rPr>
                            <w:tab/>
                            <w:t>then  pattern =</w:t>
                          </w:r>
                          <w:ins w:id="5919" w:author="The Si Tran" w:date="2012-12-07T21:32:00Z">
                            <w:r>
                              <w:rPr>
                                <w:szCs w:val="26"/>
                              </w:rPr>
                              <w:t xml:space="preserve"> </w:t>
                            </w:r>
                          </w:ins>
                          <w:r>
                            <w:rPr>
                              <w:szCs w:val="26"/>
                            </w:rPr>
                            <w:t>slow decay</w:t>
                          </w:r>
                        </w:p>
                        <w:p w14:paraId="3316E27B" w14:textId="77777777" w:rsidR="00B90956" w:rsidRPr="00B108D6" w:rsidRDefault="00B90956">
                          <w:pPr>
                            <w:spacing w:line="240" w:lineRule="auto"/>
                            <w:rPr>
                              <w:szCs w:val="26"/>
                            </w:rPr>
                            <w:pPrChange w:id="5920" w:author="The Si Tran" w:date="2012-12-07T21:32:00Z">
                              <w:pPr/>
                            </w:pPrChange>
                          </w:pPr>
                          <w:proofErr w:type="gramStart"/>
                          <w:ins w:id="5921" w:author="The Si Tran" w:date="2012-12-07T21:32:00Z">
                            <w:r>
                              <w:rPr>
                                <w:szCs w:val="26"/>
                              </w:rPr>
                              <w:t>e</w:t>
                            </w:r>
                          </w:ins>
                          <w:proofErr w:type="gramEnd"/>
                          <w:del w:id="5922"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923" w:author="The Si Tran" w:date="2012-12-07T21:54:00Z"/>
          <w:rFonts w:ascii="Times New Roman" w:hAnsi="Times New Roman"/>
          <w:sz w:val="26"/>
          <w:szCs w:val="26"/>
        </w:rPr>
        <w:pPrChange w:id="5924" w:author="The Si Tran" w:date="2012-12-07T21:54:00Z">
          <w:pPr>
            <w:pStyle w:val="ListParagraph"/>
            <w:ind w:left="1224"/>
          </w:pPr>
        </w:pPrChange>
      </w:pPr>
      <w:ins w:id="5925" w:author="The Si Tran" w:date="2012-12-07T21:54:00Z">
        <w:r>
          <w:rPr>
            <w:rFonts w:ascii="Times New Roman" w:hAnsi="Times New Roman"/>
            <w:sz w:val="26"/>
            <w:szCs w:val="26"/>
          </w:rPr>
          <w:lastRenderedPageBreak/>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5926" w:author="The Si Tran" w:date="2012-12-07T19:19:00Z"/>
          <w:rFonts w:ascii="Times New Roman" w:hAnsi="Times New Roman"/>
          <w:sz w:val="26"/>
          <w:szCs w:val="26"/>
        </w:rPr>
        <w:pPrChange w:id="5927" w:author="The Si Tran" w:date="2012-12-07T21:34:00Z">
          <w:pPr>
            <w:pStyle w:val="ListParagraph"/>
            <w:numPr>
              <w:numId w:val="18"/>
            </w:numPr>
            <w:ind w:hanging="360"/>
          </w:pPr>
        </w:pPrChange>
      </w:pPr>
      <w:ins w:id="5928" w:author="The Si Tran" w:date="2012-12-07T21:54:00Z">
        <w:r>
          <w:rPr>
            <w:rFonts w:ascii="Times New Roman" w:hAnsi="Times New Roman"/>
            <w:noProof/>
            <w:sz w:val="26"/>
            <w:szCs w:val="26"/>
            <w:rPrChange w:id="5929" w:author="Unknown">
              <w:rPr>
                <w:noProof/>
              </w:rPr>
            </w:rPrChange>
          </w:rPr>
          <mc:AlternateContent>
            <mc:Choice Requires="wpc">
              <w:drawing>
                <wp:inline distT="0" distB="0" distL="0" distR="0" wp14:anchorId="17C388E2" wp14:editId="218303E2">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B90956" w:rsidDel="00EC5752" w:rsidRDefault="00B90956" w:rsidP="00097101">
                                <w:pPr>
                                  <w:spacing w:line="240" w:lineRule="auto"/>
                                  <w:jc w:val="left"/>
                                  <w:rPr>
                                    <w:del w:id="5930" w:author="The Si Tran" w:date="2012-12-07T21:54:00Z"/>
                                    <w:szCs w:val="26"/>
                                  </w:rPr>
                                </w:pPr>
                                <w:proofErr w:type="gramStart"/>
                                <w:ins w:id="5931" w:author="The Si Tran" w:date="2012-12-07T21:55:00Z">
                                  <w:r>
                                    <w:rPr>
                                      <w:szCs w:val="26"/>
                                    </w:rPr>
                                    <w:t>i</w:t>
                                  </w:r>
                                </w:ins>
                                <w:proofErr w:type="gramEnd"/>
                                <w:del w:id="5932" w:author="The Si Tran" w:date="2012-12-07T21:55:00Z">
                                  <w:r w:rsidDel="00EC5752">
                                    <w:rPr>
                                      <w:szCs w:val="26"/>
                                    </w:rPr>
                                    <w:delText>I</w:delText>
                                  </w:r>
                                </w:del>
                                <w:r>
                                  <w:rPr>
                                    <w:szCs w:val="26"/>
                                  </w:rPr>
                                  <w:t>f (high frequencies exist in ACF or PACF)</w:t>
                                </w:r>
                                <w:ins w:id="5933" w:author="The Si Tran" w:date="2012-12-07T21:55:00Z">
                                  <w:r>
                                    <w:rPr>
                                      <w:szCs w:val="26"/>
                                    </w:rPr>
                                    <w:t xml:space="preserve"> {</w:t>
                                  </w:r>
                                </w:ins>
                              </w:p>
                              <w:p w14:paraId="503CA6A7" w14:textId="77777777" w:rsidR="00B90956" w:rsidRDefault="00B90956" w:rsidP="00E231FB">
                                <w:pPr>
                                  <w:spacing w:line="240" w:lineRule="auto"/>
                                  <w:jc w:val="left"/>
                                  <w:rPr>
                                    <w:szCs w:val="26"/>
                                  </w:rPr>
                                </w:pPr>
                                <w:del w:id="5934" w:author="The Si Tran" w:date="2012-12-07T21:54:00Z">
                                  <w:r w:rsidDel="00EC5752">
                                    <w:rPr>
                                      <w:szCs w:val="26"/>
                                    </w:rPr>
                                    <w:delText>{</w:delText>
                                  </w:r>
                                </w:del>
                              </w:p>
                              <w:p w14:paraId="41D22285" w14:textId="77777777" w:rsidR="00B90956" w:rsidRDefault="00B90956">
                                <w:pPr>
                                  <w:spacing w:line="240" w:lineRule="auto"/>
                                  <w:jc w:val="left"/>
                                  <w:rPr>
                                    <w:szCs w:val="26"/>
                                  </w:rPr>
                                  <w:pPrChange w:id="5935" w:author="The Si Tran" w:date="2012-12-07T21:55:00Z">
                                    <w:pPr/>
                                  </w:pPrChange>
                                </w:pPr>
                                <w:r>
                                  <w:rPr>
                                    <w:szCs w:val="26"/>
                                  </w:rPr>
                                  <w:tab/>
                                </w:r>
                                <w:proofErr w:type="gramStart"/>
                                <w:ins w:id="5936" w:author="The Si Tran" w:date="2012-12-08T15:47:00Z">
                                  <w:r>
                                    <w:rPr>
                                      <w:szCs w:val="26"/>
                                    </w:rPr>
                                    <w:t>i</w:t>
                                  </w:r>
                                </w:ins>
                                <w:proofErr w:type="gramEnd"/>
                                <w:del w:id="593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B90956" w:rsidRDefault="00B90956">
                                <w:pPr>
                                  <w:spacing w:line="240" w:lineRule="auto"/>
                                  <w:jc w:val="left"/>
                                  <w:rPr>
                                    <w:szCs w:val="26"/>
                                  </w:rPr>
                                  <w:pPrChange w:id="5938"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B90956" w:rsidRDefault="00B90956">
                                <w:pPr>
                                  <w:spacing w:line="240" w:lineRule="auto"/>
                                  <w:jc w:val="left"/>
                                  <w:rPr>
                                    <w:szCs w:val="26"/>
                                  </w:rPr>
                                  <w:pPrChange w:id="5939" w:author="The Si Tran" w:date="2012-12-07T21:55:00Z">
                                    <w:pPr/>
                                  </w:pPrChange>
                                </w:pPr>
                                <w:r>
                                  <w:rPr>
                                    <w:szCs w:val="26"/>
                                  </w:rPr>
                                  <w:tab/>
                                </w:r>
                                <w:proofErr w:type="gramStart"/>
                                <w:ins w:id="5940" w:author="The Si Tran" w:date="2012-12-08T15:47:00Z">
                                  <w:r>
                                    <w:rPr>
                                      <w:szCs w:val="26"/>
                                    </w:rPr>
                                    <w:t>e</w:t>
                                  </w:r>
                                </w:ins>
                                <w:proofErr w:type="gramEnd"/>
                                <w:del w:id="594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B90956" w:rsidRDefault="00B90956">
                                <w:pPr>
                                  <w:spacing w:line="240" w:lineRule="auto"/>
                                  <w:jc w:val="left"/>
                                  <w:rPr>
                                    <w:szCs w:val="26"/>
                                  </w:rPr>
                                  <w:pPrChange w:id="5942"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B90956" w:rsidRDefault="00B90956">
                                <w:pPr>
                                  <w:spacing w:line="240" w:lineRule="auto"/>
                                  <w:jc w:val="left"/>
                                  <w:rPr>
                                    <w:szCs w:val="26"/>
                                  </w:rPr>
                                  <w:pPrChange w:id="5943" w:author="The Si Tran" w:date="2012-12-07T21:55:00Z">
                                    <w:pPr/>
                                  </w:pPrChange>
                                </w:pPr>
                                <w:r>
                                  <w:rPr>
                                    <w:szCs w:val="26"/>
                                  </w:rPr>
                                  <w:tab/>
                                </w:r>
                                <w:proofErr w:type="gramStart"/>
                                <w:ins w:id="5944" w:author="The Si Tran" w:date="2012-12-08T15:47:00Z">
                                  <w:r>
                                    <w:rPr>
                                      <w:szCs w:val="26"/>
                                    </w:rPr>
                                    <w:t>e</w:t>
                                  </w:r>
                                </w:ins>
                                <w:proofErr w:type="gramEnd"/>
                                <w:del w:id="5945"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B90956" w:rsidDel="00EC5752" w:rsidRDefault="00B90956">
                                <w:pPr>
                                  <w:spacing w:line="240" w:lineRule="auto"/>
                                  <w:jc w:val="left"/>
                                  <w:rPr>
                                    <w:del w:id="5946" w:author="The Si Tran" w:date="2012-12-07T21:54:00Z"/>
                                    <w:szCs w:val="26"/>
                                  </w:rPr>
                                  <w:pPrChange w:id="5947"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B90956" w:rsidRDefault="00B90956">
                                <w:pPr>
                                  <w:spacing w:line="240" w:lineRule="auto"/>
                                  <w:jc w:val="left"/>
                                  <w:rPr>
                                    <w:ins w:id="5948" w:author="The Si Tran" w:date="2012-12-07T21:55:00Z"/>
                                    <w:szCs w:val="26"/>
                                  </w:rPr>
                                  <w:pPrChange w:id="5949" w:author="The Si Tran" w:date="2012-12-07T21:55:00Z">
                                    <w:pPr/>
                                  </w:pPrChange>
                                </w:pPr>
                              </w:p>
                              <w:p w14:paraId="64F48697" w14:textId="77777777" w:rsidR="00B90956" w:rsidRDefault="00B90956">
                                <w:pPr>
                                  <w:spacing w:line="240" w:lineRule="auto"/>
                                  <w:jc w:val="left"/>
                                  <w:rPr>
                                    <w:szCs w:val="26"/>
                                  </w:rPr>
                                  <w:pPrChange w:id="5950" w:author="The Si Tran" w:date="2012-12-07T21:55:00Z">
                                    <w:pPr/>
                                  </w:pPrChange>
                                </w:pPr>
                                <w:ins w:id="5951" w:author="The Si Tran" w:date="2012-12-07T21:55:00Z">
                                  <w:r>
                                    <w:rPr>
                                      <w:szCs w:val="26"/>
                                    </w:rPr>
                                    <w:t>}</w:t>
                                  </w:r>
                                </w:ins>
                                <w:del w:id="5952" w:author="The Si Tran" w:date="2012-12-07T21:54:00Z">
                                  <w:r w:rsidDel="00EC5752">
                                    <w:rPr>
                                      <w:szCs w:val="26"/>
                                    </w:rPr>
                                    <w:delText>}</w:delText>
                                  </w:r>
                                </w:del>
                              </w:p>
                              <w:p w14:paraId="13DC2B9F" w14:textId="77777777" w:rsidR="00B90956" w:rsidDel="00EC5752" w:rsidRDefault="00B90956">
                                <w:pPr>
                                  <w:spacing w:before="0" w:line="240" w:lineRule="auto"/>
                                  <w:jc w:val="left"/>
                                  <w:rPr>
                                    <w:del w:id="5953" w:author="The Si Tran" w:date="2012-12-07T21:55:00Z"/>
                                    <w:szCs w:val="26"/>
                                  </w:rPr>
                                  <w:pPrChange w:id="5954" w:author="The Si Tran" w:date="2012-12-07T21:55:00Z">
                                    <w:pPr/>
                                  </w:pPrChange>
                                </w:pPr>
                                <w:proofErr w:type="gramStart"/>
                                <w:ins w:id="5955" w:author="The Si Tran" w:date="2012-12-07T21:55:00Z">
                                  <w:r>
                                    <w:rPr>
                                      <w:szCs w:val="26"/>
                                    </w:rPr>
                                    <w:t>e</w:t>
                                  </w:r>
                                </w:ins>
                                <w:proofErr w:type="gramEnd"/>
                                <w:del w:id="5956" w:author="The Si Tran" w:date="2012-12-07T21:55:00Z">
                                  <w:r w:rsidDel="00EC5752">
                                    <w:rPr>
                                      <w:szCs w:val="26"/>
                                    </w:rPr>
                                    <w:delText>E</w:delText>
                                  </w:r>
                                </w:del>
                                <w:r>
                                  <w:rPr>
                                    <w:szCs w:val="26"/>
                                  </w:rPr>
                                  <w:t>lse</w:t>
                                </w:r>
                              </w:p>
                              <w:p w14:paraId="0082214C" w14:textId="77777777" w:rsidR="00B90956" w:rsidRDefault="00B90956">
                                <w:pPr>
                                  <w:spacing w:before="0" w:line="240" w:lineRule="auto"/>
                                  <w:jc w:val="left"/>
                                  <w:rPr>
                                    <w:szCs w:val="26"/>
                                  </w:rPr>
                                  <w:pPrChange w:id="5957" w:author="The Si Tran" w:date="2012-12-07T21:55:00Z">
                                    <w:pPr/>
                                  </w:pPrChange>
                                </w:pPr>
                                <w:ins w:id="5958" w:author="The Si Tran" w:date="2012-12-07T21:55:00Z">
                                  <w:r>
                                    <w:rPr>
                                      <w:szCs w:val="26"/>
                                    </w:rPr>
                                    <w:t xml:space="preserve"> </w:t>
                                  </w:r>
                                </w:ins>
                                <w:r>
                                  <w:rPr>
                                    <w:szCs w:val="26"/>
                                  </w:rPr>
                                  <w:t>{</w:t>
                                </w:r>
                              </w:p>
                              <w:p w14:paraId="1B440C5F" w14:textId="77777777" w:rsidR="00B90956" w:rsidRDefault="00B90956">
                                <w:pPr>
                                  <w:spacing w:before="0" w:line="240" w:lineRule="auto"/>
                                  <w:ind w:firstLine="720"/>
                                  <w:jc w:val="left"/>
                                  <w:rPr>
                                    <w:ins w:id="5959" w:author="The Si Tran" w:date="2012-12-10T20:34:00Z"/>
                                    <w:szCs w:val="26"/>
                                  </w:rPr>
                                  <w:pPrChange w:id="5960" w:author="The Si Tran" w:date="2012-12-07T21:55:00Z">
                                    <w:pPr>
                                      <w:ind w:firstLine="720"/>
                                    </w:pPr>
                                  </w:pPrChange>
                                </w:pPr>
                                <w:r>
                                  <w:rPr>
                                    <w:szCs w:val="26"/>
                                  </w:rPr>
                                  <w:t>p = q =0;</w:t>
                                </w:r>
                              </w:p>
                              <w:p w14:paraId="1C9B4EFD" w14:textId="77777777" w:rsidR="00B90956" w:rsidRPr="00E15D38" w:rsidRDefault="00B90956">
                                <w:pPr>
                                  <w:spacing w:before="0" w:line="240" w:lineRule="auto"/>
                                  <w:ind w:firstLine="720"/>
                                  <w:jc w:val="left"/>
                                  <w:rPr>
                                    <w:szCs w:val="26"/>
                                  </w:rPr>
                                  <w:pPrChange w:id="5961" w:author="The Si Tran" w:date="2012-12-07T21:55:00Z">
                                    <w:pPr>
                                      <w:ind w:firstLine="720"/>
                                    </w:pPr>
                                  </w:pPrChange>
                                </w:pPr>
                                <w:ins w:id="5962"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B90956" w:rsidDel="00EC5752" w:rsidRDefault="00B90956" w:rsidP="00097101">
                          <w:pPr>
                            <w:spacing w:line="240" w:lineRule="auto"/>
                            <w:jc w:val="left"/>
                            <w:rPr>
                              <w:del w:id="5963" w:author="The Si Tran" w:date="2012-12-07T21:54:00Z"/>
                              <w:szCs w:val="26"/>
                            </w:rPr>
                          </w:pPr>
                          <w:proofErr w:type="gramStart"/>
                          <w:ins w:id="5964" w:author="The Si Tran" w:date="2012-12-07T21:55:00Z">
                            <w:r>
                              <w:rPr>
                                <w:szCs w:val="26"/>
                              </w:rPr>
                              <w:t>i</w:t>
                            </w:r>
                          </w:ins>
                          <w:proofErr w:type="gramEnd"/>
                          <w:del w:id="5965" w:author="The Si Tran" w:date="2012-12-07T21:55:00Z">
                            <w:r w:rsidDel="00EC5752">
                              <w:rPr>
                                <w:szCs w:val="26"/>
                              </w:rPr>
                              <w:delText>I</w:delText>
                            </w:r>
                          </w:del>
                          <w:r>
                            <w:rPr>
                              <w:szCs w:val="26"/>
                            </w:rPr>
                            <w:t>f (high frequencies exist in ACF or PACF)</w:t>
                          </w:r>
                          <w:ins w:id="5966" w:author="The Si Tran" w:date="2012-12-07T21:55:00Z">
                            <w:r>
                              <w:rPr>
                                <w:szCs w:val="26"/>
                              </w:rPr>
                              <w:t xml:space="preserve"> {</w:t>
                            </w:r>
                          </w:ins>
                        </w:p>
                        <w:p w14:paraId="503CA6A7" w14:textId="77777777" w:rsidR="00B90956" w:rsidRDefault="00B90956" w:rsidP="00E231FB">
                          <w:pPr>
                            <w:spacing w:line="240" w:lineRule="auto"/>
                            <w:jc w:val="left"/>
                            <w:rPr>
                              <w:szCs w:val="26"/>
                            </w:rPr>
                          </w:pPr>
                          <w:del w:id="5967" w:author="The Si Tran" w:date="2012-12-07T21:54:00Z">
                            <w:r w:rsidDel="00EC5752">
                              <w:rPr>
                                <w:szCs w:val="26"/>
                              </w:rPr>
                              <w:delText>{</w:delText>
                            </w:r>
                          </w:del>
                        </w:p>
                        <w:p w14:paraId="41D22285" w14:textId="77777777" w:rsidR="00B90956" w:rsidRDefault="00B90956">
                          <w:pPr>
                            <w:spacing w:line="240" w:lineRule="auto"/>
                            <w:jc w:val="left"/>
                            <w:rPr>
                              <w:szCs w:val="26"/>
                            </w:rPr>
                            <w:pPrChange w:id="5968" w:author="The Si Tran" w:date="2012-12-07T21:55:00Z">
                              <w:pPr/>
                            </w:pPrChange>
                          </w:pPr>
                          <w:r>
                            <w:rPr>
                              <w:szCs w:val="26"/>
                            </w:rPr>
                            <w:tab/>
                          </w:r>
                          <w:proofErr w:type="gramStart"/>
                          <w:ins w:id="5969" w:author="The Si Tran" w:date="2012-12-08T15:47:00Z">
                            <w:r>
                              <w:rPr>
                                <w:szCs w:val="26"/>
                              </w:rPr>
                              <w:t>i</w:t>
                            </w:r>
                          </w:ins>
                          <w:proofErr w:type="gramEnd"/>
                          <w:del w:id="597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B90956" w:rsidRDefault="00B90956">
                          <w:pPr>
                            <w:spacing w:line="240" w:lineRule="auto"/>
                            <w:jc w:val="left"/>
                            <w:rPr>
                              <w:szCs w:val="26"/>
                            </w:rPr>
                            <w:pPrChange w:id="5971"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B90956" w:rsidRDefault="00B90956">
                          <w:pPr>
                            <w:spacing w:line="240" w:lineRule="auto"/>
                            <w:jc w:val="left"/>
                            <w:rPr>
                              <w:szCs w:val="26"/>
                            </w:rPr>
                            <w:pPrChange w:id="5972" w:author="The Si Tran" w:date="2012-12-07T21:55:00Z">
                              <w:pPr/>
                            </w:pPrChange>
                          </w:pPr>
                          <w:r>
                            <w:rPr>
                              <w:szCs w:val="26"/>
                            </w:rPr>
                            <w:tab/>
                          </w:r>
                          <w:proofErr w:type="gramStart"/>
                          <w:ins w:id="5973" w:author="The Si Tran" w:date="2012-12-08T15:47:00Z">
                            <w:r>
                              <w:rPr>
                                <w:szCs w:val="26"/>
                              </w:rPr>
                              <w:t>e</w:t>
                            </w:r>
                          </w:ins>
                          <w:proofErr w:type="gramEnd"/>
                          <w:del w:id="597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B90956" w:rsidRDefault="00B90956">
                          <w:pPr>
                            <w:spacing w:line="240" w:lineRule="auto"/>
                            <w:jc w:val="left"/>
                            <w:rPr>
                              <w:szCs w:val="26"/>
                            </w:rPr>
                            <w:pPrChange w:id="5975"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B90956" w:rsidRDefault="00B90956">
                          <w:pPr>
                            <w:spacing w:line="240" w:lineRule="auto"/>
                            <w:jc w:val="left"/>
                            <w:rPr>
                              <w:szCs w:val="26"/>
                            </w:rPr>
                            <w:pPrChange w:id="5976" w:author="The Si Tran" w:date="2012-12-07T21:55:00Z">
                              <w:pPr/>
                            </w:pPrChange>
                          </w:pPr>
                          <w:r>
                            <w:rPr>
                              <w:szCs w:val="26"/>
                            </w:rPr>
                            <w:tab/>
                          </w:r>
                          <w:proofErr w:type="gramStart"/>
                          <w:ins w:id="5977" w:author="The Si Tran" w:date="2012-12-08T15:47:00Z">
                            <w:r>
                              <w:rPr>
                                <w:szCs w:val="26"/>
                              </w:rPr>
                              <w:t>e</w:t>
                            </w:r>
                          </w:ins>
                          <w:proofErr w:type="gramEnd"/>
                          <w:del w:id="5978"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B90956" w:rsidDel="00EC5752" w:rsidRDefault="00B90956">
                          <w:pPr>
                            <w:spacing w:line="240" w:lineRule="auto"/>
                            <w:jc w:val="left"/>
                            <w:rPr>
                              <w:del w:id="5979" w:author="The Si Tran" w:date="2012-12-07T21:54:00Z"/>
                              <w:szCs w:val="26"/>
                            </w:rPr>
                            <w:pPrChange w:id="5980"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B90956" w:rsidRDefault="00B90956">
                          <w:pPr>
                            <w:spacing w:line="240" w:lineRule="auto"/>
                            <w:jc w:val="left"/>
                            <w:rPr>
                              <w:ins w:id="5981" w:author="The Si Tran" w:date="2012-12-07T21:55:00Z"/>
                              <w:szCs w:val="26"/>
                            </w:rPr>
                            <w:pPrChange w:id="5982" w:author="The Si Tran" w:date="2012-12-07T21:55:00Z">
                              <w:pPr/>
                            </w:pPrChange>
                          </w:pPr>
                        </w:p>
                        <w:p w14:paraId="64F48697" w14:textId="77777777" w:rsidR="00B90956" w:rsidRDefault="00B90956">
                          <w:pPr>
                            <w:spacing w:line="240" w:lineRule="auto"/>
                            <w:jc w:val="left"/>
                            <w:rPr>
                              <w:szCs w:val="26"/>
                            </w:rPr>
                            <w:pPrChange w:id="5983" w:author="The Si Tran" w:date="2012-12-07T21:55:00Z">
                              <w:pPr/>
                            </w:pPrChange>
                          </w:pPr>
                          <w:ins w:id="5984" w:author="The Si Tran" w:date="2012-12-07T21:55:00Z">
                            <w:r>
                              <w:rPr>
                                <w:szCs w:val="26"/>
                              </w:rPr>
                              <w:t>}</w:t>
                            </w:r>
                          </w:ins>
                          <w:del w:id="5985" w:author="The Si Tran" w:date="2012-12-07T21:54:00Z">
                            <w:r w:rsidDel="00EC5752">
                              <w:rPr>
                                <w:szCs w:val="26"/>
                              </w:rPr>
                              <w:delText>}</w:delText>
                            </w:r>
                          </w:del>
                        </w:p>
                        <w:p w14:paraId="13DC2B9F" w14:textId="77777777" w:rsidR="00B90956" w:rsidDel="00EC5752" w:rsidRDefault="00B90956">
                          <w:pPr>
                            <w:spacing w:before="0" w:line="240" w:lineRule="auto"/>
                            <w:jc w:val="left"/>
                            <w:rPr>
                              <w:del w:id="5986" w:author="The Si Tran" w:date="2012-12-07T21:55:00Z"/>
                              <w:szCs w:val="26"/>
                            </w:rPr>
                            <w:pPrChange w:id="5987" w:author="The Si Tran" w:date="2012-12-07T21:55:00Z">
                              <w:pPr/>
                            </w:pPrChange>
                          </w:pPr>
                          <w:proofErr w:type="gramStart"/>
                          <w:ins w:id="5988" w:author="The Si Tran" w:date="2012-12-07T21:55:00Z">
                            <w:r>
                              <w:rPr>
                                <w:szCs w:val="26"/>
                              </w:rPr>
                              <w:t>e</w:t>
                            </w:r>
                          </w:ins>
                          <w:proofErr w:type="gramEnd"/>
                          <w:del w:id="5989" w:author="The Si Tran" w:date="2012-12-07T21:55:00Z">
                            <w:r w:rsidDel="00EC5752">
                              <w:rPr>
                                <w:szCs w:val="26"/>
                              </w:rPr>
                              <w:delText>E</w:delText>
                            </w:r>
                          </w:del>
                          <w:r>
                            <w:rPr>
                              <w:szCs w:val="26"/>
                            </w:rPr>
                            <w:t>lse</w:t>
                          </w:r>
                        </w:p>
                        <w:p w14:paraId="0082214C" w14:textId="77777777" w:rsidR="00B90956" w:rsidRDefault="00B90956">
                          <w:pPr>
                            <w:spacing w:before="0" w:line="240" w:lineRule="auto"/>
                            <w:jc w:val="left"/>
                            <w:rPr>
                              <w:szCs w:val="26"/>
                            </w:rPr>
                            <w:pPrChange w:id="5990" w:author="The Si Tran" w:date="2012-12-07T21:55:00Z">
                              <w:pPr/>
                            </w:pPrChange>
                          </w:pPr>
                          <w:ins w:id="5991" w:author="The Si Tran" w:date="2012-12-07T21:55:00Z">
                            <w:r>
                              <w:rPr>
                                <w:szCs w:val="26"/>
                              </w:rPr>
                              <w:t xml:space="preserve"> </w:t>
                            </w:r>
                          </w:ins>
                          <w:r>
                            <w:rPr>
                              <w:szCs w:val="26"/>
                            </w:rPr>
                            <w:t>{</w:t>
                          </w:r>
                        </w:p>
                        <w:p w14:paraId="1B440C5F" w14:textId="77777777" w:rsidR="00B90956" w:rsidRDefault="00B90956">
                          <w:pPr>
                            <w:spacing w:before="0" w:line="240" w:lineRule="auto"/>
                            <w:ind w:firstLine="720"/>
                            <w:jc w:val="left"/>
                            <w:rPr>
                              <w:ins w:id="5992" w:author="The Si Tran" w:date="2012-12-10T20:34:00Z"/>
                              <w:szCs w:val="26"/>
                            </w:rPr>
                            <w:pPrChange w:id="5993" w:author="The Si Tran" w:date="2012-12-07T21:55:00Z">
                              <w:pPr>
                                <w:ind w:firstLine="720"/>
                              </w:pPr>
                            </w:pPrChange>
                          </w:pPr>
                          <w:r>
                            <w:rPr>
                              <w:szCs w:val="26"/>
                            </w:rPr>
                            <w:t>p = q =0;</w:t>
                          </w:r>
                        </w:p>
                        <w:p w14:paraId="1C9B4EFD" w14:textId="77777777" w:rsidR="00B90956" w:rsidRPr="00E15D38" w:rsidRDefault="00B90956">
                          <w:pPr>
                            <w:spacing w:before="0" w:line="240" w:lineRule="auto"/>
                            <w:ind w:firstLine="720"/>
                            <w:jc w:val="left"/>
                            <w:rPr>
                              <w:szCs w:val="26"/>
                            </w:rPr>
                            <w:pPrChange w:id="5994" w:author="The Si Tran" w:date="2012-12-07T21:55:00Z">
                              <w:pPr>
                                <w:ind w:firstLine="720"/>
                              </w:pPr>
                            </w:pPrChange>
                          </w:pPr>
                          <w:ins w:id="5995"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5996" w:author="The Si Tran" w:date="2012-12-07T21:59:00Z">
          <w:pPr>
            <w:pStyle w:val="Heading3"/>
          </w:pPr>
        </w:pPrChange>
      </w:pPr>
      <w:ins w:id="5997" w:author="The Si Tran" w:date="2012-12-07T21:21:00Z">
        <w:r>
          <w:rPr>
            <w:rFonts w:ascii="Times New Roman" w:hAnsi="Times New Roman"/>
            <w:sz w:val="26"/>
            <w:szCs w:val="26"/>
          </w:rPr>
          <w:t xml:space="preserve">Xác định mô hình cho thành phần mùa: </w:t>
        </w:r>
      </w:ins>
      <w:ins w:id="5998" w:author="The Si Tran" w:date="2012-12-07T21:57:00Z">
        <w:r w:rsidR="00556D65">
          <w:rPr>
            <w:rFonts w:ascii="Times New Roman" w:hAnsi="Times New Roman"/>
            <w:sz w:val="26"/>
            <w:szCs w:val="26"/>
          </w:rPr>
          <w:t xml:space="preserve">tương tự như xây dựng mô hình </w:t>
        </w:r>
      </w:ins>
      <w:ins w:id="5999" w:author="The Si Tran" w:date="2012-12-07T21:58:00Z">
        <w:r w:rsidR="00556D65">
          <w:rPr>
            <w:rFonts w:ascii="Times New Roman" w:hAnsi="Times New Roman"/>
            <w:sz w:val="26"/>
            <w:szCs w:val="26"/>
          </w:rPr>
          <w:t>cho thành phần thường nhưng ta phân</w:t>
        </w:r>
      </w:ins>
      <w:ins w:id="6000"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001" w:author="The Si Tran" w:date="2012-12-15T08:19:00Z"/>
        </w:rPr>
        <w:pPrChange w:id="6002" w:author="The Si Tran" w:date="2012-12-16T10:10:00Z">
          <w:pPr>
            <w:pStyle w:val="Heading3"/>
          </w:pPr>
        </w:pPrChange>
      </w:pPr>
      <w:r>
        <w:rPr>
          <w:noProof/>
        </w:rPr>
        <w:drawing>
          <wp:inline distT="0" distB="0" distL="0" distR="0" wp14:anchorId="28447CF0" wp14:editId="3A38B371">
            <wp:extent cx="5097145" cy="402002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5721" cy="4026784"/>
                    </a:xfrm>
                    <a:prstGeom prst="rect">
                      <a:avLst/>
                    </a:prstGeom>
                  </pic:spPr>
                </pic:pic>
              </a:graphicData>
            </a:graphic>
          </wp:inline>
        </w:drawing>
      </w:r>
    </w:p>
    <w:p w14:paraId="0DC9C2C2" w14:textId="77777777" w:rsidR="00A77BA3" w:rsidRPr="00032D83" w:rsidRDefault="00A77BA3">
      <w:pPr>
        <w:pStyle w:val="Hinh"/>
        <w:ind w:left="720"/>
        <w:rPr>
          <w:ins w:id="6003" w:author="The Si Tran" w:date="2012-12-11T23:25:00Z"/>
        </w:rPr>
        <w:pPrChange w:id="6004" w:author="The Si Tran" w:date="2012-12-16T17:08:00Z">
          <w:pPr>
            <w:pStyle w:val="Heading3"/>
          </w:pPr>
        </w:pPrChange>
      </w:pPr>
      <w:bookmarkStart w:id="6005" w:name="_Toc343660657"/>
      <w:ins w:id="6006" w:author="The Si Tran" w:date="2012-12-11T23:25:00Z">
        <w:r w:rsidRPr="00F51638">
          <w:rPr>
            <w:rPrChange w:id="6007" w:author="The Si Tran" w:date="2012-12-16T17:08:00Z">
              <w:rPr>
                <w:b w:val="0"/>
                <w:lang w:val="pt-BR"/>
              </w:rPr>
            </w:rPrChange>
          </w:rPr>
          <w:t>Hình 3.4</w:t>
        </w:r>
      </w:ins>
      <w:ins w:id="6008" w:author="The Si Tran" w:date="2012-12-16T10:36:00Z">
        <w:r w:rsidRPr="00032D83">
          <w:t>:</w:t>
        </w:r>
      </w:ins>
      <w:ins w:id="6009" w:author="The Si Tran" w:date="2012-12-11T23:25:00Z">
        <w:r w:rsidRPr="00F51638">
          <w:rPr>
            <w:rPrChange w:id="6010" w:author="The Si Tran" w:date="2012-12-16T17:08:00Z">
              <w:rPr>
                <w:b w:val="0"/>
                <w:lang w:val="pt-BR"/>
              </w:rPr>
            </w:rPrChange>
          </w:rPr>
          <w:t xml:space="preserve"> Các thành phần của mô hình SARIMA</w:t>
        </w:r>
        <w:bookmarkEnd w:id="6005"/>
      </w:ins>
    </w:p>
    <w:p w14:paraId="6303FD36" w14:textId="77777777" w:rsidR="00A77BA3" w:rsidRDefault="00A77BA3" w:rsidP="00A77BA3">
      <w:pPr>
        <w:pStyle w:val="ListParagraph"/>
        <w:ind w:firstLine="0"/>
        <w:rPr>
          <w:ins w:id="6011" w:author="The Si Tran" w:date="2012-12-07T21:59:00Z"/>
        </w:rPr>
      </w:pPr>
    </w:p>
    <w:p w14:paraId="40F7DB82" w14:textId="58D5D2F2" w:rsidR="00155591" w:rsidRDefault="00290F01" w:rsidP="00155591">
      <w:pPr>
        <w:pStyle w:val="Heading3"/>
        <w:rPr>
          <w:ins w:id="6012" w:author="The Si Tran" w:date="2012-12-07T22:07:00Z"/>
        </w:rPr>
      </w:pPr>
      <w:bookmarkStart w:id="6013" w:name="_Toc343660574"/>
      <w:ins w:id="6014" w:author="The Si Tran" w:date="2012-12-10T20:35:00Z">
        <w:r w:rsidRPr="00EB0E04">
          <w:rPr>
            <w:rFonts w:eastAsia="Calibri"/>
          </w:rPr>
          <w:t xml:space="preserve">Thành phần </w:t>
        </w:r>
        <w:r>
          <w:t>khử mùa và xu hướng</w:t>
        </w:r>
      </w:ins>
      <w:bookmarkEnd w:id="6013"/>
    </w:p>
    <w:p w14:paraId="7FACEC87" w14:textId="77777777" w:rsidR="00E12518" w:rsidRDefault="00E12518">
      <w:pPr>
        <w:rPr>
          <w:ins w:id="6015" w:author="The Si Tran" w:date="2012-12-07T22:07:00Z"/>
        </w:rPr>
        <w:pPrChange w:id="6016" w:author="The Si Tran" w:date="2012-12-16T08:13:00Z">
          <w:pPr>
            <w:pStyle w:val="ListParagraph"/>
          </w:pPr>
        </w:pPrChange>
      </w:pPr>
      <w:ins w:id="601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018" w:author="The Si Tran" w:date="2012-12-07T22:07:00Z"/>
        </w:rPr>
        <w:pPrChange w:id="6019" w:author="The Si Tran" w:date="2012-12-16T08:13:00Z">
          <w:pPr>
            <w:pStyle w:val="ListParagraph"/>
          </w:pPr>
        </w:pPrChange>
      </w:pPr>
      <w:ins w:id="602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021" w:author="The Si Tran" w:date="2012-12-11T23:26:00Z"/>
          <w:szCs w:val="26"/>
        </w:rPr>
      </w:pPr>
      <w:r>
        <w:rPr>
          <w:noProof/>
        </w:rPr>
        <w:drawing>
          <wp:inline distT="0" distB="0" distL="0" distR="0" wp14:anchorId="3C908A15" wp14:editId="2C48D4B0">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022" w:author="The Si Tran" w:date="2012-12-11T23:26:00Z"/>
          <w:rPrChange w:id="6023" w:author="The Si Tran" w:date="2012-12-16T17:10:00Z">
            <w:rPr>
              <w:ins w:id="6024" w:author="The Si Tran" w:date="2012-12-11T23:26:00Z"/>
              <w:lang w:val="pt-BR"/>
            </w:rPr>
          </w:rPrChange>
        </w:rPr>
      </w:pPr>
      <w:bookmarkStart w:id="6025" w:name="_Toc343660658"/>
      <w:ins w:id="6026" w:author="The Si Tran" w:date="2012-12-11T23:26:00Z">
        <w:r w:rsidRPr="00747DD6">
          <w:rPr>
            <w:rPrChange w:id="6027" w:author="The Si Tran" w:date="2012-12-16T17:10:00Z">
              <w:rPr>
                <w:rFonts w:ascii="Calibri" w:eastAsia="Calibri" w:hAnsi="Calibri"/>
                <w:bCs w:val="0"/>
                <w:sz w:val="22"/>
                <w:szCs w:val="22"/>
                <w:lang w:val="pt-BR"/>
              </w:rPr>
            </w:rPrChange>
          </w:rPr>
          <w:t>Hình 3</w:t>
        </w:r>
        <w:r w:rsidR="00187200" w:rsidRPr="00747DD6">
          <w:t>.5</w:t>
        </w:r>
      </w:ins>
      <w:ins w:id="6028" w:author="The Si Tran" w:date="2012-12-16T10:50:00Z">
        <w:r w:rsidR="00E10512" w:rsidRPr="00747DD6">
          <w:t xml:space="preserve">: </w:t>
        </w:r>
      </w:ins>
      <w:ins w:id="6029" w:author="The Si Tran" w:date="2012-12-11T23:26:00Z">
        <w:r w:rsidRPr="00747DD6">
          <w:rPr>
            <w:rPrChange w:id="6030" w:author="The Si Tran" w:date="2012-12-16T17:10:00Z">
              <w:rPr>
                <w:rFonts w:ascii="Calibri" w:eastAsia="Calibri" w:hAnsi="Calibri"/>
                <w:bCs w:val="0"/>
                <w:sz w:val="22"/>
                <w:szCs w:val="22"/>
                <w:lang w:val="pt-BR"/>
              </w:rPr>
            </w:rPrChange>
          </w:rPr>
          <w:t xml:space="preserve"> Thành phần khử mùa và xu hướng trong mô hình SARIMA</w:t>
        </w:r>
        <w:bookmarkEnd w:id="6025"/>
      </w:ins>
    </w:p>
    <w:p w14:paraId="6A22D229" w14:textId="77777777" w:rsidR="00AB5A1A" w:rsidRDefault="00AB5A1A" w:rsidP="00E12518">
      <w:pPr>
        <w:pStyle w:val="ListParagraph"/>
        <w:rPr>
          <w:ins w:id="6031" w:author="The Si Tran" w:date="2012-12-07T22:07:00Z"/>
          <w:rFonts w:ascii="Times New Roman" w:hAnsi="Times New Roman"/>
          <w:sz w:val="26"/>
          <w:szCs w:val="26"/>
        </w:rPr>
      </w:pPr>
    </w:p>
    <w:p w14:paraId="54E56D5F" w14:textId="77777777" w:rsidR="00E12518" w:rsidRPr="00805B17" w:rsidRDefault="00E12518">
      <w:pPr>
        <w:rPr>
          <w:ins w:id="6032" w:author="The Si Tran" w:date="2012-12-06T22:15:00Z"/>
        </w:rPr>
        <w:pPrChange w:id="6033" w:author="The Si Tran" w:date="2012-12-16T08:13:00Z">
          <w:pPr>
            <w:pStyle w:val="Heading3"/>
          </w:pPr>
        </w:pPrChange>
      </w:pPr>
      <w:ins w:id="6034"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035" w:author="The Si Tran" w:date="2012-12-08T10:03:00Z"/>
        </w:rPr>
      </w:pPr>
      <w:bookmarkStart w:id="6036" w:name="_Toc343660575"/>
      <w:ins w:id="6037" w:author="The Si Tran" w:date="2012-12-06T22:16:00Z">
        <w:r w:rsidRPr="00155591">
          <w:t>Thành phần ước lượng tham số</w:t>
        </w:r>
      </w:ins>
      <w:bookmarkEnd w:id="6036"/>
    </w:p>
    <w:p w14:paraId="4FDFF483" w14:textId="4904DA13" w:rsidR="009944BF" w:rsidRDefault="00285630">
      <w:pPr>
        <w:rPr>
          <w:ins w:id="6038" w:author="The Si Tran" w:date="2012-12-08T10:19:00Z"/>
        </w:rPr>
        <w:pPrChange w:id="6039" w:author="The Si Tran" w:date="2012-12-08T10:03:00Z">
          <w:pPr>
            <w:pStyle w:val="Heading3"/>
          </w:pPr>
        </w:pPrChange>
      </w:pPr>
      <w:ins w:id="6040" w:author="The Si Tran" w:date="2012-12-08T10:18:00Z">
        <w:r>
          <w:t>Quá trình ước lượng tham số gồm 3 giai đoạn</w:t>
        </w:r>
      </w:ins>
      <w:ins w:id="6041" w:author="The Si Tran" w:date="2012-12-10T20:36:00Z">
        <w:r w:rsidR="00DE04C3">
          <w:t>:</w:t>
        </w:r>
      </w:ins>
      <w:ins w:id="6042" w:author="The Si Tran" w:date="2012-12-14T05:28:00Z">
        <w:r w:rsidR="0025143A">
          <w:t xml:space="preserve"> </w:t>
        </w:r>
      </w:ins>
    </w:p>
    <w:p w14:paraId="5DB43768" w14:textId="77777777" w:rsidR="006D00FE" w:rsidRDefault="006D00FE">
      <w:pPr>
        <w:pStyle w:val="BuletL1"/>
        <w:rPr>
          <w:ins w:id="6043" w:author="The Si Tran" w:date="2012-12-08T10:19:00Z"/>
        </w:rPr>
        <w:pPrChange w:id="6044" w:author="The Si Tran" w:date="2012-12-16T17:10:00Z">
          <w:pPr>
            <w:pStyle w:val="ListParagraph"/>
            <w:numPr>
              <w:numId w:val="27"/>
            </w:numPr>
            <w:ind w:left="1944" w:hanging="360"/>
          </w:pPr>
        </w:pPrChange>
      </w:pPr>
      <w:ins w:id="6045"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046" w:author="The Si Tran" w:date="2012-12-08T14:46:00Z">
        <m:oMath>
          <m:r>
            <w:rPr>
              <w:rFonts w:ascii="Cambria Math" w:hAnsi="Cambria Math"/>
            </w:rPr>
            <m:t>0</m:t>
          </m:r>
        </m:oMath>
      </w:ins>
      <w:ins w:id="6047"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6048" w:author="The Si Tran" w:date="2012-12-08T10:19:00Z"/>
        </w:rPr>
        <w:pPrChange w:id="6049" w:author="The Si Tran" w:date="2012-12-16T17:10:00Z">
          <w:pPr>
            <w:pStyle w:val="ListParagraph"/>
            <w:numPr>
              <w:numId w:val="27"/>
            </w:numPr>
            <w:ind w:left="1944" w:hanging="360"/>
          </w:pPr>
        </w:pPrChange>
      </w:pPr>
      <w:ins w:id="6050" w:author="The Si Tran" w:date="2012-12-08T10:19:00Z">
        <w:r>
          <w:lastRenderedPageBreak/>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6051" w:author="The Si Tran" w:date="2012-12-08T10:19:00Z"/>
          <w:rFonts w:ascii="Times New Roman" w:eastAsiaTheme="minorEastAsia" w:hAnsi="Times New Roman"/>
          <w:sz w:val="26"/>
          <w:szCs w:val="26"/>
        </w:rPr>
        <w:pPrChange w:id="6052" w:author="The Si Tran" w:date="2012-12-14T05:31:00Z">
          <w:pPr>
            <w:pStyle w:val="ListParagraph"/>
            <w:ind w:left="1944"/>
          </w:pPr>
        </w:pPrChange>
      </w:pPr>
      <w:ins w:id="6053" w:author="The Si Tran" w:date="2012-12-08T10:20:00Z">
        <w:r>
          <w:rPr>
            <w:rFonts w:ascii="Times New Roman" w:hAnsi="Times New Roman"/>
            <w:sz w:val="26"/>
            <w:szCs w:val="26"/>
          </w:rPr>
          <w:tab/>
        </w:r>
      </w:ins>
      <w:ins w:id="6054"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055" w:author="The Si Tran" w:date="2012-12-08T10:19:00Z"/>
          <w:rFonts w:ascii="Times New Roman" w:eastAsiaTheme="minorEastAsia" w:hAnsi="Times New Roman"/>
          <w:sz w:val="26"/>
          <w:szCs w:val="26"/>
        </w:rPr>
        <w:pPrChange w:id="6056" w:author="The Si Tran" w:date="2012-12-14T05:31:00Z">
          <w:pPr>
            <w:pStyle w:val="ListParagraph"/>
            <w:ind w:left="1944"/>
          </w:pPr>
        </w:pPrChange>
      </w:pPr>
      <w:ins w:id="6057" w:author="The Si Tran" w:date="2012-12-08T10:20:00Z">
        <w:r>
          <w:rPr>
            <w:rFonts w:ascii="Times New Roman" w:hAnsi="Times New Roman"/>
            <w:sz w:val="26"/>
            <w:szCs w:val="26"/>
          </w:rPr>
          <w:tab/>
        </w:r>
      </w:ins>
      <w:ins w:id="6058"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059" w:author="The Si Tran" w:date="2012-12-08T10:19:00Z"/>
          <w:rFonts w:ascii="Times New Roman" w:eastAsiaTheme="minorEastAsia" w:hAnsi="Times New Roman"/>
          <w:sz w:val="26"/>
          <w:szCs w:val="26"/>
        </w:rPr>
        <w:pPrChange w:id="6060" w:author="The Si Tran" w:date="2012-12-14T05:31:00Z">
          <w:pPr>
            <w:pStyle w:val="ListParagraph"/>
            <w:ind w:left="1944"/>
          </w:pPr>
        </w:pPrChange>
      </w:pPr>
      <w:ins w:id="6061"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062"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063"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064" w:author="The Si Tran" w:date="2012-12-08T10:19:00Z"/>
        </w:rPr>
        <w:pPrChange w:id="6065" w:author="The Si Tran" w:date="2012-12-16T17:11:00Z">
          <w:pPr>
            <w:pStyle w:val="ListParagraph"/>
            <w:numPr>
              <w:numId w:val="27"/>
            </w:numPr>
            <w:ind w:left="1944" w:hanging="360"/>
          </w:pPr>
        </w:pPrChange>
      </w:pPr>
      <w:ins w:id="6066"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6067" w:author="The Si Tran" w:date="2012-12-14T05:31:00Z"/>
          <w:rFonts w:ascii="Times New Roman" w:hAnsi="Times New Roman"/>
          <w:sz w:val="26"/>
          <w:szCs w:val="26"/>
        </w:rPr>
        <w:pPrChange w:id="6068" w:author="The Si Tran" w:date="2012-12-14T05:31:00Z">
          <w:pPr>
            <w:pStyle w:val="ListParagraph"/>
            <w:ind w:left="1944"/>
          </w:pPr>
        </w:pPrChange>
      </w:pPr>
      <w:ins w:id="6069"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6070" w:author="The Si Tran" w:date="2012-12-08T10:19:00Z"/>
          <w:rFonts w:ascii="Times New Roman" w:eastAsiaTheme="minorEastAsia" w:hAnsi="Times New Roman"/>
          <w:sz w:val="26"/>
          <w:szCs w:val="26"/>
        </w:rPr>
        <w:pPrChange w:id="6071" w:author="The Si Tran" w:date="2012-12-14T05:31:00Z">
          <w:pPr>
            <w:pStyle w:val="ListParagraph"/>
            <w:ind w:left="1944"/>
          </w:pPr>
        </w:pPrChange>
      </w:pPr>
      <w:ins w:id="6072" w:author="The Si Tran" w:date="2012-12-08T10:19:00Z">
        <w:r>
          <w:rPr>
            <w:rFonts w:ascii="Times New Roman" w:hAnsi="Times New Roman"/>
            <w:sz w:val="26"/>
            <w:szCs w:val="26"/>
          </w:rPr>
          <w:t xml:space="preserve"> </w:t>
        </w:r>
      </w:ins>
      <w:ins w:id="6073"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074"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075" w:author="The Si Tran" w:date="2012-12-08T10:19:00Z"/>
          <w:rFonts w:ascii="Times New Roman" w:hAnsi="Times New Roman"/>
          <w:sz w:val="26"/>
          <w:szCs w:val="26"/>
        </w:rPr>
        <w:pPrChange w:id="6076" w:author="The Si Tran" w:date="2012-12-14T05:31:00Z">
          <w:pPr>
            <w:pStyle w:val="ListParagraph"/>
            <w:ind w:left="1944"/>
          </w:pPr>
        </w:pPrChange>
      </w:pPr>
      <w:ins w:id="6077"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078" w:author="The Si Tran" w:date="2012-12-08T10:19:00Z"/>
          <w:rFonts w:ascii="Times New Roman" w:eastAsiaTheme="minorEastAsia" w:hAnsi="Times New Roman"/>
          <w:sz w:val="26"/>
          <w:szCs w:val="26"/>
        </w:rPr>
        <w:pPrChange w:id="6079" w:author="The Si Tran" w:date="2012-12-14T05:31:00Z">
          <w:pPr>
            <w:pStyle w:val="ListParagraph"/>
            <w:ind w:left="1944"/>
          </w:pPr>
        </w:pPrChange>
      </w:pPr>
      <w:ins w:id="6080" w:author="The Si Tran" w:date="2012-12-08T10:21:00Z">
        <w:r>
          <w:rPr>
            <w:rFonts w:ascii="Times New Roman" w:hAnsi="Times New Roman"/>
            <w:sz w:val="26"/>
            <w:szCs w:val="26"/>
          </w:rPr>
          <w:tab/>
        </w:r>
        <w:r>
          <w:rPr>
            <w:rFonts w:ascii="Times New Roman" w:hAnsi="Times New Roman"/>
            <w:sz w:val="26"/>
            <w:szCs w:val="26"/>
          </w:rPr>
          <w:tab/>
        </w:r>
      </w:ins>
      <m:oMath>
        <m:sSup>
          <m:sSupPr>
            <m:ctrlPr>
              <w:ins w:id="6081" w:author="The Si Tran" w:date="2012-12-08T10:19:00Z">
                <w:rPr>
                  <w:rFonts w:ascii="Cambria Math" w:eastAsiaTheme="minorEastAsia" w:hAnsi="Cambria Math"/>
                  <w:i/>
                  <w:sz w:val="26"/>
                  <w:szCs w:val="26"/>
                </w:rPr>
              </w:ins>
            </m:ctrlPr>
          </m:sSupPr>
          <m:e>
            <w:ins w:id="6082" w:author="The Si Tran" w:date="2012-12-08T10:19:00Z">
              <m:r>
                <w:rPr>
                  <w:rFonts w:ascii="Cambria Math" w:eastAsiaTheme="minorEastAsia" w:hAnsi="Cambria Math"/>
                  <w:sz w:val="26"/>
                  <w:szCs w:val="26"/>
                </w:rPr>
                <m:t>R</m:t>
              </m:r>
            </w:ins>
          </m:e>
          <m:sup>
            <w:ins w:id="6083" w:author="The Si Tran" w:date="2012-12-08T10:19:00Z">
              <m:r>
                <w:rPr>
                  <w:rFonts w:ascii="Cambria Math" w:eastAsiaTheme="minorEastAsia" w:hAnsi="Cambria Math"/>
                  <w:sz w:val="26"/>
                  <w:szCs w:val="26"/>
                </w:rPr>
                <m:t>-1</m:t>
              </m:r>
            </w:ins>
          </m:sup>
        </m:sSup>
        <m:d>
          <m:dPr>
            <m:ctrlPr>
              <w:ins w:id="6084" w:author="The Si Tran" w:date="2012-12-08T10:19:00Z">
                <w:rPr>
                  <w:rFonts w:ascii="Cambria Math" w:eastAsiaTheme="minorEastAsia" w:hAnsi="Cambria Math"/>
                  <w:i/>
                  <w:sz w:val="26"/>
                  <w:szCs w:val="26"/>
                </w:rPr>
              </w:ins>
            </m:ctrlPr>
          </m:dPr>
          <m:e>
            <w:ins w:id="6085" w:author="The Si Tran" w:date="2012-12-08T10:19:00Z">
              <m:r>
                <w:rPr>
                  <w:rFonts w:ascii="Cambria Math" w:eastAsiaTheme="minorEastAsia" w:hAnsi="Cambria Math"/>
                  <w:sz w:val="26"/>
                  <w:szCs w:val="26"/>
                </w:rPr>
                <m:t>t-1</m:t>
              </m:r>
            </w:ins>
          </m:e>
        </m:d>
        <w:ins w:id="6086" w:author="The Si Tran" w:date="2012-12-08T10:19:00Z">
          <m:r>
            <w:rPr>
              <w:rFonts w:ascii="Cambria Math" w:eastAsiaTheme="minorEastAsia" w:hAnsi="Cambria Math"/>
              <w:sz w:val="26"/>
              <w:szCs w:val="26"/>
            </w:rPr>
            <m:t>=</m:t>
          </m:r>
        </w:ins>
        <m:sSup>
          <m:sSupPr>
            <m:ctrlPr>
              <w:ins w:id="6087" w:author="The Si Tran" w:date="2012-12-08T10:19:00Z">
                <w:rPr>
                  <w:rFonts w:ascii="Cambria Math" w:eastAsiaTheme="minorEastAsia" w:hAnsi="Cambria Math"/>
                  <w:i/>
                  <w:sz w:val="26"/>
                  <w:szCs w:val="26"/>
                </w:rPr>
              </w:ins>
            </m:ctrlPr>
          </m:sSupPr>
          <m:e>
            <w:ins w:id="6088" w:author="The Si Tran" w:date="2012-12-08T10:19:00Z">
              <m:r>
                <w:rPr>
                  <w:rFonts w:ascii="Cambria Math" w:eastAsiaTheme="minorEastAsia" w:hAnsi="Cambria Math"/>
                  <w:sz w:val="26"/>
                  <w:szCs w:val="26"/>
                </w:rPr>
                <m:t>R</m:t>
              </m:r>
            </w:ins>
          </m:e>
          <m:sup>
            <w:ins w:id="6089" w:author="The Si Tran" w:date="2012-12-08T10:19:00Z">
              <m:r>
                <w:rPr>
                  <w:rFonts w:ascii="Cambria Math" w:eastAsiaTheme="minorEastAsia" w:hAnsi="Cambria Math"/>
                  <w:sz w:val="26"/>
                  <w:szCs w:val="26"/>
                </w:rPr>
                <m:t>-1</m:t>
              </m:r>
            </w:ins>
          </m:sup>
        </m:sSup>
        <m:d>
          <m:dPr>
            <m:ctrlPr>
              <w:ins w:id="6090" w:author="The Si Tran" w:date="2012-12-08T10:19:00Z">
                <w:rPr>
                  <w:rFonts w:ascii="Cambria Math" w:eastAsiaTheme="minorEastAsia" w:hAnsi="Cambria Math"/>
                  <w:i/>
                  <w:sz w:val="26"/>
                  <w:szCs w:val="26"/>
                </w:rPr>
              </w:ins>
            </m:ctrlPr>
          </m:dPr>
          <m:e>
            <w:ins w:id="6091" w:author="The Si Tran" w:date="2012-12-08T10:19:00Z">
              <m:r>
                <w:rPr>
                  <w:rFonts w:ascii="Cambria Math" w:eastAsiaTheme="minorEastAsia" w:hAnsi="Cambria Math"/>
                  <w:sz w:val="26"/>
                  <w:szCs w:val="26"/>
                </w:rPr>
                <m:t>t-2</m:t>
              </m:r>
            </w:ins>
          </m:e>
        </m:d>
        <w:ins w:id="6092" w:author="The Si Tran" w:date="2012-12-08T10:19:00Z">
          <m:r>
            <w:rPr>
              <w:rFonts w:ascii="Cambria Math" w:eastAsiaTheme="minorEastAsia" w:hAnsi="Cambria Math"/>
              <w:sz w:val="26"/>
              <w:szCs w:val="26"/>
            </w:rPr>
            <m:t>-Gain factor×</m:t>
          </m:r>
        </w:ins>
        <m:sSup>
          <m:sSupPr>
            <m:ctrlPr>
              <w:ins w:id="6093" w:author="The Si Tran" w:date="2012-12-08T10:19:00Z">
                <w:rPr>
                  <w:rFonts w:ascii="Cambria Math" w:eastAsiaTheme="minorEastAsia" w:hAnsi="Cambria Math"/>
                  <w:i/>
                  <w:sz w:val="26"/>
                  <w:szCs w:val="26"/>
                </w:rPr>
              </w:ins>
            </m:ctrlPr>
          </m:sSupPr>
          <m:e>
            <w:ins w:id="6094" w:author="The Si Tran" w:date="2012-12-08T10:19:00Z">
              <m:r>
                <w:rPr>
                  <w:rFonts w:ascii="Cambria Math" w:eastAsiaTheme="minorEastAsia" w:hAnsi="Cambria Math"/>
                  <w:sz w:val="26"/>
                  <w:szCs w:val="26"/>
                </w:rPr>
                <m:t>φ</m:t>
              </m:r>
            </w:ins>
          </m:e>
          <m:sup>
            <w:ins w:id="6095" w:author="The Si Tran" w:date="2012-12-08T10:19:00Z">
              <m:r>
                <w:rPr>
                  <w:rFonts w:ascii="Cambria Math" w:eastAsiaTheme="minorEastAsia" w:hAnsi="Cambria Math"/>
                  <w:sz w:val="26"/>
                  <w:szCs w:val="26"/>
                </w:rPr>
                <m:t>T</m:t>
              </m:r>
            </w:ins>
          </m:sup>
        </m:sSup>
        <w:ins w:id="6096" w:author="The Si Tran" w:date="2012-12-08T10:19:00Z">
          <m:r>
            <w:rPr>
              <w:rFonts w:ascii="Cambria Math" w:eastAsiaTheme="minorEastAsia" w:hAnsi="Cambria Math"/>
              <w:sz w:val="26"/>
              <w:szCs w:val="26"/>
            </w:rPr>
            <m:t>(t-1)</m:t>
          </m:r>
        </w:ins>
        <m:sSup>
          <m:sSupPr>
            <m:ctrlPr>
              <w:ins w:id="6097" w:author="The Si Tran" w:date="2012-12-08T10:19:00Z">
                <w:rPr>
                  <w:rFonts w:ascii="Cambria Math" w:eastAsiaTheme="minorEastAsia" w:hAnsi="Cambria Math"/>
                  <w:i/>
                  <w:sz w:val="26"/>
                  <w:szCs w:val="26"/>
                </w:rPr>
              </w:ins>
            </m:ctrlPr>
          </m:sSupPr>
          <m:e>
            <w:ins w:id="6098" w:author="The Si Tran" w:date="2012-12-08T10:19:00Z">
              <m:r>
                <w:rPr>
                  <w:rFonts w:ascii="Cambria Math" w:eastAsiaTheme="minorEastAsia" w:hAnsi="Cambria Math"/>
                  <w:sz w:val="26"/>
                  <w:szCs w:val="26"/>
                </w:rPr>
                <m:t>R</m:t>
              </m:r>
            </w:ins>
          </m:e>
          <m:sup>
            <w:ins w:id="6099" w:author="The Si Tran" w:date="2012-12-08T10:19:00Z">
              <m:r>
                <w:rPr>
                  <w:rFonts w:ascii="Cambria Math" w:eastAsiaTheme="minorEastAsia" w:hAnsi="Cambria Math"/>
                  <w:sz w:val="26"/>
                  <w:szCs w:val="26"/>
                </w:rPr>
                <m:t>-1</m:t>
              </m:r>
            </w:ins>
          </m:sup>
        </m:sSup>
        <w:ins w:id="6100"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101" w:author="The Si Tran" w:date="2012-12-08T14:48:00Z"/>
        </w:rPr>
        <w:pPrChange w:id="6102" w:author="The Si Tran" w:date="2012-12-14T05:31:00Z">
          <w:pPr>
            <w:pStyle w:val="Heading3"/>
          </w:pPr>
        </w:pPrChange>
      </w:pPr>
      <w:ins w:id="6103"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104" w:author="The Si Tran" w:date="2012-12-14T05:31:00Z">
          <w:pPr>
            <w:pStyle w:val="Heading3"/>
          </w:pPr>
        </w:pPrChange>
      </w:pPr>
      <w:ins w:id="6105" w:author="The Si Tran" w:date="2012-12-08T14:48:00Z">
        <w:r w:rsidRPr="003B5A9E">
          <w:rPr>
            <w:rFonts w:ascii="Times New Roman" w:hAnsi="Times New Roman"/>
            <w:sz w:val="26"/>
            <w:szCs w:val="26"/>
            <w:rPrChange w:id="6106"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F86D595" w:rsidR="00E85AEE" w:rsidRDefault="00E85AEE" w:rsidP="00E85AEE">
      <w:pPr>
        <w:jc w:val="center"/>
        <w:rPr>
          <w:ins w:id="6107" w:author="The Si Tran" w:date="2012-12-11T23:29:00Z"/>
        </w:rPr>
      </w:pPr>
      <w:r>
        <w:rPr>
          <w:noProof/>
        </w:rPr>
        <w:drawing>
          <wp:inline distT="0" distB="0" distL="0" distR="0" wp14:anchorId="7F7811E3" wp14:editId="0114273A">
            <wp:extent cx="4951030" cy="3592286"/>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80">
                      <a:extLst>
                        <a:ext uri="{28A0092B-C50C-407E-A947-70E740481C1C}">
                          <a14:useLocalDpi xmlns:a14="http://schemas.microsoft.com/office/drawing/2010/main" val="0"/>
                        </a:ext>
                      </a:extLst>
                    </a:blip>
                    <a:stretch>
                      <a:fillRect/>
                    </a:stretch>
                  </pic:blipFill>
                  <pic:spPr>
                    <a:xfrm>
                      <a:off x="0" y="0"/>
                      <a:ext cx="4953692" cy="3594218"/>
                    </a:xfrm>
                    <a:prstGeom prst="rect">
                      <a:avLst/>
                    </a:prstGeom>
                  </pic:spPr>
                </pic:pic>
              </a:graphicData>
            </a:graphic>
          </wp:inline>
        </w:drawing>
      </w:r>
    </w:p>
    <w:p w14:paraId="5A2EE0B2" w14:textId="01CA78BF" w:rsidR="00E85AEE" w:rsidRPr="00DD48FF" w:rsidRDefault="00E85AEE" w:rsidP="00E85AEE">
      <w:pPr>
        <w:pStyle w:val="Hinh"/>
        <w:rPr>
          <w:ins w:id="6108" w:author="The Si Tran" w:date="2012-12-06T22:16:00Z"/>
        </w:rPr>
      </w:pPr>
      <w:bookmarkStart w:id="6109" w:name="_Toc343660659"/>
      <w:ins w:id="6110" w:author="The Si Tran" w:date="2012-12-11T23:29:00Z">
        <w:r w:rsidRPr="00747DD6">
          <w:rPr>
            <w:rPrChange w:id="6111" w:author="The Si Tran" w:date="2012-12-16T17:10:00Z">
              <w:rPr>
                <w:rFonts w:cs="Arial"/>
                <w:b/>
                <w:lang w:val="pt-BR"/>
              </w:rPr>
            </w:rPrChange>
          </w:rPr>
          <w:t>Hình 3.6</w:t>
        </w:r>
      </w:ins>
      <w:ins w:id="6112" w:author="The Si Tran" w:date="2012-12-16T10:52:00Z">
        <w:r w:rsidRPr="00747DD6">
          <w:rPr>
            <w:rPrChange w:id="6113" w:author="The Si Tran" w:date="2012-12-16T17:10:00Z">
              <w:rPr>
                <w:rFonts w:cs="Arial"/>
                <w:b/>
                <w:lang w:val="pt-BR"/>
              </w:rPr>
            </w:rPrChange>
          </w:rPr>
          <w:t xml:space="preserve">: </w:t>
        </w:r>
      </w:ins>
      <w:ins w:id="6114" w:author="The Si Tran" w:date="2012-12-16T10:51:00Z">
        <w:r w:rsidRPr="00747DD6">
          <w:rPr>
            <w:rPrChange w:id="6115" w:author="The Si Tran" w:date="2012-12-16T17:10:00Z">
              <w:rPr>
                <w:rFonts w:cs="Arial"/>
                <w:b/>
                <w:lang w:val="pt-BR"/>
              </w:rPr>
            </w:rPrChange>
          </w:rPr>
          <w:t>Quá trình ước lượng tham số</w:t>
        </w:r>
      </w:ins>
      <w:ins w:id="6116" w:author="The Si Tran" w:date="2012-12-11T23:29:00Z">
        <w:r w:rsidRPr="00747DD6">
          <w:rPr>
            <w:rPrChange w:id="6117" w:author="The Si Tran" w:date="2012-12-16T17:10:00Z">
              <w:rPr>
                <w:rFonts w:cs="Arial"/>
                <w:b/>
                <w:lang w:val="pt-BR"/>
              </w:rPr>
            </w:rPrChange>
          </w:rPr>
          <w:t xml:space="preserve"> mô hình SARIMA</w:t>
        </w:r>
      </w:ins>
      <w:bookmarkEnd w:id="6109"/>
    </w:p>
    <w:p w14:paraId="28C44A36" w14:textId="1607DAAC" w:rsidR="00155591" w:rsidRDefault="00155591">
      <w:pPr>
        <w:pStyle w:val="Heading3"/>
        <w:rPr>
          <w:ins w:id="6118" w:author="The Si Tran" w:date="2012-12-07T22:07:00Z"/>
        </w:rPr>
        <w:pPrChange w:id="6119" w:author="The Si Tran" w:date="2012-12-06T22:16:00Z">
          <w:pPr/>
        </w:pPrChange>
      </w:pPr>
      <w:bookmarkStart w:id="6120" w:name="_Toc343660576"/>
      <w:ins w:id="6121" w:author="The Si Tran" w:date="2012-12-06T22:16:00Z">
        <w:r w:rsidRPr="00155591">
          <w:lastRenderedPageBreak/>
          <w:t>Thành phần dự đoán</w:t>
        </w:r>
      </w:ins>
      <w:bookmarkEnd w:id="6120"/>
    </w:p>
    <w:p w14:paraId="0D5FBC4F" w14:textId="77777777" w:rsidR="003F6E52" w:rsidRDefault="003F6E52">
      <w:pPr>
        <w:rPr>
          <w:ins w:id="6122" w:author="The Si Tran" w:date="2012-12-07T22:07:00Z"/>
        </w:rPr>
        <w:pPrChange w:id="6123" w:author="The Si Tran" w:date="2012-12-16T08:14:00Z">
          <w:pPr>
            <w:pStyle w:val="ListParagraph"/>
            <w:ind w:left="360"/>
          </w:pPr>
        </w:pPrChange>
      </w:pPr>
      <w:ins w:id="6124"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6125" w:author="The Si Tran" w:date="2012-12-07T22:14:00Z"/>
        </w:rPr>
        <w:pPrChange w:id="6126" w:author="The Si Tran" w:date="2012-12-16T17:12:00Z">
          <w:pPr>
            <w:pStyle w:val="ListParagraph"/>
            <w:numPr>
              <w:numId w:val="23"/>
            </w:numPr>
            <w:ind w:left="1080" w:hanging="360"/>
          </w:pPr>
        </w:pPrChange>
      </w:pPr>
      <w:ins w:id="6127" w:author="The Si Tran" w:date="2012-12-07T22:08:00Z">
        <w:r w:rsidRPr="00A625DC">
          <w:rPr>
            <w:rPrChange w:id="6128"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129" w:author="The Si Tran" w:date="2012-12-07T22:14:00Z"/>
          <w:rFonts w:ascii="Times New Roman" w:hAnsi="Times New Roman"/>
          <w:sz w:val="26"/>
          <w:szCs w:val="26"/>
        </w:rPr>
        <w:pPrChange w:id="6130" w:author="The Si Tran" w:date="2012-12-14T05:31:00Z">
          <w:pPr>
            <w:pStyle w:val="ListParagraph"/>
            <w:numPr>
              <w:numId w:val="23"/>
            </w:numPr>
            <w:ind w:left="1080" w:hanging="360"/>
          </w:pPr>
        </w:pPrChange>
      </w:pPr>
      <w:ins w:id="6131"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132" w:author="The Si Tran" w:date="2012-12-07T22:14:00Z"/>
          <w:rFonts w:ascii="Times New Roman" w:hAnsi="Times New Roman"/>
          <w:sz w:val="26"/>
          <w:szCs w:val="26"/>
        </w:rPr>
        <w:pPrChange w:id="6133" w:author="The Si Tran" w:date="2012-12-14T05:31:00Z">
          <w:pPr>
            <w:pStyle w:val="ListParagraph"/>
            <w:numPr>
              <w:numId w:val="23"/>
            </w:numPr>
            <w:ind w:left="1080" w:hanging="360"/>
          </w:pPr>
        </w:pPrChange>
      </w:pPr>
      <w:ins w:id="6134"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BE2D8B">
      <w:pPr>
        <w:pStyle w:val="ListParagraph"/>
        <w:spacing w:line="360" w:lineRule="auto"/>
        <w:ind w:left="360" w:firstLine="0"/>
        <w:rPr>
          <w:ins w:id="6135" w:author="The Si Tran" w:date="2012-12-07T22:14:00Z"/>
          <w:rFonts w:ascii="Times New Roman" w:hAnsi="Times New Roman"/>
          <w:sz w:val="26"/>
          <w:szCs w:val="26"/>
        </w:rPr>
        <w:pPrChange w:id="6136" w:author="The Si Tran" w:date="2012-12-14T05:31:00Z">
          <w:pPr>
            <w:pStyle w:val="ListParagraph"/>
            <w:numPr>
              <w:numId w:val="23"/>
            </w:numPr>
            <w:ind w:left="1080" w:hanging="360"/>
          </w:pPr>
        </w:pPrChange>
      </w:pPr>
      <m:oMathPara>
        <m:oMathParaPr>
          <m:jc m:val="left"/>
        </m:oMathParaPr>
        <m:oMath>
          <m:acc>
            <m:accPr>
              <m:ctrlPr>
                <w:ins w:id="6137" w:author="The Si Tran" w:date="2012-12-07T22:14:00Z">
                  <w:rPr>
                    <w:rFonts w:ascii="Cambria Math" w:hAnsi="Cambria Math"/>
                    <w:i/>
                    <w:sz w:val="26"/>
                    <w:szCs w:val="26"/>
                  </w:rPr>
                </w:ins>
              </m:ctrlPr>
            </m:accPr>
            <m:e>
              <w:ins w:id="6138" w:author="The Si Tran" w:date="2012-12-07T22:14:00Z">
                <m:r>
                  <w:rPr>
                    <w:rFonts w:ascii="Cambria Math" w:hAnsi="Cambria Math"/>
                    <w:sz w:val="26"/>
                    <w:szCs w:val="26"/>
                  </w:rPr>
                  <m:t>y</m:t>
                </m:r>
              </w:ins>
            </m:e>
          </m:acc>
          <m:d>
            <m:dPr>
              <m:ctrlPr>
                <w:ins w:id="6139" w:author="The Si Tran" w:date="2012-12-07T22:14:00Z">
                  <w:rPr>
                    <w:rFonts w:ascii="Cambria Math" w:hAnsi="Cambria Math"/>
                    <w:i/>
                    <w:sz w:val="26"/>
                    <w:szCs w:val="26"/>
                  </w:rPr>
                </w:ins>
              </m:ctrlPr>
            </m:dPr>
            <m:e>
              <w:ins w:id="6140" w:author="The Si Tran" w:date="2012-12-07T22:14:00Z">
                <m:r>
                  <w:rPr>
                    <w:rFonts w:ascii="Cambria Math" w:hAnsi="Cambria Math"/>
                    <w:sz w:val="26"/>
                    <w:szCs w:val="26"/>
                  </w:rPr>
                  <m:t>t+1</m:t>
                </m:r>
              </w:ins>
            </m:e>
          </m:d>
          <w:ins w:id="6141" w:author="The Si Tran" w:date="2012-12-07T22:14:00Z">
            <m:r>
              <w:rPr>
                <w:rFonts w:ascii="Cambria Math" w:hAnsi="Cambria Math"/>
                <w:sz w:val="26"/>
                <w:szCs w:val="26"/>
              </w:rPr>
              <m:t>=E[y(t+1)|y</m:t>
            </m:r>
          </w:ins>
          <m:d>
            <m:dPr>
              <m:ctrlPr>
                <w:ins w:id="6142" w:author="The Si Tran" w:date="2012-12-07T22:14:00Z">
                  <w:rPr>
                    <w:rFonts w:ascii="Cambria Math" w:hAnsi="Cambria Math"/>
                    <w:i/>
                    <w:sz w:val="26"/>
                    <w:szCs w:val="26"/>
                  </w:rPr>
                </w:ins>
              </m:ctrlPr>
            </m:dPr>
            <m:e>
              <w:ins w:id="6143" w:author="The Si Tran" w:date="2012-12-07T22:14:00Z">
                <m:r>
                  <w:rPr>
                    <w:rFonts w:ascii="Cambria Math" w:hAnsi="Cambria Math"/>
                    <w:sz w:val="26"/>
                    <w:szCs w:val="26"/>
                  </w:rPr>
                  <m:t>t</m:t>
                </m:r>
              </w:ins>
            </m:e>
          </m:d>
          <w:ins w:id="6144" w:author="The Si Tran" w:date="2012-12-07T22:14:00Z">
            <m:r>
              <w:rPr>
                <w:rFonts w:ascii="Cambria Math" w:hAnsi="Cambria Math"/>
                <w:sz w:val="26"/>
                <w:szCs w:val="26"/>
              </w:rPr>
              <m:t>,y</m:t>
            </m:r>
          </w:ins>
          <m:d>
            <m:dPr>
              <m:ctrlPr>
                <w:ins w:id="6145" w:author="The Si Tran" w:date="2012-12-07T22:14:00Z">
                  <w:rPr>
                    <w:rFonts w:ascii="Cambria Math" w:hAnsi="Cambria Math"/>
                    <w:i/>
                    <w:sz w:val="26"/>
                    <w:szCs w:val="26"/>
                  </w:rPr>
                </w:ins>
              </m:ctrlPr>
            </m:dPr>
            <m:e>
              <w:ins w:id="6146" w:author="The Si Tran" w:date="2012-12-07T22:14:00Z">
                <m:r>
                  <w:rPr>
                    <w:rFonts w:ascii="Cambria Math" w:hAnsi="Cambria Math"/>
                    <w:sz w:val="26"/>
                    <w:szCs w:val="26"/>
                  </w:rPr>
                  <m:t>t-1</m:t>
                </m:r>
              </w:ins>
            </m:e>
          </m:d>
          <w:ins w:id="6147"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148" w:author="The Si Tran" w:date="2012-12-07T22:17:00Z"/>
          <w:rFonts w:ascii="Times New Roman" w:hAnsi="Times New Roman"/>
          <w:sz w:val="26"/>
          <w:szCs w:val="26"/>
        </w:rPr>
        <w:pPrChange w:id="6149" w:author="The Si Tran" w:date="2012-12-16T17:12:00Z">
          <w:pPr>
            <w:pStyle w:val="ListParagraph"/>
            <w:ind w:left="1080"/>
          </w:pPr>
        </w:pPrChange>
      </w:pPr>
      <w:ins w:id="6150" w:author="The Si Tran" w:date="2012-12-07T22:15:00Z">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ins>
      <w:proofErr w:type="gramEnd"/>
      <w:ins w:id="6151"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152"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153"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154" w:author="The Si Tran" w:date="2012-12-07T22:16:00Z">
        <w:r w:rsidRPr="00B61FF6">
          <w:rPr>
            <w:rFonts w:ascii="Times New Roman" w:hAnsi="Times New Roman"/>
            <w:sz w:val="26"/>
            <w:szCs w:val="26"/>
            <w:rPrChange w:id="6155" w:author="The Si Tran" w:date="2012-12-07T22:17:00Z">
              <w:rPr>
                <w:szCs w:val="26"/>
              </w:rPr>
            </w:rPrChange>
          </w:rPr>
          <w:t>Do đó</w:t>
        </w:r>
      </w:ins>
      <w:ins w:id="6156"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BE2D8B">
      <w:pPr>
        <w:pStyle w:val="ListParagraph"/>
        <w:spacing w:line="360" w:lineRule="auto"/>
        <w:ind w:left="360" w:firstLine="0"/>
        <w:rPr>
          <w:ins w:id="6157" w:author="The Si Tran" w:date="2012-12-07T22:08:00Z"/>
          <w:sz w:val="26"/>
          <w:szCs w:val="26"/>
          <w:rPrChange w:id="6158" w:author="The Si Tran" w:date="2012-12-07T22:18:00Z">
            <w:rPr>
              <w:ins w:id="6159" w:author="The Si Tran" w:date="2012-12-07T22:08:00Z"/>
            </w:rPr>
          </w:rPrChange>
        </w:rPr>
        <w:pPrChange w:id="6160" w:author="The Si Tran" w:date="2012-12-14T05:31:00Z">
          <w:pPr>
            <w:pStyle w:val="ListParagraph"/>
            <w:numPr>
              <w:numId w:val="23"/>
            </w:numPr>
            <w:ind w:left="1080" w:hanging="360"/>
          </w:pPr>
        </w:pPrChange>
      </w:pPr>
      <m:oMathPara>
        <m:oMath>
          <m:acc>
            <m:accPr>
              <m:ctrlPr>
                <w:ins w:id="6161" w:author="The Si Tran" w:date="2012-12-07T22:16:00Z">
                  <w:rPr>
                    <w:rFonts w:ascii="Cambria Math" w:hAnsi="Cambria Math"/>
                    <w:i/>
                    <w:sz w:val="26"/>
                    <w:szCs w:val="26"/>
                  </w:rPr>
                </w:ins>
              </m:ctrlPr>
            </m:accPr>
            <m:e>
              <w:ins w:id="6162" w:author="The Si Tran" w:date="2012-12-07T22:16:00Z">
                <m:r>
                  <w:rPr>
                    <w:rFonts w:ascii="Cambria Math" w:hAnsi="Cambria Math"/>
                    <w:sz w:val="26"/>
                    <w:szCs w:val="26"/>
                    <w:rPrChange w:id="6163" w:author="The Si Tran" w:date="2012-12-07T22:17:00Z">
                      <w:rPr>
                        <w:rFonts w:ascii="Cambria Math" w:hAnsi="Cambria Math"/>
                        <w:szCs w:val="26"/>
                      </w:rPr>
                    </w:rPrChange>
                  </w:rPr>
                  <m:t>y</m:t>
                </m:r>
              </w:ins>
            </m:e>
          </m:acc>
          <m:d>
            <m:dPr>
              <m:ctrlPr>
                <w:ins w:id="6164" w:author="The Si Tran" w:date="2012-12-07T22:16:00Z">
                  <w:rPr>
                    <w:rFonts w:ascii="Cambria Math" w:hAnsi="Cambria Math"/>
                    <w:i/>
                    <w:sz w:val="26"/>
                    <w:szCs w:val="26"/>
                  </w:rPr>
                </w:ins>
              </m:ctrlPr>
            </m:dPr>
            <m:e>
              <w:ins w:id="6165" w:author="The Si Tran" w:date="2012-12-07T22:16:00Z">
                <m:r>
                  <w:rPr>
                    <w:rFonts w:ascii="Cambria Math" w:hAnsi="Cambria Math"/>
                    <w:sz w:val="26"/>
                    <w:szCs w:val="26"/>
                    <w:rPrChange w:id="6166" w:author="The Si Tran" w:date="2012-12-07T22:17:00Z">
                      <w:rPr>
                        <w:rFonts w:ascii="Cambria Math" w:hAnsi="Cambria Math"/>
                        <w:szCs w:val="26"/>
                      </w:rPr>
                    </w:rPrChange>
                  </w:rPr>
                  <m:t>t+1</m:t>
                </m:r>
              </w:ins>
            </m:e>
          </m:d>
          <w:ins w:id="6167" w:author="The Si Tran" w:date="2012-12-07T22:16:00Z">
            <m:r>
              <w:rPr>
                <w:rFonts w:ascii="Cambria Math" w:hAnsi="Cambria Math"/>
                <w:sz w:val="26"/>
                <w:szCs w:val="26"/>
                <w:rPrChange w:id="6168" w:author="The Si Tran" w:date="2012-12-07T22:17:00Z">
                  <w:rPr>
                    <w:rFonts w:ascii="Cambria Math" w:hAnsi="Cambria Math"/>
                    <w:szCs w:val="26"/>
                  </w:rPr>
                </w:rPrChange>
              </w:rPr>
              <m:t>=</m:t>
            </m:r>
          </w:ins>
          <m:sSub>
            <m:sSubPr>
              <m:ctrlPr>
                <w:ins w:id="6169" w:author="The Si Tran" w:date="2012-12-07T22:16:00Z">
                  <w:rPr>
                    <w:rFonts w:ascii="Cambria Math" w:hAnsi="Cambria Math"/>
                    <w:i/>
                    <w:sz w:val="26"/>
                    <w:szCs w:val="26"/>
                  </w:rPr>
                </w:ins>
              </m:ctrlPr>
            </m:sSubPr>
            <m:e>
              <w:ins w:id="6170" w:author="The Si Tran" w:date="2012-12-07T22:16:00Z">
                <m:r>
                  <w:rPr>
                    <w:rFonts w:ascii="Cambria Math" w:hAnsi="Cambria Math"/>
                    <w:sz w:val="26"/>
                    <w:szCs w:val="26"/>
                    <w:rPrChange w:id="6171" w:author="The Si Tran" w:date="2012-12-07T22:17:00Z">
                      <w:rPr>
                        <w:rFonts w:ascii="Cambria Math" w:hAnsi="Cambria Math"/>
                        <w:szCs w:val="26"/>
                      </w:rPr>
                    </w:rPrChange>
                  </w:rPr>
                  <m:t>a</m:t>
                </m:r>
              </w:ins>
            </m:e>
            <m:sub>
              <w:ins w:id="6172" w:author="The Si Tran" w:date="2012-12-07T22:16:00Z">
                <m:r>
                  <w:rPr>
                    <w:rFonts w:ascii="Cambria Math" w:hAnsi="Cambria Math"/>
                    <w:sz w:val="26"/>
                    <w:szCs w:val="26"/>
                    <w:rPrChange w:id="6173" w:author="The Si Tran" w:date="2012-12-07T22:17:00Z">
                      <w:rPr>
                        <w:rFonts w:ascii="Cambria Math" w:hAnsi="Cambria Math"/>
                        <w:szCs w:val="26"/>
                      </w:rPr>
                    </w:rPrChange>
                  </w:rPr>
                  <m:t>0</m:t>
                </m:r>
              </w:ins>
            </m:sub>
          </m:sSub>
          <w:ins w:id="6174" w:author="The Si Tran" w:date="2012-12-07T22:16:00Z">
            <m:r>
              <w:rPr>
                <w:rFonts w:ascii="Cambria Math" w:hAnsi="Cambria Math"/>
                <w:sz w:val="26"/>
                <w:szCs w:val="26"/>
                <w:rPrChange w:id="6175" w:author="The Si Tran" w:date="2012-12-07T22:17:00Z">
                  <w:rPr>
                    <w:rFonts w:ascii="Cambria Math" w:hAnsi="Cambria Math"/>
                    <w:szCs w:val="26"/>
                  </w:rPr>
                </w:rPrChange>
              </w:rPr>
              <m:t>+</m:t>
            </m:r>
          </w:ins>
          <m:sSub>
            <m:sSubPr>
              <m:ctrlPr>
                <w:ins w:id="6176" w:author="The Si Tran" w:date="2012-12-07T22:16:00Z">
                  <w:rPr>
                    <w:rFonts w:ascii="Cambria Math" w:hAnsi="Cambria Math"/>
                    <w:i/>
                    <w:sz w:val="26"/>
                    <w:szCs w:val="26"/>
                  </w:rPr>
                </w:ins>
              </m:ctrlPr>
            </m:sSubPr>
            <m:e>
              <w:ins w:id="6177" w:author="The Si Tran" w:date="2012-12-07T22:16:00Z">
                <m:r>
                  <w:rPr>
                    <w:rFonts w:ascii="Cambria Math" w:hAnsi="Cambria Math"/>
                    <w:sz w:val="26"/>
                    <w:szCs w:val="26"/>
                    <w:rPrChange w:id="6178" w:author="The Si Tran" w:date="2012-12-07T22:17:00Z">
                      <w:rPr>
                        <w:rFonts w:ascii="Cambria Math" w:hAnsi="Cambria Math"/>
                        <w:szCs w:val="26"/>
                      </w:rPr>
                    </w:rPrChange>
                  </w:rPr>
                  <m:t>a</m:t>
                </m:r>
              </w:ins>
            </m:e>
            <m:sub>
              <w:ins w:id="6179" w:author="The Si Tran" w:date="2012-12-07T22:16:00Z">
                <m:r>
                  <w:rPr>
                    <w:rFonts w:ascii="Cambria Math" w:hAnsi="Cambria Math"/>
                    <w:sz w:val="26"/>
                    <w:szCs w:val="26"/>
                    <w:rPrChange w:id="6180" w:author="The Si Tran" w:date="2012-12-07T22:17:00Z">
                      <w:rPr>
                        <w:rFonts w:ascii="Cambria Math" w:hAnsi="Cambria Math"/>
                        <w:szCs w:val="26"/>
                      </w:rPr>
                    </w:rPrChange>
                  </w:rPr>
                  <m:t>1</m:t>
                </m:r>
              </w:ins>
            </m:sub>
          </m:sSub>
          <w:ins w:id="6181" w:author="The Si Tran" w:date="2012-12-07T22:16:00Z">
            <m:r>
              <w:rPr>
                <w:rFonts w:ascii="Cambria Math" w:hAnsi="Cambria Math"/>
                <w:sz w:val="26"/>
                <w:szCs w:val="26"/>
                <w:rPrChange w:id="6182" w:author="The Si Tran" w:date="2012-12-07T22:17:00Z">
                  <w:rPr>
                    <w:rFonts w:ascii="Cambria Math" w:hAnsi="Cambria Math"/>
                    <w:szCs w:val="26"/>
                  </w:rPr>
                </w:rPrChange>
              </w:rPr>
              <m:t>y</m:t>
            </m:r>
          </w:ins>
          <m:d>
            <m:dPr>
              <m:ctrlPr>
                <w:ins w:id="6183" w:author="The Si Tran" w:date="2012-12-07T22:16:00Z">
                  <w:rPr>
                    <w:rFonts w:ascii="Cambria Math" w:hAnsi="Cambria Math"/>
                    <w:i/>
                    <w:sz w:val="26"/>
                    <w:szCs w:val="26"/>
                  </w:rPr>
                </w:ins>
              </m:ctrlPr>
            </m:dPr>
            <m:e>
              <w:ins w:id="6184" w:author="The Si Tran" w:date="2012-12-07T22:16:00Z">
                <m:r>
                  <w:rPr>
                    <w:rFonts w:ascii="Cambria Math" w:hAnsi="Cambria Math"/>
                    <w:sz w:val="26"/>
                    <w:szCs w:val="26"/>
                    <w:rPrChange w:id="6185" w:author="The Si Tran" w:date="2012-12-07T22:17:00Z">
                      <w:rPr>
                        <w:rFonts w:ascii="Cambria Math" w:hAnsi="Cambria Math"/>
                        <w:szCs w:val="26"/>
                      </w:rPr>
                    </w:rPrChange>
                  </w:rPr>
                  <m:t>t</m:t>
                </m:r>
              </w:ins>
            </m:e>
          </m:d>
          <w:ins w:id="6186" w:author="The Si Tran" w:date="2012-12-07T22:16:00Z">
            <m:r>
              <w:rPr>
                <w:rFonts w:ascii="Cambria Math" w:hAnsi="Cambria Math"/>
                <w:sz w:val="26"/>
                <w:szCs w:val="26"/>
                <w:rPrChange w:id="6187" w:author="The Si Tran" w:date="2012-12-07T22:17:00Z">
                  <w:rPr>
                    <w:rFonts w:ascii="Cambria Math" w:hAnsi="Cambria Math"/>
                    <w:szCs w:val="26"/>
                  </w:rPr>
                </w:rPrChange>
              </w:rPr>
              <m:t>+</m:t>
            </m:r>
            <m:r>
              <w:rPr>
                <w:rFonts w:ascii="Cambria Math" w:hAnsi="Cambria Math" w:hint="eastAsia"/>
                <w:sz w:val="26"/>
                <w:szCs w:val="26"/>
                <w:rPrChange w:id="6188" w:author="The Si Tran" w:date="2012-12-07T22:17:00Z">
                  <w:rPr>
                    <w:rFonts w:ascii="Cambria Math" w:hAnsi="Cambria Math" w:hint="eastAsia"/>
                    <w:szCs w:val="26"/>
                  </w:rPr>
                </w:rPrChange>
              </w:rPr>
              <m:t>…</m:t>
            </m:r>
            <m:r>
              <w:rPr>
                <w:rFonts w:ascii="Cambria Math" w:hAnsi="Cambria Math"/>
                <w:sz w:val="26"/>
                <w:szCs w:val="26"/>
                <w:rPrChange w:id="6189" w:author="The Si Tran" w:date="2012-12-07T22:17:00Z">
                  <w:rPr>
                    <w:rFonts w:ascii="Cambria Math" w:hAnsi="Cambria Math"/>
                    <w:szCs w:val="26"/>
                  </w:rPr>
                </w:rPrChange>
              </w:rPr>
              <m:t>+</m:t>
            </m:r>
          </w:ins>
          <m:sSub>
            <m:sSubPr>
              <m:ctrlPr>
                <w:ins w:id="6190" w:author="The Si Tran" w:date="2012-12-07T22:16:00Z">
                  <w:rPr>
                    <w:rFonts w:ascii="Cambria Math" w:hAnsi="Cambria Math"/>
                    <w:i/>
                    <w:sz w:val="26"/>
                    <w:szCs w:val="26"/>
                  </w:rPr>
                </w:ins>
              </m:ctrlPr>
            </m:sSubPr>
            <m:e>
              <w:ins w:id="6191" w:author="The Si Tran" w:date="2012-12-07T22:16:00Z">
                <m:r>
                  <w:rPr>
                    <w:rFonts w:ascii="Cambria Math" w:hAnsi="Cambria Math"/>
                    <w:sz w:val="26"/>
                    <w:szCs w:val="26"/>
                    <w:rPrChange w:id="6192" w:author="The Si Tran" w:date="2012-12-07T22:17:00Z">
                      <w:rPr>
                        <w:rFonts w:ascii="Cambria Math" w:hAnsi="Cambria Math"/>
                        <w:szCs w:val="26"/>
                      </w:rPr>
                    </w:rPrChange>
                  </w:rPr>
                  <m:t>a</m:t>
                </m:r>
              </w:ins>
            </m:e>
            <m:sub>
              <w:ins w:id="6193" w:author="The Si Tran" w:date="2012-12-07T22:16:00Z">
                <m:r>
                  <w:rPr>
                    <w:rFonts w:ascii="Cambria Math" w:hAnsi="Cambria Math"/>
                    <w:sz w:val="26"/>
                    <w:szCs w:val="26"/>
                    <w:rPrChange w:id="6194" w:author="The Si Tran" w:date="2012-12-07T22:17:00Z">
                      <w:rPr>
                        <w:rFonts w:ascii="Cambria Math" w:hAnsi="Cambria Math"/>
                        <w:szCs w:val="26"/>
                      </w:rPr>
                    </w:rPrChange>
                  </w:rPr>
                  <m:t>p</m:t>
                </m:r>
              </w:ins>
            </m:sub>
          </m:sSub>
          <w:ins w:id="6195" w:author="The Si Tran" w:date="2012-12-07T22:16:00Z">
            <m:r>
              <w:rPr>
                <w:rFonts w:ascii="Cambria Math" w:hAnsi="Cambria Math"/>
                <w:sz w:val="26"/>
                <w:szCs w:val="26"/>
                <w:rPrChange w:id="6196" w:author="The Si Tran" w:date="2012-12-07T22:17:00Z">
                  <w:rPr>
                    <w:rFonts w:ascii="Cambria Math" w:hAnsi="Cambria Math"/>
                    <w:szCs w:val="26"/>
                  </w:rPr>
                </w:rPrChange>
              </w:rPr>
              <m:t>y</m:t>
            </m:r>
          </w:ins>
          <m:d>
            <m:dPr>
              <m:ctrlPr>
                <w:ins w:id="6197" w:author="The Si Tran" w:date="2012-12-07T22:16:00Z">
                  <w:rPr>
                    <w:rFonts w:ascii="Cambria Math" w:hAnsi="Cambria Math"/>
                    <w:i/>
                    <w:sz w:val="26"/>
                    <w:szCs w:val="26"/>
                  </w:rPr>
                </w:ins>
              </m:ctrlPr>
            </m:dPr>
            <m:e>
              <w:ins w:id="6198" w:author="The Si Tran" w:date="2012-12-07T22:16:00Z">
                <m:r>
                  <w:rPr>
                    <w:rFonts w:ascii="Cambria Math" w:hAnsi="Cambria Math"/>
                    <w:sz w:val="26"/>
                    <w:szCs w:val="26"/>
                    <w:rPrChange w:id="6199" w:author="The Si Tran" w:date="2012-12-07T22:17:00Z">
                      <w:rPr>
                        <w:rFonts w:ascii="Cambria Math" w:hAnsi="Cambria Math"/>
                        <w:szCs w:val="26"/>
                      </w:rPr>
                    </w:rPrChange>
                  </w:rPr>
                  <m:t>t-p+1</m:t>
                </m:r>
              </w:ins>
            </m:e>
          </m:d>
          <w:ins w:id="6200" w:author="The Si Tran" w:date="2012-12-07T22:16:00Z">
            <m:r>
              <w:rPr>
                <w:rFonts w:ascii="Cambria Math" w:hAnsi="Cambria Math"/>
                <w:sz w:val="26"/>
                <w:szCs w:val="26"/>
                <w:rPrChange w:id="6201" w:author="The Si Tran" w:date="2012-12-07T22:17:00Z">
                  <w:rPr>
                    <w:rFonts w:ascii="Cambria Math" w:hAnsi="Cambria Math"/>
                    <w:szCs w:val="26"/>
                  </w:rPr>
                </w:rPrChange>
              </w:rPr>
              <m:t>+</m:t>
            </m:r>
          </w:ins>
          <m:sSub>
            <m:sSubPr>
              <m:ctrlPr>
                <w:ins w:id="6202" w:author="The Si Tran" w:date="2012-12-07T22:16:00Z">
                  <w:rPr>
                    <w:rFonts w:ascii="Cambria Math" w:hAnsi="Cambria Math"/>
                    <w:i/>
                    <w:sz w:val="26"/>
                    <w:szCs w:val="26"/>
                  </w:rPr>
                </w:ins>
              </m:ctrlPr>
            </m:sSubPr>
            <m:e>
              <w:ins w:id="6203" w:author="The Si Tran" w:date="2012-12-07T22:16:00Z">
                <m:r>
                  <w:rPr>
                    <w:rFonts w:ascii="Cambria Math" w:hAnsi="Cambria Math"/>
                    <w:sz w:val="26"/>
                    <w:szCs w:val="26"/>
                    <w:rPrChange w:id="6204" w:author="The Si Tran" w:date="2012-12-07T22:17:00Z">
                      <w:rPr>
                        <w:rFonts w:ascii="Cambria Math" w:hAnsi="Cambria Math"/>
                        <w:szCs w:val="26"/>
                      </w:rPr>
                    </w:rPrChange>
                  </w:rPr>
                  <m:t>b</m:t>
                </m:r>
              </w:ins>
            </m:e>
            <m:sub>
              <w:ins w:id="6205" w:author="The Si Tran" w:date="2012-12-07T22:16:00Z">
                <m:r>
                  <w:rPr>
                    <w:rFonts w:ascii="Cambria Math" w:hAnsi="Cambria Math"/>
                    <w:sz w:val="26"/>
                    <w:szCs w:val="26"/>
                    <w:rPrChange w:id="6206" w:author="The Si Tran" w:date="2012-12-07T22:17:00Z">
                      <w:rPr>
                        <w:rFonts w:ascii="Cambria Math" w:hAnsi="Cambria Math"/>
                        <w:szCs w:val="26"/>
                      </w:rPr>
                    </w:rPrChange>
                  </w:rPr>
                  <m:t>1</m:t>
                </m:r>
              </w:ins>
            </m:sub>
          </m:sSub>
          <w:ins w:id="6207" w:author="The Si Tran" w:date="2012-12-07T22:16:00Z">
            <m:r>
              <w:rPr>
                <w:rFonts w:ascii="Cambria Math" w:hAnsi="Cambria Math"/>
                <w:sz w:val="26"/>
                <w:szCs w:val="26"/>
                <w:rPrChange w:id="6208" w:author="The Si Tran" w:date="2012-12-07T22:17:00Z">
                  <w:rPr>
                    <w:rFonts w:ascii="Cambria Math" w:hAnsi="Cambria Math"/>
                    <w:szCs w:val="26"/>
                  </w:rPr>
                </w:rPrChange>
              </w:rPr>
              <m:t>e</m:t>
            </m:r>
          </w:ins>
          <m:d>
            <m:dPr>
              <m:ctrlPr>
                <w:ins w:id="6209" w:author="The Si Tran" w:date="2012-12-07T22:16:00Z">
                  <w:rPr>
                    <w:rFonts w:ascii="Cambria Math" w:hAnsi="Cambria Math"/>
                    <w:i/>
                    <w:sz w:val="26"/>
                    <w:szCs w:val="26"/>
                  </w:rPr>
                </w:ins>
              </m:ctrlPr>
            </m:dPr>
            <m:e>
              <w:ins w:id="6210" w:author="The Si Tran" w:date="2012-12-07T22:16:00Z">
                <m:r>
                  <w:rPr>
                    <w:rFonts w:ascii="Cambria Math" w:hAnsi="Cambria Math"/>
                    <w:sz w:val="26"/>
                    <w:szCs w:val="26"/>
                    <w:rPrChange w:id="6211" w:author="The Si Tran" w:date="2012-12-07T22:17:00Z">
                      <w:rPr>
                        <w:rFonts w:ascii="Cambria Math" w:hAnsi="Cambria Math"/>
                        <w:szCs w:val="26"/>
                      </w:rPr>
                    </w:rPrChange>
                  </w:rPr>
                  <m:t>t</m:t>
                </m:r>
              </w:ins>
            </m:e>
          </m:d>
          <w:ins w:id="6212" w:author="The Si Tran" w:date="2012-12-07T22:16:00Z">
            <m:r>
              <w:rPr>
                <w:rFonts w:ascii="Cambria Math" w:hAnsi="Cambria Math"/>
                <w:sz w:val="26"/>
                <w:szCs w:val="26"/>
                <w:rPrChange w:id="6213" w:author="The Si Tran" w:date="2012-12-07T22:17:00Z">
                  <w:rPr>
                    <w:rFonts w:ascii="Cambria Math" w:hAnsi="Cambria Math"/>
                    <w:szCs w:val="26"/>
                  </w:rPr>
                </w:rPrChange>
              </w:rPr>
              <m:t>+</m:t>
            </m:r>
            <m:r>
              <w:rPr>
                <w:rFonts w:ascii="Cambria Math" w:hAnsi="Cambria Math" w:hint="eastAsia"/>
                <w:sz w:val="26"/>
                <w:szCs w:val="26"/>
                <w:rPrChange w:id="6214" w:author="The Si Tran" w:date="2012-12-07T22:17:00Z">
                  <w:rPr>
                    <w:rFonts w:ascii="Cambria Math" w:hAnsi="Cambria Math" w:hint="eastAsia"/>
                    <w:szCs w:val="26"/>
                  </w:rPr>
                </w:rPrChange>
              </w:rPr>
              <m:t>…</m:t>
            </m:r>
            <m:r>
              <w:rPr>
                <w:rFonts w:ascii="Cambria Math" w:hAnsi="Cambria Math"/>
                <w:sz w:val="26"/>
                <w:szCs w:val="26"/>
                <w:rPrChange w:id="6215" w:author="The Si Tran" w:date="2012-12-07T22:17:00Z">
                  <w:rPr>
                    <w:rFonts w:ascii="Cambria Math" w:hAnsi="Cambria Math"/>
                    <w:szCs w:val="26"/>
                  </w:rPr>
                </w:rPrChange>
              </w:rPr>
              <m:t>+</m:t>
            </m:r>
          </w:ins>
          <m:sSub>
            <m:sSubPr>
              <m:ctrlPr>
                <w:ins w:id="6216" w:author="The Si Tran" w:date="2012-12-07T22:16:00Z">
                  <w:rPr>
                    <w:rFonts w:ascii="Cambria Math" w:hAnsi="Cambria Math"/>
                    <w:i/>
                    <w:sz w:val="26"/>
                    <w:szCs w:val="26"/>
                  </w:rPr>
                </w:ins>
              </m:ctrlPr>
            </m:sSubPr>
            <m:e>
              <w:ins w:id="6217" w:author="The Si Tran" w:date="2012-12-07T22:16:00Z">
                <m:r>
                  <w:rPr>
                    <w:rFonts w:ascii="Cambria Math" w:hAnsi="Cambria Math"/>
                    <w:sz w:val="26"/>
                    <w:szCs w:val="26"/>
                    <w:rPrChange w:id="6218" w:author="The Si Tran" w:date="2012-12-07T22:17:00Z">
                      <w:rPr>
                        <w:rFonts w:ascii="Cambria Math" w:hAnsi="Cambria Math"/>
                        <w:szCs w:val="26"/>
                      </w:rPr>
                    </w:rPrChange>
                  </w:rPr>
                  <m:t>b</m:t>
                </m:r>
              </w:ins>
            </m:e>
            <m:sub>
              <w:ins w:id="6219" w:author="The Si Tran" w:date="2012-12-07T22:16:00Z">
                <m:r>
                  <w:rPr>
                    <w:rFonts w:ascii="Cambria Math" w:hAnsi="Cambria Math"/>
                    <w:sz w:val="26"/>
                    <w:szCs w:val="26"/>
                    <w:rPrChange w:id="6220" w:author="The Si Tran" w:date="2012-12-07T22:17:00Z">
                      <w:rPr>
                        <w:rFonts w:ascii="Cambria Math" w:hAnsi="Cambria Math"/>
                        <w:szCs w:val="26"/>
                      </w:rPr>
                    </w:rPrChange>
                  </w:rPr>
                  <m:t>q</m:t>
                </m:r>
              </w:ins>
            </m:sub>
          </m:sSub>
          <w:ins w:id="6221" w:author="The Si Tran" w:date="2012-12-07T22:16:00Z">
            <m:r>
              <w:rPr>
                <w:rFonts w:ascii="Cambria Math" w:hAnsi="Cambria Math"/>
                <w:sz w:val="26"/>
                <w:szCs w:val="26"/>
                <w:rPrChange w:id="6222"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223" w:author="The Si Tran" w:date="2012-12-07T22:18:00Z"/>
        </w:rPr>
        <w:pPrChange w:id="6224" w:author="The Si Tran" w:date="2012-12-16T17:13:00Z">
          <w:pPr/>
        </w:pPrChange>
      </w:pPr>
      <w:ins w:id="6225" w:author="The Si Tran" w:date="2012-12-07T22:12:00Z">
        <w:r w:rsidRPr="00032D83">
          <w:t>D</w:t>
        </w:r>
        <w:r w:rsidRPr="006D6C8D">
          <w:t>ự</w:t>
        </w:r>
        <w:r w:rsidRPr="000C3A28">
          <w:t xml:space="preserve"> đoán nhi</w:t>
        </w:r>
        <w:r w:rsidRPr="00A625DC">
          <w:rPr>
            <w:rPrChange w:id="6226" w:author="The Si Tran" w:date="2012-12-07T22:13:00Z">
              <w:rPr/>
            </w:rPrChange>
          </w:rPr>
          <w:t>ều thời đoạn cho chuỗi dữ liệu tĩnh</w:t>
        </w:r>
      </w:ins>
    </w:p>
    <w:p w14:paraId="0DEF3DE8" w14:textId="77777777" w:rsidR="00CD1726" w:rsidRDefault="00CD1726" w:rsidP="008B53FA">
      <w:pPr>
        <w:pStyle w:val="ListParagraph"/>
        <w:spacing w:line="360" w:lineRule="auto"/>
        <w:ind w:left="360" w:firstLine="0"/>
        <w:jc w:val="both"/>
        <w:rPr>
          <w:ins w:id="6227" w:author="The Si Tran" w:date="2012-12-07T22:18:00Z"/>
          <w:rFonts w:ascii="Times New Roman" w:hAnsi="Times New Roman"/>
          <w:sz w:val="26"/>
          <w:szCs w:val="26"/>
        </w:rPr>
        <w:pPrChange w:id="6228" w:author="The Si Tran" w:date="2012-12-14T05:31:00Z">
          <w:pPr>
            <w:pStyle w:val="ListParagraph"/>
            <w:numPr>
              <w:numId w:val="23"/>
            </w:numPr>
            <w:ind w:left="1080" w:hanging="360"/>
          </w:pPr>
        </w:pPrChange>
      </w:pPr>
      <w:ins w:id="6229" w:author="The Si Tran" w:date="2012-12-07T22:18:00Z">
        <w:r>
          <w:rPr>
            <w:rFonts w:ascii="Times New Roman" w:hAnsi="Times New Roman"/>
            <w:sz w:val="26"/>
            <w:szCs w:val="26"/>
          </w:rPr>
          <w:t xml:space="preserve">Dựa vào dự đoán cho 1 giai đoạn, ta có thể </w:t>
        </w:r>
      </w:ins>
      <w:ins w:id="6230" w:author="The Si Tran" w:date="2012-12-07T22:19:00Z">
        <w:r>
          <w:rPr>
            <w:rFonts w:ascii="Times New Roman" w:hAnsi="Times New Roman"/>
            <w:sz w:val="26"/>
            <w:szCs w:val="26"/>
          </w:rPr>
          <w:t>mở rộng</w:t>
        </w:r>
      </w:ins>
      <w:ins w:id="6231" w:author="The Si Tran" w:date="2012-12-07T22:18:00Z">
        <w:r>
          <w:rPr>
            <w:rFonts w:ascii="Times New Roman" w:hAnsi="Times New Roman"/>
            <w:sz w:val="26"/>
            <w:szCs w:val="26"/>
          </w:rPr>
          <w:t xml:space="preserve"> quá trình dự đoán n giai đoạn dựa vào các giá trị đã tính toán được, các</w:t>
        </w:r>
      </w:ins>
      <w:ins w:id="6232"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BE2D8B">
      <w:pPr>
        <w:pStyle w:val="ListParagraph"/>
        <w:spacing w:line="360" w:lineRule="auto"/>
        <w:ind w:left="360"/>
        <w:rPr>
          <w:ins w:id="6233" w:author="The Si Tran" w:date="2012-12-07T22:21:00Z"/>
          <w:rFonts w:ascii="Times New Roman" w:eastAsiaTheme="minorEastAsia" w:hAnsi="Times New Roman"/>
          <w:sz w:val="26"/>
          <w:szCs w:val="26"/>
        </w:rPr>
        <w:pPrChange w:id="6234" w:author="The Si Tran" w:date="2012-12-14T05:31:00Z">
          <w:pPr>
            <w:pStyle w:val="ListParagraph"/>
            <w:ind w:left="792"/>
          </w:pPr>
        </w:pPrChange>
      </w:pPr>
      <m:oMathPara>
        <m:oMathParaPr>
          <m:jc m:val="left"/>
        </m:oMathParaPr>
        <m:oMath>
          <m:acc>
            <m:accPr>
              <m:ctrlPr>
                <w:ins w:id="6235" w:author="The Si Tran" w:date="2012-12-07T22:21:00Z">
                  <w:rPr>
                    <w:rFonts w:ascii="Cambria Math" w:hAnsi="Cambria Math"/>
                    <w:i/>
                    <w:sz w:val="26"/>
                    <w:szCs w:val="26"/>
                  </w:rPr>
                </w:ins>
              </m:ctrlPr>
            </m:accPr>
            <m:e>
              <w:ins w:id="6236" w:author="The Si Tran" w:date="2012-12-07T22:21:00Z">
                <m:r>
                  <w:rPr>
                    <w:rFonts w:ascii="Cambria Math" w:hAnsi="Cambria Math"/>
                    <w:sz w:val="26"/>
                    <w:szCs w:val="26"/>
                  </w:rPr>
                  <m:t>y</m:t>
                </m:r>
              </w:ins>
            </m:e>
          </m:acc>
          <m:d>
            <m:dPr>
              <m:ctrlPr>
                <w:ins w:id="6237" w:author="The Si Tran" w:date="2012-12-07T22:21:00Z">
                  <w:rPr>
                    <w:rFonts w:ascii="Cambria Math" w:hAnsi="Cambria Math"/>
                    <w:i/>
                    <w:sz w:val="26"/>
                    <w:szCs w:val="26"/>
                  </w:rPr>
                </w:ins>
              </m:ctrlPr>
            </m:dPr>
            <m:e>
              <w:ins w:id="6238" w:author="The Si Tran" w:date="2012-12-07T22:21:00Z">
                <m:r>
                  <w:rPr>
                    <w:rFonts w:ascii="Cambria Math" w:hAnsi="Cambria Math"/>
                    <w:sz w:val="26"/>
                    <w:szCs w:val="26"/>
                  </w:rPr>
                  <m:t>t+1</m:t>
                </m:r>
              </w:ins>
            </m:e>
          </m:d>
          <w:ins w:id="6239" w:author="The Si Tran" w:date="2012-12-07T22:21:00Z">
            <m:r>
              <w:rPr>
                <w:rFonts w:ascii="Cambria Math" w:hAnsi="Cambria Math"/>
                <w:sz w:val="26"/>
                <w:szCs w:val="26"/>
              </w:rPr>
              <m:t>=</m:t>
            </m:r>
          </w:ins>
          <m:sSub>
            <m:sSubPr>
              <m:ctrlPr>
                <w:ins w:id="6240" w:author="The Si Tran" w:date="2012-12-07T22:21:00Z">
                  <w:rPr>
                    <w:rFonts w:ascii="Cambria Math" w:hAnsi="Cambria Math"/>
                    <w:i/>
                    <w:sz w:val="26"/>
                    <w:szCs w:val="26"/>
                  </w:rPr>
                </w:ins>
              </m:ctrlPr>
            </m:sSubPr>
            <m:e>
              <w:ins w:id="6241" w:author="The Si Tran" w:date="2012-12-07T22:21:00Z">
                <m:r>
                  <w:rPr>
                    <w:rFonts w:ascii="Cambria Math" w:hAnsi="Cambria Math"/>
                    <w:sz w:val="26"/>
                    <w:szCs w:val="26"/>
                  </w:rPr>
                  <m:t>a</m:t>
                </m:r>
              </w:ins>
            </m:e>
            <m:sub>
              <w:ins w:id="6242" w:author="The Si Tran" w:date="2012-12-07T22:21:00Z">
                <m:r>
                  <w:rPr>
                    <w:rFonts w:ascii="Cambria Math" w:hAnsi="Cambria Math"/>
                    <w:sz w:val="26"/>
                    <w:szCs w:val="26"/>
                  </w:rPr>
                  <m:t>0</m:t>
                </m:r>
              </w:ins>
            </m:sub>
          </m:sSub>
          <w:ins w:id="6243" w:author="The Si Tran" w:date="2012-12-07T22:21:00Z">
            <m:r>
              <w:rPr>
                <w:rFonts w:ascii="Cambria Math" w:hAnsi="Cambria Math"/>
                <w:sz w:val="26"/>
                <w:szCs w:val="26"/>
              </w:rPr>
              <m:t>+</m:t>
            </m:r>
          </w:ins>
          <m:sSub>
            <m:sSubPr>
              <m:ctrlPr>
                <w:ins w:id="6244" w:author="The Si Tran" w:date="2012-12-07T22:21:00Z">
                  <w:rPr>
                    <w:rFonts w:ascii="Cambria Math" w:hAnsi="Cambria Math"/>
                    <w:i/>
                    <w:sz w:val="26"/>
                    <w:szCs w:val="26"/>
                  </w:rPr>
                </w:ins>
              </m:ctrlPr>
            </m:sSubPr>
            <m:e>
              <w:ins w:id="6245" w:author="The Si Tran" w:date="2012-12-07T22:21:00Z">
                <m:r>
                  <w:rPr>
                    <w:rFonts w:ascii="Cambria Math" w:hAnsi="Cambria Math"/>
                    <w:sz w:val="26"/>
                    <w:szCs w:val="26"/>
                  </w:rPr>
                  <m:t>a</m:t>
                </m:r>
              </w:ins>
            </m:e>
            <m:sub>
              <w:ins w:id="6246" w:author="The Si Tran" w:date="2012-12-07T22:21:00Z">
                <m:r>
                  <w:rPr>
                    <w:rFonts w:ascii="Cambria Math" w:hAnsi="Cambria Math"/>
                    <w:sz w:val="26"/>
                    <w:szCs w:val="26"/>
                  </w:rPr>
                  <m:t>1</m:t>
                </m:r>
              </w:ins>
            </m:sub>
          </m:sSub>
          <w:ins w:id="6247" w:author="The Si Tran" w:date="2012-12-07T22:21:00Z">
            <m:r>
              <w:rPr>
                <w:rFonts w:ascii="Cambria Math" w:hAnsi="Cambria Math"/>
                <w:sz w:val="26"/>
                <w:szCs w:val="26"/>
              </w:rPr>
              <m:t>y</m:t>
            </m:r>
          </w:ins>
          <m:d>
            <m:dPr>
              <m:ctrlPr>
                <w:ins w:id="6248" w:author="The Si Tran" w:date="2012-12-07T22:21:00Z">
                  <w:rPr>
                    <w:rFonts w:ascii="Cambria Math" w:hAnsi="Cambria Math"/>
                    <w:i/>
                    <w:sz w:val="26"/>
                    <w:szCs w:val="26"/>
                  </w:rPr>
                </w:ins>
              </m:ctrlPr>
            </m:dPr>
            <m:e>
              <w:ins w:id="6249" w:author="The Si Tran" w:date="2012-12-07T22:21:00Z">
                <m:r>
                  <w:rPr>
                    <w:rFonts w:ascii="Cambria Math" w:hAnsi="Cambria Math"/>
                    <w:sz w:val="26"/>
                    <w:szCs w:val="26"/>
                  </w:rPr>
                  <m:t>t</m:t>
                </m:r>
              </w:ins>
            </m:e>
          </m:d>
          <w:ins w:id="6250" w:author="The Si Tran" w:date="2012-12-07T22:21:00Z">
            <m:r>
              <w:rPr>
                <w:rFonts w:ascii="Cambria Math" w:hAnsi="Cambria Math"/>
                <w:sz w:val="26"/>
                <w:szCs w:val="26"/>
              </w:rPr>
              <m:t>+…+</m:t>
            </m:r>
          </w:ins>
          <m:sSub>
            <m:sSubPr>
              <m:ctrlPr>
                <w:ins w:id="6251" w:author="The Si Tran" w:date="2012-12-07T22:21:00Z">
                  <w:rPr>
                    <w:rFonts w:ascii="Cambria Math" w:hAnsi="Cambria Math"/>
                    <w:i/>
                    <w:sz w:val="26"/>
                    <w:szCs w:val="26"/>
                  </w:rPr>
                </w:ins>
              </m:ctrlPr>
            </m:sSubPr>
            <m:e>
              <w:ins w:id="6252" w:author="The Si Tran" w:date="2012-12-07T22:21:00Z">
                <m:r>
                  <w:rPr>
                    <w:rFonts w:ascii="Cambria Math" w:hAnsi="Cambria Math"/>
                    <w:sz w:val="26"/>
                    <w:szCs w:val="26"/>
                  </w:rPr>
                  <m:t>a</m:t>
                </m:r>
              </w:ins>
            </m:e>
            <m:sub>
              <w:ins w:id="6253" w:author="The Si Tran" w:date="2012-12-07T22:21:00Z">
                <m:r>
                  <w:rPr>
                    <w:rFonts w:ascii="Cambria Math" w:hAnsi="Cambria Math"/>
                    <w:sz w:val="26"/>
                    <w:szCs w:val="26"/>
                  </w:rPr>
                  <m:t>p</m:t>
                </m:r>
              </w:ins>
            </m:sub>
          </m:sSub>
          <w:ins w:id="6254" w:author="The Si Tran" w:date="2012-12-07T22:21:00Z">
            <m:r>
              <w:rPr>
                <w:rFonts w:ascii="Cambria Math" w:hAnsi="Cambria Math"/>
                <w:sz w:val="26"/>
                <w:szCs w:val="26"/>
              </w:rPr>
              <m:t>y</m:t>
            </m:r>
          </w:ins>
          <m:d>
            <m:dPr>
              <m:ctrlPr>
                <w:ins w:id="6255" w:author="The Si Tran" w:date="2012-12-07T22:21:00Z">
                  <w:rPr>
                    <w:rFonts w:ascii="Cambria Math" w:hAnsi="Cambria Math"/>
                    <w:i/>
                    <w:sz w:val="26"/>
                    <w:szCs w:val="26"/>
                  </w:rPr>
                </w:ins>
              </m:ctrlPr>
            </m:dPr>
            <m:e>
              <w:ins w:id="6256" w:author="The Si Tran" w:date="2012-12-07T22:21:00Z">
                <m:r>
                  <w:rPr>
                    <w:rFonts w:ascii="Cambria Math" w:hAnsi="Cambria Math"/>
                    <w:sz w:val="26"/>
                    <w:szCs w:val="26"/>
                  </w:rPr>
                  <m:t>t-p+1</m:t>
                </m:r>
              </w:ins>
            </m:e>
          </m:d>
          <w:ins w:id="6257" w:author="The Si Tran" w:date="2012-12-07T22:21:00Z">
            <m:r>
              <w:rPr>
                <w:rFonts w:ascii="Cambria Math" w:hAnsi="Cambria Math"/>
                <w:sz w:val="26"/>
                <w:szCs w:val="26"/>
              </w:rPr>
              <m:t>+0+</m:t>
            </m:r>
          </w:ins>
          <m:sSub>
            <m:sSubPr>
              <m:ctrlPr>
                <w:ins w:id="6258" w:author="The Si Tran" w:date="2012-12-07T22:21:00Z">
                  <w:rPr>
                    <w:rFonts w:ascii="Cambria Math" w:hAnsi="Cambria Math"/>
                    <w:i/>
                    <w:sz w:val="26"/>
                    <w:szCs w:val="26"/>
                  </w:rPr>
                </w:ins>
              </m:ctrlPr>
            </m:sSubPr>
            <m:e>
              <w:ins w:id="6259" w:author="The Si Tran" w:date="2012-12-07T22:21:00Z">
                <m:r>
                  <w:rPr>
                    <w:rFonts w:ascii="Cambria Math" w:hAnsi="Cambria Math"/>
                    <w:sz w:val="26"/>
                    <w:szCs w:val="26"/>
                  </w:rPr>
                  <m:t>b</m:t>
                </m:r>
              </w:ins>
            </m:e>
            <m:sub>
              <w:ins w:id="6260" w:author="The Si Tran" w:date="2012-12-07T22:21:00Z">
                <m:r>
                  <w:rPr>
                    <w:rFonts w:ascii="Cambria Math" w:hAnsi="Cambria Math"/>
                    <w:sz w:val="26"/>
                    <w:szCs w:val="26"/>
                  </w:rPr>
                  <m:t>1</m:t>
                </m:r>
              </w:ins>
            </m:sub>
          </m:sSub>
          <w:ins w:id="6261" w:author="The Si Tran" w:date="2012-12-07T22:21:00Z">
            <m:r>
              <w:rPr>
                <w:rFonts w:ascii="Cambria Math" w:hAnsi="Cambria Math"/>
                <w:sz w:val="26"/>
                <w:szCs w:val="26"/>
              </w:rPr>
              <m:t>e</m:t>
            </m:r>
          </w:ins>
          <m:d>
            <m:dPr>
              <m:ctrlPr>
                <w:ins w:id="6262" w:author="The Si Tran" w:date="2012-12-07T22:21:00Z">
                  <w:rPr>
                    <w:rFonts w:ascii="Cambria Math" w:hAnsi="Cambria Math"/>
                    <w:i/>
                    <w:sz w:val="26"/>
                    <w:szCs w:val="26"/>
                  </w:rPr>
                </w:ins>
              </m:ctrlPr>
            </m:dPr>
            <m:e>
              <w:ins w:id="6263" w:author="The Si Tran" w:date="2012-12-07T22:21:00Z">
                <m:r>
                  <w:rPr>
                    <w:rFonts w:ascii="Cambria Math" w:hAnsi="Cambria Math"/>
                    <w:sz w:val="26"/>
                    <w:szCs w:val="26"/>
                  </w:rPr>
                  <m:t>t</m:t>
                </m:r>
              </w:ins>
            </m:e>
          </m:d>
          <w:ins w:id="6264" w:author="The Si Tran" w:date="2012-12-07T22:21:00Z">
            <m:r>
              <w:rPr>
                <w:rFonts w:ascii="Cambria Math" w:hAnsi="Cambria Math"/>
                <w:sz w:val="26"/>
                <w:szCs w:val="26"/>
              </w:rPr>
              <m:t>+…+</m:t>
            </m:r>
          </w:ins>
          <m:sSub>
            <m:sSubPr>
              <m:ctrlPr>
                <w:ins w:id="6265" w:author="The Si Tran" w:date="2012-12-07T22:21:00Z">
                  <w:rPr>
                    <w:rFonts w:ascii="Cambria Math" w:hAnsi="Cambria Math"/>
                    <w:i/>
                    <w:sz w:val="26"/>
                    <w:szCs w:val="26"/>
                  </w:rPr>
                </w:ins>
              </m:ctrlPr>
            </m:sSubPr>
            <m:e>
              <w:ins w:id="6266" w:author="The Si Tran" w:date="2012-12-07T22:21:00Z">
                <m:r>
                  <w:rPr>
                    <w:rFonts w:ascii="Cambria Math" w:hAnsi="Cambria Math"/>
                    <w:sz w:val="26"/>
                    <w:szCs w:val="26"/>
                  </w:rPr>
                  <m:t>b</m:t>
                </m:r>
              </w:ins>
            </m:e>
            <m:sub>
              <w:ins w:id="6267" w:author="The Si Tran" w:date="2012-12-07T22:21:00Z">
                <m:r>
                  <w:rPr>
                    <w:rFonts w:ascii="Cambria Math" w:hAnsi="Cambria Math"/>
                    <w:sz w:val="26"/>
                    <w:szCs w:val="26"/>
                  </w:rPr>
                  <m:t>q</m:t>
                </m:r>
              </w:ins>
            </m:sub>
          </m:sSub>
          <w:ins w:id="6268" w:author="The Si Tran" w:date="2012-12-07T22:21:00Z">
            <m:r>
              <w:rPr>
                <w:rFonts w:ascii="Cambria Math" w:hAnsi="Cambria Math"/>
                <w:sz w:val="26"/>
                <w:szCs w:val="26"/>
              </w:rPr>
              <m:t>e(1-q+1)</m:t>
            </m:r>
          </w:ins>
        </m:oMath>
      </m:oMathPara>
    </w:p>
    <w:p w14:paraId="1BBB3B19" w14:textId="77777777" w:rsidR="00C74575" w:rsidRPr="001C47AE" w:rsidRDefault="00BE2D8B">
      <w:pPr>
        <w:pStyle w:val="ListParagraph"/>
        <w:spacing w:line="360" w:lineRule="auto"/>
        <w:ind w:left="360"/>
        <w:rPr>
          <w:ins w:id="6269" w:author="The Si Tran" w:date="2012-12-07T22:21:00Z"/>
          <w:rFonts w:ascii="Times New Roman" w:eastAsiaTheme="minorEastAsia" w:hAnsi="Times New Roman"/>
          <w:sz w:val="26"/>
          <w:szCs w:val="26"/>
        </w:rPr>
        <w:pPrChange w:id="6270" w:author="The Si Tran" w:date="2012-12-14T05:31:00Z">
          <w:pPr>
            <w:pStyle w:val="ListParagraph"/>
            <w:ind w:left="792"/>
          </w:pPr>
        </w:pPrChange>
      </w:pPr>
      <m:oMathPara>
        <m:oMathParaPr>
          <m:jc m:val="left"/>
        </m:oMathParaPr>
        <m:oMath>
          <m:acc>
            <m:accPr>
              <m:ctrlPr>
                <w:ins w:id="6271" w:author="The Si Tran" w:date="2012-12-07T22:21:00Z">
                  <w:rPr>
                    <w:rFonts w:ascii="Cambria Math" w:hAnsi="Cambria Math"/>
                    <w:i/>
                    <w:sz w:val="26"/>
                    <w:szCs w:val="26"/>
                  </w:rPr>
                </w:ins>
              </m:ctrlPr>
            </m:accPr>
            <m:e>
              <w:ins w:id="6272" w:author="The Si Tran" w:date="2012-12-07T22:21:00Z">
                <m:r>
                  <w:rPr>
                    <w:rFonts w:ascii="Cambria Math" w:hAnsi="Cambria Math"/>
                    <w:sz w:val="26"/>
                    <w:szCs w:val="26"/>
                  </w:rPr>
                  <m:t>y</m:t>
                </m:r>
              </w:ins>
            </m:e>
          </m:acc>
          <m:d>
            <m:dPr>
              <m:ctrlPr>
                <w:ins w:id="6273" w:author="The Si Tran" w:date="2012-12-07T22:21:00Z">
                  <w:rPr>
                    <w:rFonts w:ascii="Cambria Math" w:hAnsi="Cambria Math"/>
                    <w:i/>
                    <w:sz w:val="26"/>
                    <w:szCs w:val="26"/>
                  </w:rPr>
                </w:ins>
              </m:ctrlPr>
            </m:dPr>
            <m:e>
              <w:ins w:id="6274" w:author="The Si Tran" w:date="2012-12-07T22:21:00Z">
                <m:r>
                  <w:rPr>
                    <w:rFonts w:ascii="Cambria Math" w:hAnsi="Cambria Math"/>
                    <w:sz w:val="26"/>
                    <w:szCs w:val="26"/>
                  </w:rPr>
                  <m:t>t+2</m:t>
                </m:r>
              </w:ins>
            </m:e>
          </m:d>
          <w:ins w:id="6275" w:author="The Si Tran" w:date="2012-12-07T22:21:00Z">
            <m:r>
              <w:rPr>
                <w:rFonts w:ascii="Cambria Math" w:hAnsi="Cambria Math"/>
                <w:sz w:val="26"/>
                <w:szCs w:val="26"/>
              </w:rPr>
              <m:t>=</m:t>
            </m:r>
          </w:ins>
          <m:sSub>
            <m:sSubPr>
              <m:ctrlPr>
                <w:ins w:id="6276" w:author="The Si Tran" w:date="2012-12-07T22:21:00Z">
                  <w:rPr>
                    <w:rFonts w:ascii="Cambria Math" w:hAnsi="Cambria Math"/>
                    <w:i/>
                    <w:sz w:val="26"/>
                    <w:szCs w:val="26"/>
                  </w:rPr>
                </w:ins>
              </m:ctrlPr>
            </m:sSubPr>
            <m:e>
              <w:ins w:id="6277" w:author="The Si Tran" w:date="2012-12-07T22:21:00Z">
                <m:r>
                  <w:rPr>
                    <w:rFonts w:ascii="Cambria Math" w:hAnsi="Cambria Math"/>
                    <w:sz w:val="26"/>
                    <w:szCs w:val="26"/>
                  </w:rPr>
                  <m:t>a</m:t>
                </m:r>
              </w:ins>
            </m:e>
            <m:sub>
              <w:ins w:id="6278" w:author="The Si Tran" w:date="2012-12-07T22:21:00Z">
                <m:r>
                  <w:rPr>
                    <w:rFonts w:ascii="Cambria Math" w:hAnsi="Cambria Math"/>
                    <w:sz w:val="26"/>
                    <w:szCs w:val="26"/>
                  </w:rPr>
                  <m:t>0</m:t>
                </m:r>
              </w:ins>
            </m:sub>
          </m:sSub>
          <w:ins w:id="6279" w:author="The Si Tran" w:date="2012-12-07T22:21:00Z">
            <m:r>
              <w:rPr>
                <w:rFonts w:ascii="Cambria Math" w:hAnsi="Cambria Math"/>
                <w:sz w:val="26"/>
                <w:szCs w:val="26"/>
              </w:rPr>
              <m:t>+</m:t>
            </m:r>
          </w:ins>
          <m:sSub>
            <m:sSubPr>
              <m:ctrlPr>
                <w:ins w:id="6280" w:author="The Si Tran" w:date="2012-12-07T22:21:00Z">
                  <w:rPr>
                    <w:rFonts w:ascii="Cambria Math" w:hAnsi="Cambria Math"/>
                    <w:i/>
                    <w:sz w:val="26"/>
                    <w:szCs w:val="26"/>
                  </w:rPr>
                </w:ins>
              </m:ctrlPr>
            </m:sSubPr>
            <m:e>
              <w:ins w:id="6281" w:author="The Si Tran" w:date="2012-12-07T22:21:00Z">
                <m:r>
                  <w:rPr>
                    <w:rFonts w:ascii="Cambria Math" w:hAnsi="Cambria Math"/>
                    <w:sz w:val="26"/>
                    <w:szCs w:val="26"/>
                  </w:rPr>
                  <m:t>a</m:t>
                </m:r>
              </w:ins>
            </m:e>
            <m:sub>
              <w:ins w:id="6282" w:author="The Si Tran" w:date="2012-12-07T22:21:00Z">
                <m:r>
                  <w:rPr>
                    <w:rFonts w:ascii="Cambria Math" w:hAnsi="Cambria Math"/>
                    <w:sz w:val="26"/>
                    <w:szCs w:val="26"/>
                  </w:rPr>
                  <m:t>1</m:t>
                </m:r>
              </w:ins>
            </m:sub>
          </m:sSub>
          <w:ins w:id="6283" w:author="The Si Tran" w:date="2012-12-07T22:21:00Z">
            <m:r>
              <w:rPr>
                <w:rFonts w:ascii="Cambria Math" w:hAnsi="Cambria Math"/>
                <w:sz w:val="26"/>
                <w:szCs w:val="26"/>
              </w:rPr>
              <m:t>y</m:t>
            </m:r>
          </w:ins>
          <m:d>
            <m:dPr>
              <m:ctrlPr>
                <w:ins w:id="6284" w:author="The Si Tran" w:date="2012-12-07T22:21:00Z">
                  <w:rPr>
                    <w:rFonts w:ascii="Cambria Math" w:hAnsi="Cambria Math"/>
                    <w:i/>
                    <w:sz w:val="26"/>
                    <w:szCs w:val="26"/>
                  </w:rPr>
                </w:ins>
              </m:ctrlPr>
            </m:dPr>
            <m:e>
              <w:ins w:id="6285" w:author="The Si Tran" w:date="2012-12-07T22:21:00Z">
                <m:r>
                  <w:rPr>
                    <w:rFonts w:ascii="Cambria Math" w:hAnsi="Cambria Math"/>
                    <w:sz w:val="26"/>
                    <w:szCs w:val="26"/>
                  </w:rPr>
                  <m:t>t+1</m:t>
                </m:r>
              </w:ins>
            </m:e>
          </m:d>
          <w:ins w:id="6286" w:author="The Si Tran" w:date="2012-12-07T22:21:00Z">
            <m:r>
              <w:rPr>
                <w:rFonts w:ascii="Cambria Math" w:hAnsi="Cambria Math"/>
                <w:sz w:val="26"/>
                <w:szCs w:val="26"/>
              </w:rPr>
              <m:t>+…+</m:t>
            </m:r>
          </w:ins>
          <m:sSub>
            <m:sSubPr>
              <m:ctrlPr>
                <w:ins w:id="6287" w:author="The Si Tran" w:date="2012-12-07T22:21:00Z">
                  <w:rPr>
                    <w:rFonts w:ascii="Cambria Math" w:hAnsi="Cambria Math"/>
                    <w:i/>
                    <w:sz w:val="26"/>
                    <w:szCs w:val="26"/>
                  </w:rPr>
                </w:ins>
              </m:ctrlPr>
            </m:sSubPr>
            <m:e>
              <w:ins w:id="6288" w:author="The Si Tran" w:date="2012-12-07T22:21:00Z">
                <m:r>
                  <w:rPr>
                    <w:rFonts w:ascii="Cambria Math" w:hAnsi="Cambria Math"/>
                    <w:sz w:val="26"/>
                    <w:szCs w:val="26"/>
                  </w:rPr>
                  <m:t>a</m:t>
                </m:r>
              </w:ins>
            </m:e>
            <m:sub>
              <w:ins w:id="6289" w:author="The Si Tran" w:date="2012-12-07T22:21:00Z">
                <m:r>
                  <w:rPr>
                    <w:rFonts w:ascii="Cambria Math" w:hAnsi="Cambria Math"/>
                    <w:sz w:val="26"/>
                    <w:szCs w:val="26"/>
                  </w:rPr>
                  <m:t>p</m:t>
                </m:r>
              </w:ins>
            </m:sub>
          </m:sSub>
          <w:ins w:id="6290" w:author="The Si Tran" w:date="2012-12-07T22:21:00Z">
            <m:r>
              <w:rPr>
                <w:rFonts w:ascii="Cambria Math" w:hAnsi="Cambria Math"/>
                <w:sz w:val="26"/>
                <w:szCs w:val="26"/>
              </w:rPr>
              <m:t>y</m:t>
            </m:r>
          </w:ins>
          <m:d>
            <m:dPr>
              <m:ctrlPr>
                <w:ins w:id="6291" w:author="The Si Tran" w:date="2012-12-07T22:21:00Z">
                  <w:rPr>
                    <w:rFonts w:ascii="Cambria Math" w:hAnsi="Cambria Math"/>
                    <w:i/>
                    <w:sz w:val="26"/>
                    <w:szCs w:val="26"/>
                  </w:rPr>
                </w:ins>
              </m:ctrlPr>
            </m:dPr>
            <m:e>
              <w:ins w:id="6292" w:author="The Si Tran" w:date="2012-12-07T22:21:00Z">
                <m:r>
                  <w:rPr>
                    <w:rFonts w:ascii="Cambria Math" w:hAnsi="Cambria Math"/>
                    <w:sz w:val="26"/>
                    <w:szCs w:val="26"/>
                  </w:rPr>
                  <m:t>t-p+2</m:t>
                </m:r>
              </w:ins>
            </m:e>
          </m:d>
          <w:ins w:id="6293" w:author="The Si Tran" w:date="2012-12-07T22:21:00Z">
            <m:r>
              <w:rPr>
                <w:rFonts w:ascii="Cambria Math" w:hAnsi="Cambria Math"/>
                <w:sz w:val="26"/>
                <w:szCs w:val="26"/>
              </w:rPr>
              <m:t>+0+</m:t>
            </m:r>
          </w:ins>
          <m:sSub>
            <m:sSubPr>
              <m:ctrlPr>
                <w:ins w:id="6294" w:author="The Si Tran" w:date="2012-12-07T22:21:00Z">
                  <w:rPr>
                    <w:rFonts w:ascii="Cambria Math" w:hAnsi="Cambria Math"/>
                    <w:i/>
                    <w:sz w:val="26"/>
                    <w:szCs w:val="26"/>
                  </w:rPr>
                </w:ins>
              </m:ctrlPr>
            </m:sSubPr>
            <m:e>
              <w:ins w:id="6295" w:author="The Si Tran" w:date="2012-12-07T22:21:00Z">
                <m:r>
                  <w:rPr>
                    <w:rFonts w:ascii="Cambria Math" w:hAnsi="Cambria Math"/>
                    <w:sz w:val="26"/>
                    <w:szCs w:val="26"/>
                  </w:rPr>
                  <m:t>b</m:t>
                </m:r>
              </w:ins>
            </m:e>
            <m:sub>
              <w:ins w:id="6296" w:author="The Si Tran" w:date="2012-12-07T22:21:00Z">
                <m:r>
                  <w:rPr>
                    <w:rFonts w:ascii="Cambria Math" w:hAnsi="Cambria Math"/>
                    <w:sz w:val="26"/>
                    <w:szCs w:val="26"/>
                  </w:rPr>
                  <m:t>1</m:t>
                </m:r>
              </w:ins>
            </m:sub>
          </m:sSub>
          <w:ins w:id="6297" w:author="The Si Tran" w:date="2012-12-07T22:21:00Z">
            <m:r>
              <w:rPr>
                <w:rFonts w:ascii="Cambria Math" w:hAnsi="Cambria Math"/>
                <w:sz w:val="26"/>
                <w:szCs w:val="26"/>
              </w:rPr>
              <m:t>0+…+</m:t>
            </m:r>
          </w:ins>
          <m:sSub>
            <m:sSubPr>
              <m:ctrlPr>
                <w:ins w:id="6298" w:author="The Si Tran" w:date="2012-12-07T22:21:00Z">
                  <w:rPr>
                    <w:rFonts w:ascii="Cambria Math" w:hAnsi="Cambria Math"/>
                    <w:i/>
                    <w:sz w:val="26"/>
                    <w:szCs w:val="26"/>
                  </w:rPr>
                </w:ins>
              </m:ctrlPr>
            </m:sSubPr>
            <m:e>
              <w:ins w:id="6299" w:author="The Si Tran" w:date="2012-12-07T22:21:00Z">
                <m:r>
                  <w:rPr>
                    <w:rFonts w:ascii="Cambria Math" w:hAnsi="Cambria Math"/>
                    <w:sz w:val="26"/>
                    <w:szCs w:val="26"/>
                  </w:rPr>
                  <m:t>b</m:t>
                </m:r>
              </w:ins>
            </m:e>
            <m:sub>
              <w:ins w:id="6300" w:author="The Si Tran" w:date="2012-12-07T22:21:00Z">
                <m:r>
                  <w:rPr>
                    <w:rFonts w:ascii="Cambria Math" w:hAnsi="Cambria Math"/>
                    <w:sz w:val="26"/>
                    <w:szCs w:val="26"/>
                  </w:rPr>
                  <m:t>q</m:t>
                </m:r>
              </w:ins>
            </m:sub>
          </m:sSub>
          <w:ins w:id="6301" w:author="The Si Tran" w:date="2012-12-07T22:21:00Z">
            <m:r>
              <w:rPr>
                <w:rFonts w:ascii="Cambria Math" w:hAnsi="Cambria Math"/>
                <w:sz w:val="26"/>
                <w:szCs w:val="26"/>
              </w:rPr>
              <m:t>e(1-q+2)</m:t>
            </m:r>
          </w:ins>
        </m:oMath>
      </m:oMathPara>
    </w:p>
    <w:p w14:paraId="78D6F38A" w14:textId="77777777" w:rsidR="00C74575" w:rsidRPr="001C47AE" w:rsidRDefault="00BE2D8B">
      <w:pPr>
        <w:pStyle w:val="ListParagraph"/>
        <w:spacing w:line="360" w:lineRule="auto"/>
        <w:ind w:left="360"/>
        <w:rPr>
          <w:ins w:id="6302" w:author="The Si Tran" w:date="2012-12-07T22:21:00Z"/>
          <w:rFonts w:ascii="Times New Roman" w:eastAsiaTheme="minorEastAsia" w:hAnsi="Times New Roman"/>
          <w:sz w:val="26"/>
          <w:szCs w:val="26"/>
        </w:rPr>
        <w:pPrChange w:id="6303" w:author="The Si Tran" w:date="2012-12-14T05:31:00Z">
          <w:pPr>
            <w:pStyle w:val="ListParagraph"/>
            <w:ind w:left="792"/>
          </w:pPr>
        </w:pPrChange>
      </w:pPr>
      <m:oMathPara>
        <m:oMathParaPr>
          <m:jc m:val="left"/>
        </m:oMathParaPr>
        <m:oMath>
          <m:acc>
            <m:accPr>
              <m:ctrlPr>
                <w:ins w:id="6304" w:author="The Si Tran" w:date="2012-12-07T22:21:00Z">
                  <w:rPr>
                    <w:rFonts w:ascii="Cambria Math" w:hAnsi="Cambria Math"/>
                    <w:i/>
                    <w:sz w:val="26"/>
                    <w:szCs w:val="26"/>
                  </w:rPr>
                </w:ins>
              </m:ctrlPr>
            </m:accPr>
            <m:e>
              <w:ins w:id="6305" w:author="The Si Tran" w:date="2012-12-07T22:21:00Z">
                <m:r>
                  <w:rPr>
                    <w:rFonts w:ascii="Cambria Math" w:hAnsi="Cambria Math"/>
                    <w:sz w:val="26"/>
                    <w:szCs w:val="26"/>
                  </w:rPr>
                  <m:t>y</m:t>
                </m:r>
              </w:ins>
            </m:e>
          </m:acc>
          <m:d>
            <m:dPr>
              <m:ctrlPr>
                <w:ins w:id="6306" w:author="The Si Tran" w:date="2012-12-07T22:21:00Z">
                  <w:rPr>
                    <w:rFonts w:ascii="Cambria Math" w:hAnsi="Cambria Math"/>
                    <w:i/>
                    <w:sz w:val="26"/>
                    <w:szCs w:val="26"/>
                  </w:rPr>
                </w:ins>
              </m:ctrlPr>
            </m:dPr>
            <m:e>
              <w:ins w:id="6307" w:author="The Si Tran" w:date="2012-12-07T22:21:00Z">
                <m:r>
                  <w:rPr>
                    <w:rFonts w:ascii="Cambria Math" w:hAnsi="Cambria Math"/>
                    <w:sz w:val="26"/>
                    <w:szCs w:val="26"/>
                  </w:rPr>
                  <m:t>t+3</m:t>
                </m:r>
              </w:ins>
            </m:e>
          </m:d>
          <w:ins w:id="6308" w:author="The Si Tran" w:date="2012-12-07T22:21:00Z">
            <m:r>
              <w:rPr>
                <w:rFonts w:ascii="Cambria Math" w:hAnsi="Cambria Math"/>
                <w:sz w:val="26"/>
                <w:szCs w:val="26"/>
              </w:rPr>
              <m:t>=</m:t>
            </m:r>
          </w:ins>
          <m:sSub>
            <m:sSubPr>
              <m:ctrlPr>
                <w:ins w:id="6309" w:author="The Si Tran" w:date="2012-12-07T22:21:00Z">
                  <w:rPr>
                    <w:rFonts w:ascii="Cambria Math" w:hAnsi="Cambria Math"/>
                    <w:i/>
                    <w:sz w:val="26"/>
                    <w:szCs w:val="26"/>
                  </w:rPr>
                </w:ins>
              </m:ctrlPr>
            </m:sSubPr>
            <m:e>
              <w:ins w:id="6310" w:author="The Si Tran" w:date="2012-12-07T22:21:00Z">
                <m:r>
                  <w:rPr>
                    <w:rFonts w:ascii="Cambria Math" w:hAnsi="Cambria Math"/>
                    <w:sz w:val="26"/>
                    <w:szCs w:val="26"/>
                  </w:rPr>
                  <m:t>a</m:t>
                </m:r>
              </w:ins>
            </m:e>
            <m:sub>
              <w:ins w:id="6311" w:author="The Si Tran" w:date="2012-12-07T22:21:00Z">
                <m:r>
                  <w:rPr>
                    <w:rFonts w:ascii="Cambria Math" w:hAnsi="Cambria Math"/>
                    <w:sz w:val="26"/>
                    <w:szCs w:val="26"/>
                  </w:rPr>
                  <m:t>0</m:t>
                </m:r>
              </w:ins>
            </m:sub>
          </m:sSub>
          <w:ins w:id="6312" w:author="The Si Tran" w:date="2012-12-07T22:21:00Z">
            <m:r>
              <w:rPr>
                <w:rFonts w:ascii="Cambria Math" w:hAnsi="Cambria Math"/>
                <w:sz w:val="26"/>
                <w:szCs w:val="26"/>
              </w:rPr>
              <m:t>+</m:t>
            </m:r>
          </w:ins>
          <m:sSub>
            <m:sSubPr>
              <m:ctrlPr>
                <w:ins w:id="6313" w:author="The Si Tran" w:date="2012-12-07T22:21:00Z">
                  <w:rPr>
                    <w:rFonts w:ascii="Cambria Math" w:hAnsi="Cambria Math"/>
                    <w:i/>
                    <w:sz w:val="26"/>
                    <w:szCs w:val="26"/>
                  </w:rPr>
                </w:ins>
              </m:ctrlPr>
            </m:sSubPr>
            <m:e>
              <w:ins w:id="6314" w:author="The Si Tran" w:date="2012-12-07T22:21:00Z">
                <m:r>
                  <w:rPr>
                    <w:rFonts w:ascii="Cambria Math" w:hAnsi="Cambria Math"/>
                    <w:sz w:val="26"/>
                    <w:szCs w:val="26"/>
                  </w:rPr>
                  <m:t>a</m:t>
                </m:r>
              </w:ins>
            </m:e>
            <m:sub>
              <w:ins w:id="6315" w:author="The Si Tran" w:date="2012-12-07T22:21:00Z">
                <m:r>
                  <w:rPr>
                    <w:rFonts w:ascii="Cambria Math" w:hAnsi="Cambria Math"/>
                    <w:sz w:val="26"/>
                    <w:szCs w:val="26"/>
                  </w:rPr>
                  <m:t>1</m:t>
                </m:r>
              </w:ins>
            </m:sub>
          </m:sSub>
          <w:ins w:id="6316" w:author="The Si Tran" w:date="2012-12-07T22:21:00Z">
            <m:r>
              <w:rPr>
                <w:rFonts w:ascii="Cambria Math" w:hAnsi="Cambria Math"/>
                <w:sz w:val="26"/>
                <w:szCs w:val="26"/>
              </w:rPr>
              <m:t>y</m:t>
            </m:r>
          </w:ins>
          <m:d>
            <m:dPr>
              <m:ctrlPr>
                <w:ins w:id="6317" w:author="The Si Tran" w:date="2012-12-07T22:21:00Z">
                  <w:rPr>
                    <w:rFonts w:ascii="Cambria Math" w:hAnsi="Cambria Math"/>
                    <w:i/>
                    <w:sz w:val="26"/>
                    <w:szCs w:val="26"/>
                  </w:rPr>
                </w:ins>
              </m:ctrlPr>
            </m:dPr>
            <m:e>
              <w:ins w:id="6318" w:author="The Si Tran" w:date="2012-12-07T22:21:00Z">
                <m:r>
                  <w:rPr>
                    <w:rFonts w:ascii="Cambria Math" w:hAnsi="Cambria Math"/>
                    <w:sz w:val="26"/>
                    <w:szCs w:val="26"/>
                  </w:rPr>
                  <m:t>t+2</m:t>
                </m:r>
              </w:ins>
            </m:e>
          </m:d>
          <w:ins w:id="6319" w:author="The Si Tran" w:date="2012-12-07T22:21:00Z">
            <m:r>
              <w:rPr>
                <w:rFonts w:ascii="Cambria Math" w:hAnsi="Cambria Math"/>
                <w:sz w:val="26"/>
                <w:szCs w:val="26"/>
              </w:rPr>
              <m:t>+…+</m:t>
            </m:r>
          </w:ins>
          <m:sSub>
            <m:sSubPr>
              <m:ctrlPr>
                <w:ins w:id="6320" w:author="The Si Tran" w:date="2012-12-07T22:21:00Z">
                  <w:rPr>
                    <w:rFonts w:ascii="Cambria Math" w:hAnsi="Cambria Math"/>
                    <w:i/>
                    <w:sz w:val="26"/>
                    <w:szCs w:val="26"/>
                  </w:rPr>
                </w:ins>
              </m:ctrlPr>
            </m:sSubPr>
            <m:e>
              <w:ins w:id="6321" w:author="The Si Tran" w:date="2012-12-07T22:21:00Z">
                <m:r>
                  <w:rPr>
                    <w:rFonts w:ascii="Cambria Math" w:hAnsi="Cambria Math"/>
                    <w:sz w:val="26"/>
                    <w:szCs w:val="26"/>
                  </w:rPr>
                  <m:t>a</m:t>
                </m:r>
              </w:ins>
            </m:e>
            <m:sub>
              <w:ins w:id="6322" w:author="The Si Tran" w:date="2012-12-07T22:21:00Z">
                <m:r>
                  <w:rPr>
                    <w:rFonts w:ascii="Cambria Math" w:hAnsi="Cambria Math"/>
                    <w:sz w:val="26"/>
                    <w:szCs w:val="26"/>
                  </w:rPr>
                  <m:t>p</m:t>
                </m:r>
              </w:ins>
            </m:sub>
          </m:sSub>
          <w:ins w:id="6323" w:author="The Si Tran" w:date="2012-12-07T22:21:00Z">
            <m:r>
              <w:rPr>
                <w:rFonts w:ascii="Cambria Math" w:hAnsi="Cambria Math"/>
                <w:sz w:val="26"/>
                <w:szCs w:val="26"/>
              </w:rPr>
              <m:t>y</m:t>
            </m:r>
          </w:ins>
          <m:d>
            <m:dPr>
              <m:ctrlPr>
                <w:ins w:id="6324" w:author="The Si Tran" w:date="2012-12-07T22:21:00Z">
                  <w:rPr>
                    <w:rFonts w:ascii="Cambria Math" w:hAnsi="Cambria Math"/>
                    <w:i/>
                    <w:sz w:val="26"/>
                    <w:szCs w:val="26"/>
                  </w:rPr>
                </w:ins>
              </m:ctrlPr>
            </m:dPr>
            <m:e>
              <w:ins w:id="6325" w:author="The Si Tran" w:date="2012-12-07T22:21:00Z">
                <m:r>
                  <w:rPr>
                    <w:rFonts w:ascii="Cambria Math" w:hAnsi="Cambria Math"/>
                    <w:sz w:val="26"/>
                    <w:szCs w:val="26"/>
                  </w:rPr>
                  <m:t>t-p+3</m:t>
                </m:r>
              </w:ins>
            </m:e>
          </m:d>
          <w:ins w:id="6326" w:author="The Si Tran" w:date="2012-12-07T22:21:00Z">
            <m:r>
              <w:rPr>
                <w:rFonts w:ascii="Cambria Math" w:hAnsi="Cambria Math"/>
                <w:sz w:val="26"/>
                <w:szCs w:val="26"/>
              </w:rPr>
              <m:t>+0+</m:t>
            </m:r>
          </w:ins>
          <m:sSub>
            <m:sSubPr>
              <m:ctrlPr>
                <w:ins w:id="6327" w:author="The Si Tran" w:date="2012-12-07T22:21:00Z">
                  <w:rPr>
                    <w:rFonts w:ascii="Cambria Math" w:hAnsi="Cambria Math"/>
                    <w:i/>
                    <w:sz w:val="26"/>
                    <w:szCs w:val="26"/>
                  </w:rPr>
                </w:ins>
              </m:ctrlPr>
            </m:sSubPr>
            <m:e>
              <w:ins w:id="6328" w:author="The Si Tran" w:date="2012-12-07T22:21:00Z">
                <m:r>
                  <w:rPr>
                    <w:rFonts w:ascii="Cambria Math" w:hAnsi="Cambria Math"/>
                    <w:sz w:val="26"/>
                    <w:szCs w:val="26"/>
                  </w:rPr>
                  <m:t>b</m:t>
                </m:r>
              </w:ins>
            </m:e>
            <m:sub>
              <w:ins w:id="6329" w:author="The Si Tran" w:date="2012-12-07T22:21:00Z">
                <m:r>
                  <w:rPr>
                    <w:rFonts w:ascii="Cambria Math" w:hAnsi="Cambria Math"/>
                    <w:sz w:val="26"/>
                    <w:szCs w:val="26"/>
                  </w:rPr>
                  <m:t>1</m:t>
                </m:r>
              </w:ins>
            </m:sub>
          </m:sSub>
          <w:ins w:id="6330" w:author="The Si Tran" w:date="2012-12-07T22:21:00Z">
            <m:r>
              <w:rPr>
                <w:rFonts w:ascii="Cambria Math" w:hAnsi="Cambria Math"/>
                <w:sz w:val="26"/>
                <w:szCs w:val="26"/>
              </w:rPr>
              <m:t>0+</m:t>
            </m:r>
          </w:ins>
          <m:sSub>
            <m:sSubPr>
              <m:ctrlPr>
                <w:ins w:id="6331" w:author="The Si Tran" w:date="2012-12-07T22:21:00Z">
                  <w:rPr>
                    <w:rFonts w:ascii="Cambria Math" w:hAnsi="Cambria Math"/>
                    <w:i/>
                    <w:sz w:val="26"/>
                    <w:szCs w:val="26"/>
                  </w:rPr>
                </w:ins>
              </m:ctrlPr>
            </m:sSubPr>
            <m:e>
              <w:ins w:id="6332" w:author="The Si Tran" w:date="2012-12-07T22:21:00Z">
                <m:r>
                  <w:rPr>
                    <w:rFonts w:ascii="Cambria Math" w:hAnsi="Cambria Math"/>
                    <w:sz w:val="26"/>
                    <w:szCs w:val="26"/>
                  </w:rPr>
                  <m:t>b</m:t>
                </m:r>
              </w:ins>
            </m:e>
            <m:sub>
              <w:ins w:id="6333" w:author="The Si Tran" w:date="2012-12-07T22:21:00Z">
                <m:r>
                  <w:rPr>
                    <w:rFonts w:ascii="Cambria Math" w:hAnsi="Cambria Math"/>
                    <w:sz w:val="26"/>
                    <w:szCs w:val="26"/>
                  </w:rPr>
                  <m:t>2</m:t>
                </m:r>
              </w:ins>
            </m:sub>
          </m:sSub>
          <w:ins w:id="6334" w:author="The Si Tran" w:date="2012-12-07T22:21:00Z">
            <m:r>
              <w:rPr>
                <w:rFonts w:ascii="Cambria Math" w:hAnsi="Cambria Math"/>
                <w:sz w:val="26"/>
                <w:szCs w:val="26"/>
              </w:rPr>
              <m:t>0+…+</m:t>
            </m:r>
          </w:ins>
          <m:sSub>
            <m:sSubPr>
              <m:ctrlPr>
                <w:ins w:id="6335" w:author="The Si Tran" w:date="2012-12-07T22:21:00Z">
                  <w:rPr>
                    <w:rFonts w:ascii="Cambria Math" w:hAnsi="Cambria Math"/>
                    <w:i/>
                    <w:sz w:val="26"/>
                    <w:szCs w:val="26"/>
                  </w:rPr>
                </w:ins>
              </m:ctrlPr>
            </m:sSubPr>
            <m:e>
              <w:ins w:id="6336" w:author="The Si Tran" w:date="2012-12-07T22:21:00Z">
                <m:r>
                  <w:rPr>
                    <w:rFonts w:ascii="Cambria Math" w:hAnsi="Cambria Math"/>
                    <w:sz w:val="26"/>
                    <w:szCs w:val="26"/>
                  </w:rPr>
                  <m:t>b</m:t>
                </m:r>
              </w:ins>
            </m:e>
            <m:sub>
              <w:ins w:id="6337" w:author="The Si Tran" w:date="2012-12-07T22:21:00Z">
                <m:r>
                  <w:rPr>
                    <w:rFonts w:ascii="Cambria Math" w:hAnsi="Cambria Math"/>
                    <w:sz w:val="26"/>
                    <w:szCs w:val="26"/>
                  </w:rPr>
                  <m:t>q</m:t>
                </m:r>
              </w:ins>
            </m:sub>
          </m:sSub>
          <w:ins w:id="6338"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339" w:author="The Si Tran" w:date="2012-12-07T22:21:00Z"/>
          <w:rFonts w:ascii="Times New Roman" w:eastAsiaTheme="minorEastAsia" w:hAnsi="Times New Roman"/>
          <w:sz w:val="26"/>
          <w:szCs w:val="26"/>
        </w:rPr>
        <w:pPrChange w:id="6340" w:author="The Si Tran" w:date="2012-12-14T05:31:00Z">
          <w:pPr>
            <w:pStyle w:val="ListParagraph"/>
            <w:ind w:left="792"/>
          </w:pPr>
        </w:pPrChange>
      </w:pPr>
      <w:ins w:id="6341"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BE2D8B">
      <w:pPr>
        <w:pStyle w:val="ListParagraph"/>
        <w:spacing w:line="360" w:lineRule="auto"/>
        <w:ind w:left="360"/>
        <w:rPr>
          <w:ins w:id="6342" w:author="The Si Tran" w:date="2012-12-07T22:13:00Z"/>
          <w:szCs w:val="26"/>
        </w:rPr>
        <w:pPrChange w:id="6343" w:author="The Si Tran" w:date="2012-12-16T17:13:00Z">
          <w:pPr/>
        </w:pPrChange>
      </w:pPr>
      <m:oMathPara>
        <m:oMath>
          <m:acc>
            <m:accPr>
              <m:ctrlPr>
                <w:ins w:id="6344" w:author="The Si Tran" w:date="2012-12-07T22:21:00Z">
                  <w:rPr>
                    <w:rFonts w:ascii="Cambria Math" w:hAnsi="Cambria Math"/>
                    <w:i/>
                    <w:sz w:val="26"/>
                    <w:szCs w:val="26"/>
                  </w:rPr>
                </w:ins>
              </m:ctrlPr>
            </m:accPr>
            <m:e>
              <w:ins w:id="6345" w:author="The Si Tran" w:date="2012-12-07T22:21:00Z">
                <m:r>
                  <w:rPr>
                    <w:rFonts w:ascii="Cambria Math" w:hAnsi="Cambria Math"/>
                    <w:sz w:val="26"/>
                    <w:szCs w:val="26"/>
                  </w:rPr>
                  <m:t>y</m:t>
                </m:r>
              </w:ins>
            </m:e>
          </m:acc>
          <m:d>
            <m:dPr>
              <m:ctrlPr>
                <w:ins w:id="6346" w:author="The Si Tran" w:date="2012-12-07T22:21:00Z">
                  <w:rPr>
                    <w:rFonts w:ascii="Cambria Math" w:hAnsi="Cambria Math"/>
                    <w:i/>
                    <w:sz w:val="26"/>
                    <w:szCs w:val="26"/>
                  </w:rPr>
                </w:ins>
              </m:ctrlPr>
            </m:dPr>
            <m:e>
              <w:ins w:id="6347" w:author="The Si Tran" w:date="2012-12-07T22:21:00Z">
                <m:r>
                  <w:rPr>
                    <w:rFonts w:ascii="Cambria Math" w:hAnsi="Cambria Math"/>
                    <w:sz w:val="26"/>
                    <w:szCs w:val="26"/>
                  </w:rPr>
                  <m:t>t+n</m:t>
                </m:r>
              </w:ins>
            </m:e>
          </m:d>
          <w:ins w:id="6348" w:author="The Si Tran" w:date="2012-12-07T22:21:00Z">
            <m:r>
              <w:rPr>
                <w:rFonts w:ascii="Cambria Math" w:hAnsi="Cambria Math"/>
                <w:sz w:val="26"/>
                <w:szCs w:val="26"/>
              </w:rPr>
              <m:t>=</m:t>
            </m:r>
          </w:ins>
          <m:sSub>
            <m:sSubPr>
              <m:ctrlPr>
                <w:ins w:id="6349" w:author="The Si Tran" w:date="2012-12-07T22:21:00Z">
                  <w:rPr>
                    <w:rFonts w:ascii="Cambria Math" w:hAnsi="Cambria Math"/>
                    <w:i/>
                    <w:sz w:val="26"/>
                    <w:szCs w:val="26"/>
                  </w:rPr>
                </w:ins>
              </m:ctrlPr>
            </m:sSubPr>
            <m:e>
              <w:ins w:id="6350" w:author="The Si Tran" w:date="2012-12-07T22:21:00Z">
                <m:r>
                  <w:rPr>
                    <w:rFonts w:ascii="Cambria Math" w:hAnsi="Cambria Math"/>
                    <w:sz w:val="26"/>
                    <w:szCs w:val="26"/>
                  </w:rPr>
                  <m:t>a</m:t>
                </m:r>
              </w:ins>
            </m:e>
            <m:sub>
              <w:ins w:id="6351" w:author="The Si Tran" w:date="2012-12-07T22:21:00Z">
                <m:r>
                  <w:rPr>
                    <w:rFonts w:ascii="Cambria Math" w:hAnsi="Cambria Math"/>
                    <w:sz w:val="26"/>
                    <w:szCs w:val="26"/>
                  </w:rPr>
                  <m:t>0</m:t>
                </m:r>
              </w:ins>
            </m:sub>
          </m:sSub>
          <w:ins w:id="6352" w:author="The Si Tran" w:date="2012-12-07T22:21:00Z">
            <m:r>
              <w:rPr>
                <w:rFonts w:ascii="Cambria Math" w:hAnsi="Cambria Math"/>
                <w:sz w:val="26"/>
                <w:szCs w:val="26"/>
              </w:rPr>
              <m:t>+</m:t>
            </m:r>
          </w:ins>
          <m:sSub>
            <m:sSubPr>
              <m:ctrlPr>
                <w:ins w:id="6353" w:author="The Si Tran" w:date="2012-12-07T22:21:00Z">
                  <w:rPr>
                    <w:rFonts w:ascii="Cambria Math" w:hAnsi="Cambria Math"/>
                    <w:i/>
                    <w:sz w:val="26"/>
                    <w:szCs w:val="26"/>
                  </w:rPr>
                </w:ins>
              </m:ctrlPr>
            </m:sSubPr>
            <m:e>
              <w:ins w:id="6354" w:author="The Si Tran" w:date="2012-12-07T22:21:00Z">
                <m:r>
                  <w:rPr>
                    <w:rFonts w:ascii="Cambria Math" w:hAnsi="Cambria Math"/>
                    <w:sz w:val="26"/>
                    <w:szCs w:val="26"/>
                  </w:rPr>
                  <m:t>a</m:t>
                </m:r>
              </w:ins>
            </m:e>
            <m:sub>
              <w:ins w:id="6355" w:author="The Si Tran" w:date="2012-12-07T22:21:00Z">
                <m:r>
                  <w:rPr>
                    <w:rFonts w:ascii="Cambria Math" w:hAnsi="Cambria Math"/>
                    <w:sz w:val="26"/>
                    <w:szCs w:val="26"/>
                  </w:rPr>
                  <m:t>1</m:t>
                </m:r>
              </w:ins>
            </m:sub>
          </m:sSub>
          <w:ins w:id="6356" w:author="The Si Tran" w:date="2012-12-07T22:21:00Z">
            <m:r>
              <w:rPr>
                <w:rFonts w:ascii="Cambria Math" w:hAnsi="Cambria Math"/>
                <w:sz w:val="26"/>
                <w:szCs w:val="26"/>
              </w:rPr>
              <m:t>y</m:t>
            </m:r>
          </w:ins>
          <m:d>
            <m:dPr>
              <m:ctrlPr>
                <w:ins w:id="6357" w:author="The Si Tran" w:date="2012-12-07T22:21:00Z">
                  <w:rPr>
                    <w:rFonts w:ascii="Cambria Math" w:hAnsi="Cambria Math"/>
                    <w:i/>
                    <w:sz w:val="26"/>
                    <w:szCs w:val="26"/>
                  </w:rPr>
                </w:ins>
              </m:ctrlPr>
            </m:dPr>
            <m:e>
              <w:ins w:id="6358" w:author="The Si Tran" w:date="2012-12-07T22:21:00Z">
                <m:r>
                  <w:rPr>
                    <w:rFonts w:ascii="Cambria Math" w:hAnsi="Cambria Math"/>
                    <w:sz w:val="26"/>
                    <w:szCs w:val="26"/>
                  </w:rPr>
                  <m:t>t+n-1</m:t>
                </m:r>
              </w:ins>
            </m:e>
          </m:d>
          <w:ins w:id="6359" w:author="The Si Tran" w:date="2012-12-07T22:21:00Z">
            <m:r>
              <w:rPr>
                <w:rFonts w:ascii="Cambria Math" w:hAnsi="Cambria Math"/>
                <w:sz w:val="26"/>
                <w:szCs w:val="26"/>
              </w:rPr>
              <m:t>+…+</m:t>
            </m:r>
          </w:ins>
          <m:sSub>
            <m:sSubPr>
              <m:ctrlPr>
                <w:ins w:id="6360" w:author="The Si Tran" w:date="2012-12-07T22:21:00Z">
                  <w:rPr>
                    <w:rFonts w:ascii="Cambria Math" w:hAnsi="Cambria Math"/>
                    <w:i/>
                    <w:sz w:val="26"/>
                    <w:szCs w:val="26"/>
                  </w:rPr>
                </w:ins>
              </m:ctrlPr>
            </m:sSubPr>
            <m:e>
              <w:ins w:id="6361" w:author="The Si Tran" w:date="2012-12-07T22:21:00Z">
                <m:r>
                  <w:rPr>
                    <w:rFonts w:ascii="Cambria Math" w:hAnsi="Cambria Math"/>
                    <w:sz w:val="26"/>
                    <w:szCs w:val="26"/>
                  </w:rPr>
                  <m:t>a</m:t>
                </m:r>
              </w:ins>
            </m:e>
            <m:sub>
              <w:ins w:id="6362" w:author="The Si Tran" w:date="2012-12-07T22:21:00Z">
                <m:r>
                  <w:rPr>
                    <w:rFonts w:ascii="Cambria Math" w:hAnsi="Cambria Math"/>
                    <w:sz w:val="26"/>
                    <w:szCs w:val="26"/>
                  </w:rPr>
                  <m:t>p</m:t>
                </m:r>
              </w:ins>
            </m:sub>
          </m:sSub>
          <w:ins w:id="6363" w:author="The Si Tran" w:date="2012-12-07T22:21:00Z">
            <m:r>
              <w:rPr>
                <w:rFonts w:ascii="Cambria Math" w:hAnsi="Cambria Math"/>
                <w:sz w:val="26"/>
                <w:szCs w:val="26"/>
              </w:rPr>
              <m:t>y</m:t>
            </m:r>
          </w:ins>
          <m:d>
            <m:dPr>
              <m:ctrlPr>
                <w:ins w:id="6364" w:author="The Si Tran" w:date="2012-12-07T22:21:00Z">
                  <w:rPr>
                    <w:rFonts w:ascii="Cambria Math" w:hAnsi="Cambria Math"/>
                    <w:i/>
                    <w:sz w:val="26"/>
                    <w:szCs w:val="26"/>
                  </w:rPr>
                </w:ins>
              </m:ctrlPr>
            </m:dPr>
            <m:e>
              <w:ins w:id="6365" w:author="The Si Tran" w:date="2012-12-07T22:21:00Z">
                <m:r>
                  <w:rPr>
                    <w:rFonts w:ascii="Cambria Math" w:hAnsi="Cambria Math"/>
                    <w:sz w:val="26"/>
                    <w:szCs w:val="26"/>
                  </w:rPr>
                  <m:t>t-p+n</m:t>
                </m:r>
              </w:ins>
            </m:e>
          </m:d>
          <w:ins w:id="6366" w:author="The Si Tran" w:date="2012-12-07T22:21:00Z">
            <m:r>
              <w:rPr>
                <w:rFonts w:ascii="Cambria Math" w:hAnsi="Cambria Math"/>
                <w:sz w:val="26"/>
                <w:szCs w:val="26"/>
              </w:rPr>
              <m:t>+0+</m:t>
            </m:r>
          </w:ins>
          <m:sSub>
            <m:sSubPr>
              <m:ctrlPr>
                <w:ins w:id="6367" w:author="The Si Tran" w:date="2012-12-07T22:21:00Z">
                  <w:rPr>
                    <w:rFonts w:ascii="Cambria Math" w:hAnsi="Cambria Math"/>
                    <w:i/>
                    <w:sz w:val="26"/>
                    <w:szCs w:val="26"/>
                  </w:rPr>
                </w:ins>
              </m:ctrlPr>
            </m:sSubPr>
            <m:e>
              <w:ins w:id="6368" w:author="The Si Tran" w:date="2012-12-07T22:21:00Z">
                <m:r>
                  <w:rPr>
                    <w:rFonts w:ascii="Cambria Math" w:hAnsi="Cambria Math"/>
                    <w:sz w:val="26"/>
                    <w:szCs w:val="26"/>
                  </w:rPr>
                  <m:t>b</m:t>
                </m:r>
              </w:ins>
            </m:e>
            <m:sub>
              <w:ins w:id="6369" w:author="The Si Tran" w:date="2012-12-07T22:21:00Z">
                <m:r>
                  <w:rPr>
                    <w:rFonts w:ascii="Cambria Math" w:hAnsi="Cambria Math"/>
                    <w:sz w:val="26"/>
                    <w:szCs w:val="26"/>
                  </w:rPr>
                  <m:t>1</m:t>
                </m:r>
              </w:ins>
            </m:sub>
          </m:sSub>
          <w:ins w:id="6370" w:author="The Si Tran" w:date="2012-12-07T22:21:00Z">
            <m:r>
              <w:rPr>
                <w:rFonts w:ascii="Cambria Math" w:hAnsi="Cambria Math"/>
                <w:sz w:val="26"/>
                <w:szCs w:val="26"/>
              </w:rPr>
              <m:t>0+</m:t>
            </m:r>
          </w:ins>
          <m:sSub>
            <m:sSubPr>
              <m:ctrlPr>
                <w:ins w:id="6371" w:author="The Si Tran" w:date="2012-12-07T22:21:00Z">
                  <w:rPr>
                    <w:rFonts w:ascii="Cambria Math" w:hAnsi="Cambria Math"/>
                    <w:i/>
                    <w:sz w:val="26"/>
                    <w:szCs w:val="26"/>
                  </w:rPr>
                </w:ins>
              </m:ctrlPr>
            </m:sSubPr>
            <m:e>
              <w:ins w:id="6372" w:author="The Si Tran" w:date="2012-12-07T22:21:00Z">
                <m:r>
                  <w:rPr>
                    <w:rFonts w:ascii="Cambria Math" w:hAnsi="Cambria Math"/>
                    <w:sz w:val="26"/>
                    <w:szCs w:val="26"/>
                  </w:rPr>
                  <m:t>b</m:t>
                </m:r>
              </w:ins>
            </m:e>
            <m:sub>
              <w:ins w:id="6373" w:author="The Si Tran" w:date="2012-12-07T22:21:00Z">
                <m:r>
                  <w:rPr>
                    <w:rFonts w:ascii="Cambria Math" w:hAnsi="Cambria Math"/>
                    <w:sz w:val="26"/>
                    <w:szCs w:val="26"/>
                  </w:rPr>
                  <m:t>2</m:t>
                </m:r>
              </w:ins>
            </m:sub>
          </m:sSub>
          <w:ins w:id="6374" w:author="The Si Tran" w:date="2012-12-07T22:21:00Z">
            <m:r>
              <w:rPr>
                <w:rFonts w:ascii="Cambria Math" w:hAnsi="Cambria Math"/>
                <w:sz w:val="26"/>
                <w:szCs w:val="26"/>
              </w:rPr>
              <m:t>0+…+</m:t>
            </m:r>
          </w:ins>
          <m:sSub>
            <m:sSubPr>
              <m:ctrlPr>
                <w:ins w:id="6375" w:author="The Si Tran" w:date="2012-12-07T22:21:00Z">
                  <w:rPr>
                    <w:rFonts w:ascii="Cambria Math" w:hAnsi="Cambria Math"/>
                    <w:i/>
                    <w:sz w:val="26"/>
                    <w:szCs w:val="26"/>
                  </w:rPr>
                </w:ins>
              </m:ctrlPr>
            </m:sSubPr>
            <m:e>
              <w:ins w:id="6376" w:author="The Si Tran" w:date="2012-12-07T22:21:00Z">
                <m:r>
                  <w:rPr>
                    <w:rFonts w:ascii="Cambria Math" w:hAnsi="Cambria Math"/>
                    <w:sz w:val="26"/>
                    <w:szCs w:val="26"/>
                  </w:rPr>
                  <m:t>b</m:t>
                </m:r>
              </w:ins>
            </m:e>
            <m:sub>
              <w:ins w:id="6377" w:author="The Si Tran" w:date="2012-12-07T22:21:00Z">
                <m:r>
                  <w:rPr>
                    <w:rFonts w:ascii="Cambria Math" w:hAnsi="Cambria Math"/>
                    <w:sz w:val="26"/>
                    <w:szCs w:val="26"/>
                  </w:rPr>
                  <m:t>q</m:t>
                </m:r>
              </w:ins>
            </m:sub>
          </m:sSub>
          <w:ins w:id="6378" w:author="The Si Tran" w:date="2012-12-07T22:21:00Z">
            <m:r>
              <w:rPr>
                <w:rFonts w:ascii="Cambria Math" w:hAnsi="Cambria Math"/>
                <w:sz w:val="26"/>
                <w:szCs w:val="26"/>
              </w:rPr>
              <m:t>e(1-q+n)</m:t>
            </m:r>
          </w:ins>
        </m:oMath>
      </m:oMathPara>
    </w:p>
    <w:p w14:paraId="3139B9C9" w14:textId="77777777" w:rsidR="00A625DC" w:rsidRDefault="00A625DC">
      <w:pPr>
        <w:pStyle w:val="BuletL1"/>
        <w:rPr>
          <w:ins w:id="6379" w:author="The Si Tran" w:date="2012-12-07T22:22:00Z"/>
        </w:rPr>
        <w:pPrChange w:id="6380" w:author="The Si Tran" w:date="2012-12-16T17:13:00Z">
          <w:pPr/>
        </w:pPrChange>
      </w:pPr>
      <w:ins w:id="6381"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382" w:author="The Si Tran" w:date="2012-12-07T22:21:00Z"/>
          <w:szCs w:val="26"/>
        </w:rPr>
        <w:pPrChange w:id="6383" w:author="The Si Tran" w:date="2012-12-14T05:31:00Z">
          <w:pPr/>
        </w:pPrChange>
      </w:pPr>
      <w:ins w:id="6384"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385" w:author="The Si Tran" w:date="2012-12-07T22:21:00Z"/>
          <w:rFonts w:ascii="Times New Roman" w:hAnsi="Times New Roman"/>
          <w:sz w:val="26"/>
          <w:szCs w:val="26"/>
        </w:rPr>
        <w:pPrChange w:id="6386" w:author="The Si Tran" w:date="2012-12-14T05:31:00Z">
          <w:pPr>
            <w:pStyle w:val="ListParagraph"/>
            <w:numPr>
              <w:numId w:val="23"/>
            </w:numPr>
            <w:ind w:left="1080" w:hanging="360"/>
          </w:pPr>
        </w:pPrChange>
      </w:pPr>
      <w:ins w:id="6387"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388" w:author="The Si Tran" w:date="2012-12-07T22:21:00Z"/>
          <w:rFonts w:ascii="Times New Roman" w:hAnsi="Times New Roman"/>
          <w:sz w:val="26"/>
          <w:szCs w:val="26"/>
        </w:rPr>
        <w:pPrChange w:id="6389" w:author="The Si Tran" w:date="2012-12-14T05:31:00Z">
          <w:pPr>
            <w:pStyle w:val="ListParagraph"/>
            <w:numPr>
              <w:numId w:val="23"/>
            </w:numPr>
            <w:ind w:left="1080" w:hanging="360"/>
          </w:pPr>
        </w:pPrChange>
      </w:pPr>
      <w:ins w:id="6390"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391" w:author="The Si Tran" w:date="2012-12-14T05:31:00Z">
          <w:pPr/>
        </w:pPrChange>
      </w:pPr>
    </w:p>
    <w:p w14:paraId="2C8B6B72" w14:textId="5B8E2950" w:rsidR="00826F68" w:rsidRPr="0049233F" w:rsidRDefault="00B80B3D">
      <w:pPr>
        <w:pStyle w:val="Heading2"/>
        <w:rPr>
          <w:sz w:val="26"/>
          <w:szCs w:val="26"/>
          <w:rPrChange w:id="6392" w:author="The Si Tran" w:date="2012-12-05T23:02:00Z">
            <w:rPr/>
          </w:rPrChange>
        </w:rPr>
      </w:pPr>
      <w:bookmarkStart w:id="6393" w:name="_Toc343660577"/>
      <w:r w:rsidRPr="0049233F">
        <w:rPr>
          <w:sz w:val="26"/>
          <w:szCs w:val="26"/>
          <w:rPrChange w:id="6394" w:author="The Si Tran" w:date="2012-12-05T23:02:00Z">
            <w:rPr>
              <w:rFonts w:cs="Times New Roman"/>
              <w:b w:val="0"/>
              <w:bCs w:val="0"/>
              <w:iCs w:val="0"/>
              <w:sz w:val="26"/>
              <w:szCs w:val="22"/>
            </w:rPr>
          </w:rPrChange>
        </w:rPr>
        <w:t>Kết luận về mô hình ARIMA</w:t>
      </w:r>
      <w:bookmarkEnd w:id="6393"/>
    </w:p>
    <w:p w14:paraId="7BA5C88E" w14:textId="77777777" w:rsidR="00D969EA" w:rsidRPr="0049233F" w:rsidRDefault="00D969EA">
      <w:pPr>
        <w:rPr>
          <w:rPrChange w:id="6395" w:author="The Si Tran" w:date="2012-12-05T23:02:00Z">
            <w:rPr>
              <w:sz w:val="28"/>
              <w:szCs w:val="28"/>
            </w:rPr>
          </w:rPrChange>
        </w:rPr>
        <w:pPrChange w:id="6396" w:author="The Si Tran" w:date="2012-12-16T08:14:00Z">
          <w:pPr>
            <w:ind w:firstLine="540"/>
          </w:pPr>
        </w:pPrChange>
      </w:pPr>
      <w:r w:rsidRPr="0049233F">
        <w:rPr>
          <w:rPrChange w:id="6397"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398" w:author="The Si Tran" w:date="2012-12-05T23:02:00Z">
            <w:rPr>
              <w:sz w:val="28"/>
              <w:szCs w:val="28"/>
            </w:rPr>
          </w:rPrChange>
        </w:rPr>
        <w:pPrChange w:id="6399" w:author="The Si Tran" w:date="2012-12-14T05:32:00Z">
          <w:pPr>
            <w:numPr>
              <w:numId w:val="3"/>
            </w:numPr>
            <w:tabs>
              <w:tab w:val="num" w:pos="1365"/>
            </w:tabs>
            <w:spacing w:before="0" w:line="240" w:lineRule="auto"/>
            <w:ind w:left="1365" w:hanging="825"/>
            <w:jc w:val="left"/>
          </w:pPr>
        </w:pPrChange>
      </w:pPr>
      <w:r w:rsidRPr="0049233F">
        <w:rPr>
          <w:szCs w:val="26"/>
          <w:rPrChange w:id="6400"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401" w:author="The Si Tran" w:date="2012-12-05T23:02:00Z">
            <w:rPr>
              <w:sz w:val="28"/>
              <w:szCs w:val="28"/>
            </w:rPr>
          </w:rPrChange>
        </w:rPr>
        <w:pPrChange w:id="6402" w:author="The Si Tran" w:date="2012-12-14T05:32:00Z">
          <w:pPr>
            <w:numPr>
              <w:numId w:val="3"/>
            </w:numPr>
            <w:tabs>
              <w:tab w:val="num" w:pos="1365"/>
            </w:tabs>
            <w:spacing w:before="0" w:line="240" w:lineRule="auto"/>
            <w:ind w:left="1365" w:hanging="825"/>
            <w:jc w:val="left"/>
          </w:pPr>
        </w:pPrChange>
      </w:pPr>
      <w:r w:rsidRPr="0049233F">
        <w:rPr>
          <w:szCs w:val="26"/>
          <w:rPrChange w:id="6403" w:author="The Si Tran" w:date="2012-12-05T23:02:00Z">
            <w:rPr>
              <w:sz w:val="28"/>
              <w:szCs w:val="28"/>
            </w:rPr>
          </w:rPrChange>
        </w:rPr>
        <w:t>Không dễ cập nhậ</w:t>
      </w:r>
      <w:r w:rsidR="00BE4B86">
        <w:rPr>
          <w:szCs w:val="26"/>
        </w:rPr>
        <w:t>p mô hình khi có thê</w:t>
      </w:r>
      <w:r w:rsidRPr="0049233F">
        <w:rPr>
          <w:szCs w:val="26"/>
          <w:rPrChange w:id="6404" w:author="The Si Tran" w:date="2012-12-05T23:02:00Z">
            <w:rPr>
              <w:sz w:val="28"/>
              <w:szCs w:val="28"/>
            </w:rPr>
          </w:rPrChange>
        </w:rPr>
        <w:t>m dữ liệu mới, thường là mô hình mớ</w:t>
      </w:r>
      <w:r w:rsidR="001E2676">
        <w:rPr>
          <w:szCs w:val="26"/>
        </w:rPr>
        <w:t xml:space="preserve">i </w:t>
      </w:r>
      <w:r w:rsidRPr="0049233F">
        <w:rPr>
          <w:szCs w:val="26"/>
          <w:rPrChange w:id="6405"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406" w:author="The Si Tran" w:date="2012-12-05T23:02:00Z">
            <w:rPr>
              <w:sz w:val="28"/>
              <w:szCs w:val="28"/>
            </w:rPr>
          </w:rPrChange>
        </w:rPr>
        <w:pPrChange w:id="6407" w:author="The Si Tran" w:date="2012-12-14T05:32:00Z">
          <w:pPr>
            <w:numPr>
              <w:numId w:val="3"/>
            </w:numPr>
            <w:tabs>
              <w:tab w:val="num" w:pos="1365"/>
            </w:tabs>
            <w:spacing w:before="0" w:line="240" w:lineRule="auto"/>
            <w:ind w:left="1365" w:hanging="825"/>
            <w:jc w:val="left"/>
          </w:pPr>
        </w:pPrChange>
      </w:pPr>
      <w:r w:rsidRPr="0049233F">
        <w:rPr>
          <w:szCs w:val="26"/>
          <w:rPrChange w:id="640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409" w:author="The Si Tran" w:date="2012-12-12T07:57:00Z"/>
          <w:szCs w:val="26"/>
        </w:rPr>
      </w:pPr>
      <w:ins w:id="6410" w:author="The Si Tran" w:date="2012-12-12T07:57:00Z">
        <w:r>
          <w:rPr>
            <w:szCs w:val="26"/>
          </w:rPr>
          <w:br w:type="page"/>
        </w:r>
      </w:ins>
    </w:p>
    <w:p w14:paraId="4E0FA947" w14:textId="0E845A2F" w:rsidR="006E3FE4" w:rsidRPr="0050316D" w:rsidDel="00D139B5" w:rsidRDefault="00396099" w:rsidP="00D969EA">
      <w:pPr>
        <w:rPr>
          <w:del w:id="6411" w:author="The Si Tran" w:date="2012-12-12T07:57:00Z"/>
          <w:sz w:val="32"/>
          <w:szCs w:val="32"/>
          <w:rPrChange w:id="6412" w:author="The Si Tran" w:date="2012-12-12T13:56:00Z">
            <w:rPr>
              <w:del w:id="6413" w:author="The Si Tran" w:date="2012-12-12T07:57:00Z"/>
              <w:szCs w:val="26"/>
            </w:rPr>
          </w:rPrChange>
        </w:rPr>
      </w:pPr>
      <w:bookmarkStart w:id="6414" w:name="_Toc343083629"/>
      <w:bookmarkStart w:id="6415" w:name="_Toc343083843"/>
      <w:bookmarkStart w:id="6416" w:name="_Toc343084054"/>
      <w:bookmarkStart w:id="6417" w:name="_Toc343220813"/>
      <w:bookmarkStart w:id="6418" w:name="_Toc343232317"/>
      <w:bookmarkStart w:id="6419" w:name="_Toc343232730"/>
      <w:bookmarkStart w:id="6420" w:name="_Toc343233015"/>
      <w:bookmarkStart w:id="6421" w:name="_Toc343415520"/>
      <w:bookmarkStart w:id="6422" w:name="_Toc343415816"/>
      <w:bookmarkEnd w:id="6414"/>
      <w:bookmarkEnd w:id="6415"/>
      <w:bookmarkEnd w:id="6416"/>
      <w:bookmarkEnd w:id="6417"/>
      <w:bookmarkEnd w:id="6418"/>
      <w:bookmarkEnd w:id="6419"/>
      <w:bookmarkEnd w:id="6420"/>
      <w:bookmarkEnd w:id="6421"/>
      <w:bookmarkEnd w:id="6422"/>
      <w:ins w:id="6423" w:author="superchickend" w:date="2012-12-16T14:59:00Z">
        <w:r>
          <w:lastRenderedPageBreak/>
          <w:t xml:space="preserve">    </w:t>
        </w:r>
      </w:ins>
      <w:bookmarkStart w:id="6424" w:name="_Toc343452475"/>
      <w:bookmarkStart w:id="6425" w:name="_Toc343461265"/>
      <w:bookmarkStart w:id="6426" w:name="_Toc343494152"/>
      <w:bookmarkStart w:id="6427" w:name="_Toc343494364"/>
      <w:bookmarkStart w:id="6428" w:name="_Toc343495137"/>
      <w:bookmarkStart w:id="6429" w:name="_Toc343660364"/>
      <w:bookmarkStart w:id="6430" w:name="_Toc343660578"/>
      <w:bookmarkEnd w:id="6424"/>
      <w:bookmarkEnd w:id="6425"/>
      <w:bookmarkEnd w:id="6426"/>
      <w:bookmarkEnd w:id="6427"/>
      <w:bookmarkEnd w:id="6428"/>
      <w:bookmarkEnd w:id="6429"/>
      <w:bookmarkEnd w:id="6430"/>
    </w:p>
    <w:p w14:paraId="49DDE508" w14:textId="77777777" w:rsidR="006E3FE4" w:rsidRDefault="006E3FE4">
      <w:pPr>
        <w:pStyle w:val="Heading1"/>
        <w:rPr>
          <w:ins w:id="6431" w:author="The Si Tran" w:date="2012-12-16T09:43:00Z"/>
        </w:rPr>
        <w:pPrChange w:id="6432" w:author="The Si Tran" w:date="2012-12-16T09:44:00Z">
          <w:pPr>
            <w:pStyle w:val="Heading1"/>
            <w:jc w:val="left"/>
          </w:pPr>
        </w:pPrChange>
      </w:pPr>
      <w:del w:id="6433" w:author="The Si Tran" w:date="2012-12-12T13:56:00Z">
        <w:r w:rsidRPr="0050316D" w:rsidDel="0050316D">
          <w:rPr>
            <w:rPrChange w:id="6434" w:author="The Si Tran" w:date="2012-12-12T13:56:00Z">
              <w:rPr>
                <w:rFonts w:cs="Times New Roman"/>
                <w:b w:val="0"/>
                <w:bCs w:val="0"/>
                <w:kern w:val="0"/>
                <w:sz w:val="26"/>
                <w:szCs w:val="22"/>
              </w:rPr>
            </w:rPrChange>
          </w:rPr>
          <w:delText>Mô hình ANN</w:delText>
        </w:r>
      </w:del>
      <w:bookmarkStart w:id="6435" w:name="_Toc343660579"/>
      <w:ins w:id="6436" w:author="The Si Tran" w:date="2012-12-12T13:56:00Z">
        <w:r w:rsidR="0050316D" w:rsidRPr="00E078AF">
          <w:t xml:space="preserve">MÔ </w:t>
        </w:r>
        <w:r w:rsidR="0050316D" w:rsidRPr="003E4DFC">
          <w:t>HÌNH</w:t>
        </w:r>
        <w:r w:rsidR="0050316D" w:rsidRPr="00E078AF">
          <w:t xml:space="preserve"> ANN</w:t>
        </w:r>
      </w:ins>
      <w:bookmarkEnd w:id="6435"/>
    </w:p>
    <w:p w14:paraId="2EBA1707" w14:textId="0E81A154" w:rsidR="00E231FB" w:rsidRPr="00032D83" w:rsidRDefault="00E231FB">
      <w:pPr>
        <w:pPrChange w:id="6437" w:author="The Si Tran" w:date="2012-12-16T09:43:00Z">
          <w:pPr>
            <w:pStyle w:val="Heading1"/>
            <w:jc w:val="left"/>
          </w:pPr>
        </w:pPrChange>
      </w:pPr>
      <w:ins w:id="6438"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439" w:author="The Si Tran" w:date="2012-12-16T09:43:00Z">
        <w:r>
          <w:t>húng ta sẽ lần lượt tìm hiểu sơ lượ</w:t>
        </w:r>
      </w:ins>
      <w:r w:rsidR="00BE4B86">
        <w:t>c</w:t>
      </w:r>
      <w:ins w:id="6440" w:author="The Si Tran" w:date="2012-12-16T09:43:00Z">
        <w:r>
          <w:t xml:space="preserve"> lịch sử, cấu trúc mạng </w:t>
        </w:r>
      </w:ins>
      <w:r w:rsidR="00BA6809">
        <w:t>nơron</w:t>
      </w:r>
      <w:ins w:id="6441"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442" w:author="The Si Tran" w:date="2012-12-05T23:02:00Z">
            <w:rPr/>
          </w:rPrChange>
        </w:rPr>
      </w:pPr>
      <w:bookmarkStart w:id="6443" w:name="_Toc327348170"/>
      <w:bookmarkStart w:id="6444" w:name="_Toc343660580"/>
      <w:ins w:id="6445" w:author="The Si Tran" w:date="2012-12-12T14:07:00Z">
        <w:r>
          <w:rPr>
            <w:sz w:val="26"/>
            <w:szCs w:val="26"/>
          </w:rPr>
          <w:t>Sơ lược về mạng nơron nhân tạo</w:t>
        </w:r>
      </w:ins>
      <w:bookmarkEnd w:id="6444"/>
      <w:del w:id="6446" w:author="The Si Tran" w:date="2012-12-12T14:07:00Z">
        <w:r w:rsidR="0088753F" w:rsidRPr="0049233F" w:rsidDel="007038D9">
          <w:rPr>
            <w:sz w:val="26"/>
            <w:szCs w:val="26"/>
            <w:rPrChange w:id="6447" w:author="The Si Tran" w:date="2012-12-05T23:02:00Z">
              <w:rPr>
                <w:rFonts w:cs="Times New Roman"/>
                <w:b w:val="0"/>
                <w:bCs w:val="0"/>
                <w:iCs w:val="0"/>
                <w:kern w:val="32"/>
                <w:sz w:val="26"/>
                <w:szCs w:val="22"/>
              </w:rPr>
            </w:rPrChange>
          </w:rPr>
          <w:delText>SƠ LƯỢC VỀ MẠNG NEURON NHÂN TẠO</w:delText>
        </w:r>
      </w:del>
      <w:bookmarkEnd w:id="6443"/>
    </w:p>
    <w:p w14:paraId="2F085492" w14:textId="75B75881" w:rsidR="0088753F" w:rsidRPr="0049233F" w:rsidRDefault="0088753F">
      <w:pPr>
        <w:pPrChange w:id="6448"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309E969C" w:rsidR="0088753F" w:rsidRPr="0049233F" w:rsidRDefault="0088753F">
      <w:pPr>
        <w:pPrChange w:id="6449"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450"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451" w:name="_Toc327348171"/>
      <w:del w:id="6452" w:author="The Si Tran" w:date="2012-12-12T14:07:00Z">
        <w:r w:rsidRPr="0049233F" w:rsidDel="007038D9">
          <w:rPr>
            <w:rPrChange w:id="6453" w:author="The Si Tran" w:date="2012-12-05T23:02:00Z">
              <w:rPr>
                <w:rFonts w:cs="Times New Roman"/>
                <w:b w:val="0"/>
                <w:bCs w:val="0"/>
                <w:iCs w:val="0"/>
                <w:sz w:val="26"/>
                <w:szCs w:val="22"/>
              </w:rPr>
            </w:rPrChange>
          </w:rPr>
          <w:delText>CẤU TRÚC VỀ MẠNG NEURON NHÂN TẠO</w:delText>
        </w:r>
      </w:del>
      <w:bookmarkStart w:id="6454" w:name="_Toc343660581"/>
      <w:bookmarkEnd w:id="6451"/>
      <w:ins w:id="6455" w:author="The Si Tran" w:date="2012-12-12T14:07:00Z">
        <w:r w:rsidR="007038D9">
          <w:t>Cấu trúc</w:t>
        </w:r>
        <w:r w:rsidR="007038D9" w:rsidRPr="007038D9">
          <w:rPr>
            <w:sz w:val="26"/>
            <w:szCs w:val="26"/>
          </w:rPr>
          <w:t xml:space="preserve"> về mạng nơron nhân tạo</w:t>
        </w:r>
      </w:ins>
      <w:bookmarkEnd w:id="6454"/>
    </w:p>
    <w:p w14:paraId="754FCA46" w14:textId="1E5489F0" w:rsidR="0088753F" w:rsidRPr="0049233F" w:rsidRDefault="0088753F">
      <w:pPr>
        <w:pPrChange w:id="6456"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457" w:author="The Si Tran" w:date="2012-12-16T08:15:00Z">
          <w:pPr>
            <w:spacing w:before="0"/>
            <w:ind w:firstLine="720"/>
          </w:pPr>
        </w:pPrChange>
      </w:pPr>
      <w:r w:rsidRPr="0049233F">
        <w:t xml:space="preserve">Một đơn vị (Hình </w:t>
      </w:r>
      <w:ins w:id="6458" w:author="The Si Tran" w:date="2012-12-14T05:34:00Z">
        <w:r w:rsidR="00843CA1">
          <w:t>4</w:t>
        </w:r>
      </w:ins>
      <w:del w:id="6459"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460" w:author="The Si Tran" w:date="2012-12-16T17:14:00Z">
          <w:pPr>
            <w:keepNext/>
            <w:spacing w:before="0"/>
            <w:ind w:left="1440" w:firstLine="720"/>
          </w:pPr>
        </w:pPrChange>
      </w:pPr>
      <w:r w:rsidRPr="002B1464">
        <w:rPr>
          <w:noProof/>
        </w:rPr>
        <w:drawing>
          <wp:inline distT="0" distB="0" distL="0" distR="0" wp14:anchorId="460A1617" wp14:editId="7D3193E3">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1C2857FB" w:rsidR="0088753F" w:rsidRPr="0049233F" w:rsidDel="006C1895" w:rsidRDefault="006C1895">
      <w:pPr>
        <w:pStyle w:val="Hinh"/>
        <w:rPr>
          <w:del w:id="6461" w:author="The Si Tran" w:date="2012-12-11T23:30:00Z"/>
        </w:rPr>
        <w:pPrChange w:id="6462" w:author="The Si Tran" w:date="2012-12-16T17:15:00Z">
          <w:pPr>
            <w:pStyle w:val="Caption"/>
          </w:pPr>
        </w:pPrChange>
      </w:pPr>
      <w:bookmarkStart w:id="6463" w:name="_Toc326299570"/>
      <w:bookmarkStart w:id="6464" w:name="_Toc343660660"/>
      <w:ins w:id="6465" w:author="The Si Tran" w:date="2012-12-11T23:29:00Z">
        <w:r w:rsidRPr="00D753D1">
          <w:rPr>
            <w:bCs w:val="0"/>
            <w:rPrChange w:id="6466" w:author="The Si Tran" w:date="2012-12-16T17:15:00Z">
              <w:rPr>
                <w:b w:val="0"/>
                <w:bCs w:val="0"/>
                <w:lang w:val="pt-BR"/>
              </w:rPr>
            </w:rPrChange>
          </w:rPr>
          <w:t>Hình 4.</w:t>
        </w:r>
      </w:ins>
      <w:r w:rsidR="001E2676">
        <w:rPr>
          <w:bCs w:val="0"/>
        </w:rPr>
        <w:t>1</w:t>
      </w:r>
      <w:ins w:id="6467" w:author="The Si Tran" w:date="2012-12-11T23:29:00Z">
        <w:r w:rsidRPr="00D753D1">
          <w:rPr>
            <w:bCs w:val="0"/>
            <w:rPrChange w:id="6468" w:author="The Si Tran" w:date="2012-12-16T17:15:00Z">
              <w:rPr>
                <w:b w:val="0"/>
                <w:bCs w:val="0"/>
                <w:lang w:val="pt-BR"/>
              </w:rPr>
            </w:rPrChange>
          </w:rPr>
          <w:t xml:space="preserve"> </w:t>
        </w:r>
      </w:ins>
      <w:ins w:id="6469" w:author="The Si Tran" w:date="2012-12-11T23:30:00Z">
        <w:r w:rsidRPr="00032D83">
          <w:rPr>
            <w:bCs w:val="0"/>
          </w:rPr>
          <w:t>Đơn v</w:t>
        </w:r>
        <w:r w:rsidRPr="006D6C8D">
          <w:t>ị</w:t>
        </w:r>
        <w:r w:rsidRPr="000C3A28">
          <w:t xml:space="preserve"> m</w:t>
        </w:r>
        <w:r w:rsidRPr="00D753D1">
          <w:rPr>
            <w:bCs w:val="0"/>
            <w:rPrChange w:id="6470" w:author="The Si Tran" w:date="2012-12-16T17:15:00Z">
              <w:rPr>
                <w:b w:val="0"/>
                <w:bCs w:val="0"/>
              </w:rPr>
            </w:rPrChange>
          </w:rPr>
          <w:t xml:space="preserve">ạng </w:t>
        </w:r>
      </w:ins>
      <w:r w:rsidR="00976130">
        <w:rPr>
          <w:bCs w:val="0"/>
        </w:rPr>
        <w:t>nơron</w:t>
      </w:r>
      <w:bookmarkEnd w:id="6464"/>
    </w:p>
    <w:p w14:paraId="7E5A720E" w14:textId="0C83035B" w:rsidR="0088753F" w:rsidRPr="0049233F" w:rsidDel="006C1895" w:rsidRDefault="0088753F">
      <w:pPr>
        <w:pStyle w:val="Hinh"/>
        <w:rPr>
          <w:del w:id="6471" w:author="The Si Tran" w:date="2012-12-11T23:30:00Z"/>
        </w:rPr>
        <w:pPrChange w:id="6472" w:author="The Si Tran" w:date="2012-12-16T17:15:00Z">
          <w:pPr>
            <w:pStyle w:val="Caption"/>
            <w:ind w:left="1440" w:firstLine="720"/>
          </w:pPr>
        </w:pPrChange>
      </w:pPr>
      <w:bookmarkStart w:id="6473" w:name="_Toc327348209"/>
      <w:bookmarkStart w:id="6474" w:name="_Toc343029959"/>
      <w:bookmarkEnd w:id="6463"/>
      <w:del w:id="6475"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476"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477"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473"/>
        <w:bookmarkEnd w:id="6474"/>
      </w:del>
    </w:p>
    <w:p w14:paraId="6ED679FF" w14:textId="77777777" w:rsidR="0088753F" w:rsidDel="00D753D1" w:rsidRDefault="0088753F">
      <w:pPr>
        <w:rPr>
          <w:del w:id="6478" w:author="The Si Tran" w:date="2012-12-16T17:15:00Z"/>
        </w:rPr>
        <w:pPrChange w:id="6479" w:author="The Si Tran" w:date="2012-12-16T17:15:00Z">
          <w:pPr>
            <w:spacing w:before="0"/>
            <w:ind w:firstLine="720"/>
          </w:pPr>
        </w:pPrChange>
      </w:pPr>
    </w:p>
    <w:p w14:paraId="581DE4F2" w14:textId="77777777" w:rsidR="00D753D1" w:rsidRPr="002B1464" w:rsidRDefault="00D753D1">
      <w:pPr>
        <w:pStyle w:val="Hinh"/>
        <w:rPr>
          <w:ins w:id="6480" w:author="The Si Tran" w:date="2012-12-16T17:15:00Z"/>
        </w:rPr>
        <w:pPrChange w:id="6481" w:author="The Si Tran" w:date="2012-12-16T17:15:00Z">
          <w:pPr/>
        </w:pPrChange>
      </w:pPr>
    </w:p>
    <w:p w14:paraId="35130FAB" w14:textId="2D2BDED1" w:rsidR="0088753F" w:rsidRPr="0049233F" w:rsidRDefault="0088753F">
      <w:pPr>
        <w:pPrChange w:id="6482"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483" w:author="The Si Tran" w:date="2012-12-16T08:15:00Z"/>
          <w:szCs w:val="26"/>
        </w:rPr>
        <w:pPrChange w:id="6484"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485" w:author="The Si Tran" w:date="2012-12-16T08:15:00Z">
          <w:pPr>
            <w:spacing w:before="0"/>
            <w:ind w:left="360"/>
          </w:pPr>
        </w:pPrChange>
      </w:pPr>
    </w:p>
    <w:p w14:paraId="27DE0199" w14:textId="77777777" w:rsidR="0088753F" w:rsidRPr="0049233F" w:rsidRDefault="0088753F">
      <w:pPr>
        <w:pPrChange w:id="6486"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487"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488" w:author="The Si Tran" w:date="2012-12-06T01:54:00Z"/>
          <w:rFonts w:ascii="Times New Roman" w:hAnsi="Times New Roman"/>
          <w:sz w:val="26"/>
          <w:szCs w:val="26"/>
        </w:rPr>
        <w:pPrChange w:id="6489" w:author="The Si Tran" w:date="2012-12-06T01:54:00Z">
          <w:pPr>
            <w:pStyle w:val="ListParagraph"/>
            <w:numPr>
              <w:numId w:val="7"/>
            </w:numPr>
            <w:spacing w:after="0" w:line="360" w:lineRule="auto"/>
            <w:ind w:left="360" w:hanging="360"/>
          </w:pPr>
        </w:pPrChange>
      </w:pPr>
      <w:del w:id="6490"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491" w:author="The Si Tran" w:date="2012-12-06T02:03:00Z"/>
          <w:rFonts w:ascii="Times New Roman" w:hAnsi="Times New Roman"/>
          <w:noProof/>
          <w:sz w:val="26"/>
          <w:rPrChange w:id="6492" w:author="The Si Tran" w:date="2012-12-06T01:54:00Z">
            <w:rPr>
              <w:del w:id="6493" w:author="The Si Tran" w:date="2012-12-06T02:03:00Z"/>
              <w:noProof/>
            </w:rPr>
          </w:rPrChange>
        </w:rPr>
        <w:pPrChange w:id="6494" w:author="The Si Tran" w:date="2012-12-06T01:54:00Z">
          <w:pPr>
            <w:pStyle w:val="ListParagraph"/>
            <w:spacing w:after="0" w:line="360" w:lineRule="auto"/>
            <w:ind w:left="0"/>
          </w:pPr>
        </w:pPrChange>
      </w:pPr>
      <w:del w:id="6495" w:author="The Si Tran" w:date="2012-12-06T01:54:00Z">
        <w:r w:rsidRPr="002B1464" w:rsidDel="000B65E4">
          <w:rPr>
            <w:noProof/>
          </w:rPr>
          <w:drawing>
            <wp:inline distT="0" distB="0" distL="0" distR="0" wp14:anchorId="34070222" wp14:editId="72037807">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496" w:author="The Si Tran" w:date="2012-12-06T01:56:00Z"/>
          <w:rFonts w:ascii="Times New Roman" w:hAnsi="Times New Roman"/>
          <w:sz w:val="26"/>
          <w:szCs w:val="26"/>
        </w:rPr>
        <w:pPrChange w:id="6497" w:author="The Si Tran" w:date="2012-12-06T01:54:00Z">
          <w:pPr>
            <w:pStyle w:val="ListParagraph"/>
            <w:numPr>
              <w:numId w:val="7"/>
            </w:numPr>
            <w:spacing w:after="0" w:line="360" w:lineRule="auto"/>
            <w:ind w:left="360" w:hanging="360"/>
          </w:pPr>
        </w:pPrChange>
      </w:pPr>
      <w:del w:id="6498"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499" w:author="The Si Tran" w:date="2012-12-06T02:03:00Z"/>
          <w:rFonts w:ascii="Times New Roman" w:hAnsi="Times New Roman"/>
          <w:sz w:val="26"/>
          <w:rPrChange w:id="6500" w:author="The Si Tran" w:date="2012-12-06T01:56:00Z">
            <w:rPr>
              <w:del w:id="6501" w:author="The Si Tran" w:date="2012-12-06T02:03:00Z"/>
            </w:rPr>
          </w:rPrChange>
        </w:rPr>
        <w:pPrChange w:id="6502" w:author="The Si Tran" w:date="2012-12-06T01:56:00Z">
          <w:pPr>
            <w:pStyle w:val="ListParagraph"/>
            <w:spacing w:after="0" w:line="360" w:lineRule="auto"/>
            <w:ind w:left="0"/>
          </w:pPr>
        </w:pPrChange>
      </w:pPr>
      <w:del w:id="6503" w:author="The Si Tran" w:date="2012-12-06T01:56:00Z">
        <w:r w:rsidRPr="002B1464" w:rsidDel="000B65E4">
          <w:rPr>
            <w:noProof/>
          </w:rPr>
          <w:drawing>
            <wp:inline distT="0" distB="0" distL="0" distR="0" wp14:anchorId="1BC24508" wp14:editId="0A20A6FF">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504" w:author="The Si Tran" w:date="2012-12-06T01:58:00Z"/>
          <w:rFonts w:ascii="Times New Roman" w:hAnsi="Times New Roman"/>
          <w:sz w:val="26"/>
          <w:szCs w:val="26"/>
        </w:rPr>
        <w:pPrChange w:id="6505" w:author="The Si Tran" w:date="2012-12-06T01:56:00Z">
          <w:pPr>
            <w:pStyle w:val="ListParagraph"/>
            <w:numPr>
              <w:numId w:val="7"/>
            </w:numPr>
            <w:spacing w:after="0" w:line="360" w:lineRule="auto"/>
            <w:ind w:left="360" w:hanging="360"/>
          </w:pPr>
        </w:pPrChange>
      </w:pPr>
      <w:del w:id="6506"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507" w:author="The Si Tran" w:date="2012-12-06T02:03:00Z"/>
          <w:rFonts w:ascii="Times New Roman" w:hAnsi="Times New Roman"/>
          <w:sz w:val="26"/>
          <w:szCs w:val="26"/>
        </w:rPr>
        <w:pPrChange w:id="6508" w:author="The Si Tran" w:date="2012-12-06T01:58:00Z">
          <w:pPr>
            <w:pStyle w:val="ListParagraph"/>
            <w:spacing w:after="0" w:line="360" w:lineRule="auto"/>
            <w:ind w:left="0"/>
          </w:pPr>
        </w:pPrChange>
      </w:pPr>
      <w:del w:id="6509" w:author="The Si Tran" w:date="2012-12-06T01:58:00Z">
        <w:r w:rsidRPr="002B1464" w:rsidDel="000B65E4">
          <w:rPr>
            <w:rFonts w:ascii="Times New Roman" w:hAnsi="Times New Roman"/>
            <w:noProof/>
            <w:sz w:val="26"/>
            <w:szCs w:val="26"/>
            <w:rPrChange w:id="6510" w:author="Unknown">
              <w:rPr>
                <w:noProof/>
              </w:rPr>
            </w:rPrChange>
          </w:rPr>
          <w:drawing>
            <wp:inline distT="0" distB="0" distL="0" distR="0" wp14:anchorId="33EA6F15" wp14:editId="21B34142">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511" w:author="The Si Tran" w:date="2012-12-06T01:58:00Z"/>
          <w:rFonts w:ascii="Times New Roman" w:hAnsi="Times New Roman"/>
          <w:sz w:val="26"/>
          <w:szCs w:val="26"/>
        </w:rPr>
        <w:pPrChange w:id="6512" w:author="The Si Tran" w:date="2012-12-06T01:58:00Z">
          <w:pPr>
            <w:pStyle w:val="ListParagraph"/>
            <w:numPr>
              <w:numId w:val="7"/>
            </w:numPr>
            <w:spacing w:after="0" w:line="360" w:lineRule="auto"/>
            <w:ind w:left="360" w:hanging="360"/>
          </w:pPr>
        </w:pPrChange>
      </w:pPr>
      <w:del w:id="6513"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514" w:author="The Si Tran" w:date="2012-12-06T02:03:00Z"/>
          <w:noProof/>
        </w:rPr>
        <w:pPrChange w:id="6515" w:author="The Si Tran" w:date="2012-12-06T01:58:00Z">
          <w:pPr>
            <w:spacing w:before="0"/>
          </w:pPr>
        </w:pPrChange>
      </w:pPr>
      <w:del w:id="6516" w:author="The Si Tran" w:date="2012-12-06T02:03:00Z">
        <w:r w:rsidRPr="0049233F" w:rsidDel="00F86DC5">
          <w:rPr>
            <w:noProof/>
          </w:rPr>
          <w:delText xml:space="preserve">     </w:delText>
        </w:r>
      </w:del>
      <w:del w:id="6517" w:author="The Si Tran" w:date="2012-12-06T01:58:00Z">
        <w:r w:rsidRPr="000C3A28" w:rsidDel="000B65E4">
          <w:rPr>
            <w:noProof/>
            <w:rPrChange w:id="6518" w:author="Unknown">
              <w:rPr>
                <w:noProof/>
              </w:rPr>
            </w:rPrChange>
          </w:rPr>
          <w:drawing>
            <wp:inline distT="0" distB="0" distL="0" distR="0" wp14:anchorId="77FA9531" wp14:editId="74DB326D">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519" w:author="The Si Tran" w:date="2012-12-06T02:03:00Z"/>
          <w:rFonts w:ascii="Times New Roman" w:hAnsi="Times New Roman"/>
          <w:sz w:val="26"/>
          <w:szCs w:val="26"/>
        </w:rPr>
      </w:pPr>
      <w:ins w:id="6520"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521" w:author="The Si Tran" w:date="2012-12-06T02:03:00Z"/>
          <w:noProof/>
        </w:rPr>
      </w:pPr>
      <w:ins w:id="652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523" w:author="The Si Tran" w:date="2012-12-06T02:03:00Z"/>
          <w:rFonts w:ascii="Times New Roman" w:hAnsi="Times New Roman"/>
          <w:sz w:val="26"/>
          <w:szCs w:val="26"/>
        </w:rPr>
      </w:pPr>
      <w:ins w:id="652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525" w:author="The Si Tran" w:date="2012-12-06T02:03:00Z"/>
        </w:rPr>
      </w:pPr>
      <w:ins w:id="652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527" w:author="The Si Tran" w:date="2012-12-06T02:03:00Z"/>
        </w:rPr>
        <w:pPrChange w:id="6528" w:author="The Si Tran" w:date="2012-12-16T08:35:00Z">
          <w:pPr>
            <w:pStyle w:val="ListParagraph"/>
            <w:numPr>
              <w:numId w:val="7"/>
            </w:numPr>
            <w:spacing w:after="0" w:line="360" w:lineRule="auto"/>
            <w:ind w:left="360" w:hanging="360"/>
          </w:pPr>
        </w:pPrChange>
      </w:pPr>
      <w:ins w:id="6529" w:author="The Si Tran" w:date="2012-12-06T02:03:00Z">
        <w:r w:rsidRPr="0049233F">
          <w:t>Hàm sigmoid:</w:t>
        </w:r>
      </w:ins>
    </w:p>
    <w:p w14:paraId="166EF9F8" w14:textId="77777777" w:rsidR="00F37C82" w:rsidRPr="00B0605D" w:rsidRDefault="00F37C82" w:rsidP="00BA6809">
      <w:pPr>
        <w:pStyle w:val="Canhgiua"/>
        <w:spacing w:before="0"/>
        <w:rPr>
          <w:ins w:id="6530" w:author="The Si Tran" w:date="2012-12-06T02:03:00Z"/>
        </w:rPr>
      </w:pPr>
      <w:ins w:id="6531"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532" w:author="The Si Tran" w:date="2012-12-06T02:03:00Z"/>
        </w:rPr>
        <w:pPrChange w:id="6533" w:author="The Si Tran" w:date="2012-12-16T08:35:00Z">
          <w:pPr>
            <w:pStyle w:val="ListParagraph"/>
            <w:numPr>
              <w:numId w:val="7"/>
            </w:numPr>
            <w:spacing w:after="0" w:line="360" w:lineRule="auto"/>
            <w:ind w:left="360" w:hanging="360"/>
          </w:pPr>
        </w:pPrChange>
      </w:pPr>
      <w:ins w:id="6534"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535" w:author="The Si Tran" w:date="2012-12-16T08:16:00Z">
            <w:rPr>
              <w:szCs w:val="26"/>
            </w:rPr>
          </w:rPrChange>
        </w:rPr>
        <w:pPrChange w:id="6536" w:author="The Si Tran" w:date="2012-12-16T08:16:00Z">
          <w:pPr>
            <w:spacing w:before="0"/>
          </w:pPr>
        </w:pPrChange>
      </w:pPr>
      <w:ins w:id="6537"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538" w:author="The Si Tran" w:date="2012-12-14T05:34:00Z"/>
        </w:rPr>
        <w:pPrChange w:id="6539"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540"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541"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542" w:author="The Si Tran" w:date="2012-12-11T23:31:00Z"/>
        </w:rPr>
        <w:pPrChange w:id="6543" w:author="The Si Tran" w:date="2012-12-16T17:25:00Z">
          <w:pPr>
            <w:pStyle w:val="ListParagraph"/>
            <w:keepNext/>
            <w:spacing w:after="0" w:line="360" w:lineRule="auto"/>
            <w:ind w:firstLine="720"/>
          </w:pPr>
        </w:pPrChange>
      </w:pPr>
      <w:r w:rsidRPr="002B1464">
        <w:rPr>
          <w:noProof/>
        </w:rPr>
        <w:drawing>
          <wp:inline distT="0" distB="0" distL="0" distR="0" wp14:anchorId="56CD9B43" wp14:editId="182A7B4F">
            <wp:extent cx="3753485" cy="21907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65129" cy="2197560"/>
                    </a:xfrm>
                    <a:prstGeom prst="rect">
                      <a:avLst/>
                    </a:prstGeom>
                    <a:noFill/>
                    <a:ln>
                      <a:noFill/>
                    </a:ln>
                  </pic:spPr>
                </pic:pic>
              </a:graphicData>
            </a:graphic>
          </wp:inline>
        </w:drawing>
      </w:r>
    </w:p>
    <w:p w14:paraId="2E5EC661" w14:textId="43764A12" w:rsidR="006C1895" w:rsidRPr="009F089B" w:rsidDel="006C1895" w:rsidRDefault="006C1895">
      <w:pPr>
        <w:pStyle w:val="Hinh"/>
        <w:rPr>
          <w:del w:id="6544" w:author="The Si Tran" w:date="2012-12-11T23:31:00Z"/>
          <w:rPrChange w:id="6545" w:author="The Si Tran" w:date="2012-12-16T17:25:00Z">
            <w:rPr>
              <w:del w:id="6546" w:author="The Si Tran" w:date="2012-12-11T23:31:00Z"/>
            </w:rPr>
          </w:rPrChange>
        </w:rPr>
        <w:pPrChange w:id="6547" w:author="The Si Tran" w:date="2012-12-16T17:25:00Z">
          <w:pPr>
            <w:pStyle w:val="ListParagraph"/>
            <w:keepNext/>
            <w:spacing w:after="0" w:line="360" w:lineRule="auto"/>
            <w:ind w:firstLine="720"/>
          </w:pPr>
        </w:pPrChange>
      </w:pPr>
      <w:bookmarkStart w:id="6548" w:name="_Toc343660661"/>
      <w:ins w:id="6549" w:author="The Si Tran" w:date="2012-12-11T23:30:00Z">
        <w:r w:rsidRPr="00032D83">
          <w:t>Hình 4.</w:t>
        </w:r>
      </w:ins>
      <w:r w:rsidR="001E2676">
        <w:t>2</w:t>
      </w:r>
      <w:ins w:id="6550" w:author="The Si Tran" w:date="2012-12-11T23:30:00Z">
        <w:r w:rsidRPr="00032D83">
          <w:t xml:space="preserve"> </w:t>
        </w:r>
      </w:ins>
      <w:ins w:id="6551" w:author="The Si Tran" w:date="2012-12-11T23:31:00Z">
        <w:r w:rsidRPr="006D6C8D">
          <w:t>M</w:t>
        </w:r>
        <w:r w:rsidRPr="000C3A28">
          <w:t>ạ</w:t>
        </w:r>
        <w:r w:rsidRPr="009F089B">
          <w:rPr>
            <w:rPrChange w:id="6552" w:author="The Si Tran" w:date="2012-12-16T17:25:00Z">
              <w:rPr/>
            </w:rPrChange>
          </w:rPr>
          <w:t xml:space="preserve">ng </w:t>
        </w:r>
      </w:ins>
      <w:r w:rsidR="00976130">
        <w:t>nơron</w:t>
      </w:r>
      <w:ins w:id="6553" w:author="The Si Tran" w:date="2012-12-11T23:31:00Z">
        <w:r w:rsidRPr="000C3A28">
          <w:t xml:space="preserve"> truy</w:t>
        </w:r>
        <w:r w:rsidRPr="009F089B">
          <w:rPr>
            <w:rPrChange w:id="6554" w:author="The Si Tran" w:date="2012-12-16T17:25:00Z">
              <w:rPr/>
            </w:rPrChange>
          </w:rPr>
          <w:t>ền thẳng</w:t>
        </w:r>
      </w:ins>
      <w:bookmarkEnd w:id="6548"/>
    </w:p>
    <w:p w14:paraId="04ED4F0F" w14:textId="77777777" w:rsidR="0088753F" w:rsidRPr="0049233F" w:rsidDel="006C1895" w:rsidRDefault="0088753F">
      <w:pPr>
        <w:pStyle w:val="Hinh"/>
        <w:rPr>
          <w:del w:id="6555" w:author="The Si Tran" w:date="2012-12-11T23:32:00Z"/>
        </w:rPr>
        <w:pPrChange w:id="6556" w:author="The Si Tran" w:date="2012-12-16T17:25:00Z">
          <w:pPr>
            <w:pStyle w:val="Caption"/>
          </w:pPr>
        </w:pPrChange>
      </w:pPr>
      <w:del w:id="6557" w:author="The Si Tran" w:date="2012-12-11T23:31:00Z">
        <w:r w:rsidRPr="009F089B" w:rsidDel="006C1895">
          <w:rPr>
            <w:bCs w:val="0"/>
            <w:rPrChange w:id="6558" w:author="The Si Tran" w:date="2012-12-16T17:25:00Z">
              <w:rPr>
                <w:b w:val="0"/>
                <w:bCs w:val="0"/>
              </w:rPr>
            </w:rPrChange>
          </w:rPr>
          <w:delText xml:space="preserve"> </w:delText>
        </w:r>
      </w:del>
      <w:r w:rsidRPr="0049233F">
        <w:t xml:space="preserve"> </w:t>
      </w:r>
      <w:del w:id="6559" w:author="The Si Tran" w:date="2012-12-11T23:32:00Z">
        <w:r w:rsidRPr="0049233F" w:rsidDel="006C1895">
          <w:delText xml:space="preserve">                           </w:delText>
        </w:r>
        <w:bookmarkStart w:id="6560" w:name="_Toc326299571"/>
        <w:r w:rsidRPr="0049233F" w:rsidDel="006C1895">
          <w:tab/>
        </w:r>
      </w:del>
      <w:bookmarkStart w:id="6561" w:name="_Toc327348210"/>
      <w:bookmarkStart w:id="6562" w:name="_Toc343029960"/>
      <w:del w:id="6563"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564"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565"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560"/>
      <w:bookmarkEnd w:id="6561"/>
      <w:bookmarkEnd w:id="6562"/>
    </w:p>
    <w:p w14:paraId="1EFEA16E" w14:textId="77777777" w:rsidR="0088753F" w:rsidRDefault="0088753F">
      <w:pPr>
        <w:pStyle w:val="Hinh"/>
        <w:rPr>
          <w:ins w:id="6566" w:author="The Si Tran" w:date="2012-12-11T23:32:00Z"/>
        </w:rPr>
        <w:pPrChange w:id="6567" w:author="The Si Tran" w:date="2012-12-16T17:25:00Z">
          <w:pPr/>
        </w:pPrChange>
      </w:pPr>
    </w:p>
    <w:p w14:paraId="2983CE88" w14:textId="77777777" w:rsidR="006C1895" w:rsidRPr="002B1464" w:rsidRDefault="006C1895">
      <w:pPr>
        <w:pStyle w:val="Hinh"/>
        <w:pPrChange w:id="6568" w:author="The Si Tran" w:date="2012-12-16T10:10:00Z">
          <w:pPr/>
        </w:pPrChange>
      </w:pPr>
    </w:p>
    <w:p w14:paraId="7B3BD50F" w14:textId="3DEBAFB6" w:rsidR="0088753F" w:rsidRPr="001E2676" w:rsidRDefault="0088753F" w:rsidP="001E2676">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4.2 thể hiện </w:t>
      </w:r>
    </w:p>
    <w:p w14:paraId="4169A60C" w14:textId="77777777" w:rsidR="0088753F" w:rsidRPr="0049233F" w:rsidRDefault="0088753F">
      <w:pPr>
        <w:pStyle w:val="Canhgiua"/>
        <w:pPrChange w:id="6569" w:author="The Si Tran" w:date="2012-12-16T17:25:00Z">
          <w:pPr>
            <w:pStyle w:val="ListParagraph"/>
            <w:keepNext/>
            <w:spacing w:after="0" w:line="360" w:lineRule="auto"/>
            <w:ind w:left="1440"/>
          </w:pPr>
        </w:pPrChange>
      </w:pPr>
      <w:r w:rsidRPr="002B1464">
        <w:rPr>
          <w:noProof/>
        </w:rPr>
        <w:drawing>
          <wp:inline distT="0" distB="0" distL="0" distR="0" wp14:anchorId="7217067D" wp14:editId="30C934FB">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352D6A8" w:rsidR="0088753F" w:rsidRPr="0049233F" w:rsidRDefault="006C1895">
      <w:pPr>
        <w:pStyle w:val="Hinh"/>
        <w:pPrChange w:id="6570" w:author="The Si Tran" w:date="2012-12-16T10:10:00Z">
          <w:pPr>
            <w:pStyle w:val="Caption"/>
          </w:pPr>
        </w:pPrChange>
      </w:pPr>
      <w:bookmarkStart w:id="6571" w:name="_Toc326299572"/>
      <w:bookmarkStart w:id="6572" w:name="_Toc327348211"/>
      <w:bookmarkStart w:id="6573" w:name="_Toc343029961"/>
      <w:bookmarkStart w:id="6574" w:name="_Toc343660662"/>
      <w:ins w:id="6575" w:author="The Si Tran" w:date="2012-12-11T23:32:00Z">
        <w:r>
          <w:t>Hình 4.</w:t>
        </w:r>
      </w:ins>
      <w:r w:rsidR="001E2676">
        <w:t>3</w:t>
      </w:r>
      <w:ins w:id="6576" w:author="The Si Tran" w:date="2012-12-11T23:32:00Z">
        <w:r w:rsidRPr="006C1895">
          <w:t xml:space="preserve"> </w:t>
        </w:r>
        <w:r w:rsidRPr="00032D83">
          <w:t>M</w:t>
        </w:r>
        <w:r w:rsidRPr="006D6C8D">
          <w:t>ạ</w:t>
        </w:r>
        <w:r w:rsidRPr="000C3A28">
          <w:t xml:space="preserve">ng </w:t>
        </w:r>
      </w:ins>
      <w:r w:rsidR="00976130">
        <w:t>nơron</w:t>
      </w:r>
      <w:ins w:id="6577" w:author="The Si Tran" w:date="2012-12-11T23:32:00Z">
        <w:r w:rsidRPr="000C3A28">
          <w:t xml:space="preserve"> h</w:t>
        </w:r>
        <w:r w:rsidRPr="006C1895">
          <w:rPr>
            <w:rPrChange w:id="6578" w:author="The Si Tran" w:date="2012-12-11T23:32:00Z">
              <w:rPr>
                <w:b w:val="0"/>
              </w:rPr>
            </w:rPrChange>
          </w:rPr>
          <w:t>ồi quy</w:t>
        </w:r>
        <w:bookmarkEnd w:id="6574"/>
        <w:r w:rsidRPr="0049233F">
          <w:t xml:space="preserve"> </w:t>
        </w:r>
      </w:ins>
      <w:del w:id="6579"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580"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581"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571"/>
      <w:bookmarkEnd w:id="6572"/>
      <w:bookmarkEnd w:id="6573"/>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582"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498955D8" w:rsidR="0088753F" w:rsidRPr="0049233F" w:rsidRDefault="0088753F">
      <w:pPr>
        <w:pStyle w:val="BuletL1"/>
        <w:pPrChange w:id="6583"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584" w:author="The Si Tran" w:date="2012-12-16T17:26:00Z">
          <w:pPr>
            <w:keepNext/>
            <w:spacing w:before="0"/>
            <w:ind w:left="1440" w:firstLine="720"/>
          </w:pPr>
        </w:pPrChange>
      </w:pPr>
      <w:r w:rsidRPr="002B1464">
        <w:rPr>
          <w:noProof/>
        </w:rPr>
        <w:drawing>
          <wp:inline distT="0" distB="0" distL="0" distR="0" wp14:anchorId="38C99F8A" wp14:editId="32024C43">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4BF5C4A8" w:rsidR="0088753F" w:rsidRPr="0049233F" w:rsidRDefault="008E2AA9">
      <w:pPr>
        <w:pStyle w:val="Hinh"/>
        <w:pPrChange w:id="6585" w:author="The Si Tran" w:date="2012-12-16T10:10:00Z">
          <w:pPr>
            <w:pStyle w:val="Caption"/>
          </w:pPr>
        </w:pPrChange>
      </w:pPr>
      <w:bookmarkStart w:id="6586" w:name="_Toc326299573"/>
      <w:bookmarkStart w:id="6587" w:name="_Toc327348212"/>
      <w:bookmarkStart w:id="6588" w:name="_Toc343029962"/>
      <w:bookmarkStart w:id="6589" w:name="_Toc343660663"/>
      <w:ins w:id="6590" w:author="The Si Tran" w:date="2012-12-11T23:33:00Z">
        <w:r>
          <w:t>Hình 4.</w:t>
        </w:r>
      </w:ins>
      <w:r w:rsidR="001E2676">
        <w:t>4</w:t>
      </w:r>
      <w:r w:rsidR="00976130">
        <w:t>:</w:t>
      </w:r>
      <w:ins w:id="6591" w:author="The Si Tran" w:date="2012-12-11T23:33:00Z">
        <w:r w:rsidR="002B62AC" w:rsidRPr="006C1895">
          <w:t xml:space="preserve"> </w:t>
        </w:r>
        <w:r w:rsidR="002B62AC">
          <w:t xml:space="preserve"> </w:t>
        </w:r>
      </w:ins>
      <w:del w:id="6592" w:author="The Si Tran" w:date="2012-12-11T23:33:00Z">
        <w:r w:rsidR="0088753F" w:rsidRPr="00032D83" w:rsidDel="002B62AC">
          <w:delText xml:space="preserve">Hình </w:delText>
        </w:r>
        <w:r w:rsidR="0088753F" w:rsidRPr="008E2AA9" w:rsidDel="002B62AC">
          <w:fldChar w:fldCharType="begin"/>
        </w:r>
        <w:r w:rsidR="0088753F" w:rsidRPr="008E2AA9" w:rsidDel="002B62AC">
          <w:rPr>
            <w:rPrChange w:id="6593" w:author="The Si Tran" w:date="2012-12-11T23:33:00Z">
              <w:rPr>
                <w:b w:val="0"/>
              </w:rPr>
            </w:rPrChange>
          </w:rPr>
          <w:delInstrText xml:space="preserve"> STYLEREF 1 \s </w:delInstrText>
        </w:r>
        <w:r w:rsidR="0088753F" w:rsidRPr="008E2AA9" w:rsidDel="002B62AC">
          <w:rPr>
            <w:rPrChange w:id="6594" w:author="The Si Tran" w:date="2012-12-11T23:33:00Z">
              <w:rPr>
                <w:b w:val="0"/>
              </w:rPr>
            </w:rPrChange>
          </w:rPr>
          <w:fldChar w:fldCharType="separate"/>
        </w:r>
        <w:r w:rsidR="0088753F" w:rsidRPr="008E2AA9" w:rsidDel="002B62AC">
          <w:rPr>
            <w:noProof/>
            <w:rPrChange w:id="6595" w:author="The Si Tran" w:date="2012-12-11T23:33:00Z">
              <w:rPr>
                <w:b w:val="0"/>
                <w:noProof/>
              </w:rPr>
            </w:rPrChange>
          </w:rPr>
          <w:delText>2</w:delText>
        </w:r>
        <w:r w:rsidR="0088753F" w:rsidRPr="008E2AA9" w:rsidDel="002B62AC">
          <w:rPr>
            <w:rPrChange w:id="6596" w:author="The Si Tran" w:date="2012-12-11T23:33:00Z">
              <w:rPr>
                <w:b w:val="0"/>
              </w:rPr>
            </w:rPrChange>
          </w:rPr>
          <w:fldChar w:fldCharType="end"/>
        </w:r>
        <w:r w:rsidR="0088753F" w:rsidRPr="008E2AA9" w:rsidDel="002B62AC">
          <w:rPr>
            <w:rPrChange w:id="6597" w:author="The Si Tran" w:date="2012-12-11T23:33:00Z">
              <w:rPr>
                <w:b w:val="0"/>
              </w:rPr>
            </w:rPrChange>
          </w:rPr>
          <w:delText>.</w:delText>
        </w:r>
        <w:r w:rsidR="0088753F" w:rsidRPr="008E2AA9" w:rsidDel="002B62AC">
          <w:rPr>
            <w:rPrChange w:id="6598" w:author="The Si Tran" w:date="2012-12-11T23:33:00Z">
              <w:rPr>
                <w:b w:val="0"/>
              </w:rPr>
            </w:rPrChange>
          </w:rPr>
          <w:fldChar w:fldCharType="begin"/>
        </w:r>
        <w:r w:rsidR="0088753F" w:rsidRPr="008E2AA9" w:rsidDel="002B62AC">
          <w:rPr>
            <w:rPrChange w:id="6599" w:author="The Si Tran" w:date="2012-12-11T23:33:00Z">
              <w:rPr>
                <w:b w:val="0"/>
              </w:rPr>
            </w:rPrChange>
          </w:rPr>
          <w:delInstrText xml:space="preserve"> SEQ Hình \* ARABIC \s 1 </w:delInstrText>
        </w:r>
        <w:r w:rsidR="0088753F" w:rsidRPr="008E2AA9" w:rsidDel="002B62AC">
          <w:rPr>
            <w:rPrChange w:id="6600" w:author="The Si Tran" w:date="2012-12-11T23:33:00Z">
              <w:rPr>
                <w:b w:val="0"/>
              </w:rPr>
            </w:rPrChange>
          </w:rPr>
          <w:fldChar w:fldCharType="separate"/>
        </w:r>
        <w:r w:rsidR="0088753F" w:rsidRPr="008E2AA9" w:rsidDel="002B62AC">
          <w:rPr>
            <w:noProof/>
            <w:rPrChange w:id="6601" w:author="The Si Tran" w:date="2012-12-11T23:33:00Z">
              <w:rPr>
                <w:b w:val="0"/>
                <w:noProof/>
              </w:rPr>
            </w:rPrChange>
          </w:rPr>
          <w:delText>4</w:delText>
        </w:r>
        <w:r w:rsidR="0088753F" w:rsidRPr="008E2AA9" w:rsidDel="002B62AC">
          <w:rPr>
            <w:rPrChange w:id="6602" w:author="The Si Tran" w:date="2012-12-11T23:33:00Z">
              <w:rPr>
                <w:b w:val="0"/>
              </w:rPr>
            </w:rPrChange>
          </w:rPr>
          <w:fldChar w:fldCharType="end"/>
        </w:r>
        <w:r w:rsidR="0088753F" w:rsidRPr="008E2AA9" w:rsidDel="002B62AC">
          <w:rPr>
            <w:rPrChange w:id="6603" w:author="The Si Tran" w:date="2012-12-11T23:33:00Z">
              <w:rPr>
                <w:b w:val="0"/>
              </w:rPr>
            </w:rPrChange>
          </w:rPr>
          <w:delText xml:space="preserve">: </w:delText>
        </w:r>
      </w:del>
      <w:r w:rsidR="0088753F" w:rsidRPr="008E2AA9">
        <w:rPr>
          <w:rPrChange w:id="6604" w:author="The Si Tran" w:date="2012-12-11T23:33:00Z">
            <w:rPr>
              <w:b w:val="0"/>
            </w:rPr>
          </w:rPrChange>
        </w:rPr>
        <w:t>Mô hình học có giám sát</w:t>
      </w:r>
      <w:bookmarkEnd w:id="6586"/>
      <w:bookmarkEnd w:id="6587"/>
      <w:bookmarkEnd w:id="6588"/>
      <w:bookmarkEnd w:id="6589"/>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605"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606" w:author="superchickend" w:date="2012-12-16T15:15:00Z"/>
        </w:rPr>
        <w:pPrChange w:id="6607" w:author="superchickend" w:date="2012-12-16T15:14:00Z">
          <w:pPr>
            <w:pStyle w:val="Heading3"/>
          </w:pPr>
        </w:pPrChange>
      </w:pPr>
      <w:bookmarkStart w:id="6608" w:name="_Toc327348172"/>
      <w:bookmarkStart w:id="6609" w:name="_Toc343660582"/>
      <w:ins w:id="6610" w:author="The Si Tran" w:date="2012-12-12T14:08:00Z">
        <w:r>
          <w:rPr>
            <w:sz w:val="26"/>
            <w:szCs w:val="26"/>
          </w:rPr>
          <w:t>Nguyên tắc hoạt động và các giải thuật huấn luyện của mạng nơron nhân tạo</w:t>
        </w:r>
      </w:ins>
      <w:bookmarkEnd w:id="6609"/>
      <w:ins w:id="6611" w:author="superchickend" w:date="2012-12-16T15:15:00Z">
        <w:r w:rsidR="00644A4C">
          <w:rPr>
            <w:sz w:val="26"/>
            <w:szCs w:val="26"/>
          </w:rPr>
          <w:tab/>
        </w:r>
      </w:ins>
    </w:p>
    <w:p w14:paraId="0943107E" w14:textId="23AF0ACB" w:rsidR="0088753F" w:rsidRPr="00032D83" w:rsidDel="00AD4B67" w:rsidRDefault="00445CC8">
      <w:pPr>
        <w:rPr>
          <w:del w:id="6612" w:author="superchickend" w:date="2012-12-16T15:14:00Z"/>
        </w:rPr>
        <w:pPrChange w:id="6613" w:author="The Si Tran" w:date="2012-12-16T17:26:00Z">
          <w:pPr>
            <w:pStyle w:val="Heading2"/>
          </w:pPr>
        </w:pPrChange>
      </w:pPr>
      <w:ins w:id="6614" w:author="superchickend" w:date="2012-12-16T15:20:00Z">
        <w:r>
          <w:t>Dựa trên cấu trúc của mạ</w:t>
        </w:r>
        <w:r w:rsidR="00CD76C3">
          <w:t xml:space="preserve">ng </w:t>
        </w:r>
      </w:ins>
      <w:ins w:id="6615" w:author="The Si Tran" w:date="2012-12-16T09:43:00Z">
        <w:r w:rsidR="00976130">
          <w:t xml:space="preserve">nơron </w:t>
        </w:r>
      </w:ins>
      <w:ins w:id="6616" w:author="superchickend" w:date="2012-12-16T15:20:00Z">
        <w:r w:rsidR="00CD76C3">
          <w:t>đã trình bày ở</w:t>
        </w:r>
        <w:r>
          <w:t xml:space="preserve"> mục 4.2</w:t>
        </w:r>
        <w:r w:rsidR="00CD76C3">
          <w:t xml:space="preserve">, </w:t>
        </w:r>
      </w:ins>
      <w:ins w:id="6617" w:author="superchickend" w:date="2012-12-16T15:15:00Z">
        <w:r w:rsidR="00C46E9E">
          <w:t xml:space="preserve">chúng tôi giới thiệu </w:t>
        </w:r>
      </w:ins>
      <w:ins w:id="6618" w:author="superchickend" w:date="2012-12-16T15:17:00Z">
        <w:r>
          <w:t>nguyên tắc hoạt động của mạng</w:t>
        </w:r>
      </w:ins>
      <w:del w:id="6619" w:author="The Si Tran" w:date="2012-12-12T14:08:00Z">
        <w:r w:rsidR="0088753F" w:rsidRPr="00AD4B67" w:rsidDel="008E70A9">
          <w:rPr>
            <w:rPrChange w:id="6620" w:author="superchickend" w:date="2012-12-16T15:14:00Z">
              <w:rPr>
                <w:b w:val="0"/>
                <w:bCs w:val="0"/>
                <w:iCs w:val="0"/>
                <w:sz w:val="20"/>
                <w:szCs w:val="20"/>
              </w:rPr>
            </w:rPrChange>
          </w:rPr>
          <w:delText>NGUYÊN TẮC HOẠT ĐỘNG VÀ CÁC GIẢI THUẬT HUẤN LUYỆN CỦA MẠNG NEURON NHÂN TẠO</w:delText>
        </w:r>
      </w:del>
      <w:bookmarkEnd w:id="6608"/>
    </w:p>
    <w:p w14:paraId="539AF1DE" w14:textId="15A1C404" w:rsidR="00AD4B67" w:rsidRPr="00032D83" w:rsidRDefault="00445CC8">
      <w:pPr>
        <w:rPr>
          <w:ins w:id="6621" w:author="superchickend" w:date="2012-12-16T15:14:00Z"/>
        </w:rPr>
        <w:pPrChange w:id="6622" w:author="The Si Tran" w:date="2012-12-16T17:26:00Z">
          <w:pPr>
            <w:pStyle w:val="Heading3"/>
          </w:pPr>
        </w:pPrChange>
      </w:pPr>
      <w:bookmarkStart w:id="6623" w:name="_Toc327348173"/>
      <w:ins w:id="6624" w:author="superchickend" w:date="2012-12-16T15:18:00Z">
        <w:r>
          <w:t xml:space="preserve">  </w:t>
        </w:r>
      </w:ins>
      <w:proofErr w:type="gramStart"/>
      <w:ins w:id="6625" w:author="The Si Tran" w:date="2012-12-16T09:43:00Z">
        <w:r w:rsidR="00976130">
          <w:t>nơron</w:t>
        </w:r>
        <w:proofErr w:type="gramEnd"/>
        <w:r w:rsidR="00976130">
          <w:t xml:space="preserve"> </w:t>
        </w:r>
      </w:ins>
      <w:ins w:id="6626" w:author="superchickend" w:date="2012-12-16T15:18:00Z">
        <w:r>
          <w:t>nhân tạo</w:t>
        </w:r>
      </w:ins>
      <w:ins w:id="6627" w:author="superchickend" w:date="2012-12-16T15:19:00Z">
        <w:r>
          <w:t xml:space="preserve"> và trình bày hai giải thuật huấn luyện được sử dụng phổ biến trong mạng neural truyền thẳng</w:t>
        </w:r>
      </w:ins>
      <w:ins w:id="6628" w:author="superchickend" w:date="2012-12-16T15:22:00Z">
        <w:r w:rsidR="00CD76C3">
          <w:t xml:space="preserve"> là: giải thuật lan truyền ngược </w:t>
        </w:r>
      </w:ins>
      <w:ins w:id="6629" w:author="superchickend" w:date="2012-12-16T15:23:00Z">
        <w:r w:rsidR="00CD76C3">
          <w:t xml:space="preserve">(Back Propagation) </w:t>
        </w:r>
      </w:ins>
      <w:ins w:id="6630"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631" w:name="_Toc343660583"/>
      <w:r w:rsidRPr="0049233F">
        <w:lastRenderedPageBreak/>
        <w:t>Perceptron</w:t>
      </w:r>
      <w:bookmarkEnd w:id="6623"/>
      <w:bookmarkEnd w:id="6631"/>
    </w:p>
    <w:p w14:paraId="5FD72664" w14:textId="066DDECB" w:rsidR="0088753F" w:rsidRPr="0049233F" w:rsidRDefault="0088753F">
      <w:pPr>
        <w:pPrChange w:id="6632"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D348055">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633" w:author="The Si Tran" w:date="2012-12-16T10:10:00Z">
          <w:pPr>
            <w:pStyle w:val="Caption"/>
          </w:pPr>
        </w:pPrChange>
      </w:pPr>
      <w:bookmarkStart w:id="6634" w:name="_Toc327348213"/>
      <w:bookmarkStart w:id="6635" w:name="_Toc343029963"/>
      <w:bookmarkStart w:id="6636" w:name="_Toc343660664"/>
      <w:r w:rsidRPr="00CA1F7F">
        <w:t xml:space="preserve">Hình </w:t>
      </w:r>
      <w:ins w:id="6637" w:author="The Si Tran" w:date="2012-12-11T23:34:00Z">
        <w:r w:rsidR="006D47A7" w:rsidRPr="00CA1F7F">
          <w:t>4.</w:t>
        </w:r>
      </w:ins>
      <w:r w:rsidR="001E2676">
        <w:t>5</w:t>
      </w:r>
      <w:ins w:id="6638" w:author="The Si Tran" w:date="2012-12-11T23:34:00Z">
        <w:r w:rsidR="006D47A7" w:rsidRPr="00CA1F7F">
          <w:t xml:space="preserve">: </w:t>
        </w:r>
      </w:ins>
      <w:del w:id="6639" w:author="The Si Tran" w:date="2012-12-11T23:34:00Z">
        <w:r w:rsidRPr="00CA1F7F" w:rsidDel="006D47A7">
          <w:fldChar w:fldCharType="begin"/>
        </w:r>
        <w:r w:rsidRPr="00CA1F7F" w:rsidDel="006D47A7">
          <w:rPr>
            <w:rPrChange w:id="6640" w:author="The Si Tran" w:date="2012-12-11T23:34:00Z">
              <w:rPr>
                <w:b w:val="0"/>
              </w:rPr>
            </w:rPrChange>
          </w:rPr>
          <w:delInstrText xml:space="preserve"> STYLEREF 1 \s </w:delInstrText>
        </w:r>
        <w:r w:rsidRPr="00CA1F7F" w:rsidDel="006D47A7">
          <w:rPr>
            <w:rPrChange w:id="6641" w:author="The Si Tran" w:date="2012-12-11T23:34:00Z">
              <w:rPr>
                <w:b w:val="0"/>
              </w:rPr>
            </w:rPrChange>
          </w:rPr>
          <w:fldChar w:fldCharType="separate"/>
        </w:r>
        <w:r w:rsidRPr="00CA1F7F" w:rsidDel="006D47A7">
          <w:rPr>
            <w:rPrChange w:id="6642" w:author="The Si Tran" w:date="2012-12-11T23:34:00Z">
              <w:rPr>
                <w:b w:val="0"/>
                <w:noProof/>
              </w:rPr>
            </w:rPrChange>
          </w:rPr>
          <w:delText>2</w:delText>
        </w:r>
        <w:r w:rsidRPr="00CA1F7F" w:rsidDel="006D47A7">
          <w:rPr>
            <w:rPrChange w:id="6643" w:author="The Si Tran" w:date="2012-12-11T23:34:00Z">
              <w:rPr>
                <w:b w:val="0"/>
              </w:rPr>
            </w:rPrChange>
          </w:rPr>
          <w:fldChar w:fldCharType="end"/>
        </w:r>
        <w:r w:rsidRPr="00CA1F7F" w:rsidDel="006D47A7">
          <w:rPr>
            <w:rPrChange w:id="6644" w:author="The Si Tran" w:date="2012-12-11T23:34:00Z">
              <w:rPr>
                <w:b w:val="0"/>
              </w:rPr>
            </w:rPrChange>
          </w:rPr>
          <w:delText>.</w:delText>
        </w:r>
        <w:r w:rsidRPr="00CA1F7F" w:rsidDel="006D47A7">
          <w:rPr>
            <w:rPrChange w:id="6645" w:author="The Si Tran" w:date="2012-12-11T23:34:00Z">
              <w:rPr>
                <w:b w:val="0"/>
              </w:rPr>
            </w:rPrChange>
          </w:rPr>
          <w:fldChar w:fldCharType="begin"/>
        </w:r>
        <w:r w:rsidRPr="00CA1F7F" w:rsidDel="006D47A7">
          <w:rPr>
            <w:rPrChange w:id="6646" w:author="The Si Tran" w:date="2012-12-11T23:34:00Z">
              <w:rPr>
                <w:b w:val="0"/>
              </w:rPr>
            </w:rPrChange>
          </w:rPr>
          <w:delInstrText xml:space="preserve"> SEQ Hình \* ARABIC \s 1 </w:delInstrText>
        </w:r>
        <w:r w:rsidRPr="00CA1F7F" w:rsidDel="006D47A7">
          <w:rPr>
            <w:rPrChange w:id="6647" w:author="The Si Tran" w:date="2012-12-11T23:34:00Z">
              <w:rPr>
                <w:b w:val="0"/>
              </w:rPr>
            </w:rPrChange>
          </w:rPr>
          <w:fldChar w:fldCharType="separate"/>
        </w:r>
        <w:r w:rsidRPr="00CA1F7F" w:rsidDel="006D47A7">
          <w:rPr>
            <w:rPrChange w:id="6648" w:author="The Si Tran" w:date="2012-12-11T23:34:00Z">
              <w:rPr>
                <w:b w:val="0"/>
                <w:noProof/>
              </w:rPr>
            </w:rPrChange>
          </w:rPr>
          <w:delText>5</w:delText>
        </w:r>
        <w:r w:rsidRPr="00CA1F7F" w:rsidDel="006D47A7">
          <w:rPr>
            <w:rPrChange w:id="6649" w:author="The Si Tran" w:date="2012-12-11T23:34:00Z">
              <w:rPr>
                <w:b w:val="0"/>
              </w:rPr>
            </w:rPrChange>
          </w:rPr>
          <w:fldChar w:fldCharType="end"/>
        </w:r>
        <w:r w:rsidRPr="00CA1F7F" w:rsidDel="006D47A7">
          <w:rPr>
            <w:rPrChange w:id="6650" w:author="The Si Tran" w:date="2012-12-11T23:34:00Z">
              <w:rPr>
                <w:b w:val="0"/>
              </w:rPr>
            </w:rPrChange>
          </w:rPr>
          <w:delText xml:space="preserve">: </w:delText>
        </w:r>
      </w:del>
      <w:r w:rsidRPr="00CA1F7F">
        <w:rPr>
          <w:rPrChange w:id="6651" w:author="The Si Tran" w:date="2012-12-11T23:34:00Z">
            <w:rPr>
              <w:b w:val="0"/>
            </w:rPr>
          </w:rPrChange>
        </w:rPr>
        <w:t xml:space="preserve">Đơn vị mạng </w:t>
      </w:r>
      <w:r w:rsidR="00976130" w:rsidRPr="00CA1F7F">
        <w:t>Nơron</w:t>
      </w:r>
      <w:bookmarkEnd w:id="6634"/>
      <w:bookmarkEnd w:id="6635"/>
      <w:bookmarkEnd w:id="6636"/>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652" w:author="The Si Tran" w:date="2012-12-06T02:05:00Z"/>
        </w:rPr>
        <w:pPrChange w:id="6653"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654" w:author="The Si Tran" w:date="2012-12-06T02:07:00Z"/>
          <w:szCs w:val="26"/>
        </w:rPr>
      </w:pPr>
      <w:ins w:id="6655"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656" w:author="The Si Tran" w:date="2012-12-06T02:07:00Z">
          <w:pPr>
            <w:spacing w:before="0"/>
            <w:ind w:left="720" w:firstLine="720"/>
          </w:pPr>
        </w:pPrChange>
      </w:pPr>
      <w:del w:id="6657" w:author="The Si Tran" w:date="2012-12-06T02:07:00Z">
        <w:r w:rsidRPr="000C3A28" w:rsidDel="00CD6D90">
          <w:rPr>
            <w:noProof/>
            <w:szCs w:val="26"/>
            <w:rPrChange w:id="6658" w:author="Unknown">
              <w:rPr>
                <w:noProof/>
              </w:rPr>
            </w:rPrChange>
          </w:rPr>
          <w:drawing>
            <wp:inline distT="0" distB="0" distL="0" distR="0" wp14:anchorId="03B62084" wp14:editId="022BF621">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659" w:author="The Si Tran" w:date="2012-12-06T01:59:00Z"/>
        </w:rPr>
        <w:pPrChange w:id="6660" w:author="The Si Tran" w:date="2012-12-16T08:22:00Z">
          <w:pPr>
            <w:spacing w:before="0"/>
            <w:ind w:firstLine="720"/>
          </w:pPr>
        </w:pPrChange>
      </w:pPr>
      <w:r w:rsidRPr="0049233F">
        <w:t xml:space="preserve">Ở đây các số thực </w:t>
      </w:r>
      <m:oMath>
        <m:sSub>
          <m:sSubPr>
            <m:ctrlPr>
              <w:ins w:id="6661" w:author="The Si Tran" w:date="2012-12-06T02:07:00Z">
                <w:rPr>
                  <w:rFonts w:ascii="Cambria Math" w:hAnsi="Cambria Math"/>
                  <w:i/>
                </w:rPr>
              </w:ins>
            </m:ctrlPr>
          </m:sSubPr>
          <m:e>
            <w:ins w:id="6662" w:author="The Si Tran" w:date="2012-12-06T02:07:00Z">
              <m:r>
                <w:rPr>
                  <w:rFonts w:ascii="Cambria Math" w:hAnsi="Cambria Math"/>
                </w:rPr>
                <m:t>w</m:t>
              </m:r>
            </w:ins>
          </m:e>
          <m:sub>
            <w:ins w:id="6663" w:author="The Si Tran" w:date="2012-12-06T02:07:00Z">
              <m:r>
                <w:rPr>
                  <w:rFonts w:ascii="Cambria Math" w:hAnsi="Cambria Math"/>
                </w:rPr>
                <m:t>i</m:t>
              </m:r>
            </w:ins>
          </m:sub>
        </m:sSub>
      </m:oMath>
      <w:ins w:id="6664" w:author="The Si Tran" w:date="2012-12-06T02:07:00Z">
        <w:r w:rsidR="00CD6D90">
          <w:t xml:space="preserve"> </w:t>
        </w:r>
      </w:ins>
      <w:del w:id="6665"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666" w:author="The Si Tran" w:date="2012-12-06T02:08:00Z">
                <w:rPr>
                  <w:rFonts w:ascii="Cambria Math" w:hAnsi="Cambria Math"/>
                  <w:i/>
                </w:rPr>
              </w:ins>
            </m:ctrlPr>
          </m:sSubPr>
          <m:e>
            <w:ins w:id="6667" w:author="The Si Tran" w:date="2012-12-06T02:08:00Z">
              <m:r>
                <w:rPr>
                  <w:rFonts w:ascii="Cambria Math" w:hAnsi="Cambria Math"/>
                </w:rPr>
                <m:t>x</m:t>
              </m:r>
            </w:ins>
          </m:e>
          <m:sub>
            <w:ins w:id="6668" w:author="The Si Tran" w:date="2012-12-06T02:08:00Z">
              <m:r>
                <w:rPr>
                  <w:rFonts w:ascii="Cambria Math" w:hAnsi="Cambria Math"/>
                </w:rPr>
                <m:t>i</m:t>
              </m:r>
            </w:ins>
          </m:sub>
        </m:sSub>
      </m:oMath>
      <w:ins w:id="6669" w:author="The Si Tran" w:date="2012-12-06T02:08:00Z">
        <w:r w:rsidR="0001105D">
          <w:t xml:space="preserve"> </w:t>
        </w:r>
      </w:ins>
      <w:del w:id="6670"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671" w:author="The Si Tran" w:date="2012-12-06T02:09:00Z">
                <w:rPr>
                  <w:rFonts w:ascii="Cambria Math" w:hAnsi="Cambria Math"/>
                  <w:i/>
                </w:rPr>
              </w:ins>
            </m:ctrlPr>
          </m:sSubPr>
          <m:e>
            <w:ins w:id="6672" w:author="The Si Tran" w:date="2012-12-06T02:09:00Z">
              <m:r>
                <w:rPr>
                  <w:rFonts w:ascii="Cambria Math" w:hAnsi="Cambria Math"/>
                </w:rPr>
                <m:t>-w</m:t>
              </m:r>
            </w:ins>
          </m:e>
          <m:sub>
            <w:ins w:id="6673" w:author="The Si Tran" w:date="2012-12-06T02:09:00Z">
              <m:r>
                <w:rPr>
                  <w:rFonts w:ascii="Cambria Math" w:hAnsi="Cambria Math"/>
                </w:rPr>
                <m:t>0</m:t>
              </m:r>
            </w:ins>
          </m:sub>
        </m:sSub>
      </m:oMath>
      <w:del w:id="6674"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6675"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676"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677" w:author="The Si Tran" w:date="2012-12-06T02:00:00Z"/>
        </w:rPr>
        <w:pPrChange w:id="6678" w:author="The Si Tran" w:date="2012-12-06T02:00:00Z">
          <w:pPr>
            <w:spacing w:before="0"/>
            <w:ind w:firstLine="720"/>
          </w:pPr>
        </w:pPrChange>
      </w:pPr>
      <w:ins w:id="6679"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680" w:author="The Si Tran" w:date="2012-12-06T02:00:00Z">
          <w:pPr>
            <w:spacing w:before="0"/>
            <w:ind w:firstLine="720"/>
          </w:pPr>
        </w:pPrChange>
      </w:pPr>
      <w:del w:id="6681" w:author="The Si Tran" w:date="2012-12-06T02:00:00Z">
        <w:r w:rsidRPr="000C3A28" w:rsidDel="000B65E4">
          <w:rPr>
            <w:noProof/>
            <w:rPrChange w:id="6682" w:author="Unknown">
              <w:rPr>
                <w:noProof/>
              </w:rPr>
            </w:rPrChange>
          </w:rPr>
          <w:drawing>
            <wp:inline distT="0" distB="0" distL="0" distR="0" wp14:anchorId="05F691B7" wp14:editId="6B8DFAC5">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683" w:author="The Si Tran" w:date="2012-12-06T02:01:00Z"/>
        </w:rPr>
        <w:pPrChange w:id="6684" w:author="The Si Tran" w:date="2012-12-16T08:22:00Z">
          <w:pPr>
            <w:spacing w:before="0"/>
            <w:ind w:firstLine="720"/>
          </w:pPr>
        </w:pPrChange>
      </w:pPr>
      <w:r w:rsidRPr="0049233F">
        <w:t xml:space="preserve">Ở đây </w:t>
      </w:r>
      <w:del w:id="6685" w:author="The Si Tran" w:date="2012-12-06T02:00:00Z">
        <w:r w:rsidRPr="00AF1345" w:rsidDel="000B65E4">
          <w:rPr>
            <w:position w:val="-6"/>
          </w:rPr>
          <w:object w:dxaOrig="200" w:dyaOrig="279" w14:anchorId="56E38391">
            <v:shape id="_x0000_i1103" type="#_x0000_t75" style="width:7.5pt;height:12.75pt" o:ole="">
              <v:imagedata r:id="rId192" o:title=""/>
            </v:shape>
            <o:OLEObject Type="Embed" ProgID="Equation.DSMT4" ShapeID="_x0000_i1103" DrawAspect="Content" ObjectID="_1417414703" r:id="rId193"/>
          </w:object>
        </w:r>
      </w:del>
      <m:oMath>
        <m:acc>
          <m:accPr>
            <m:chr m:val="⃗"/>
            <m:ctrlPr>
              <w:ins w:id="6686" w:author="The Si Tran" w:date="2012-12-06T02:00:00Z">
                <w:rPr>
                  <w:rFonts w:ascii="Cambria Math" w:hAnsi="Cambria Math"/>
                  <w:i/>
                </w:rPr>
              </w:ins>
            </m:ctrlPr>
          </m:accPr>
          <m:e>
            <w:ins w:id="6687" w:author="The Si Tran" w:date="2012-12-06T02:00:00Z">
              <m:r>
                <w:rPr>
                  <w:rFonts w:ascii="Cambria Math" w:hAnsi="Cambria Math"/>
                </w:rPr>
                <m:t>x</m:t>
              </m:r>
            </w:ins>
          </m:e>
        </m:acc>
      </m:oMath>
      <w:r w:rsidRPr="0049233F">
        <w:t xml:space="preserve"> và </w:t>
      </w:r>
      <w:del w:id="6688" w:author="The Si Tran" w:date="2012-12-06T02:00:00Z">
        <w:r w:rsidRPr="00AF1345" w:rsidDel="000B65E4">
          <w:rPr>
            <w:position w:val="-6"/>
          </w:rPr>
          <w:object w:dxaOrig="240" w:dyaOrig="279" w14:anchorId="713B3E3F">
            <v:shape id="_x0000_i1104" type="#_x0000_t75" style="width:12.75pt;height:12.75pt" o:ole="">
              <v:imagedata r:id="rId194" o:title=""/>
            </v:shape>
            <o:OLEObject Type="Embed" ProgID="Equation.DSMT4" ShapeID="_x0000_i1104" DrawAspect="Content" ObjectID="_1417414704" r:id="rId195"/>
          </w:object>
        </w:r>
      </w:del>
      <m:oMath>
        <m:acc>
          <m:accPr>
            <m:chr m:val="⃗"/>
            <m:ctrlPr>
              <w:ins w:id="6689" w:author="The Si Tran" w:date="2012-12-06T02:00:00Z">
                <w:rPr>
                  <w:rFonts w:ascii="Cambria Math" w:hAnsi="Cambria Math"/>
                  <w:i/>
                </w:rPr>
              </w:ins>
            </m:ctrlPr>
          </m:accPr>
          <m:e>
            <w:ins w:id="6690"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691" w:author="The Si Tran" w:date="2012-12-06T02:01:00Z">
        <m:oMath>
          <m:r>
            <w:rPr>
              <w:rFonts w:ascii="Cambria Math" w:hAnsi="Cambria Math"/>
            </w:rPr>
            <m:t>sgn()</m:t>
          </m:r>
        </m:oMath>
      </w:ins>
      <w:del w:id="6692"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693" w:author="The Si Tran" w:date="2012-12-06T02:04:00Z"/>
        </w:rPr>
        <w:pPrChange w:id="6694" w:author="The Si Tran" w:date="2012-12-06T02:04:00Z">
          <w:pPr>
            <w:spacing w:before="0"/>
            <w:ind w:firstLine="720"/>
          </w:pPr>
        </w:pPrChange>
      </w:pPr>
      <w:ins w:id="6695"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696" w:author="The Si Tran" w:date="2012-12-06T02:04:00Z">
          <w:pPr>
            <w:spacing w:before="0"/>
            <w:ind w:firstLine="720"/>
          </w:pPr>
        </w:pPrChange>
      </w:pPr>
      <w:del w:id="6697" w:author="The Si Tran" w:date="2012-12-06T02:04:00Z">
        <w:r w:rsidRPr="000C3A28" w:rsidDel="00CD6D90">
          <w:rPr>
            <w:noProof/>
            <w:rPrChange w:id="6698" w:author="Unknown">
              <w:rPr>
                <w:noProof/>
              </w:rPr>
            </w:rPrChange>
          </w:rPr>
          <w:drawing>
            <wp:inline distT="0" distB="0" distL="0" distR="0" wp14:anchorId="08CFD84C" wp14:editId="40DA4CE8">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699"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700" w:author="The Si Tran" w:date="2012-12-06T02:10:00Z">
                <w:rPr>
                  <w:rFonts w:ascii="Cambria Math" w:hAnsi="Cambria Math"/>
                  <w:i/>
                </w:rPr>
              </w:ins>
            </m:ctrlPr>
          </m:sSubPr>
          <m:e>
            <w:ins w:id="6701" w:author="The Si Tran" w:date="2012-12-06T02:10:00Z">
              <m:r>
                <w:rPr>
                  <w:rFonts w:ascii="Cambria Math" w:hAnsi="Cambria Math"/>
                </w:rPr>
                <m:t>(x</m:t>
              </m:r>
            </w:ins>
          </m:e>
          <m:sub>
            <w:ins w:id="6702" w:author="The Si Tran" w:date="2012-12-06T02:10:00Z">
              <m:r>
                <w:rPr>
                  <w:rFonts w:ascii="Cambria Math" w:hAnsi="Cambria Math"/>
                </w:rPr>
                <m:t>1</m:t>
              </m:r>
            </w:ins>
          </m:sub>
        </m:sSub>
        <w:ins w:id="6703" w:author="The Si Tran" w:date="2012-12-06T02:10:00Z">
          <m:r>
            <w:rPr>
              <w:rFonts w:ascii="Cambria Math" w:hAnsi="Cambria Math"/>
            </w:rPr>
            <m:t>,</m:t>
          </m:r>
        </w:ins>
        <m:sSub>
          <m:sSubPr>
            <m:ctrlPr>
              <w:ins w:id="6704" w:author="The Si Tran" w:date="2012-12-06T02:10:00Z">
                <w:rPr>
                  <w:rFonts w:ascii="Cambria Math" w:hAnsi="Cambria Math"/>
                  <w:i/>
                </w:rPr>
              </w:ins>
            </m:ctrlPr>
          </m:sSubPr>
          <m:e>
            <w:ins w:id="6705" w:author="The Si Tran" w:date="2012-12-06T02:10:00Z">
              <m:r>
                <w:rPr>
                  <w:rFonts w:ascii="Cambria Math" w:hAnsi="Cambria Math"/>
                </w:rPr>
                <m:t>x</m:t>
              </m:r>
            </w:ins>
          </m:e>
          <m:sub>
            <w:ins w:id="6706" w:author="The Si Tran" w:date="2012-12-06T02:10:00Z">
              <m:r>
                <w:rPr>
                  <w:rFonts w:ascii="Cambria Math" w:hAnsi="Cambria Math"/>
                </w:rPr>
                <m:t>2</m:t>
              </m:r>
            </w:ins>
          </m:sub>
        </m:sSub>
        <w:ins w:id="6707" w:author="The Si Tran" w:date="2012-12-06T02:10:00Z">
          <m:r>
            <w:rPr>
              <w:rFonts w:ascii="Cambria Math" w:hAnsi="Cambria Math"/>
            </w:rPr>
            <m:t>,…,</m:t>
          </m:r>
        </w:ins>
        <m:sSub>
          <m:sSubPr>
            <m:ctrlPr>
              <w:ins w:id="6708" w:author="The Si Tran" w:date="2012-12-06T02:10:00Z">
                <w:rPr>
                  <w:rFonts w:ascii="Cambria Math" w:hAnsi="Cambria Math"/>
                  <w:i/>
                </w:rPr>
              </w:ins>
            </m:ctrlPr>
          </m:sSubPr>
          <m:e>
            <w:ins w:id="6709" w:author="The Si Tran" w:date="2012-12-06T02:10:00Z">
              <m:r>
                <w:rPr>
                  <w:rFonts w:ascii="Cambria Math" w:hAnsi="Cambria Math"/>
                </w:rPr>
                <m:t>x</m:t>
              </m:r>
            </w:ins>
          </m:e>
          <m:sub>
            <w:ins w:id="6710" w:author="The Si Tran" w:date="2012-12-06T02:10:00Z">
              <m:r>
                <w:rPr>
                  <w:rFonts w:ascii="Cambria Math" w:hAnsi="Cambria Math"/>
                </w:rPr>
                <m:t>n</m:t>
              </m:r>
            </w:ins>
          </m:sub>
        </m:sSub>
        <w:ins w:id="6711" w:author="The Si Tran" w:date="2012-12-06T02:10:00Z">
          <m:r>
            <w:rPr>
              <w:rFonts w:ascii="Cambria Math" w:hAnsi="Cambria Math"/>
            </w:rPr>
            <m:t>)</m:t>
          </m:r>
        </w:ins>
      </m:oMath>
      <w:del w:id="6712"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713" w:author="The Si Tran" w:date="2012-12-06T02:10:00Z">
        <m:oMath>
          <m:r>
            <w:rPr>
              <w:rFonts w:ascii="Cambria Math" w:hAnsi="Cambria Math"/>
            </w:rPr>
            <m:t>n+1</m:t>
          </m:r>
        </m:oMath>
      </w:ins>
      <w:del w:id="6714"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715" w:author="The Si Tran" w:date="2012-12-06T02:11:00Z">
                <w:rPr>
                  <w:rFonts w:ascii="Cambria Math" w:hAnsi="Cambria Math"/>
                  <w:i/>
                </w:rPr>
              </w:ins>
            </m:ctrlPr>
          </m:sSubPr>
          <m:e>
            <w:ins w:id="6716" w:author="The Si Tran" w:date="2012-12-06T02:11:00Z">
              <m:r>
                <w:rPr>
                  <w:rFonts w:ascii="Cambria Math" w:hAnsi="Cambria Math"/>
                </w:rPr>
                <m:t>x</m:t>
              </m:r>
            </w:ins>
          </m:e>
          <m:sub>
            <w:ins w:id="6717" w:author="The Si Tran" w:date="2012-12-06T02:11:00Z">
              <m:r>
                <w:rPr>
                  <w:rFonts w:ascii="Cambria Math" w:hAnsi="Cambria Math"/>
                </w:rPr>
                <m:t>0</m:t>
              </m:r>
            </w:ins>
          </m:sub>
        </m:sSub>
      </m:oMath>
      <w:del w:id="6718"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719" w:author="The Si Tran" w:date="2012-12-06T02:11:00Z">
        <w:r w:rsidRPr="00AF1345" w:rsidDel="00E81970">
          <w:rPr>
            <w:position w:val="-6"/>
          </w:rPr>
          <w:object w:dxaOrig="760" w:dyaOrig="279" w14:anchorId="0CA687E0">
            <v:shape id="_x0000_i1105" type="#_x0000_t75" style="width:35.25pt;height:12.75pt" o:ole="">
              <v:imagedata r:id="rId197" o:title=""/>
            </v:shape>
            <o:OLEObject Type="Embed" ProgID="Equation.DSMT4" ShapeID="_x0000_i1105" DrawAspect="Content" ObjectID="_1417414705" r:id="rId198"/>
          </w:object>
        </w:r>
      </w:del>
      <m:oMath>
        <m:acc>
          <m:accPr>
            <m:chr m:val="⃗"/>
            <m:ctrlPr>
              <w:ins w:id="6720" w:author="The Si Tran" w:date="2012-12-06T02:11:00Z">
                <w:rPr>
                  <w:rFonts w:ascii="Cambria Math" w:hAnsi="Cambria Math"/>
                  <w:i/>
                </w:rPr>
              </w:ins>
            </m:ctrlPr>
          </m:accPr>
          <m:e>
            <w:ins w:id="6721" w:author="The Si Tran" w:date="2012-12-06T02:11:00Z">
              <m:r>
                <w:rPr>
                  <w:rFonts w:ascii="Cambria Math" w:hAnsi="Cambria Math"/>
                </w:rPr>
                <m:t>w</m:t>
              </m:r>
            </w:ins>
          </m:e>
        </m:acc>
        <w:ins w:id="6722" w:author="The Si Tran" w:date="2012-12-06T02:11:00Z">
          <m:r>
            <w:rPr>
              <w:rFonts w:ascii="Cambria Math" w:hAnsi="Cambria Math"/>
            </w:rPr>
            <m:t>∙</m:t>
          </m:r>
        </w:ins>
        <m:acc>
          <m:accPr>
            <m:chr m:val="⃗"/>
            <m:ctrlPr>
              <w:ins w:id="6723" w:author="The Si Tran" w:date="2012-12-06T02:11:00Z">
                <w:rPr>
                  <w:rFonts w:ascii="Cambria Math" w:hAnsi="Cambria Math"/>
                  <w:i/>
                </w:rPr>
              </w:ins>
            </m:ctrlPr>
          </m:accPr>
          <m:e>
            <w:ins w:id="6724" w:author="The Si Tran" w:date="2012-12-06T02:11:00Z">
              <m:r>
                <w:rPr>
                  <w:rFonts w:ascii="Cambria Math" w:hAnsi="Cambria Math"/>
                </w:rPr>
                <m:t>x</m:t>
              </m:r>
            </w:ins>
          </m:e>
        </m:acc>
        <w:ins w:id="6725"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726"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727" w:author="The Si Tran" w:date="2012-12-06T02:12:00Z">
        <w:r w:rsidRPr="00AF1345" w:rsidDel="00721CBD">
          <w:rPr>
            <w:position w:val="-6"/>
          </w:rPr>
          <w:object w:dxaOrig="240" w:dyaOrig="279" w14:anchorId="6BB743B6">
            <v:shape id="_x0000_i1106" type="#_x0000_t75" style="width:12.75pt;height:12.75pt" o:ole="">
              <v:imagedata r:id="rId199" o:title=""/>
            </v:shape>
            <o:OLEObject Type="Embed" ProgID="Equation.DSMT4" ShapeID="_x0000_i1106" DrawAspect="Content" ObjectID="_1417414706" r:id="rId200"/>
          </w:object>
        </w:r>
      </w:del>
      <m:oMath>
        <m:acc>
          <m:accPr>
            <m:chr m:val="⃗"/>
            <m:ctrlPr>
              <w:ins w:id="6728" w:author="The Si Tran" w:date="2012-12-06T02:12:00Z">
                <w:rPr>
                  <w:rFonts w:ascii="Cambria Math" w:hAnsi="Cambria Math"/>
                  <w:i/>
                </w:rPr>
              </w:ins>
            </m:ctrlPr>
          </m:accPr>
          <m:e>
            <w:ins w:id="6729" w:author="The Si Tran" w:date="2012-12-06T02:12:00Z">
              <m:r>
                <w:rPr>
                  <w:rFonts w:ascii="Cambria Math" w:hAnsi="Cambria Math"/>
                </w:rPr>
                <m:t>w</m:t>
              </m:r>
            </w:ins>
          </m:e>
        </m:acc>
      </m:oMath>
      <w:r w:rsidRPr="0049233F">
        <w:t xml:space="preserve"> sau cho siêu phẳng </w:t>
      </w:r>
      <w:del w:id="6730" w:author="The Si Tran" w:date="2012-12-06T02:12:00Z">
        <w:r w:rsidRPr="00AF1345" w:rsidDel="00721CBD">
          <w:rPr>
            <w:position w:val="-6"/>
          </w:rPr>
          <w:object w:dxaOrig="760" w:dyaOrig="279" w14:anchorId="70AD84D1">
            <v:shape id="_x0000_i1107" type="#_x0000_t75" style="width:35.25pt;height:12.75pt" o:ole="">
              <v:imagedata r:id="rId197" o:title=""/>
            </v:shape>
            <o:OLEObject Type="Embed" ProgID="Equation.DSMT4" ShapeID="_x0000_i1107" DrawAspect="Content" ObjectID="_1417414707" r:id="rId201"/>
          </w:object>
        </w:r>
      </w:del>
      <m:oMath>
        <m:acc>
          <m:accPr>
            <m:chr m:val="⃗"/>
            <m:ctrlPr>
              <w:ins w:id="6731" w:author="The Si Tran" w:date="2012-12-06T02:12:00Z">
                <w:rPr>
                  <w:rFonts w:ascii="Cambria Math" w:hAnsi="Cambria Math"/>
                  <w:i/>
                </w:rPr>
              </w:ins>
            </m:ctrlPr>
          </m:accPr>
          <m:e>
            <w:ins w:id="6732" w:author="The Si Tran" w:date="2012-12-06T02:12:00Z">
              <m:r>
                <w:rPr>
                  <w:rFonts w:ascii="Cambria Math" w:hAnsi="Cambria Math"/>
                </w:rPr>
                <m:t>w</m:t>
              </m:r>
            </w:ins>
          </m:e>
        </m:acc>
        <w:ins w:id="6733" w:author="The Si Tran" w:date="2012-12-06T02:12:00Z">
          <m:r>
            <w:rPr>
              <w:rFonts w:ascii="Cambria Math" w:hAnsi="Cambria Math"/>
            </w:rPr>
            <m:t>∙</m:t>
          </m:r>
        </w:ins>
        <m:acc>
          <m:accPr>
            <m:chr m:val="⃗"/>
            <m:ctrlPr>
              <w:ins w:id="6734" w:author="The Si Tran" w:date="2012-12-06T02:12:00Z">
                <w:rPr>
                  <w:rFonts w:ascii="Cambria Math" w:hAnsi="Cambria Math"/>
                  <w:i/>
                </w:rPr>
              </w:ins>
            </m:ctrlPr>
          </m:accPr>
          <m:e>
            <w:ins w:id="6735" w:author="The Si Tran" w:date="2012-12-06T02:12:00Z">
              <m:r>
                <w:rPr>
                  <w:rFonts w:ascii="Cambria Math" w:hAnsi="Cambria Math"/>
                </w:rPr>
                <m:t>x</m:t>
              </m:r>
            </w:ins>
          </m:e>
        </m:acc>
        <w:ins w:id="6736" w:author="The Si Tran" w:date="2012-12-06T02:12:00Z">
          <m:r>
            <w:rPr>
              <w:rFonts w:ascii="Cambria Math" w:hAnsi="Cambria Math"/>
            </w:rPr>
            <m:t>=0</m:t>
          </m:r>
        </w:ins>
      </m:oMath>
      <w:ins w:id="6737"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738" w:author="The Si Tran" w:date="2012-12-16T17:26:00Z">
          <w:pPr>
            <w:keepNext/>
            <w:spacing w:before="0"/>
            <w:ind w:firstLine="720"/>
          </w:pPr>
        </w:pPrChange>
      </w:pPr>
      <w:r w:rsidRPr="002B1464">
        <w:rPr>
          <w:noProof/>
        </w:rPr>
        <w:drawing>
          <wp:inline distT="0" distB="0" distL="0" distR="0" wp14:anchorId="4BCD2EC0" wp14:editId="11C53C12">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739" w:author="The Si Tran" w:date="2012-12-16T10:10:00Z">
          <w:pPr>
            <w:pStyle w:val="Caption"/>
          </w:pPr>
        </w:pPrChange>
      </w:pPr>
      <w:r w:rsidRPr="0049233F">
        <w:t xml:space="preserve">              </w:t>
      </w:r>
      <w:bookmarkStart w:id="6740" w:name="_Toc327348214"/>
      <w:bookmarkStart w:id="6741" w:name="_Toc343029964"/>
      <w:bookmarkStart w:id="6742" w:name="_Toc343660665"/>
      <w:r w:rsidRPr="0049233F">
        <w:t>Hình</w:t>
      </w:r>
      <w:ins w:id="6743" w:author="The Si Tran" w:date="2012-12-11T23:35:00Z">
        <w:r w:rsidR="006D47A7">
          <w:t xml:space="preserve"> 4.</w:t>
        </w:r>
      </w:ins>
      <w:r w:rsidR="001E2676">
        <w:t>6</w:t>
      </w:r>
      <w:del w:id="6744"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745"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746" w:author="The Si Tran" w:date="2012-12-11T23:34:00Z">
        <w:r w:rsidRPr="00082976" w:rsidDel="006D47A7">
          <w:fldChar w:fldCharType="begin"/>
        </w:r>
        <w:r w:rsidRPr="0049233F" w:rsidDel="006D47A7">
          <w:delInstrText xml:space="preserve"> SEQ Hình \* ARABIC \s 1 </w:delInstrText>
        </w:r>
        <w:r w:rsidRPr="00082976" w:rsidDel="006D47A7">
          <w:rPr>
            <w:rPrChange w:id="6747"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6D47A7">
        <w:rPr>
          <w:rPrChange w:id="6748" w:author="The Si Tran" w:date="2012-12-11T23:35:00Z">
            <w:rPr>
              <w:b w:val="0"/>
            </w:rPr>
          </w:rPrChange>
        </w:rPr>
        <w:t>ết định biểu diễn bởi perceptron hai đầu nhập</w:t>
      </w:r>
      <w:bookmarkEnd w:id="6740"/>
      <w:bookmarkEnd w:id="6741"/>
      <w:bookmarkEnd w:id="6742"/>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749" w:author="The Si Tran" w:date="2012-12-16T08:22:00Z">
          <w:pPr>
            <w:spacing w:before="0"/>
            <w:ind w:firstLine="720"/>
          </w:pPr>
        </w:pPrChange>
      </w:pPr>
      <w:r w:rsidRPr="0049233F">
        <w:t xml:space="preserve">Hình </w:t>
      </w:r>
      <w:ins w:id="6750" w:author="The Si Tran" w:date="2012-12-11T23:35:00Z">
        <w:r w:rsidR="006D47A7">
          <w:t>4.</w:t>
        </w:r>
      </w:ins>
      <w:r w:rsidR="001E2676">
        <w:t>6</w:t>
      </w:r>
      <w:del w:id="6751"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752" w:author="The Si Tran" w:date="2012-12-11T23:35:00Z">
        <w:r w:rsidRPr="0049233F" w:rsidDel="006D47A7">
          <w:delText>2.6</w:delText>
        </w:r>
      </w:del>
      <w:ins w:id="6753"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754"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755" w:author="The Si Tran" w:date="2012-12-06T02:12:00Z">
        <w:r w:rsidRPr="00AF1345" w:rsidDel="00900AAA">
          <w:rPr>
            <w:position w:val="-6"/>
          </w:rPr>
          <w:object w:dxaOrig="240" w:dyaOrig="279" w14:anchorId="7897CBC4">
            <v:shape id="_x0000_i1108" type="#_x0000_t75" style="width:12.75pt;height:12.75pt" o:ole="">
              <v:imagedata r:id="rId194" o:title=""/>
            </v:shape>
            <o:OLEObject Type="Embed" ProgID="Equation.DSMT4" ShapeID="_x0000_i1108" DrawAspect="Content" ObjectID="_1417414708" r:id="rId203"/>
          </w:object>
        </w:r>
      </w:del>
      <m:oMath>
        <m:acc>
          <m:accPr>
            <m:chr m:val="⃗"/>
            <m:ctrlPr>
              <w:ins w:id="6756" w:author="The Si Tran" w:date="2012-12-06T02:12:00Z">
                <w:rPr>
                  <w:rFonts w:ascii="Cambria Math" w:hAnsi="Cambria Math"/>
                  <w:i/>
                </w:rPr>
              </w:ins>
            </m:ctrlPr>
          </m:accPr>
          <m:e>
            <w:ins w:id="6757" w:author="The Si Tran" w:date="2012-12-06T02:12:00Z">
              <m:r>
                <w:rPr>
                  <w:rFonts w:ascii="Cambria Math" w:hAnsi="Cambria Math"/>
                </w:rPr>
                <m:t>w</m:t>
              </m:r>
            </w:ins>
          </m:e>
        </m:acc>
      </m:oMath>
      <w:r w:rsidRPr="0049233F">
        <w:t xml:space="preserve"> trên một không gian thực </w:t>
      </w:r>
      <w:ins w:id="6758" w:author="The Si Tran" w:date="2012-12-06T02:12:00Z">
        <m:oMath>
          <m:r>
            <w:rPr>
              <w:rFonts w:ascii="Cambria Math" w:hAnsi="Cambria Math"/>
            </w:rPr>
            <m:t>n+1</m:t>
          </m:r>
        </m:oMath>
      </w:ins>
      <w:del w:id="6759"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760" w:author="The Si Tran" w:date="2012-12-06T02:13:00Z"/>
          <w:rFonts w:ascii="Times New Roman" w:hAnsi="Times New Roman"/>
          <w:i/>
          <w:sz w:val="26"/>
          <w:szCs w:val="26"/>
          <w:u w:val="single"/>
          <w:rPrChange w:id="6761" w:author="The Si Tran" w:date="2012-12-06T02:13:00Z">
            <w:rPr>
              <w:ins w:id="6762"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763" w:author="The Si Tran" w:date="2012-12-06T02:13:00Z">
        <w:r w:rsidRPr="0049233F" w:rsidDel="00900AAA">
          <w:rPr>
            <w:rFonts w:ascii="Times New Roman" w:hAnsi="Times New Roman"/>
            <w:position w:val="-6"/>
            <w:sz w:val="26"/>
            <w:szCs w:val="26"/>
            <w:rPrChange w:id="6764" w:author="The Si Tran" w:date="2012-12-05T23:02:00Z">
              <w:rPr>
                <w:rFonts w:ascii="Times New Roman" w:hAnsi="Times New Roman"/>
                <w:position w:val="-6"/>
                <w:sz w:val="26"/>
                <w:szCs w:val="26"/>
              </w:rPr>
            </w:rPrChange>
          </w:rPr>
          <w:object w:dxaOrig="240" w:dyaOrig="279" w14:anchorId="72710CDF">
            <v:shape id="_x0000_i1109" type="#_x0000_t75" style="width:12.75pt;height:12.75pt" o:ole="">
              <v:imagedata r:id="rId199" o:title=""/>
            </v:shape>
            <o:OLEObject Type="Embed" ProgID="Equation.DSMT4" ShapeID="_x0000_i1109" DrawAspect="Content" ObjectID="_1417414709" r:id="rId204"/>
          </w:object>
        </w:r>
      </w:del>
      <m:oMath>
        <m:acc>
          <m:accPr>
            <m:chr m:val="⃗"/>
            <m:ctrlPr>
              <w:ins w:id="6765" w:author="The Si Tran" w:date="2012-12-06T02:13:00Z">
                <w:rPr>
                  <w:rFonts w:ascii="Cambria Math" w:eastAsia="Times New Roman" w:hAnsi="Cambria Math"/>
                  <w:i/>
                  <w:sz w:val="26"/>
                  <w:szCs w:val="26"/>
                </w:rPr>
              </w:ins>
            </m:ctrlPr>
          </m:accPr>
          <m:e>
            <w:ins w:id="6766" w:author="The Si Tran" w:date="2012-12-06T02:13:00Z">
              <m:r>
                <w:rPr>
                  <w:rFonts w:ascii="Cambria Math" w:hAnsi="Cambria Math"/>
                  <w:szCs w:val="26"/>
                </w:rPr>
                <m:t>w</m:t>
              </m:r>
            </w:ins>
          </m:e>
        </m:acc>
      </m:oMath>
      <w:ins w:id="6767"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768" w:author="The Si Tran" w:date="2012-12-06T02:13:00Z">
        <w:r w:rsidRPr="0049233F" w:rsidDel="00900AAA">
          <w:rPr>
            <w:rFonts w:ascii="Times New Roman" w:hAnsi="Times New Roman"/>
            <w:position w:val="-6"/>
            <w:sz w:val="26"/>
            <w:szCs w:val="26"/>
            <w:rPrChange w:id="6769" w:author="The Si Tran" w:date="2012-12-05T23:02:00Z">
              <w:rPr>
                <w:rFonts w:ascii="Times New Roman" w:hAnsi="Times New Roman"/>
                <w:position w:val="-6"/>
                <w:sz w:val="26"/>
                <w:szCs w:val="26"/>
              </w:rPr>
            </w:rPrChange>
          </w:rPr>
          <w:object w:dxaOrig="240" w:dyaOrig="279" w14:anchorId="7607ABCA">
            <v:shape id="_x0000_i1110" type="#_x0000_t75" style="width:12.75pt;height:12.75pt" o:ole="">
              <v:imagedata r:id="rId199" o:title=""/>
            </v:shape>
            <o:OLEObject Type="Embed" ProgID="Equation.DSMT4" ShapeID="_x0000_i1110" DrawAspect="Content" ObjectID="_1417414710" r:id="rId205"/>
          </w:object>
        </w:r>
      </w:del>
      <m:oMath>
        <m:acc>
          <m:accPr>
            <m:chr m:val="⃗"/>
            <m:ctrlPr>
              <w:ins w:id="6770" w:author="The Si Tran" w:date="2012-12-06T02:13:00Z">
                <w:rPr>
                  <w:rFonts w:ascii="Cambria Math" w:eastAsia="Times New Roman" w:hAnsi="Cambria Math"/>
                  <w:i/>
                  <w:sz w:val="26"/>
                  <w:szCs w:val="26"/>
                </w:rPr>
              </w:ins>
            </m:ctrlPr>
          </m:accPr>
          <m:e>
            <w:ins w:id="6771" w:author="The Si Tran" w:date="2012-12-06T02:13:00Z">
              <m:r>
                <w:rPr>
                  <w:rFonts w:ascii="Cambria Math" w:hAnsi="Cambria Math"/>
                  <w:szCs w:val="26"/>
                </w:rPr>
                <m:t>w</m:t>
              </m:r>
            </w:ins>
          </m:e>
        </m:acc>
      </m:oMath>
      <w:ins w:id="6772"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BE2D8B">
      <w:pPr>
        <w:pStyle w:val="Canhgiua"/>
        <w:rPr>
          <w:ins w:id="6773" w:author="The Si Tran" w:date="2012-12-06T02:14:00Z"/>
        </w:rPr>
        <w:pPrChange w:id="6774" w:author="The Si Tran" w:date="2012-12-06T02:13:00Z">
          <w:pPr>
            <w:pStyle w:val="ListParagraph"/>
            <w:numPr>
              <w:numId w:val="10"/>
            </w:numPr>
            <w:spacing w:after="0" w:line="360" w:lineRule="auto"/>
            <w:ind w:left="0" w:hanging="360"/>
          </w:pPr>
        </w:pPrChange>
      </w:pPr>
      <m:oMathPara>
        <m:oMathParaPr>
          <m:jc m:val="center"/>
        </m:oMathParaPr>
        <m:oMath>
          <m:sSub>
            <m:sSubPr>
              <m:ctrlPr>
                <w:ins w:id="6775" w:author="The Si Tran" w:date="2012-12-06T02:13:00Z">
                  <w:rPr>
                    <w:rFonts w:ascii="Cambria Math" w:hAnsi="Cambria Math"/>
                  </w:rPr>
                </w:ins>
              </m:ctrlPr>
            </m:sSubPr>
            <m:e>
              <w:ins w:id="6776" w:author="The Si Tran" w:date="2012-12-06T02:13:00Z">
                <m:r>
                  <w:rPr>
                    <w:rFonts w:ascii="Cambria Math" w:hAnsi="Cambria Math"/>
                  </w:rPr>
                  <m:t>w</m:t>
                </m:r>
              </w:ins>
            </m:e>
            <m:sub>
              <w:ins w:id="6777" w:author="The Si Tran" w:date="2012-12-06T02:13:00Z">
                <m:r>
                  <w:rPr>
                    <w:rFonts w:ascii="Cambria Math" w:hAnsi="Cambria Math"/>
                  </w:rPr>
                  <m:t>i</m:t>
                </m:r>
              </w:ins>
            </m:sub>
          </m:sSub>
          <w:ins w:id="6778" w:author="The Si Tran" w:date="2012-12-06T02:14:00Z">
            <m:r>
              <m:rPr>
                <m:sty m:val="p"/>
              </m:rPr>
              <w:rPr>
                <w:rFonts w:ascii="Cambria Math" w:hAnsi="Cambria Math"/>
              </w:rPr>
              <m:t>←</m:t>
            </m:r>
          </w:ins>
          <m:sSub>
            <m:sSubPr>
              <m:ctrlPr>
                <w:ins w:id="6779" w:author="The Si Tran" w:date="2012-12-06T02:14:00Z">
                  <w:rPr>
                    <w:rFonts w:ascii="Cambria Math" w:hAnsi="Cambria Math"/>
                  </w:rPr>
                </w:ins>
              </m:ctrlPr>
            </m:sSubPr>
            <m:e>
              <w:ins w:id="6780" w:author="The Si Tran" w:date="2012-12-06T02:14:00Z">
                <m:r>
                  <w:rPr>
                    <w:rFonts w:ascii="Cambria Math" w:hAnsi="Cambria Math"/>
                  </w:rPr>
                  <m:t>w</m:t>
                </m:r>
              </w:ins>
            </m:e>
            <m:sub>
              <w:ins w:id="6781" w:author="The Si Tran" w:date="2012-12-06T02:14:00Z">
                <m:r>
                  <w:rPr>
                    <w:rFonts w:ascii="Cambria Math" w:hAnsi="Cambria Math"/>
                  </w:rPr>
                  <m:t>i</m:t>
                </m:r>
              </w:ins>
            </m:sub>
          </m:sSub>
          <w:ins w:id="6782" w:author="The Si Tran" w:date="2012-12-06T02:14:00Z">
            <m:r>
              <m:rPr>
                <m:sty m:val="p"/>
              </m:rPr>
              <w:rPr>
                <w:rFonts w:ascii="Cambria Math" w:hAnsi="Cambria Math"/>
              </w:rPr>
              <m:t>+</m:t>
            </m:r>
          </w:ins>
          <m:sSub>
            <m:sSubPr>
              <m:ctrlPr>
                <w:ins w:id="6783" w:author="The Si Tran" w:date="2012-12-06T02:14:00Z">
                  <w:rPr>
                    <w:rFonts w:ascii="Cambria Math" w:hAnsi="Cambria Math"/>
                  </w:rPr>
                </w:ins>
              </m:ctrlPr>
            </m:sSubPr>
            <m:e>
              <w:ins w:id="6784" w:author="The Si Tran" w:date="2012-12-06T02:14:00Z">
                <m:r>
                  <m:rPr>
                    <m:sty m:val="p"/>
                  </m:rPr>
                  <w:rPr>
                    <w:rFonts w:ascii="Cambria Math" w:hAnsi="Cambria Math"/>
                  </w:rPr>
                  <m:t>∆</m:t>
                </m:r>
                <m:r>
                  <w:rPr>
                    <w:rFonts w:ascii="Cambria Math" w:hAnsi="Cambria Math"/>
                  </w:rPr>
                  <m:t>w</m:t>
                </m:r>
              </w:ins>
            </m:e>
            <m:sub>
              <w:ins w:id="6785" w:author="The Si Tran" w:date="2012-12-06T02:14:00Z">
                <m:r>
                  <w:rPr>
                    <w:rFonts w:ascii="Cambria Math" w:hAnsi="Cambria Math"/>
                  </w:rPr>
                  <m:t>i</m:t>
                </m:r>
              </w:ins>
            </m:sub>
          </m:sSub>
        </m:oMath>
      </m:oMathPara>
    </w:p>
    <w:p w14:paraId="35EF2FE2" w14:textId="77777777" w:rsidR="00A40DAF" w:rsidRPr="00B71547" w:rsidDel="00A40DAF" w:rsidRDefault="00BE2D8B">
      <w:pPr>
        <w:pStyle w:val="Canhgiua"/>
        <w:rPr>
          <w:del w:id="6786" w:author="The Si Tran" w:date="2012-12-06T02:15:00Z"/>
          <w:u w:val="single"/>
          <w:rPrChange w:id="6787" w:author="The Si Tran" w:date="2012-12-06T02:15:00Z">
            <w:rPr>
              <w:del w:id="6788" w:author="The Si Tran" w:date="2012-12-06T02:15:00Z"/>
              <w:rFonts w:ascii="Times New Roman" w:hAnsi="Times New Roman"/>
              <w:i/>
              <w:sz w:val="26"/>
              <w:szCs w:val="26"/>
              <w:u w:val="single"/>
            </w:rPr>
          </w:rPrChange>
        </w:rPr>
        <w:pPrChange w:id="6789" w:author="The Si Tran" w:date="2012-12-06T02:13:00Z">
          <w:pPr>
            <w:pStyle w:val="ListParagraph"/>
            <w:numPr>
              <w:numId w:val="10"/>
            </w:numPr>
            <w:spacing w:after="0" w:line="360" w:lineRule="auto"/>
            <w:ind w:left="0" w:hanging="360"/>
          </w:pPr>
        </w:pPrChange>
      </w:pPr>
      <m:oMathPara>
        <m:oMathParaPr>
          <m:jc m:val="center"/>
        </m:oMathParaPr>
        <m:oMath>
          <m:sSub>
            <m:sSubPr>
              <m:ctrlPr>
                <w:ins w:id="6790" w:author="The Si Tran" w:date="2012-12-06T02:14:00Z">
                  <w:rPr>
                    <w:rFonts w:ascii="Cambria Math" w:hAnsi="Cambria Math"/>
                  </w:rPr>
                </w:ins>
              </m:ctrlPr>
            </m:sSubPr>
            <m:e>
              <w:ins w:id="6791" w:author="The Si Tran" w:date="2012-12-06T02:14:00Z">
                <m:r>
                  <m:rPr>
                    <m:sty m:val="p"/>
                  </m:rPr>
                  <w:rPr>
                    <w:rFonts w:ascii="Cambria Math" w:hAnsi="Cambria Math"/>
                  </w:rPr>
                  <m:t>∆</m:t>
                </m:r>
                <m:r>
                  <w:rPr>
                    <w:rFonts w:ascii="Cambria Math" w:hAnsi="Cambria Math"/>
                  </w:rPr>
                  <m:t>w</m:t>
                </m:r>
              </w:ins>
            </m:e>
            <m:sub>
              <w:ins w:id="6792" w:author="The Si Tran" w:date="2012-12-06T02:14:00Z">
                <m:r>
                  <w:rPr>
                    <w:rFonts w:ascii="Cambria Math" w:hAnsi="Cambria Math"/>
                  </w:rPr>
                  <m:t>i</m:t>
                </m:r>
              </w:ins>
            </m:sub>
          </m:sSub>
          <w:ins w:id="6793" w:author="The Si Tran" w:date="2012-12-06T02:14:00Z">
            <m:r>
              <m:rPr>
                <m:sty m:val="p"/>
              </m:rPr>
              <w:rPr>
                <w:rFonts w:ascii="Cambria Math" w:hAnsi="Cambria Math"/>
              </w:rPr>
              <m:t>=</m:t>
            </m:r>
          </w:ins>
          <w:ins w:id="6794"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795" w:author="The Si Tran" w:date="2012-12-06T02:15:00Z">
                  <w:rPr>
                    <w:rFonts w:ascii="Cambria Math" w:hAnsi="Cambria Math"/>
                  </w:rPr>
                </w:ins>
              </m:ctrlPr>
            </m:sSubPr>
            <m:e>
              <w:ins w:id="6796" w:author="The Si Tran" w:date="2012-12-06T02:15:00Z">
                <m:r>
                  <w:rPr>
                    <w:rFonts w:ascii="Cambria Math" w:hAnsi="Cambria Math"/>
                  </w:rPr>
                  <m:t>x</m:t>
                </m:r>
              </w:ins>
            </m:e>
            <m:sub>
              <w:ins w:id="6797"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798" w:author="The Si Tran" w:date="2012-12-06T02:15:00Z"/>
        </w:rPr>
      </w:pPr>
      <w:del w:id="6799" w:author="The Si Tran" w:date="2012-12-06T02:15:00Z">
        <w:r w:rsidRPr="0049233F" w:rsidDel="00A40DAF">
          <w:delText xml:space="preserve">                  </w:delText>
        </w:r>
        <w:r w:rsidRPr="002B1464" w:rsidDel="00A40DAF">
          <w:rPr>
            <w:noProof/>
            <w:rPrChange w:id="6800" w:author="Unknown">
              <w:rPr>
                <w:noProof/>
              </w:rPr>
            </w:rPrChange>
          </w:rPr>
          <w:drawing>
            <wp:inline distT="0" distB="0" distL="0" distR="0" wp14:anchorId="1F564A10" wp14:editId="569E4592">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801" w:author="The Si Tran" w:date="2012-12-06T02:15:00Z">
          <w:pPr>
            <w:pStyle w:val="ListParagraph"/>
            <w:spacing w:after="0" w:line="360" w:lineRule="auto"/>
            <w:ind w:left="0"/>
          </w:pPr>
        </w:pPrChange>
      </w:pPr>
      <w:del w:id="6802" w:author="The Si Tran" w:date="2012-12-06T02:15:00Z">
        <w:r w:rsidRPr="0049233F" w:rsidDel="00A40DAF">
          <w:delText xml:space="preserve">                   </w:delText>
        </w:r>
        <w:r w:rsidRPr="000C3A28" w:rsidDel="00A40DAF">
          <w:rPr>
            <w:noProof/>
            <w:rPrChange w:id="6803" w:author="Unknown">
              <w:rPr>
                <w:noProof/>
              </w:rPr>
            </w:rPrChange>
          </w:rPr>
          <w:drawing>
            <wp:inline distT="0" distB="0" distL="0" distR="0" wp14:anchorId="357AB739" wp14:editId="10DFD36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2.75pt" o:ole="">
            <v:imagedata r:id="rId208" o:title=""/>
          </v:shape>
          <o:OLEObject Type="Embed" ProgID="Equation.DSMT4" ShapeID="_x0000_i1111" DrawAspect="Content" ObjectID="_1417414711"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804" w:author="The Si Tran" w:date="2012-12-06T02:16:00Z"/>
          <w:rFonts w:ascii="Times New Roman" w:hAnsi="Times New Roman"/>
          <w:i/>
          <w:sz w:val="26"/>
          <w:szCs w:val="26"/>
          <w:u w:val="single"/>
          <w:rPrChange w:id="6805" w:author="The Si Tran" w:date="2012-12-06T02:16:00Z">
            <w:rPr>
              <w:ins w:id="6806"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807" w:author="The Si Tran" w:date="2012-12-06T02:17:00Z">
            <w:rPr>
              <w:rFonts w:ascii="Times New Roman" w:hAnsi="Times New Roman"/>
              <w:i/>
              <w:sz w:val="26"/>
              <w:szCs w:val="26"/>
              <w:u w:val="single"/>
            </w:rPr>
          </w:rPrChange>
        </w:rPr>
        <w:pPrChange w:id="6808" w:author="The Si Tran" w:date="2012-12-06T02:16:00Z">
          <w:pPr>
            <w:pStyle w:val="ListParagraph"/>
            <w:numPr>
              <w:numId w:val="10"/>
            </w:numPr>
            <w:spacing w:after="0" w:line="360" w:lineRule="auto"/>
            <w:ind w:left="0" w:hanging="360"/>
          </w:pPr>
        </w:pPrChange>
      </w:pPr>
      <w:ins w:id="6809"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810" w:author="The Si Tran" w:date="2012-12-06T02:16:00Z"/>
          <w:rFonts w:ascii="Times New Roman" w:hAnsi="Times New Roman"/>
          <w:b/>
          <w:i/>
          <w:sz w:val="26"/>
          <w:szCs w:val="26"/>
        </w:rPr>
      </w:pPr>
      <w:del w:id="6811" w:author="The Si Tran" w:date="2012-12-06T02:17:00Z">
        <w:r w:rsidRPr="0049233F" w:rsidDel="00C841C4">
          <w:rPr>
            <w:rFonts w:ascii="Times New Roman" w:hAnsi="Times New Roman"/>
            <w:b/>
            <w:i/>
            <w:sz w:val="26"/>
            <w:szCs w:val="26"/>
          </w:rPr>
          <w:delText xml:space="preserve">             </w:delText>
        </w:r>
      </w:del>
      <w:del w:id="6812"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813" w:author="Unknown">
              <w:rPr>
                <w:noProof/>
              </w:rPr>
            </w:rPrChange>
          </w:rPr>
          <w:drawing>
            <wp:inline distT="0" distB="0" distL="0" distR="0" wp14:anchorId="2F618E5D" wp14:editId="75BCBB79">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814"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815" w:author="The Si Tran" w:date="2012-12-06T02:19:00Z"/>
        </w:rPr>
        <w:pPrChange w:id="6816" w:author="The Si Tran" w:date="2012-12-06T02:19:00Z">
          <w:pPr>
            <w:pStyle w:val="ListParagraph"/>
            <w:spacing w:after="0" w:line="360" w:lineRule="auto"/>
            <w:ind w:left="0"/>
          </w:pPr>
        </w:pPrChange>
      </w:pPr>
      <w:ins w:id="6817"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DF09B3" w:rsidRDefault="0088753F">
      <w:pPr>
        <w:pStyle w:val="Canhgiua"/>
        <w:rPr>
          <w:noProof/>
          <w:rPrChange w:id="6818" w:author="The Si Tran" w:date="2012-12-06T02:19:00Z">
            <w:rPr>
              <w:noProof/>
            </w:rPr>
          </w:rPrChange>
        </w:rPr>
        <w:pPrChange w:id="6819" w:author="The Si Tran" w:date="2012-12-06T02:19:00Z">
          <w:pPr>
            <w:pStyle w:val="ListParagraph"/>
            <w:spacing w:after="0" w:line="360" w:lineRule="auto"/>
            <w:ind w:firstLine="720"/>
          </w:pPr>
        </w:pPrChange>
      </w:pPr>
      <w:del w:id="6820" w:author="The Si Tran" w:date="2012-12-06T02:19:00Z">
        <w:r w:rsidRPr="002B1464" w:rsidDel="00DF09B3">
          <w:rPr>
            <w:noProof/>
            <w:rPrChange w:id="6821" w:author="Unknown">
              <w:rPr>
                <w:noProof/>
              </w:rPr>
            </w:rPrChange>
          </w:rPr>
          <w:drawing>
            <wp:inline distT="0" distB="0" distL="0" distR="0" wp14:anchorId="15785917" wp14:editId="64711A9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822" w:author="The Si Tran" w:date="2012-12-06T02:18:00Z">
                <w:rPr>
                  <w:rFonts w:ascii="Cambria Math" w:hAnsi="Cambria Math"/>
                </w:rPr>
              </w:ins>
            </m:ctrlPr>
          </m:sSubPr>
          <m:e>
            <w:ins w:id="6823" w:author="The Si Tran" w:date="2012-12-06T02:18:00Z">
              <m:r>
                <w:rPr>
                  <w:rFonts w:ascii="Cambria Math" w:hAnsi="Cambria Math"/>
                </w:rPr>
                <m:t>t</m:t>
              </m:r>
            </w:ins>
          </m:e>
          <m:sub>
            <w:ins w:id="6824"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825" w:author="The Si Tran" w:date="2012-12-06T02:18:00Z">
                <w:rPr>
                  <w:rFonts w:ascii="Cambria Math" w:hAnsi="Cambria Math"/>
                </w:rPr>
              </w:ins>
            </m:ctrlPr>
          </m:sSubPr>
          <m:e>
            <w:ins w:id="6826" w:author="The Si Tran" w:date="2012-12-06T02:18:00Z">
              <m:r>
                <w:rPr>
                  <w:rFonts w:ascii="Cambria Math" w:hAnsi="Cambria Math"/>
                </w:rPr>
                <m:t>o</m:t>
              </m:r>
            </w:ins>
          </m:e>
          <m:sub>
            <w:ins w:id="6827"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828" w:author="The Si Tran" w:date="2012-12-06T02:18:00Z">
                <w:rPr>
                  <w:rFonts w:ascii="Cambria Math" w:hAnsi="Cambria Math"/>
                </w:rPr>
              </w:ins>
            </m:ctrlPr>
          </m:accPr>
          <m:e>
            <w:ins w:id="6829" w:author="The Si Tran" w:date="2012-12-06T02:18:00Z">
              <m:r>
                <w:rPr>
                  <w:rFonts w:ascii="Cambria Math" w:hAnsi="Cambria Math"/>
                </w:rPr>
                <m:t>w</m:t>
              </m:r>
            </w:ins>
          </m:e>
        </m:acc>
      </m:oMath>
      <w:r w:rsidRPr="0049233F">
        <w:t xml:space="preserve"> sau cho </w:t>
      </w:r>
      <w:ins w:id="6830"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831"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832"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833" w:author="The Si Tran" w:date="2012-12-06T02:22:00Z">
        <w:r w:rsidRPr="0049233F" w:rsidDel="008A19A3">
          <w:rPr>
            <w:rFonts w:ascii="Times New Roman" w:hAnsi="Times New Roman"/>
            <w:i/>
            <w:sz w:val="26"/>
            <w:szCs w:val="26"/>
          </w:rPr>
          <w:delText>E</w:delText>
        </w:r>
      </w:del>
      <w:del w:id="6834"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2.75pt;height:12.75pt" o:ole="">
              <v:imagedata r:id="rId194" o:title=""/>
            </v:shape>
            <o:OLEObject Type="Embed" ProgID="Equation.DSMT4" ShapeID="_x0000_i1112" DrawAspect="Content" ObjectID="_1417414712" r:id="rId212"/>
          </w:object>
        </w:r>
        <w:r w:rsidRPr="0049233F" w:rsidDel="008A19A3">
          <w:rPr>
            <w:rFonts w:ascii="Times New Roman" w:hAnsi="Times New Roman"/>
            <w:sz w:val="26"/>
            <w:szCs w:val="26"/>
          </w:rPr>
          <w:delText xml:space="preserve">, ký hiệu là </w:delText>
        </w:r>
      </w:del>
      <w:del w:id="6835"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75pt;height:12.75pt" o:ole="">
              <v:imagedata r:id="rId213" o:title=""/>
            </v:shape>
            <o:OLEObject Type="Embed" ProgID="Equation.DSMT4" ShapeID="_x0000_i1113" DrawAspect="Content" ObjectID="_1417414713" r:id="rId214"/>
          </w:object>
        </w:r>
      </w:del>
      <w:ins w:id="6836"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837" w:author="The Si Tran" w:date="2012-12-06T02:22:00Z"/>
        </w:rPr>
        <w:pPrChange w:id="6838" w:author="The Si Tran" w:date="2012-12-14T06:06:00Z">
          <w:pPr>
            <w:pStyle w:val="ListParagraph"/>
            <w:spacing w:after="0" w:line="360" w:lineRule="auto"/>
            <w:ind w:left="0"/>
          </w:pPr>
        </w:pPrChange>
      </w:pPr>
      <w:ins w:id="6839"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840" w:author="The Si Tran" w:date="2012-12-14T06:06:00Z">
          <w:pPr>
            <w:pStyle w:val="ListParagraph"/>
            <w:spacing w:after="0" w:line="360" w:lineRule="auto"/>
            <w:ind w:left="0"/>
          </w:pPr>
        </w:pPrChange>
      </w:pPr>
      <w:del w:id="6841" w:author="The Si Tran" w:date="2012-12-06T02:22:00Z">
        <w:r w:rsidRPr="0049233F" w:rsidDel="008A19A3">
          <w:delText xml:space="preserve">                      </w:delText>
        </w:r>
        <w:r w:rsidRPr="002B1464" w:rsidDel="008A19A3">
          <w:rPr>
            <w:noProof/>
            <w:rPrChange w:id="6842" w:author="Unknown">
              <w:rPr>
                <w:noProof/>
              </w:rPr>
            </w:rPrChange>
          </w:rPr>
          <w:drawing>
            <wp:inline distT="0" distB="0" distL="0" distR="0" wp14:anchorId="607F83D3" wp14:editId="62165358">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843" w:author="The Si Tran" w:date="2012-12-06T02:25:00Z"/>
        </w:rPr>
        <w:pPrChange w:id="6844"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845" w:author="The Si Tran" w:date="2012-12-06T02:24:00Z">
        <w:r w:rsidR="008A19A3">
          <w:t>-</w:t>
        </w:r>
      </w:ins>
      <w:del w:id="6846" w:author="The Si Tran" w:date="2012-12-06T02:23:00Z">
        <w:r w:rsidRPr="00AF1345" w:rsidDel="008A19A3">
          <w:rPr>
            <w:position w:val="-10"/>
          </w:rPr>
          <w:object w:dxaOrig="859" w:dyaOrig="320" w14:anchorId="3B61AA20">
            <v:shape id="_x0000_i1114" type="#_x0000_t75" style="width:44.25pt;height:12.75pt" o:ole="">
              <v:imagedata r:id="rId216" o:title=""/>
            </v:shape>
            <o:OLEObject Type="Embed" ProgID="Equation.DSMT4" ShapeID="_x0000_i1114" DrawAspect="Content" ObjectID="_1417414714" r:id="rId217"/>
          </w:object>
        </w:r>
      </w:del>
      <w:ins w:id="6847"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848" w:author="The Si Tran" w:date="2012-12-06T02:24:00Z">
        <m:oMath>
          <m:r>
            <w:rPr>
              <w:rFonts w:ascii="Cambria Math" w:hAnsi="Cambria Math"/>
            </w:rPr>
            <m:t>E</m:t>
          </m:r>
        </m:oMath>
      </w:ins>
      <w:del w:id="6849"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BE2D8B">
      <w:pPr>
        <w:pStyle w:val="Canhgiua"/>
        <w:rPr>
          <w:ins w:id="6850" w:author="The Si Tran" w:date="2012-12-06T02:27:00Z"/>
        </w:rPr>
        <w:pPrChange w:id="6851" w:author="The Si Tran" w:date="2012-12-14T06:08:00Z">
          <w:pPr>
            <w:pStyle w:val="ListParagraph"/>
            <w:spacing w:after="0" w:line="360" w:lineRule="auto"/>
            <w:ind w:left="0"/>
          </w:pPr>
        </w:pPrChange>
      </w:pPr>
      <m:oMathPara>
        <m:oMath>
          <m:acc>
            <m:accPr>
              <m:chr m:val="⃗"/>
              <m:ctrlPr>
                <w:ins w:id="6852" w:author="The Si Tran" w:date="2012-12-06T02:26:00Z">
                  <w:rPr>
                    <w:rFonts w:ascii="Cambria Math" w:hAnsi="Cambria Math"/>
                  </w:rPr>
                </w:ins>
              </m:ctrlPr>
            </m:accPr>
            <m:e>
              <w:ins w:id="6853" w:author="The Si Tran" w:date="2012-12-06T02:26:00Z">
                <m:r>
                  <w:rPr>
                    <w:rFonts w:ascii="Cambria Math" w:hAnsi="Cambria Math"/>
                  </w:rPr>
                  <m:t>w</m:t>
                </m:r>
              </w:ins>
            </m:e>
          </m:acc>
          <w:ins w:id="6854" w:author="The Si Tran" w:date="2012-12-06T02:26:00Z">
            <m:r>
              <m:rPr>
                <m:sty m:val="p"/>
              </m:rPr>
              <w:rPr>
                <w:rFonts w:ascii="Cambria Math" w:hAnsi="Cambria Math"/>
              </w:rPr>
              <m:t>←</m:t>
            </m:r>
          </w:ins>
          <m:acc>
            <m:accPr>
              <m:chr m:val="⃗"/>
              <m:ctrlPr>
                <w:ins w:id="6855" w:author="The Si Tran" w:date="2012-12-06T02:26:00Z">
                  <w:rPr>
                    <w:rFonts w:ascii="Cambria Math" w:hAnsi="Cambria Math"/>
                  </w:rPr>
                </w:ins>
              </m:ctrlPr>
            </m:accPr>
            <m:e>
              <w:ins w:id="6856" w:author="The Si Tran" w:date="2012-12-06T02:26:00Z">
                <m:r>
                  <w:rPr>
                    <w:rFonts w:ascii="Cambria Math" w:hAnsi="Cambria Math"/>
                  </w:rPr>
                  <m:t>w</m:t>
                </m:r>
              </w:ins>
            </m:e>
          </m:acc>
          <w:ins w:id="6857" w:author="The Si Tran" w:date="2012-12-06T02:27:00Z">
            <m:r>
              <m:rPr>
                <m:sty m:val="p"/>
              </m:rPr>
              <w:rPr>
                <w:rFonts w:ascii="Cambria Math" w:hAnsi="Cambria Math"/>
              </w:rPr>
              <m:t>+</m:t>
            </m:r>
          </w:ins>
          <m:acc>
            <m:accPr>
              <m:chr m:val="⃗"/>
              <m:ctrlPr>
                <w:ins w:id="6858" w:author="The Si Tran" w:date="2012-12-06T02:27:00Z">
                  <w:rPr>
                    <w:rFonts w:ascii="Cambria Math" w:hAnsi="Cambria Math"/>
                  </w:rPr>
                </w:ins>
              </m:ctrlPr>
            </m:accPr>
            <m:e>
              <w:ins w:id="6859"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860" w:author="The Si Tran" w:date="2012-12-06T02:29:00Z"/>
        </w:rPr>
      </w:pPr>
      <w:ins w:id="6861" w:author="The Si Tran" w:date="2012-12-06T02:28:00Z">
        <m:oMathPara>
          <m:oMath>
            <m:r>
              <m:rPr>
                <m:sty m:val="p"/>
              </m:rPr>
              <w:rPr>
                <w:rFonts w:ascii="Cambria Math" w:hAnsi="Cambria Math"/>
              </w:rPr>
              <m:t>∆</m:t>
            </m:r>
          </m:oMath>
        </m:oMathPara>
      </w:ins>
      <m:oMathPara>
        <m:oMath>
          <m:acc>
            <m:accPr>
              <m:chr m:val="⃗"/>
              <m:ctrlPr>
                <w:ins w:id="6862" w:author="The Si Tran" w:date="2012-12-06T02:27:00Z">
                  <w:rPr>
                    <w:rFonts w:ascii="Cambria Math" w:hAnsi="Cambria Math"/>
                  </w:rPr>
                </w:ins>
              </m:ctrlPr>
            </m:accPr>
            <m:e>
              <w:ins w:id="6863" w:author="The Si Tran" w:date="2012-12-06T02:28:00Z">
                <m:r>
                  <w:rPr>
                    <w:rFonts w:ascii="Cambria Math" w:hAnsi="Cambria Math"/>
                  </w:rPr>
                  <m:t>w</m:t>
                </m:r>
              </w:ins>
            </m:e>
          </m:acc>
          <w:ins w:id="6864"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865" w:author="The Si Tran" w:date="2012-12-06T02:28:00Z">
                  <w:rPr>
                    <w:rFonts w:ascii="Cambria Math" w:hAnsi="Cambria Math"/>
                  </w:rPr>
                </w:ins>
              </m:ctrlPr>
            </m:accPr>
            <m:e>
              <w:ins w:id="6866" w:author="The Si Tran" w:date="2012-12-06T02:28:00Z">
                <m:r>
                  <w:rPr>
                    <w:rFonts w:ascii="Cambria Math" w:hAnsi="Cambria Math"/>
                  </w:rPr>
                  <m:t>w</m:t>
                </m:r>
              </w:ins>
            </m:e>
          </m:acc>
          <w:ins w:id="6867"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868" w:author="The Si Tran" w:date="2012-12-06T02:29:00Z"/>
        </w:rPr>
      </w:pPr>
      <w:del w:id="6869" w:author="The Si Tran" w:date="2012-12-06T02:29:00Z">
        <w:r w:rsidRPr="0049233F" w:rsidDel="004D3F55">
          <w:delText xml:space="preserve">                      </w:delText>
        </w:r>
        <w:r w:rsidRPr="002B1464" w:rsidDel="004D3F55">
          <w:rPr>
            <w:noProof/>
            <w:rPrChange w:id="6870" w:author="Unknown">
              <w:rPr>
                <w:noProof/>
              </w:rPr>
            </w:rPrChange>
          </w:rPr>
          <w:drawing>
            <wp:inline distT="0" distB="0" distL="0" distR="0" wp14:anchorId="2CC852DC" wp14:editId="0D88492A">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871"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872" w:author="The Si Tran" w:date="2012-12-06T02:29:00Z"/>
        </w:rPr>
      </w:pPr>
      <w:del w:id="6873" w:author="The Si Tran" w:date="2012-12-06T02:29:00Z">
        <w:r w:rsidRPr="0049233F" w:rsidDel="004D3F55">
          <w:delText xml:space="preserve">           </w:delText>
        </w:r>
      </w:del>
      <w:r w:rsidRPr="0049233F">
        <w:t xml:space="preserve">            </w:t>
      </w:r>
      <w:del w:id="6874" w:author="The Si Tran" w:date="2012-12-06T02:29:00Z">
        <w:r w:rsidRPr="002B1464" w:rsidDel="004D3F55">
          <w:rPr>
            <w:noProof/>
            <w:rPrChange w:id="6875" w:author="Unknown">
              <w:rPr>
                <w:noProof/>
              </w:rPr>
            </w:rPrChange>
          </w:rPr>
          <w:drawing>
            <wp:inline distT="0" distB="0" distL="0" distR="0" wp14:anchorId="02B5E461" wp14:editId="406B7CD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876" w:author="The Si Tran" w:date="2012-12-06T02:30:00Z"/>
          <w:rFonts w:ascii="Times New Roman" w:hAnsi="Times New Roman"/>
          <w:sz w:val="26"/>
          <w:szCs w:val="26"/>
        </w:rPr>
      </w:pPr>
      <w:ins w:id="6877" w:author="The Si Tran" w:date="2012-12-06T02:41:00Z">
        <w:r w:rsidRPr="000C3A28">
          <w:rPr>
            <w:noProof/>
            <w:szCs w:val="26"/>
            <w:rPrChange w:id="6878" w:author="Unknown">
              <w:rPr>
                <w:noProof/>
              </w:rPr>
            </w:rPrChange>
          </w:rPr>
          <mc:AlternateContent>
            <mc:Choice Requires="wps">
              <w:drawing>
                <wp:anchor distT="0" distB="0" distL="114300" distR="114300" simplePos="0" relativeHeight="251693568" behindDoc="0" locked="0" layoutInCell="1" allowOverlap="1" wp14:anchorId="1A8B7229" wp14:editId="76A120DD">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B90956" w:rsidRDefault="00B90956">
                              <w:pPr>
                                <w:pStyle w:val="EquationIndex"/>
                                <w:pPrChange w:id="6879" w:author="The Si Tran" w:date="2012-12-16T08:23:00Z">
                                  <w:pPr/>
                                </w:pPrChange>
                              </w:pPr>
                              <w:ins w:id="6880" w:author="The Si Tran" w:date="2012-12-06T02:41:00Z">
                                <w:r>
                                  <w:t>(4.</w:t>
                                </w:r>
                              </w:ins>
                              <w:r>
                                <w:t>1</w:t>
                              </w:r>
                              <w:ins w:id="688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B90956" w:rsidRDefault="00B90956">
                        <w:pPr>
                          <w:pStyle w:val="EquationIndex"/>
                          <w:pPrChange w:id="6882" w:author="The Si Tran" w:date="2012-12-16T08:23:00Z">
                            <w:pPr/>
                          </w:pPrChange>
                        </w:pPr>
                        <w:ins w:id="6883" w:author="The Si Tran" w:date="2012-12-06T02:41:00Z">
                          <w:r>
                            <w:t>(4.</w:t>
                          </w:r>
                        </w:ins>
                        <w:r>
                          <w:t>1</w:t>
                        </w:r>
                        <w:ins w:id="6884"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BE2D8B">
      <w:pPr>
        <w:pStyle w:val="Canhgiua"/>
        <w:rPr>
          <w:ins w:id="6885" w:author="The Si Tran" w:date="2012-12-06T02:30:00Z"/>
        </w:rPr>
        <w:pPrChange w:id="6886" w:author="The Si Tran" w:date="2012-12-15T08:05:00Z">
          <w:pPr>
            <w:ind w:left="1440"/>
          </w:pPr>
        </w:pPrChange>
      </w:pPr>
      <m:oMathPara>
        <m:oMath>
          <m:sSub>
            <m:sSubPr>
              <m:ctrlPr>
                <w:ins w:id="6887" w:author="The Si Tran" w:date="2012-12-06T02:30:00Z">
                  <w:rPr>
                    <w:rFonts w:ascii="Cambria Math" w:hAnsi="Cambria Math"/>
                  </w:rPr>
                </w:ins>
              </m:ctrlPr>
            </m:sSubPr>
            <m:e>
              <w:ins w:id="6888" w:author="The Si Tran" w:date="2012-12-06T02:30:00Z">
                <m:r>
                  <w:rPr>
                    <w:rFonts w:ascii="Cambria Math" w:hAnsi="Cambria Math"/>
                  </w:rPr>
                  <m:t>w</m:t>
                </m:r>
              </w:ins>
            </m:e>
            <m:sub>
              <w:ins w:id="6889" w:author="The Si Tran" w:date="2012-12-06T02:30:00Z">
                <m:r>
                  <w:rPr>
                    <w:rFonts w:ascii="Cambria Math" w:hAnsi="Cambria Math"/>
                  </w:rPr>
                  <m:t>i</m:t>
                </m:r>
              </w:ins>
            </m:sub>
          </m:sSub>
          <w:ins w:id="6890" w:author="The Si Tran" w:date="2012-12-06T02:30:00Z">
            <m:r>
              <m:rPr>
                <m:sty m:val="p"/>
              </m:rPr>
              <w:rPr>
                <w:rFonts w:ascii="Cambria Math" w:hAnsi="Cambria Math"/>
              </w:rPr>
              <m:t>←</m:t>
            </m:r>
          </w:ins>
          <m:sSub>
            <m:sSubPr>
              <m:ctrlPr>
                <w:ins w:id="6891" w:author="The Si Tran" w:date="2012-12-06T02:30:00Z">
                  <w:rPr>
                    <w:rFonts w:ascii="Cambria Math" w:hAnsi="Cambria Math"/>
                  </w:rPr>
                </w:ins>
              </m:ctrlPr>
            </m:sSubPr>
            <m:e>
              <w:ins w:id="6892" w:author="The Si Tran" w:date="2012-12-06T02:30:00Z">
                <m:r>
                  <w:rPr>
                    <w:rFonts w:ascii="Cambria Math" w:hAnsi="Cambria Math"/>
                  </w:rPr>
                  <m:t>w</m:t>
                </m:r>
              </w:ins>
            </m:e>
            <m:sub>
              <w:ins w:id="6893" w:author="The Si Tran" w:date="2012-12-06T02:30:00Z">
                <m:r>
                  <w:rPr>
                    <w:rFonts w:ascii="Cambria Math" w:hAnsi="Cambria Math"/>
                  </w:rPr>
                  <m:t>i</m:t>
                </m:r>
              </w:ins>
            </m:sub>
          </m:sSub>
          <w:ins w:id="6894" w:author="The Si Tran" w:date="2012-12-06T02:30:00Z">
            <m:r>
              <m:rPr>
                <m:sty m:val="p"/>
              </m:rPr>
              <w:rPr>
                <w:rFonts w:ascii="Cambria Math" w:hAnsi="Cambria Math"/>
              </w:rPr>
              <m:t>+</m:t>
            </m:r>
          </w:ins>
          <m:sSub>
            <m:sSubPr>
              <m:ctrlPr>
                <w:ins w:id="6895" w:author="The Si Tran" w:date="2012-12-06T02:30:00Z">
                  <w:rPr>
                    <w:rFonts w:ascii="Cambria Math" w:hAnsi="Cambria Math"/>
                  </w:rPr>
                </w:ins>
              </m:ctrlPr>
            </m:sSubPr>
            <m:e>
              <w:ins w:id="6896" w:author="The Si Tran" w:date="2012-12-06T02:30:00Z">
                <m:r>
                  <m:rPr>
                    <m:sty m:val="p"/>
                  </m:rPr>
                  <w:rPr>
                    <w:rFonts w:ascii="Cambria Math" w:hAnsi="Cambria Math"/>
                  </w:rPr>
                  <m:t>∆</m:t>
                </m:r>
                <m:r>
                  <w:rPr>
                    <w:rFonts w:ascii="Cambria Math" w:hAnsi="Cambria Math"/>
                  </w:rPr>
                  <m:t>w</m:t>
                </m:r>
              </w:ins>
            </m:e>
            <m:sub>
              <w:ins w:id="6897" w:author="The Si Tran" w:date="2012-12-06T02:30:00Z">
                <m:r>
                  <w:rPr>
                    <w:rFonts w:ascii="Cambria Math" w:hAnsi="Cambria Math"/>
                  </w:rPr>
                  <m:t>i</m:t>
                </m:r>
              </w:ins>
            </m:sub>
          </m:sSub>
        </m:oMath>
      </m:oMathPara>
    </w:p>
    <w:p w14:paraId="14A84423" w14:textId="77777777" w:rsidR="004D3F55" w:rsidRPr="00097101" w:rsidRDefault="00BE2D8B">
      <w:pPr>
        <w:pStyle w:val="Canhgiua"/>
        <w:rPr>
          <w:ins w:id="6898" w:author="The Si Tran" w:date="2012-12-06T02:30:00Z"/>
        </w:rPr>
        <w:pPrChange w:id="6899" w:author="The Si Tran" w:date="2012-12-15T08:05:00Z">
          <w:pPr>
            <w:ind w:left="1440"/>
          </w:pPr>
        </w:pPrChange>
      </w:pPr>
      <m:oMathPara>
        <m:oMath>
          <m:sSub>
            <m:sSubPr>
              <m:ctrlPr>
                <w:ins w:id="6900" w:author="The Si Tran" w:date="2012-12-06T02:30:00Z">
                  <w:rPr>
                    <w:rFonts w:ascii="Cambria Math" w:hAnsi="Cambria Math"/>
                  </w:rPr>
                </w:ins>
              </m:ctrlPr>
            </m:sSubPr>
            <m:e>
              <w:ins w:id="6901" w:author="The Si Tran" w:date="2012-12-06T02:30:00Z">
                <m:r>
                  <m:rPr>
                    <m:sty m:val="p"/>
                  </m:rPr>
                  <w:rPr>
                    <w:rFonts w:ascii="Cambria Math" w:hAnsi="Cambria Math"/>
                  </w:rPr>
                  <m:t>∆</m:t>
                </m:r>
                <m:r>
                  <w:rPr>
                    <w:rFonts w:ascii="Cambria Math" w:hAnsi="Cambria Math"/>
                  </w:rPr>
                  <m:t>w</m:t>
                </m:r>
              </w:ins>
            </m:e>
            <m:sub>
              <w:ins w:id="6902" w:author="The Si Tran" w:date="2012-12-06T02:30:00Z">
                <m:r>
                  <w:rPr>
                    <w:rFonts w:ascii="Cambria Math" w:hAnsi="Cambria Math"/>
                  </w:rPr>
                  <m:t>i</m:t>
                </m:r>
              </w:ins>
            </m:sub>
          </m:sSub>
          <w:ins w:id="6903" w:author="The Si Tran" w:date="2012-12-06T02:30:00Z">
            <m:r>
              <m:rPr>
                <m:sty m:val="p"/>
              </m:rPr>
              <w:rPr>
                <w:rFonts w:ascii="Cambria Math" w:hAnsi="Cambria Math"/>
              </w:rPr>
              <m:t>=-</m:t>
            </m:r>
            <m:r>
              <w:rPr>
                <w:rFonts w:ascii="Cambria Math" w:hAnsi="Cambria Math"/>
              </w:rPr>
              <m:t>η</m:t>
            </m:r>
          </w:ins>
          <m:f>
            <m:fPr>
              <m:ctrlPr>
                <w:ins w:id="6904" w:author="The Si Tran" w:date="2012-12-06T02:30:00Z">
                  <w:rPr>
                    <w:rFonts w:ascii="Cambria Math" w:hAnsi="Cambria Math"/>
                  </w:rPr>
                </w:ins>
              </m:ctrlPr>
            </m:fPr>
            <m:num>
              <w:ins w:id="6905" w:author="The Si Tran" w:date="2012-12-06T02:30:00Z">
                <m:r>
                  <w:rPr>
                    <w:rFonts w:ascii="Cambria Math" w:hAnsi="Cambria Math"/>
                  </w:rPr>
                  <m:t>∂E</m:t>
                </m:r>
              </w:ins>
            </m:num>
            <m:den>
              <w:ins w:id="6906" w:author="The Si Tran" w:date="2012-12-06T02:30:00Z">
                <m:r>
                  <w:rPr>
                    <w:rFonts w:ascii="Cambria Math" w:hAnsi="Cambria Math"/>
                  </w:rPr>
                  <m:t>∂</m:t>
                </m:r>
              </w:ins>
              <m:sSub>
                <m:sSubPr>
                  <m:ctrlPr>
                    <w:ins w:id="6907" w:author="The Si Tran" w:date="2012-12-06T02:30:00Z">
                      <w:rPr>
                        <w:rFonts w:ascii="Cambria Math" w:hAnsi="Cambria Math"/>
                      </w:rPr>
                    </w:ins>
                  </m:ctrlPr>
                </m:sSubPr>
                <m:e>
                  <w:ins w:id="6908" w:author="The Si Tran" w:date="2012-12-06T02:31:00Z">
                    <m:r>
                      <w:rPr>
                        <w:rFonts w:ascii="Cambria Math" w:hAnsi="Cambria Math"/>
                      </w:rPr>
                      <m:t>w</m:t>
                    </m:r>
                  </w:ins>
                </m:e>
                <m:sub>
                  <w:ins w:id="6909"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910"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911" w:author="The Si Tran" w:date="2012-12-06T02:31:00Z"/>
          <w:rFonts w:ascii="Times New Roman" w:hAnsi="Times New Roman"/>
          <w:sz w:val="26"/>
          <w:szCs w:val="26"/>
        </w:rPr>
      </w:pPr>
      <w:del w:id="6912" w:author="The Si Tran" w:date="2012-12-06T02:31:00Z">
        <w:r w:rsidRPr="0049233F" w:rsidDel="00FC5644">
          <w:rPr>
            <w:rFonts w:ascii="Times New Roman" w:hAnsi="Times New Roman"/>
            <w:sz w:val="26"/>
            <w:szCs w:val="26"/>
          </w:rPr>
          <w:delText xml:space="preserve">                      </w:delText>
        </w:r>
        <w:r w:rsidRPr="000C3A28" w:rsidDel="00FC5644">
          <w:rPr>
            <w:noProof/>
            <w:szCs w:val="26"/>
            <w:rPrChange w:id="6913" w:author="Unknown">
              <w:rPr>
                <w:noProof/>
              </w:rPr>
            </w:rPrChange>
          </w:rPr>
          <w:drawing>
            <wp:inline distT="0" distB="0" distL="0" distR="0" wp14:anchorId="052A4D62" wp14:editId="1E76B98B">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914"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915" w:author="Unknown">
              <w:rPr>
                <w:rFonts w:ascii="Times New Roman" w:eastAsiaTheme="minorHAnsi" w:hAnsi="Times New Roman"/>
                <w:noProof/>
                <w:sz w:val="26"/>
              </w:rPr>
            </w:rPrChange>
          </w:rPr>
          <w:drawing>
            <wp:inline distT="0" distB="0" distL="0" distR="0" wp14:anchorId="4070E0B0" wp14:editId="4BB8DBB1">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916" w:author="The Si Tran" w:date="2012-12-16T17:27:00Z"/>
        </w:rPr>
        <w:pPrChange w:id="6917" w:author="The Si Tran" w:date="2012-12-16T17:27:00Z">
          <w:pPr>
            <w:pStyle w:val="Caption"/>
          </w:pPr>
        </w:pPrChange>
      </w:pPr>
      <w:r w:rsidRPr="002B1464">
        <w:rPr>
          <w:noProof/>
        </w:rPr>
        <w:drawing>
          <wp:inline distT="0" distB="0" distL="0" distR="0" wp14:anchorId="5978921C" wp14:editId="0DD0F91C">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918" w:author="The Si Tran" w:date="2012-12-16T17:27:00Z"/>
        </w:rPr>
        <w:pPrChange w:id="6919"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920" w:author="The Si Tran" w:date="2012-12-16T17:27:00Z">
            <w:rPr/>
          </w:rPrChange>
        </w:rPr>
        <w:pPrChange w:id="6921" w:author="The Si Tran" w:date="2012-12-16T17:27:00Z">
          <w:pPr>
            <w:pStyle w:val="Caption"/>
          </w:pPr>
        </w:pPrChange>
      </w:pPr>
      <w:del w:id="6922" w:author="The Si Tran" w:date="2012-12-16T17:27:00Z">
        <w:r w:rsidRPr="0049233F" w:rsidDel="002F7B80">
          <w:delText xml:space="preserve">                                   </w:delText>
        </w:r>
        <w:r w:rsidRPr="0049233F" w:rsidDel="002F7B80">
          <w:tab/>
        </w:r>
        <w:r w:rsidRPr="00032D83" w:rsidDel="002F7B80">
          <w:delText xml:space="preserve"> </w:delText>
        </w:r>
      </w:del>
      <w:bookmarkStart w:id="6923" w:name="_Toc327348215"/>
      <w:bookmarkStart w:id="6924" w:name="_Toc343029965"/>
      <w:bookmarkStart w:id="6925" w:name="_Toc343660666"/>
      <w:r w:rsidRPr="006D6C8D">
        <w:t>Hình</w:t>
      </w:r>
      <w:ins w:id="6926" w:author="The Si Tran" w:date="2012-12-11T23:35:00Z">
        <w:r w:rsidR="003E4F58" w:rsidRPr="000C3A28">
          <w:t xml:space="preserve"> 4.</w:t>
        </w:r>
      </w:ins>
      <w:r w:rsidR="001E2676">
        <w:t>7</w:t>
      </w:r>
      <w:del w:id="6927" w:author="The Si Tran" w:date="2012-12-11T23:35:00Z">
        <w:r w:rsidRPr="002F7B80" w:rsidDel="003E4F58">
          <w:rPr>
            <w:rPrChange w:id="6928" w:author="The Si Tran" w:date="2012-12-16T17:27:00Z">
              <w:rPr>
                <w:b w:val="0"/>
              </w:rPr>
            </w:rPrChange>
          </w:rPr>
          <w:delText xml:space="preserve"> </w:delText>
        </w:r>
        <w:r w:rsidRPr="002F7B80" w:rsidDel="003E4F58">
          <w:rPr>
            <w:rPrChange w:id="6929" w:author="The Si Tran" w:date="2012-12-16T17:27:00Z">
              <w:rPr>
                <w:b w:val="0"/>
              </w:rPr>
            </w:rPrChange>
          </w:rPr>
          <w:fldChar w:fldCharType="begin"/>
        </w:r>
        <w:r w:rsidRPr="002F7B80" w:rsidDel="003E4F58">
          <w:rPr>
            <w:rPrChange w:id="6930" w:author="The Si Tran" w:date="2012-12-16T17:27:00Z">
              <w:rPr>
                <w:b w:val="0"/>
              </w:rPr>
            </w:rPrChange>
          </w:rPr>
          <w:delInstrText xml:space="preserve"> STYLEREF 1 \s </w:delInstrText>
        </w:r>
        <w:r w:rsidRPr="002F7B80" w:rsidDel="003E4F58">
          <w:rPr>
            <w:rPrChange w:id="6931" w:author="The Si Tran" w:date="2012-12-16T17:27:00Z">
              <w:rPr>
                <w:b w:val="0"/>
              </w:rPr>
            </w:rPrChange>
          </w:rPr>
          <w:fldChar w:fldCharType="separate"/>
        </w:r>
        <w:r w:rsidRPr="002F7B80" w:rsidDel="003E4F58">
          <w:rPr>
            <w:rPrChange w:id="6932" w:author="The Si Tran" w:date="2012-12-16T17:27:00Z">
              <w:rPr>
                <w:b w:val="0"/>
                <w:noProof/>
              </w:rPr>
            </w:rPrChange>
          </w:rPr>
          <w:delText>2</w:delText>
        </w:r>
        <w:r w:rsidRPr="002F7B80" w:rsidDel="003E4F58">
          <w:rPr>
            <w:rPrChange w:id="6933" w:author="The Si Tran" w:date="2012-12-16T17:27:00Z">
              <w:rPr>
                <w:b w:val="0"/>
              </w:rPr>
            </w:rPrChange>
          </w:rPr>
          <w:fldChar w:fldCharType="end"/>
        </w:r>
        <w:r w:rsidRPr="002F7B80" w:rsidDel="003E4F58">
          <w:rPr>
            <w:rPrChange w:id="6934" w:author="The Si Tran" w:date="2012-12-16T17:27:00Z">
              <w:rPr>
                <w:b w:val="0"/>
              </w:rPr>
            </w:rPrChange>
          </w:rPr>
          <w:delText>.</w:delText>
        </w:r>
        <w:r w:rsidRPr="002F7B80" w:rsidDel="003E4F58">
          <w:rPr>
            <w:rPrChange w:id="6935" w:author="The Si Tran" w:date="2012-12-16T17:27:00Z">
              <w:rPr>
                <w:b w:val="0"/>
              </w:rPr>
            </w:rPrChange>
          </w:rPr>
          <w:fldChar w:fldCharType="begin"/>
        </w:r>
        <w:r w:rsidRPr="002F7B80" w:rsidDel="003E4F58">
          <w:rPr>
            <w:rPrChange w:id="6936" w:author="The Si Tran" w:date="2012-12-16T17:27:00Z">
              <w:rPr>
                <w:b w:val="0"/>
              </w:rPr>
            </w:rPrChange>
          </w:rPr>
          <w:delInstrText xml:space="preserve"> SEQ Hình \* ARABIC \s 1 </w:delInstrText>
        </w:r>
        <w:r w:rsidRPr="002F7B80" w:rsidDel="003E4F58">
          <w:rPr>
            <w:rPrChange w:id="6937" w:author="The Si Tran" w:date="2012-12-16T17:27:00Z">
              <w:rPr>
                <w:b w:val="0"/>
              </w:rPr>
            </w:rPrChange>
          </w:rPr>
          <w:fldChar w:fldCharType="separate"/>
        </w:r>
        <w:r w:rsidRPr="002F7B80" w:rsidDel="003E4F58">
          <w:rPr>
            <w:rPrChange w:id="6938" w:author="The Si Tran" w:date="2012-12-16T17:27:00Z">
              <w:rPr>
                <w:b w:val="0"/>
                <w:noProof/>
              </w:rPr>
            </w:rPrChange>
          </w:rPr>
          <w:delText>7</w:delText>
        </w:r>
        <w:r w:rsidRPr="002F7B80" w:rsidDel="003E4F58">
          <w:rPr>
            <w:rPrChange w:id="6939" w:author="The Si Tran" w:date="2012-12-16T17:27:00Z">
              <w:rPr>
                <w:b w:val="0"/>
              </w:rPr>
            </w:rPrChange>
          </w:rPr>
          <w:fldChar w:fldCharType="end"/>
        </w:r>
      </w:del>
      <w:r w:rsidRPr="002F7B80">
        <w:rPr>
          <w:rPrChange w:id="6940" w:author="The Si Tran" w:date="2012-12-16T17:27:00Z">
            <w:rPr>
              <w:b w:val="0"/>
            </w:rPr>
          </w:rPrChange>
        </w:rPr>
        <w:t>: Hàm lỗi của một đơn vị tuyến tính</w:t>
      </w:r>
      <w:bookmarkEnd w:id="6923"/>
      <w:bookmarkEnd w:id="6924"/>
      <w:bookmarkEnd w:id="6925"/>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6941" w:author="The Si Tran" w:date="2012-12-06T02:32:00Z"/>
          <w:szCs w:val="26"/>
        </w:rPr>
      </w:pPr>
      <w:del w:id="6942" w:author="The Si Tran" w:date="2012-12-14T06:12:00Z">
        <w:r w:rsidRPr="0049233F" w:rsidDel="0008713C">
          <w:rPr>
            <w:szCs w:val="26"/>
          </w:rPr>
          <w:lastRenderedPageBreak/>
          <w:delText>Để  thực</w:delText>
        </w:r>
      </w:del>
      <w:ins w:id="6943"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BE2D8B" w:rsidP="0088753F">
      <w:pPr>
        <w:spacing w:before="0"/>
        <w:rPr>
          <w:ins w:id="6944" w:author="The Si Tran" w:date="2012-12-06T02:42:00Z"/>
          <w:szCs w:val="26"/>
          <w:rPrChange w:id="6945" w:author="The Si Tran" w:date="2012-12-06T02:42:00Z">
            <w:rPr>
              <w:ins w:id="6946" w:author="The Si Tran" w:date="2012-12-06T02:42:00Z"/>
              <w:rFonts w:ascii="Cambria Math" w:hAnsi="Cambria Math"/>
              <w:i/>
              <w:szCs w:val="26"/>
            </w:rPr>
          </w:rPrChange>
        </w:rPr>
      </w:pPr>
      <m:oMathPara>
        <m:oMath>
          <m:f>
            <m:fPr>
              <m:ctrlPr>
                <w:ins w:id="6947" w:author="The Si Tran" w:date="2012-12-06T02:32:00Z">
                  <w:rPr>
                    <w:rFonts w:ascii="Cambria Math" w:hAnsi="Cambria Math"/>
                    <w:i/>
                    <w:szCs w:val="26"/>
                  </w:rPr>
                </w:ins>
              </m:ctrlPr>
            </m:fPr>
            <m:num>
              <w:ins w:id="6948" w:author="The Si Tran" w:date="2012-12-06T02:32:00Z">
                <m:r>
                  <w:rPr>
                    <w:rFonts w:ascii="Cambria Math" w:hAnsi="Cambria Math"/>
                    <w:szCs w:val="26"/>
                  </w:rPr>
                  <m:t>∂E</m:t>
                </m:r>
              </w:ins>
            </m:num>
            <m:den>
              <w:ins w:id="6949" w:author="The Si Tran" w:date="2012-12-06T02:32:00Z">
                <m:r>
                  <w:rPr>
                    <w:rFonts w:ascii="Cambria Math" w:hAnsi="Cambria Math"/>
                    <w:szCs w:val="26"/>
                  </w:rPr>
                  <m:t>∂</m:t>
                </m:r>
              </w:ins>
              <m:sSub>
                <m:sSubPr>
                  <m:ctrlPr>
                    <w:ins w:id="6950" w:author="The Si Tran" w:date="2012-12-06T02:32:00Z">
                      <w:rPr>
                        <w:rFonts w:ascii="Cambria Math" w:hAnsi="Cambria Math"/>
                        <w:i/>
                        <w:szCs w:val="26"/>
                      </w:rPr>
                    </w:ins>
                  </m:ctrlPr>
                </m:sSubPr>
                <m:e>
                  <w:ins w:id="6951" w:author="The Si Tran" w:date="2012-12-06T02:32:00Z">
                    <m:r>
                      <w:rPr>
                        <w:rFonts w:ascii="Cambria Math" w:hAnsi="Cambria Math"/>
                        <w:szCs w:val="26"/>
                      </w:rPr>
                      <m:t>w</m:t>
                    </m:r>
                  </w:ins>
                </m:e>
                <m:sub>
                  <w:ins w:id="6952" w:author="The Si Tran" w:date="2012-12-06T02:32:00Z">
                    <m:r>
                      <w:rPr>
                        <w:rFonts w:ascii="Cambria Math" w:hAnsi="Cambria Math"/>
                        <w:szCs w:val="26"/>
                      </w:rPr>
                      <m:t>i</m:t>
                    </m:r>
                  </w:ins>
                </m:sub>
              </m:sSub>
            </m:den>
          </m:f>
          <w:ins w:id="6953" w:author="The Si Tran" w:date="2012-12-06T02:32:00Z">
            <m:r>
              <w:rPr>
                <w:rFonts w:ascii="Cambria Math" w:hAnsi="Cambria Math"/>
                <w:szCs w:val="26"/>
              </w:rPr>
              <m:t>=</m:t>
            </m:r>
          </w:ins>
          <m:f>
            <m:fPr>
              <m:ctrlPr>
                <w:ins w:id="6954" w:author="The Si Tran" w:date="2012-12-06T02:32:00Z">
                  <w:rPr>
                    <w:rFonts w:ascii="Cambria Math" w:hAnsi="Cambria Math"/>
                    <w:i/>
                    <w:szCs w:val="26"/>
                  </w:rPr>
                </w:ins>
              </m:ctrlPr>
            </m:fPr>
            <m:num>
              <w:ins w:id="6955" w:author="The Si Tran" w:date="2012-12-06T02:33:00Z">
                <m:r>
                  <w:rPr>
                    <w:rFonts w:ascii="Cambria Math" w:hAnsi="Cambria Math"/>
                    <w:szCs w:val="26"/>
                  </w:rPr>
                  <m:t>∂</m:t>
                </m:r>
              </w:ins>
            </m:num>
            <m:den>
              <w:ins w:id="6956" w:author="The Si Tran" w:date="2012-12-06T02:33:00Z">
                <m:r>
                  <w:rPr>
                    <w:rFonts w:ascii="Cambria Math" w:hAnsi="Cambria Math"/>
                    <w:szCs w:val="26"/>
                  </w:rPr>
                  <m:t>∂</m:t>
                </m:r>
              </w:ins>
              <m:sSub>
                <m:sSubPr>
                  <m:ctrlPr>
                    <w:ins w:id="6957" w:author="The Si Tran" w:date="2012-12-06T02:33:00Z">
                      <w:rPr>
                        <w:rFonts w:ascii="Cambria Math" w:hAnsi="Cambria Math"/>
                        <w:i/>
                        <w:szCs w:val="26"/>
                      </w:rPr>
                    </w:ins>
                  </m:ctrlPr>
                </m:sSubPr>
                <m:e>
                  <w:ins w:id="6958" w:author="The Si Tran" w:date="2012-12-06T02:33:00Z">
                    <m:r>
                      <w:rPr>
                        <w:rFonts w:ascii="Cambria Math" w:hAnsi="Cambria Math"/>
                        <w:szCs w:val="26"/>
                      </w:rPr>
                      <m:t>w</m:t>
                    </m:r>
                  </w:ins>
                </m:e>
                <m:sub>
                  <w:ins w:id="6959" w:author="The Si Tran" w:date="2012-12-06T02:33:00Z">
                    <m:r>
                      <w:rPr>
                        <w:rFonts w:ascii="Cambria Math" w:hAnsi="Cambria Math"/>
                        <w:szCs w:val="26"/>
                      </w:rPr>
                      <m:t>i</m:t>
                    </m:r>
                  </w:ins>
                </m:sub>
              </m:sSub>
            </m:den>
          </m:f>
          <m:f>
            <m:fPr>
              <m:ctrlPr>
                <w:ins w:id="6960" w:author="The Si Tran" w:date="2012-12-06T02:33:00Z">
                  <w:rPr>
                    <w:rFonts w:ascii="Cambria Math" w:hAnsi="Cambria Math"/>
                    <w:i/>
                    <w:szCs w:val="26"/>
                  </w:rPr>
                </w:ins>
              </m:ctrlPr>
            </m:fPr>
            <m:num>
              <w:ins w:id="6961" w:author="The Si Tran" w:date="2012-12-06T02:33:00Z">
                <m:r>
                  <w:rPr>
                    <w:rFonts w:ascii="Cambria Math" w:hAnsi="Cambria Math"/>
                    <w:szCs w:val="26"/>
                  </w:rPr>
                  <m:t>1</m:t>
                </m:r>
              </w:ins>
            </m:num>
            <m:den>
              <w:ins w:id="6962" w:author="The Si Tran" w:date="2012-12-06T02:33:00Z">
                <m:r>
                  <w:rPr>
                    <w:rFonts w:ascii="Cambria Math" w:hAnsi="Cambria Math"/>
                    <w:szCs w:val="26"/>
                  </w:rPr>
                  <m:t>2</m:t>
                </m:r>
              </w:ins>
            </m:den>
          </m:f>
          <m:nary>
            <m:naryPr>
              <m:chr m:val="∑"/>
              <m:limLoc m:val="subSup"/>
              <m:supHide m:val="1"/>
              <m:ctrlPr>
                <w:ins w:id="6963" w:author="The Si Tran" w:date="2012-12-06T02:33:00Z">
                  <w:rPr>
                    <w:rFonts w:ascii="Cambria Math" w:hAnsi="Cambria Math"/>
                    <w:i/>
                    <w:szCs w:val="26"/>
                  </w:rPr>
                </w:ins>
              </m:ctrlPr>
            </m:naryPr>
            <m:sub>
              <w:ins w:id="6964" w:author="The Si Tran" w:date="2012-12-06T02:33:00Z">
                <m:r>
                  <w:rPr>
                    <w:rFonts w:ascii="Cambria Math" w:hAnsi="Cambria Math"/>
                    <w:szCs w:val="26"/>
                  </w:rPr>
                  <m:t>d∈D</m:t>
                </m:r>
              </w:ins>
            </m:sub>
            <m:sup/>
            <m:e>
              <m:sSup>
                <m:sSupPr>
                  <m:ctrlPr>
                    <w:ins w:id="6965" w:author="The Si Tran" w:date="2012-12-06T02:33:00Z">
                      <w:rPr>
                        <w:rFonts w:ascii="Cambria Math" w:hAnsi="Cambria Math"/>
                        <w:i/>
                        <w:szCs w:val="26"/>
                      </w:rPr>
                    </w:ins>
                  </m:ctrlPr>
                </m:sSupPr>
                <m:e>
                  <m:d>
                    <m:dPr>
                      <m:ctrlPr>
                        <w:ins w:id="6966" w:author="The Si Tran" w:date="2012-12-06T02:33:00Z">
                          <w:rPr>
                            <w:rFonts w:ascii="Cambria Math" w:hAnsi="Cambria Math"/>
                            <w:i/>
                            <w:szCs w:val="26"/>
                          </w:rPr>
                        </w:ins>
                      </m:ctrlPr>
                    </m:dPr>
                    <m:e>
                      <m:sSub>
                        <m:sSubPr>
                          <m:ctrlPr>
                            <w:ins w:id="6967" w:author="The Si Tran" w:date="2012-12-06T02:33:00Z">
                              <w:rPr>
                                <w:rFonts w:ascii="Cambria Math" w:hAnsi="Cambria Math"/>
                                <w:i/>
                                <w:szCs w:val="26"/>
                              </w:rPr>
                            </w:ins>
                          </m:ctrlPr>
                        </m:sSubPr>
                        <m:e>
                          <w:ins w:id="6968" w:author="The Si Tran" w:date="2012-12-06T02:33:00Z">
                            <m:r>
                              <w:rPr>
                                <w:rFonts w:ascii="Cambria Math" w:hAnsi="Cambria Math"/>
                                <w:szCs w:val="26"/>
                              </w:rPr>
                              <m:t>t</m:t>
                            </m:r>
                          </w:ins>
                        </m:e>
                        <m:sub>
                          <w:ins w:id="6969" w:author="The Si Tran" w:date="2012-12-06T02:33:00Z">
                            <m:r>
                              <w:rPr>
                                <w:rFonts w:ascii="Cambria Math" w:hAnsi="Cambria Math"/>
                                <w:szCs w:val="26"/>
                              </w:rPr>
                              <m:t>d</m:t>
                            </m:r>
                          </w:ins>
                        </m:sub>
                      </m:sSub>
                      <w:ins w:id="6970" w:author="The Si Tran" w:date="2012-12-06T02:33:00Z">
                        <m:r>
                          <w:rPr>
                            <w:rFonts w:ascii="Cambria Math" w:hAnsi="Cambria Math"/>
                            <w:szCs w:val="26"/>
                          </w:rPr>
                          <m:t>-</m:t>
                        </m:r>
                      </w:ins>
                      <m:sSub>
                        <m:sSubPr>
                          <m:ctrlPr>
                            <w:ins w:id="6971" w:author="The Si Tran" w:date="2012-12-06T02:33:00Z">
                              <w:rPr>
                                <w:rFonts w:ascii="Cambria Math" w:hAnsi="Cambria Math"/>
                                <w:i/>
                                <w:szCs w:val="26"/>
                              </w:rPr>
                            </w:ins>
                          </m:ctrlPr>
                        </m:sSubPr>
                        <m:e>
                          <w:ins w:id="6972" w:author="The Si Tran" w:date="2012-12-06T02:34:00Z">
                            <m:r>
                              <w:rPr>
                                <w:rFonts w:ascii="Cambria Math" w:hAnsi="Cambria Math"/>
                                <w:szCs w:val="26"/>
                              </w:rPr>
                              <m:t>o</m:t>
                            </m:r>
                          </w:ins>
                        </m:e>
                        <m:sub>
                          <w:ins w:id="6973" w:author="The Si Tran" w:date="2012-12-06T02:34:00Z">
                            <m:r>
                              <w:rPr>
                                <w:rFonts w:ascii="Cambria Math" w:hAnsi="Cambria Math"/>
                                <w:szCs w:val="26"/>
                              </w:rPr>
                              <m:t>d</m:t>
                            </m:r>
                          </w:ins>
                        </m:sub>
                      </m:sSub>
                    </m:e>
                  </m:d>
                </m:e>
                <m:sup>
                  <w:ins w:id="6974" w:author="The Si Tran" w:date="2012-12-06T02:33:00Z">
                    <m:r>
                      <w:rPr>
                        <w:rFonts w:ascii="Cambria Math" w:hAnsi="Cambria Math"/>
                        <w:szCs w:val="26"/>
                      </w:rPr>
                      <m:t>2</m:t>
                    </m:r>
                  </w:ins>
                </m:sup>
              </m:sSup>
              <w:ins w:id="6975" w:author="The Si Tran" w:date="2012-12-06T02:34:00Z">
                <m:r>
                  <w:rPr>
                    <w:rFonts w:ascii="Cambria Math" w:hAnsi="Cambria Math"/>
                    <w:szCs w:val="26"/>
                  </w:rPr>
                  <m:t>=</m:t>
                </m:r>
              </w:ins>
              <m:f>
                <m:fPr>
                  <m:ctrlPr>
                    <w:ins w:id="6976" w:author="The Si Tran" w:date="2012-12-06T02:34:00Z">
                      <w:rPr>
                        <w:rFonts w:ascii="Cambria Math" w:hAnsi="Cambria Math"/>
                        <w:i/>
                        <w:szCs w:val="26"/>
                      </w:rPr>
                    </w:ins>
                  </m:ctrlPr>
                </m:fPr>
                <m:num>
                  <w:ins w:id="6977" w:author="The Si Tran" w:date="2012-12-06T02:34:00Z">
                    <m:r>
                      <w:rPr>
                        <w:rFonts w:ascii="Cambria Math" w:hAnsi="Cambria Math"/>
                        <w:szCs w:val="26"/>
                      </w:rPr>
                      <m:t>1</m:t>
                    </m:r>
                  </w:ins>
                </m:num>
                <m:den>
                  <w:ins w:id="6978" w:author="The Si Tran" w:date="2012-12-06T02:34:00Z">
                    <m:r>
                      <w:rPr>
                        <w:rFonts w:ascii="Cambria Math" w:hAnsi="Cambria Math"/>
                        <w:szCs w:val="26"/>
                      </w:rPr>
                      <m:t>2</m:t>
                    </m:r>
                  </w:ins>
                </m:den>
              </m:f>
            </m:e>
          </m:nary>
          <m:nary>
            <m:naryPr>
              <m:chr m:val="∑"/>
              <m:limLoc m:val="subSup"/>
              <m:supHide m:val="1"/>
              <m:ctrlPr>
                <w:ins w:id="6979" w:author="The Si Tran" w:date="2012-12-06T02:34:00Z">
                  <w:rPr>
                    <w:rFonts w:ascii="Cambria Math" w:hAnsi="Cambria Math"/>
                    <w:i/>
                    <w:szCs w:val="26"/>
                  </w:rPr>
                </w:ins>
              </m:ctrlPr>
            </m:naryPr>
            <m:sub>
              <w:ins w:id="6980" w:author="The Si Tran" w:date="2012-12-06T02:34:00Z">
                <m:r>
                  <w:rPr>
                    <w:rFonts w:ascii="Cambria Math" w:hAnsi="Cambria Math"/>
                    <w:szCs w:val="26"/>
                  </w:rPr>
                  <m:t>d∈D</m:t>
                </m:r>
              </w:ins>
            </m:sub>
            <m:sup/>
            <m:e>
              <m:f>
                <m:fPr>
                  <m:ctrlPr>
                    <w:ins w:id="6981" w:author="The Si Tran" w:date="2012-12-06T02:34:00Z">
                      <w:rPr>
                        <w:rFonts w:ascii="Cambria Math" w:hAnsi="Cambria Math"/>
                        <w:i/>
                        <w:szCs w:val="26"/>
                      </w:rPr>
                    </w:ins>
                  </m:ctrlPr>
                </m:fPr>
                <m:num>
                  <w:ins w:id="6982" w:author="The Si Tran" w:date="2012-12-06T02:35:00Z">
                    <m:r>
                      <w:rPr>
                        <w:rFonts w:ascii="Cambria Math" w:hAnsi="Cambria Math"/>
                        <w:szCs w:val="26"/>
                      </w:rPr>
                      <m:t>∂</m:t>
                    </m:r>
                  </w:ins>
                </m:num>
                <m:den>
                  <w:ins w:id="6983" w:author="The Si Tran" w:date="2012-12-06T02:35:00Z">
                    <m:r>
                      <w:rPr>
                        <w:rFonts w:ascii="Cambria Math" w:hAnsi="Cambria Math"/>
                        <w:szCs w:val="26"/>
                      </w:rPr>
                      <m:t>∂</m:t>
                    </m:r>
                  </w:ins>
                  <m:sSub>
                    <m:sSubPr>
                      <m:ctrlPr>
                        <w:ins w:id="6984" w:author="The Si Tran" w:date="2012-12-06T02:35:00Z">
                          <w:rPr>
                            <w:rFonts w:ascii="Cambria Math" w:hAnsi="Cambria Math"/>
                            <w:i/>
                            <w:szCs w:val="26"/>
                          </w:rPr>
                        </w:ins>
                      </m:ctrlPr>
                    </m:sSubPr>
                    <m:e>
                      <w:ins w:id="6985" w:author="The Si Tran" w:date="2012-12-06T02:35:00Z">
                        <m:r>
                          <w:rPr>
                            <w:rFonts w:ascii="Cambria Math" w:hAnsi="Cambria Math"/>
                            <w:szCs w:val="26"/>
                          </w:rPr>
                          <m:t>w</m:t>
                        </m:r>
                      </w:ins>
                    </m:e>
                    <m:sub>
                      <w:ins w:id="6986" w:author="The Si Tran" w:date="2012-12-06T02:35:00Z">
                        <m:r>
                          <w:rPr>
                            <w:rFonts w:ascii="Cambria Math" w:hAnsi="Cambria Math"/>
                            <w:szCs w:val="26"/>
                          </w:rPr>
                          <m:t>i</m:t>
                        </m:r>
                      </w:ins>
                    </m:sub>
                  </m:sSub>
                </m:den>
              </m:f>
            </m:e>
          </m:nary>
          <m:sSup>
            <m:sSupPr>
              <m:ctrlPr>
                <w:ins w:id="6987" w:author="The Si Tran" w:date="2012-12-06T02:35:00Z">
                  <w:rPr>
                    <w:rFonts w:ascii="Cambria Math" w:hAnsi="Cambria Math"/>
                    <w:i/>
                    <w:szCs w:val="26"/>
                  </w:rPr>
                </w:ins>
              </m:ctrlPr>
            </m:sSupPr>
            <m:e>
              <m:d>
                <m:dPr>
                  <m:ctrlPr>
                    <w:ins w:id="6988" w:author="The Si Tran" w:date="2012-12-06T02:35:00Z">
                      <w:rPr>
                        <w:rFonts w:ascii="Cambria Math" w:hAnsi="Cambria Math"/>
                        <w:i/>
                        <w:szCs w:val="26"/>
                      </w:rPr>
                    </w:ins>
                  </m:ctrlPr>
                </m:dPr>
                <m:e>
                  <m:sSub>
                    <m:sSubPr>
                      <m:ctrlPr>
                        <w:ins w:id="6989" w:author="The Si Tran" w:date="2012-12-06T02:35:00Z">
                          <w:rPr>
                            <w:rFonts w:ascii="Cambria Math" w:hAnsi="Cambria Math"/>
                            <w:i/>
                            <w:szCs w:val="26"/>
                          </w:rPr>
                        </w:ins>
                      </m:ctrlPr>
                    </m:sSubPr>
                    <m:e>
                      <w:ins w:id="6990" w:author="The Si Tran" w:date="2012-12-06T02:35:00Z">
                        <m:r>
                          <w:rPr>
                            <w:rFonts w:ascii="Cambria Math" w:hAnsi="Cambria Math"/>
                            <w:szCs w:val="26"/>
                          </w:rPr>
                          <m:t>t</m:t>
                        </m:r>
                      </w:ins>
                    </m:e>
                    <m:sub>
                      <w:ins w:id="6991" w:author="The Si Tran" w:date="2012-12-06T02:35:00Z">
                        <m:r>
                          <w:rPr>
                            <w:rFonts w:ascii="Cambria Math" w:hAnsi="Cambria Math"/>
                            <w:szCs w:val="26"/>
                          </w:rPr>
                          <m:t>d</m:t>
                        </m:r>
                      </w:ins>
                    </m:sub>
                  </m:sSub>
                  <w:ins w:id="6992" w:author="The Si Tran" w:date="2012-12-06T02:35:00Z">
                    <m:r>
                      <w:rPr>
                        <w:rFonts w:ascii="Cambria Math" w:hAnsi="Cambria Math"/>
                        <w:szCs w:val="26"/>
                      </w:rPr>
                      <m:t>-</m:t>
                    </m:r>
                  </w:ins>
                  <m:sSub>
                    <m:sSubPr>
                      <m:ctrlPr>
                        <w:ins w:id="6993" w:author="The Si Tran" w:date="2012-12-06T02:35:00Z">
                          <w:rPr>
                            <w:rFonts w:ascii="Cambria Math" w:hAnsi="Cambria Math"/>
                            <w:i/>
                            <w:szCs w:val="26"/>
                          </w:rPr>
                        </w:ins>
                      </m:ctrlPr>
                    </m:sSubPr>
                    <m:e>
                      <w:ins w:id="6994" w:author="The Si Tran" w:date="2012-12-06T02:35:00Z">
                        <m:r>
                          <w:rPr>
                            <w:rFonts w:ascii="Cambria Math" w:hAnsi="Cambria Math"/>
                            <w:szCs w:val="26"/>
                          </w:rPr>
                          <m:t>o</m:t>
                        </m:r>
                      </w:ins>
                    </m:e>
                    <m:sub>
                      <w:ins w:id="6995" w:author="The Si Tran" w:date="2012-12-06T02:35:00Z">
                        <m:r>
                          <w:rPr>
                            <w:rFonts w:ascii="Cambria Math" w:hAnsi="Cambria Math"/>
                            <w:szCs w:val="26"/>
                          </w:rPr>
                          <m:t>d</m:t>
                        </m:r>
                      </w:ins>
                    </m:sub>
                  </m:sSub>
                </m:e>
              </m:d>
            </m:e>
            <m:sup>
              <w:ins w:id="6996" w:author="The Si Tran" w:date="2012-12-06T02:35:00Z">
                <m:r>
                  <w:rPr>
                    <w:rFonts w:ascii="Cambria Math" w:hAnsi="Cambria Math"/>
                    <w:szCs w:val="26"/>
                  </w:rPr>
                  <m:t>2</m:t>
                </m:r>
              </w:ins>
            </m:sup>
          </m:sSup>
          <w:ins w:id="6997" w:author="The Si Tran" w:date="2012-12-06T02:35:00Z">
            <m:r>
              <w:rPr>
                <w:rFonts w:ascii="Cambria Math" w:hAnsi="Cambria Math"/>
                <w:szCs w:val="26"/>
              </w:rPr>
              <m:t>=</m:t>
            </m:r>
          </w:ins>
          <m:f>
            <m:fPr>
              <m:ctrlPr>
                <w:ins w:id="6998" w:author="The Si Tran" w:date="2012-12-06T02:35:00Z">
                  <w:rPr>
                    <w:rFonts w:ascii="Cambria Math" w:hAnsi="Cambria Math"/>
                    <w:i/>
                    <w:szCs w:val="26"/>
                  </w:rPr>
                </w:ins>
              </m:ctrlPr>
            </m:fPr>
            <m:num>
              <w:ins w:id="6999" w:author="The Si Tran" w:date="2012-12-06T02:35:00Z">
                <m:r>
                  <w:rPr>
                    <w:rFonts w:ascii="Cambria Math" w:hAnsi="Cambria Math"/>
                    <w:szCs w:val="26"/>
                  </w:rPr>
                  <m:t>1</m:t>
                </m:r>
              </w:ins>
            </m:num>
            <m:den>
              <w:ins w:id="7000" w:author="The Si Tran" w:date="2012-12-06T02:35:00Z">
                <m:r>
                  <w:rPr>
                    <w:rFonts w:ascii="Cambria Math" w:hAnsi="Cambria Math"/>
                    <w:szCs w:val="26"/>
                  </w:rPr>
                  <m:t>2</m:t>
                </m:r>
              </w:ins>
            </m:den>
          </m:f>
          <m:nary>
            <m:naryPr>
              <m:chr m:val="∑"/>
              <m:limLoc m:val="subSup"/>
              <m:supHide m:val="1"/>
              <m:ctrlPr>
                <w:ins w:id="7001" w:author="The Si Tran" w:date="2012-12-06T02:35:00Z">
                  <w:rPr>
                    <w:rFonts w:ascii="Cambria Math" w:hAnsi="Cambria Math"/>
                    <w:i/>
                    <w:szCs w:val="26"/>
                  </w:rPr>
                </w:ins>
              </m:ctrlPr>
            </m:naryPr>
            <m:sub>
              <w:ins w:id="7002" w:author="The Si Tran" w:date="2012-12-06T02:35:00Z">
                <m:r>
                  <w:rPr>
                    <w:rFonts w:ascii="Cambria Math" w:hAnsi="Cambria Math"/>
                    <w:szCs w:val="26"/>
                  </w:rPr>
                  <m:t>d∈D</m:t>
                </m:r>
              </w:ins>
            </m:sub>
            <m:sup/>
            <m:e>
              <w:ins w:id="7003" w:author="The Si Tran" w:date="2012-12-06T02:36:00Z">
                <m:r>
                  <w:rPr>
                    <w:rFonts w:ascii="Cambria Math" w:hAnsi="Cambria Math"/>
                    <w:szCs w:val="26"/>
                  </w:rPr>
                  <m:t>2</m:t>
                </m:r>
              </w:ins>
              <m:d>
                <m:dPr>
                  <m:ctrlPr>
                    <w:ins w:id="7004" w:author="The Si Tran" w:date="2012-12-06T02:36:00Z">
                      <w:rPr>
                        <w:rFonts w:ascii="Cambria Math" w:hAnsi="Cambria Math"/>
                        <w:i/>
                        <w:szCs w:val="26"/>
                      </w:rPr>
                    </w:ins>
                  </m:ctrlPr>
                </m:dPr>
                <m:e>
                  <m:sSub>
                    <m:sSubPr>
                      <m:ctrlPr>
                        <w:ins w:id="7005" w:author="The Si Tran" w:date="2012-12-06T02:36:00Z">
                          <w:rPr>
                            <w:rFonts w:ascii="Cambria Math" w:hAnsi="Cambria Math"/>
                            <w:i/>
                            <w:szCs w:val="26"/>
                          </w:rPr>
                        </w:ins>
                      </m:ctrlPr>
                    </m:sSubPr>
                    <m:e>
                      <w:ins w:id="7006" w:author="The Si Tran" w:date="2012-12-06T02:36:00Z">
                        <m:r>
                          <w:rPr>
                            <w:rFonts w:ascii="Cambria Math" w:hAnsi="Cambria Math"/>
                            <w:szCs w:val="26"/>
                          </w:rPr>
                          <m:t>t</m:t>
                        </m:r>
                      </w:ins>
                    </m:e>
                    <m:sub>
                      <w:ins w:id="7007" w:author="The Si Tran" w:date="2012-12-06T02:36:00Z">
                        <m:r>
                          <w:rPr>
                            <w:rFonts w:ascii="Cambria Math" w:hAnsi="Cambria Math"/>
                            <w:szCs w:val="26"/>
                          </w:rPr>
                          <m:t>d</m:t>
                        </m:r>
                      </w:ins>
                    </m:sub>
                  </m:sSub>
                  <w:ins w:id="7008" w:author="The Si Tran" w:date="2012-12-06T02:36:00Z">
                    <m:r>
                      <w:rPr>
                        <w:rFonts w:ascii="Cambria Math" w:hAnsi="Cambria Math"/>
                        <w:szCs w:val="26"/>
                      </w:rPr>
                      <m:t>-</m:t>
                    </m:r>
                  </w:ins>
                  <m:sSub>
                    <m:sSubPr>
                      <m:ctrlPr>
                        <w:ins w:id="7009" w:author="The Si Tran" w:date="2012-12-06T02:36:00Z">
                          <w:rPr>
                            <w:rFonts w:ascii="Cambria Math" w:hAnsi="Cambria Math"/>
                            <w:i/>
                            <w:szCs w:val="26"/>
                          </w:rPr>
                        </w:ins>
                      </m:ctrlPr>
                    </m:sSubPr>
                    <m:e>
                      <w:ins w:id="7010" w:author="The Si Tran" w:date="2012-12-06T02:36:00Z">
                        <m:r>
                          <w:rPr>
                            <w:rFonts w:ascii="Cambria Math" w:hAnsi="Cambria Math"/>
                            <w:szCs w:val="26"/>
                          </w:rPr>
                          <m:t>o</m:t>
                        </m:r>
                      </w:ins>
                    </m:e>
                    <m:sub>
                      <w:ins w:id="7011" w:author="The Si Tran" w:date="2012-12-06T02:36:00Z">
                        <m:r>
                          <w:rPr>
                            <w:rFonts w:ascii="Cambria Math" w:hAnsi="Cambria Math"/>
                            <w:szCs w:val="26"/>
                          </w:rPr>
                          <m:t>d</m:t>
                        </m:r>
                      </w:ins>
                    </m:sub>
                  </m:sSub>
                </m:e>
              </m:d>
            </m:e>
          </m:nary>
          <m:f>
            <m:fPr>
              <m:ctrlPr>
                <w:ins w:id="7012" w:author="The Si Tran" w:date="2012-12-06T02:36:00Z">
                  <w:rPr>
                    <w:rFonts w:ascii="Cambria Math" w:hAnsi="Cambria Math"/>
                    <w:i/>
                    <w:szCs w:val="26"/>
                  </w:rPr>
                </w:ins>
              </m:ctrlPr>
            </m:fPr>
            <m:num>
              <w:ins w:id="7013" w:author="The Si Tran" w:date="2012-12-06T02:36:00Z">
                <m:r>
                  <w:rPr>
                    <w:rFonts w:ascii="Cambria Math" w:hAnsi="Cambria Math"/>
                    <w:szCs w:val="26"/>
                  </w:rPr>
                  <m:t>∂</m:t>
                </m:r>
              </w:ins>
            </m:num>
            <m:den>
              <w:ins w:id="7014" w:author="The Si Tran" w:date="2012-12-06T02:36:00Z">
                <m:r>
                  <w:rPr>
                    <w:rFonts w:ascii="Cambria Math" w:hAnsi="Cambria Math"/>
                    <w:szCs w:val="26"/>
                  </w:rPr>
                  <m:t>∂</m:t>
                </m:r>
              </w:ins>
              <m:sSub>
                <m:sSubPr>
                  <m:ctrlPr>
                    <w:ins w:id="7015" w:author="The Si Tran" w:date="2012-12-06T02:36:00Z">
                      <w:rPr>
                        <w:rFonts w:ascii="Cambria Math" w:hAnsi="Cambria Math"/>
                        <w:i/>
                        <w:szCs w:val="26"/>
                      </w:rPr>
                    </w:ins>
                  </m:ctrlPr>
                </m:sSubPr>
                <m:e>
                  <w:ins w:id="7016" w:author="The Si Tran" w:date="2012-12-06T02:36:00Z">
                    <m:r>
                      <w:rPr>
                        <w:rFonts w:ascii="Cambria Math" w:hAnsi="Cambria Math"/>
                        <w:szCs w:val="26"/>
                      </w:rPr>
                      <m:t>w</m:t>
                    </m:r>
                  </w:ins>
                </m:e>
                <m:sub>
                  <w:ins w:id="7017" w:author="The Si Tran" w:date="2012-12-06T02:36:00Z">
                    <m:r>
                      <w:rPr>
                        <w:rFonts w:ascii="Cambria Math" w:hAnsi="Cambria Math"/>
                        <w:szCs w:val="26"/>
                      </w:rPr>
                      <m:t>i</m:t>
                    </m:r>
                  </w:ins>
                </m:sub>
              </m:sSub>
            </m:den>
          </m:f>
          <m:d>
            <m:dPr>
              <m:ctrlPr>
                <w:ins w:id="7018" w:author="The Si Tran" w:date="2012-12-06T02:36:00Z">
                  <w:rPr>
                    <w:rFonts w:ascii="Cambria Math" w:hAnsi="Cambria Math"/>
                    <w:i/>
                    <w:szCs w:val="26"/>
                  </w:rPr>
                </w:ins>
              </m:ctrlPr>
            </m:dPr>
            <m:e>
              <m:sSub>
                <m:sSubPr>
                  <m:ctrlPr>
                    <w:ins w:id="7019" w:author="The Si Tran" w:date="2012-12-06T02:36:00Z">
                      <w:rPr>
                        <w:rFonts w:ascii="Cambria Math" w:hAnsi="Cambria Math"/>
                        <w:i/>
                        <w:szCs w:val="26"/>
                      </w:rPr>
                    </w:ins>
                  </m:ctrlPr>
                </m:sSubPr>
                <m:e>
                  <w:ins w:id="7020" w:author="The Si Tran" w:date="2012-12-06T02:36:00Z">
                    <m:r>
                      <w:rPr>
                        <w:rFonts w:ascii="Cambria Math" w:hAnsi="Cambria Math"/>
                        <w:szCs w:val="26"/>
                      </w:rPr>
                      <m:t>t</m:t>
                    </m:r>
                  </w:ins>
                </m:e>
                <m:sub>
                  <w:ins w:id="7021" w:author="The Si Tran" w:date="2012-12-06T02:36:00Z">
                    <m:r>
                      <w:rPr>
                        <w:rFonts w:ascii="Cambria Math" w:hAnsi="Cambria Math"/>
                        <w:szCs w:val="26"/>
                      </w:rPr>
                      <m:t>d</m:t>
                    </m:r>
                  </w:ins>
                </m:sub>
              </m:sSub>
              <w:ins w:id="7022" w:author="The Si Tran" w:date="2012-12-06T02:36:00Z">
                <m:r>
                  <w:rPr>
                    <w:rFonts w:ascii="Cambria Math" w:hAnsi="Cambria Math"/>
                    <w:szCs w:val="26"/>
                  </w:rPr>
                  <m:t>-</m:t>
                </m:r>
              </w:ins>
              <m:sSub>
                <m:sSubPr>
                  <m:ctrlPr>
                    <w:ins w:id="7023" w:author="The Si Tran" w:date="2012-12-06T02:36:00Z">
                      <w:rPr>
                        <w:rFonts w:ascii="Cambria Math" w:hAnsi="Cambria Math"/>
                        <w:i/>
                        <w:szCs w:val="26"/>
                      </w:rPr>
                    </w:ins>
                  </m:ctrlPr>
                </m:sSubPr>
                <m:e>
                  <w:ins w:id="7024" w:author="The Si Tran" w:date="2012-12-06T02:36:00Z">
                    <m:r>
                      <w:rPr>
                        <w:rFonts w:ascii="Cambria Math" w:hAnsi="Cambria Math"/>
                        <w:szCs w:val="26"/>
                      </w:rPr>
                      <m:t>o</m:t>
                    </m:r>
                  </w:ins>
                </m:e>
                <m:sub>
                  <w:ins w:id="7025"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026" w:author="The Si Tran" w:date="2012-12-06T02:42:00Z">
        <w:r>
          <w:rPr>
            <w:szCs w:val="26"/>
          </w:rPr>
          <w:t xml:space="preserve">   </w:t>
        </w:r>
        <w:r>
          <w:rPr>
            <w:szCs w:val="26"/>
          </w:rPr>
          <w:tab/>
        </w:r>
        <w:r>
          <w:rPr>
            <w:szCs w:val="26"/>
          </w:rPr>
          <w:tab/>
        </w:r>
        <w:r>
          <w:rPr>
            <w:szCs w:val="26"/>
          </w:rPr>
          <w:tab/>
        </w:r>
        <w:r>
          <w:rPr>
            <w:szCs w:val="26"/>
          </w:rPr>
          <w:tab/>
          <w:t xml:space="preserve">   </w:t>
        </w:r>
      </w:ins>
      <w:ins w:id="7027"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028" w:author="The Si Tran" w:date="2012-12-06T02:44:00Z">
          <w:pPr>
            <w:spacing w:before="0"/>
          </w:pPr>
        </w:pPrChange>
      </w:pPr>
      <w:ins w:id="7029" w:author="The Si Tran" w:date="2012-12-06T02:41:00Z">
        <w:r w:rsidRPr="000C3A28">
          <w:rPr>
            <w:noProof/>
            <w:szCs w:val="26"/>
            <w:rPrChange w:id="7030" w:author="Unknown">
              <w:rPr>
                <w:noProof/>
              </w:rPr>
            </w:rPrChange>
          </w:rPr>
          <mc:AlternateContent>
            <mc:Choice Requires="wps">
              <w:drawing>
                <wp:anchor distT="0" distB="0" distL="114300" distR="114300" simplePos="0" relativeHeight="251543040" behindDoc="1" locked="0" layoutInCell="1" allowOverlap="1" wp14:anchorId="798E5BC6" wp14:editId="24F1588D">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B90956" w:rsidRDefault="00B90956">
                              <w:pPr>
                                <w:pStyle w:val="EquationIndex"/>
                                <w:pPrChange w:id="7031" w:author="The Si Tran" w:date="2012-12-16T08:23:00Z">
                                  <w:pPr/>
                                </w:pPrChange>
                              </w:pPr>
                              <w:ins w:id="7032"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B90956" w:rsidRDefault="00B90956">
                        <w:pPr>
                          <w:pStyle w:val="EquationIndex"/>
                          <w:pPrChange w:id="7033" w:author="The Si Tran" w:date="2012-12-16T08:23:00Z">
                            <w:pPr/>
                          </w:pPrChange>
                        </w:pPr>
                        <w:ins w:id="7034" w:author="The Si Tran" w:date="2012-12-06T02:41:00Z">
                          <w:r>
                            <w:t>(4.2)</w:t>
                          </w:r>
                        </w:ins>
                      </w:p>
                    </w:txbxContent>
                  </v:textbox>
                  <w10:wrap type="tight"/>
                </v:shape>
              </w:pict>
            </mc:Fallback>
          </mc:AlternateContent>
        </w:r>
      </w:ins>
      <w:r w:rsidR="0088753F" w:rsidRPr="0049233F">
        <w:rPr>
          <w:szCs w:val="26"/>
        </w:rPr>
        <w:t xml:space="preserve">            </w:t>
      </w:r>
      <w:del w:id="7035" w:author="The Si Tran" w:date="2012-12-06T02:44:00Z">
        <w:r w:rsidR="0088753F" w:rsidRPr="0049233F" w:rsidDel="0020765F">
          <w:rPr>
            <w:szCs w:val="26"/>
          </w:rPr>
          <w:delText xml:space="preserve">     </w:delText>
        </w:r>
      </w:del>
      <m:oMath>
        <m:f>
          <m:fPr>
            <m:ctrlPr>
              <w:ins w:id="7036" w:author="The Si Tran" w:date="2012-12-06T02:39:00Z">
                <w:rPr>
                  <w:rFonts w:ascii="Cambria Math" w:hAnsi="Cambria Math"/>
                  <w:i/>
                  <w:szCs w:val="26"/>
                </w:rPr>
              </w:ins>
            </m:ctrlPr>
          </m:fPr>
          <m:num>
            <w:ins w:id="7037" w:author="The Si Tran" w:date="2012-12-06T02:39:00Z">
              <m:r>
                <w:rPr>
                  <w:rFonts w:ascii="Cambria Math" w:hAnsi="Cambria Math"/>
                  <w:szCs w:val="26"/>
                </w:rPr>
                <m:t>∂E</m:t>
              </m:r>
            </w:ins>
          </m:num>
          <m:den>
            <w:ins w:id="7038" w:author="The Si Tran" w:date="2012-12-06T02:39:00Z">
              <m:r>
                <w:rPr>
                  <w:rFonts w:ascii="Cambria Math" w:hAnsi="Cambria Math"/>
                  <w:szCs w:val="26"/>
                </w:rPr>
                <m:t>∂</m:t>
              </m:r>
            </w:ins>
            <m:sSub>
              <m:sSubPr>
                <m:ctrlPr>
                  <w:ins w:id="7039" w:author="The Si Tran" w:date="2012-12-06T02:39:00Z">
                    <w:rPr>
                      <w:rFonts w:ascii="Cambria Math" w:hAnsi="Cambria Math"/>
                      <w:i/>
                      <w:szCs w:val="26"/>
                    </w:rPr>
                  </w:ins>
                </m:ctrlPr>
              </m:sSubPr>
              <m:e>
                <w:ins w:id="7040" w:author="The Si Tran" w:date="2012-12-06T02:39:00Z">
                  <m:r>
                    <w:rPr>
                      <w:rFonts w:ascii="Cambria Math" w:hAnsi="Cambria Math"/>
                      <w:szCs w:val="26"/>
                    </w:rPr>
                    <m:t>w</m:t>
                  </m:r>
                </w:ins>
              </m:e>
              <m:sub>
                <w:ins w:id="7041" w:author="The Si Tran" w:date="2012-12-06T02:39:00Z">
                  <m:r>
                    <w:rPr>
                      <w:rFonts w:ascii="Cambria Math" w:hAnsi="Cambria Math"/>
                      <w:szCs w:val="26"/>
                    </w:rPr>
                    <m:t>i</m:t>
                  </m:r>
                </w:ins>
              </m:sub>
            </m:sSub>
          </m:den>
        </m:f>
        <w:ins w:id="7042" w:author="The Si Tran" w:date="2012-12-06T02:39:00Z">
          <m:r>
            <w:rPr>
              <w:rFonts w:ascii="Cambria Math" w:hAnsi="Cambria Math"/>
              <w:szCs w:val="26"/>
            </w:rPr>
            <m:t>=</m:t>
          </m:r>
        </w:ins>
        <m:nary>
          <m:naryPr>
            <m:chr m:val="∑"/>
            <m:limLoc m:val="subSup"/>
            <m:supHide m:val="1"/>
            <m:ctrlPr>
              <w:ins w:id="7043" w:author="The Si Tran" w:date="2012-12-06T02:40:00Z">
                <w:rPr>
                  <w:rFonts w:ascii="Cambria Math" w:hAnsi="Cambria Math"/>
                  <w:i/>
                  <w:szCs w:val="26"/>
                </w:rPr>
              </w:ins>
            </m:ctrlPr>
          </m:naryPr>
          <m:sub>
            <w:ins w:id="7044" w:author="The Si Tran" w:date="2012-12-06T02:40:00Z">
              <m:r>
                <w:rPr>
                  <w:rFonts w:ascii="Cambria Math" w:hAnsi="Cambria Math"/>
                  <w:szCs w:val="26"/>
                </w:rPr>
                <m:t>d∈D</m:t>
              </m:r>
            </w:ins>
          </m:sub>
          <m:sup/>
          <m:e>
            <w:ins w:id="7045" w:author="The Si Tran" w:date="2012-12-06T02:40:00Z">
              <m:r>
                <w:rPr>
                  <w:rFonts w:ascii="Cambria Math" w:hAnsi="Cambria Math"/>
                  <w:szCs w:val="26"/>
                </w:rPr>
                <m:t>(</m:t>
              </m:r>
            </w:ins>
            <m:sSub>
              <m:sSubPr>
                <m:ctrlPr>
                  <w:ins w:id="7046" w:author="The Si Tran" w:date="2012-12-06T02:40:00Z">
                    <w:rPr>
                      <w:rFonts w:ascii="Cambria Math" w:hAnsi="Cambria Math"/>
                      <w:i/>
                      <w:szCs w:val="26"/>
                    </w:rPr>
                  </w:ins>
                </m:ctrlPr>
              </m:sSubPr>
              <m:e>
                <w:ins w:id="7047" w:author="The Si Tran" w:date="2012-12-06T02:40:00Z">
                  <m:r>
                    <w:rPr>
                      <w:rFonts w:ascii="Cambria Math" w:hAnsi="Cambria Math"/>
                      <w:szCs w:val="26"/>
                    </w:rPr>
                    <m:t>t</m:t>
                  </m:r>
                </w:ins>
              </m:e>
              <m:sub>
                <w:ins w:id="7048" w:author="The Si Tran" w:date="2012-12-06T02:40:00Z">
                  <m:r>
                    <w:rPr>
                      <w:rFonts w:ascii="Cambria Math" w:hAnsi="Cambria Math"/>
                      <w:szCs w:val="26"/>
                    </w:rPr>
                    <m:t>d</m:t>
                  </m:r>
                </w:ins>
              </m:sub>
            </m:sSub>
            <w:ins w:id="7049" w:author="The Si Tran" w:date="2012-12-06T02:40:00Z">
              <m:r>
                <w:rPr>
                  <w:rFonts w:ascii="Cambria Math" w:hAnsi="Cambria Math"/>
                  <w:szCs w:val="26"/>
                </w:rPr>
                <m:t>-</m:t>
              </m:r>
            </w:ins>
            <m:sSub>
              <m:sSubPr>
                <m:ctrlPr>
                  <w:ins w:id="7050" w:author="The Si Tran" w:date="2012-12-06T02:40:00Z">
                    <w:rPr>
                      <w:rFonts w:ascii="Cambria Math" w:hAnsi="Cambria Math"/>
                      <w:i/>
                      <w:szCs w:val="26"/>
                    </w:rPr>
                  </w:ins>
                </m:ctrlPr>
              </m:sSubPr>
              <m:e>
                <w:ins w:id="7051" w:author="The Si Tran" w:date="2012-12-06T02:40:00Z">
                  <m:r>
                    <w:rPr>
                      <w:rFonts w:ascii="Cambria Math" w:hAnsi="Cambria Math"/>
                      <w:szCs w:val="26"/>
                    </w:rPr>
                    <m:t>o</m:t>
                  </m:r>
                </w:ins>
              </m:e>
              <m:sub>
                <w:ins w:id="7052" w:author="The Si Tran" w:date="2012-12-06T02:40:00Z">
                  <m:r>
                    <w:rPr>
                      <w:rFonts w:ascii="Cambria Math" w:hAnsi="Cambria Math"/>
                      <w:szCs w:val="26"/>
                    </w:rPr>
                    <m:t>d</m:t>
                  </m:r>
                </w:ins>
              </m:sub>
            </m:sSub>
            <w:ins w:id="7053" w:author="The Si Tran" w:date="2012-12-06T02:40:00Z">
              <m:r>
                <w:rPr>
                  <w:rFonts w:ascii="Cambria Math" w:hAnsi="Cambria Math"/>
                  <w:szCs w:val="26"/>
                </w:rPr>
                <m:t>)(-</m:t>
              </m:r>
            </w:ins>
            <m:sSub>
              <m:sSubPr>
                <m:ctrlPr>
                  <w:ins w:id="7054" w:author="The Si Tran" w:date="2012-12-06T02:40:00Z">
                    <w:rPr>
                      <w:rFonts w:ascii="Cambria Math" w:hAnsi="Cambria Math"/>
                      <w:i/>
                      <w:szCs w:val="26"/>
                    </w:rPr>
                  </w:ins>
                </m:ctrlPr>
              </m:sSubPr>
              <m:e>
                <w:ins w:id="7055" w:author="The Si Tran" w:date="2012-12-06T02:40:00Z">
                  <m:r>
                    <w:rPr>
                      <w:rFonts w:ascii="Cambria Math" w:hAnsi="Cambria Math"/>
                      <w:szCs w:val="26"/>
                    </w:rPr>
                    <m:t>x</m:t>
                  </m:r>
                </w:ins>
              </m:e>
              <m:sub>
                <w:ins w:id="7056" w:author="The Si Tran" w:date="2012-12-06T02:40:00Z">
                  <m:r>
                    <w:rPr>
                      <w:rFonts w:ascii="Cambria Math" w:hAnsi="Cambria Math"/>
                      <w:szCs w:val="26"/>
                    </w:rPr>
                    <m:t>id</m:t>
                  </m:r>
                </w:ins>
              </m:sub>
            </m:sSub>
            <w:ins w:id="7057" w:author="The Si Tran" w:date="2012-12-06T02:40:00Z">
              <m:r>
                <w:rPr>
                  <w:rFonts w:ascii="Cambria Math" w:hAnsi="Cambria Math"/>
                  <w:szCs w:val="26"/>
                </w:rPr>
                <m:t>)</m:t>
              </m:r>
            </w:ins>
          </m:e>
        </m:nary>
      </m:oMath>
      <w:ins w:id="7058" w:author="The Si Tran" w:date="2012-12-06T02:41:00Z">
        <w:r>
          <w:rPr>
            <w:szCs w:val="26"/>
          </w:rPr>
          <w:t xml:space="preserve">  </w:t>
        </w:r>
      </w:ins>
      <w:del w:id="7059" w:author="The Si Tran" w:date="2012-12-06T02:38:00Z">
        <w:r w:rsidR="0088753F" w:rsidRPr="000C3A28" w:rsidDel="00CA1FAD">
          <w:rPr>
            <w:noProof/>
            <w:szCs w:val="26"/>
            <w:rPrChange w:id="7060" w:author="Unknown">
              <w:rPr>
                <w:noProof/>
              </w:rPr>
            </w:rPrChange>
          </w:rPr>
          <w:drawing>
            <wp:inline distT="0" distB="0" distL="0" distR="0" wp14:anchorId="3EF07EE9" wp14:editId="59DEE799">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061" w:author="The Si Tran" w:date="2012-12-06T02:41:00Z">
        <w:r w:rsidRPr="000C3A28" w:rsidDel="002972CB">
          <w:rPr>
            <w:noProof/>
            <w:szCs w:val="26"/>
            <w:rPrChange w:id="7062" w:author="Unknown">
              <w:rPr>
                <w:noProof/>
              </w:rPr>
            </w:rPrChange>
          </w:rPr>
          <w:drawing>
            <wp:inline distT="0" distB="0" distL="0" distR="0" wp14:anchorId="0A624021" wp14:editId="5767B245">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063" w:author="The Si Tran" w:date="2012-12-06T02:43:00Z"/>
          <w:szCs w:val="26"/>
        </w:rPr>
      </w:pPr>
      <w:ins w:id="7064" w:author="The Si Tran" w:date="2012-12-06T02:44:00Z">
        <w:r w:rsidRPr="000C3A28">
          <w:rPr>
            <w:noProof/>
            <w:szCs w:val="26"/>
            <w:rPrChange w:id="7065" w:author="Unknown">
              <w:rPr>
                <w:noProof/>
              </w:rPr>
            </w:rPrChange>
          </w:rPr>
          <mc:AlternateContent>
            <mc:Choice Requires="wps">
              <w:drawing>
                <wp:anchor distT="0" distB="0" distL="114300" distR="114300" simplePos="0" relativeHeight="251550208" behindDoc="1" locked="0" layoutInCell="1" allowOverlap="1" wp14:anchorId="01E51B53" wp14:editId="402EEB2A">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B90956" w:rsidRDefault="00B90956">
                              <w:pPr>
                                <w:pStyle w:val="EquationIndex"/>
                                <w:pPrChange w:id="7066" w:author="The Si Tran" w:date="2012-12-16T08:23:00Z">
                                  <w:pPr/>
                                </w:pPrChange>
                              </w:pPr>
                              <w:ins w:id="7067" w:author="The Si Tran" w:date="2012-12-06T02:41:00Z">
                                <w:r>
                                  <w:t>(4.</w:t>
                                </w:r>
                              </w:ins>
                              <w:ins w:id="7068" w:author="The Si Tran" w:date="2012-12-06T02:44:00Z">
                                <w:r>
                                  <w:t>3</w:t>
                                </w:r>
                              </w:ins>
                              <w:ins w:id="706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B90956" w:rsidRDefault="00B90956">
                        <w:pPr>
                          <w:pStyle w:val="EquationIndex"/>
                          <w:pPrChange w:id="7070" w:author="The Si Tran" w:date="2012-12-16T08:23:00Z">
                            <w:pPr/>
                          </w:pPrChange>
                        </w:pPr>
                        <w:ins w:id="7071" w:author="The Si Tran" w:date="2012-12-06T02:41:00Z">
                          <w:r>
                            <w:t>(4.</w:t>
                          </w:r>
                        </w:ins>
                        <w:ins w:id="7072" w:author="The Si Tran" w:date="2012-12-06T02:44:00Z">
                          <w:r>
                            <w:t>3</w:t>
                          </w:r>
                        </w:ins>
                        <w:ins w:id="7073" w:author="The Si Tran" w:date="2012-12-06T02:41:00Z">
                          <w:r>
                            <w:t>)</w:t>
                          </w:r>
                        </w:ins>
                      </w:p>
                    </w:txbxContent>
                  </v:textbox>
                  <w10:wrap type="tight"/>
                </v:shape>
              </w:pict>
            </mc:Fallback>
          </mc:AlternateContent>
        </w:r>
      </w:ins>
      <w:r w:rsidR="0088753F" w:rsidRPr="0049233F">
        <w:rPr>
          <w:szCs w:val="26"/>
        </w:rPr>
        <w:t>Thay (</w:t>
      </w:r>
      <w:ins w:id="7074" w:author="The Si Tran" w:date="2012-12-14T06:11:00Z">
        <w:r>
          <w:rPr>
            <w:szCs w:val="26"/>
          </w:rPr>
          <w:t>4</w:t>
        </w:r>
      </w:ins>
      <w:del w:id="7075" w:author="The Si Tran" w:date="2012-12-14T06:11:00Z">
        <w:r w:rsidR="0088753F" w:rsidRPr="0049233F" w:rsidDel="0008713C">
          <w:rPr>
            <w:szCs w:val="26"/>
          </w:rPr>
          <w:delText>2</w:delText>
        </w:r>
      </w:del>
      <w:r w:rsidR="0088753F" w:rsidRPr="0049233F">
        <w:rPr>
          <w:szCs w:val="26"/>
        </w:rPr>
        <w:t>.2) vào (</w:t>
      </w:r>
      <w:ins w:id="7076" w:author="The Si Tran" w:date="2012-12-14T06:11:00Z">
        <w:r>
          <w:rPr>
            <w:szCs w:val="26"/>
          </w:rPr>
          <w:t>4</w:t>
        </w:r>
      </w:ins>
      <w:del w:id="7077"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BE2D8B">
      <w:pPr>
        <w:pStyle w:val="Canhgiua"/>
        <w:pPrChange w:id="7078" w:author="The Si Tran" w:date="2012-12-16T17:29:00Z">
          <w:pPr>
            <w:spacing w:before="0"/>
          </w:pPr>
        </w:pPrChange>
      </w:pPr>
      <m:oMathPara>
        <m:oMathParaPr>
          <m:jc m:val="center"/>
        </m:oMathParaPr>
        <m:oMath>
          <m:sSub>
            <m:sSubPr>
              <m:ctrlPr>
                <w:ins w:id="7079" w:author="The Si Tran" w:date="2012-12-06T02:43:00Z">
                  <w:rPr>
                    <w:rFonts w:ascii="Cambria Math" w:hAnsi="Cambria Math"/>
                  </w:rPr>
                </w:ins>
              </m:ctrlPr>
            </m:sSubPr>
            <m:e>
              <w:ins w:id="7080" w:author="The Si Tran" w:date="2012-12-06T02:43:00Z">
                <m:r>
                  <m:rPr>
                    <m:sty m:val="p"/>
                  </m:rPr>
                  <w:rPr>
                    <w:rFonts w:ascii="Cambria Math" w:hAnsi="Cambria Math"/>
                  </w:rPr>
                  <m:t>∆</m:t>
                </m:r>
                <m:r>
                  <w:rPr>
                    <w:rFonts w:ascii="Cambria Math" w:hAnsi="Cambria Math"/>
                  </w:rPr>
                  <m:t>w</m:t>
                </m:r>
              </w:ins>
            </m:e>
            <m:sub>
              <w:ins w:id="7081" w:author="The Si Tran" w:date="2012-12-06T02:43:00Z">
                <m:r>
                  <w:rPr>
                    <w:rFonts w:ascii="Cambria Math" w:hAnsi="Cambria Math"/>
                  </w:rPr>
                  <m:t>i</m:t>
                </m:r>
              </w:ins>
            </m:sub>
          </m:sSub>
          <w:ins w:id="7082" w:author="The Si Tran" w:date="2012-12-06T02:43:00Z">
            <m:r>
              <m:rPr>
                <m:sty m:val="p"/>
              </m:rPr>
              <w:rPr>
                <w:rFonts w:ascii="Cambria Math" w:hAnsi="Cambria Math"/>
              </w:rPr>
              <m:t>=</m:t>
            </m:r>
          </w:ins>
          <w:ins w:id="7083" w:author="The Si Tran" w:date="2012-12-06T02:44:00Z">
            <m:r>
              <w:rPr>
                <w:rFonts w:ascii="Cambria Math" w:hAnsi="Cambria Math"/>
              </w:rPr>
              <m:t>η</m:t>
            </m:r>
          </w:ins>
          <m:nary>
            <m:naryPr>
              <m:chr m:val="∑"/>
              <m:limLoc m:val="subSup"/>
              <m:supHide m:val="1"/>
              <m:ctrlPr>
                <w:ins w:id="7084" w:author="The Si Tran" w:date="2012-12-06T02:43:00Z">
                  <w:rPr>
                    <w:rFonts w:ascii="Cambria Math" w:hAnsi="Cambria Math"/>
                  </w:rPr>
                </w:ins>
              </m:ctrlPr>
            </m:naryPr>
            <m:sub>
              <w:ins w:id="7085"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086" w:author="The Si Tran" w:date="2012-12-06T02:43:00Z">
                <m:r>
                  <m:rPr>
                    <m:sty m:val="p"/>
                  </m:rPr>
                  <w:rPr>
                    <w:rFonts w:ascii="Cambria Math" w:hAnsi="Cambria Math"/>
                  </w:rPr>
                  <m:t>(</m:t>
                </m:r>
              </w:ins>
              <m:sSub>
                <m:sSubPr>
                  <m:ctrlPr>
                    <w:ins w:id="7087" w:author="The Si Tran" w:date="2012-12-06T02:43:00Z">
                      <w:rPr>
                        <w:rFonts w:ascii="Cambria Math" w:hAnsi="Cambria Math"/>
                      </w:rPr>
                    </w:ins>
                  </m:ctrlPr>
                </m:sSubPr>
                <m:e>
                  <w:ins w:id="7088" w:author="The Si Tran" w:date="2012-12-06T02:43:00Z">
                    <m:r>
                      <w:rPr>
                        <w:rFonts w:ascii="Cambria Math" w:hAnsi="Cambria Math"/>
                      </w:rPr>
                      <m:t>t</m:t>
                    </m:r>
                  </w:ins>
                </m:e>
                <m:sub>
                  <w:ins w:id="7089" w:author="The Si Tran" w:date="2012-12-06T02:43:00Z">
                    <m:r>
                      <w:rPr>
                        <w:rFonts w:ascii="Cambria Math" w:hAnsi="Cambria Math"/>
                      </w:rPr>
                      <m:t>d</m:t>
                    </m:r>
                  </w:ins>
                </m:sub>
              </m:sSub>
              <w:ins w:id="7090" w:author="The Si Tran" w:date="2012-12-06T02:43:00Z">
                <m:r>
                  <m:rPr>
                    <m:sty m:val="p"/>
                  </m:rPr>
                  <w:rPr>
                    <w:rFonts w:ascii="Cambria Math" w:hAnsi="Cambria Math"/>
                  </w:rPr>
                  <m:t>-</m:t>
                </m:r>
              </w:ins>
              <m:sSub>
                <m:sSubPr>
                  <m:ctrlPr>
                    <w:ins w:id="7091" w:author="The Si Tran" w:date="2012-12-06T02:43:00Z">
                      <w:rPr>
                        <w:rFonts w:ascii="Cambria Math" w:hAnsi="Cambria Math"/>
                      </w:rPr>
                    </w:ins>
                  </m:ctrlPr>
                </m:sSubPr>
                <m:e>
                  <w:ins w:id="7092" w:author="The Si Tran" w:date="2012-12-06T02:43:00Z">
                    <m:r>
                      <w:rPr>
                        <w:rFonts w:ascii="Cambria Math" w:hAnsi="Cambria Math"/>
                      </w:rPr>
                      <m:t>o</m:t>
                    </m:r>
                  </w:ins>
                </m:e>
                <m:sub>
                  <w:ins w:id="7093" w:author="The Si Tran" w:date="2012-12-06T02:43:00Z">
                    <m:r>
                      <w:rPr>
                        <w:rFonts w:ascii="Cambria Math" w:hAnsi="Cambria Math"/>
                      </w:rPr>
                      <m:t>d</m:t>
                    </m:r>
                  </w:ins>
                </m:sub>
              </m:sSub>
              <w:ins w:id="7094" w:author="The Si Tran" w:date="2012-12-06T02:43:00Z">
                <m:r>
                  <m:rPr>
                    <m:sty m:val="p"/>
                  </m:rPr>
                  <w:rPr>
                    <w:rFonts w:ascii="Cambria Math" w:hAnsi="Cambria Math"/>
                  </w:rPr>
                  <m:t>)(</m:t>
                </m:r>
              </w:ins>
              <m:sSub>
                <m:sSubPr>
                  <m:ctrlPr>
                    <w:ins w:id="7095" w:author="The Si Tran" w:date="2012-12-06T02:43:00Z">
                      <w:rPr>
                        <w:rFonts w:ascii="Cambria Math" w:hAnsi="Cambria Math"/>
                      </w:rPr>
                    </w:ins>
                  </m:ctrlPr>
                </m:sSubPr>
                <m:e>
                  <w:ins w:id="7096" w:author="The Si Tran" w:date="2012-12-06T02:43:00Z">
                    <m:r>
                      <w:rPr>
                        <w:rFonts w:ascii="Cambria Math" w:hAnsi="Cambria Math"/>
                      </w:rPr>
                      <m:t>x</m:t>
                    </m:r>
                  </w:ins>
                </m:e>
                <m:sub>
                  <w:ins w:id="7097" w:author="The Si Tran" w:date="2012-12-06T02:43:00Z">
                    <m:r>
                      <w:rPr>
                        <w:rFonts w:ascii="Cambria Math" w:hAnsi="Cambria Math"/>
                      </w:rPr>
                      <m:t>id</m:t>
                    </m:r>
                  </w:ins>
                </m:sub>
              </m:sSub>
              <w:ins w:id="7098"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099" w:author="The Si Tran" w:date="2012-12-06T02:44:00Z">
        <w:r w:rsidRPr="000C3A28" w:rsidDel="00DF1A0E">
          <w:rPr>
            <w:noProof/>
            <w:szCs w:val="26"/>
            <w:rPrChange w:id="7100" w:author="Unknown">
              <w:rPr>
                <w:noProof/>
              </w:rPr>
            </w:rPrChange>
          </w:rPr>
          <w:drawing>
            <wp:inline distT="0" distB="0" distL="0" distR="0" wp14:anchorId="76B9CB9B" wp14:editId="63008BE3">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101" w:author="The Si Tran" w:date="2012-12-06T02:45:00Z">
                <w:rPr>
                  <w:rFonts w:ascii="Cambria Math" w:hAnsi="Cambria Math"/>
                  <w:i/>
                  <w:szCs w:val="26"/>
                </w:rPr>
              </w:ins>
            </m:ctrlPr>
          </m:sSubPr>
          <m:e>
            <w:ins w:id="7102" w:author="The Si Tran" w:date="2012-12-06T02:45:00Z">
              <m:r>
                <w:rPr>
                  <w:rFonts w:ascii="Cambria Math" w:hAnsi="Cambria Math"/>
                  <w:szCs w:val="26"/>
                </w:rPr>
                <m:t>x</m:t>
              </m:r>
            </w:ins>
          </m:e>
          <m:sub>
            <w:ins w:id="7103" w:author="The Si Tran" w:date="2012-12-06T02:45:00Z">
              <m:r>
                <w:rPr>
                  <w:rFonts w:ascii="Cambria Math" w:hAnsi="Cambria Math"/>
                  <w:szCs w:val="26"/>
                </w:rPr>
                <m:t>id</m:t>
              </m:r>
            </w:ins>
          </m:sub>
        </m:sSub>
      </m:oMath>
      <w:ins w:id="7104" w:author="The Si Tran" w:date="2012-12-06T02:45:00Z">
        <w:r w:rsidR="00F84346">
          <w:rPr>
            <w:szCs w:val="26"/>
          </w:rPr>
          <w:t xml:space="preserve"> </w:t>
        </w:r>
      </w:ins>
      <w:del w:id="710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106" w:author="The Si Tran" w:date="2012-12-06T02:46:00Z"/>
        </w:rPr>
        <w:pPrChange w:id="7107" w:author="The Si Tran" w:date="2012-12-16T08:23:00Z">
          <w:pPr>
            <w:spacing w:before="0"/>
          </w:pPr>
        </w:pPrChange>
      </w:pPr>
      <w:ins w:id="7108" w:author="The Si Tran" w:date="2012-12-06T02:47:00Z">
        <w:r w:rsidRPr="00032D83">
          <w:rPr>
            <w:noProof/>
          </w:rPr>
          <mc:AlternateContent>
            <mc:Choice Requires="wps">
              <w:drawing>
                <wp:anchor distT="0" distB="0" distL="114300" distR="114300" simplePos="0" relativeHeight="251557376" behindDoc="1" locked="0" layoutInCell="1" allowOverlap="1" wp14:anchorId="2EB652FF" wp14:editId="2703774E">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B90956" w:rsidRDefault="00B90956">
                              <w:pPr>
                                <w:pStyle w:val="EquationIndex"/>
                                <w:pPrChange w:id="7109" w:author="The Si Tran" w:date="2012-12-16T08:23:00Z">
                                  <w:pPr/>
                                </w:pPrChange>
                              </w:pPr>
                              <w:ins w:id="7110" w:author="The Si Tran" w:date="2012-12-06T02:41:00Z">
                                <w:r>
                                  <w:t>(4.</w:t>
                                </w:r>
                              </w:ins>
                              <w:ins w:id="7111" w:author="The Si Tran" w:date="2012-12-06T02:44:00Z">
                                <w:r>
                                  <w:t>4</w:t>
                                </w:r>
                              </w:ins>
                              <w:ins w:id="71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B90956" w:rsidRDefault="00B90956">
                        <w:pPr>
                          <w:pStyle w:val="EquationIndex"/>
                          <w:pPrChange w:id="7113" w:author="The Si Tran" w:date="2012-12-16T08:23:00Z">
                            <w:pPr/>
                          </w:pPrChange>
                        </w:pPr>
                        <w:ins w:id="7114" w:author="The Si Tran" w:date="2012-12-06T02:41:00Z">
                          <w:r>
                            <w:t>(4.</w:t>
                          </w:r>
                        </w:ins>
                        <w:ins w:id="7115" w:author="The Si Tran" w:date="2012-12-06T02:44:00Z">
                          <w:r>
                            <w:t>4</w:t>
                          </w:r>
                        </w:ins>
                        <w:ins w:id="7116"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117" w:author="The Si Tran" w:date="2012-12-06T02:47:00Z"/>
        </w:rPr>
        <w:pPrChange w:id="7118" w:author="The Si Tran" w:date="2012-12-16T17:29:00Z">
          <w:pPr>
            <w:spacing w:before="0"/>
          </w:pPr>
        </w:pPrChange>
      </w:pPr>
      <w:ins w:id="7119"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120"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121" w:author="The Si Tran" w:date="2012-12-16T17:29:00Z">
          <w:pPr>
            <w:spacing w:before="0"/>
          </w:pPr>
        </w:pPrChange>
      </w:pPr>
      <w:del w:id="7122" w:author="The Si Tran" w:date="2012-12-06T02:47:00Z">
        <w:r w:rsidRPr="0049233F" w:rsidDel="00A55FB2">
          <w:delText xml:space="preserve">       </w:delText>
        </w:r>
      </w:del>
      <w:r w:rsidRPr="0049233F">
        <w:t xml:space="preserve">                </w:t>
      </w:r>
      <w:del w:id="7123" w:author="The Si Tran" w:date="2012-12-06T02:47:00Z">
        <w:r w:rsidRPr="000C3A28" w:rsidDel="00A55FB2">
          <w:rPr>
            <w:noProof/>
            <w:rPrChange w:id="7124" w:author="Unknown">
              <w:rPr>
                <w:noProof/>
              </w:rPr>
            </w:rPrChange>
          </w:rPr>
          <w:drawing>
            <wp:inline distT="0" distB="0" distL="0" distR="0" wp14:anchorId="062F7255" wp14:editId="4B04BE22">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125" w:author="The Si Tran" w:date="2012-12-06T02:48:00Z"/>
        </w:rPr>
        <w:pPrChange w:id="7126"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BE2D8B">
      <w:pPr>
        <w:spacing w:before="0"/>
        <w:jc w:val="center"/>
        <w:rPr>
          <w:del w:id="7127" w:author="The Si Tran" w:date="2012-12-06T02:49:00Z"/>
          <w:szCs w:val="26"/>
        </w:rPr>
        <w:pPrChange w:id="7128" w:author="The Si Tran" w:date="2012-12-16T17:29:00Z">
          <w:pPr>
            <w:spacing w:before="0"/>
          </w:pPr>
        </w:pPrChange>
      </w:pPr>
      <m:oMathPara>
        <m:oMath>
          <m:sSub>
            <m:sSubPr>
              <m:ctrlPr>
                <w:ins w:id="7129" w:author="The Si Tran" w:date="2012-12-06T02:49:00Z">
                  <w:rPr>
                    <w:rFonts w:ascii="Cambria Math" w:hAnsi="Cambria Math"/>
                    <w:i/>
                    <w:szCs w:val="26"/>
                  </w:rPr>
                </w:ins>
              </m:ctrlPr>
            </m:sSubPr>
            <m:e>
              <w:ins w:id="7130" w:author="The Si Tran" w:date="2012-12-06T02:49:00Z">
                <m:r>
                  <w:rPr>
                    <w:rFonts w:ascii="Cambria Math" w:hAnsi="Cambria Math"/>
                    <w:szCs w:val="26"/>
                  </w:rPr>
                  <m:t>E</m:t>
                </m:r>
              </w:ins>
            </m:e>
            <m:sub>
              <w:ins w:id="7131" w:author="The Si Tran" w:date="2012-12-06T02:49:00Z">
                <m:r>
                  <w:rPr>
                    <w:rFonts w:ascii="Cambria Math" w:hAnsi="Cambria Math"/>
                    <w:szCs w:val="26"/>
                  </w:rPr>
                  <m:t>d</m:t>
                </m:r>
              </w:ins>
            </m:sub>
          </m:sSub>
          <m:d>
            <m:dPr>
              <m:ctrlPr>
                <w:ins w:id="7132" w:author="The Si Tran" w:date="2012-12-06T02:49:00Z">
                  <w:rPr>
                    <w:rFonts w:ascii="Cambria Math" w:hAnsi="Cambria Math"/>
                    <w:i/>
                    <w:szCs w:val="26"/>
                  </w:rPr>
                </w:ins>
              </m:ctrlPr>
            </m:dPr>
            <m:e>
              <m:acc>
                <m:accPr>
                  <m:chr m:val="⃗"/>
                  <m:ctrlPr>
                    <w:ins w:id="7133" w:author="The Si Tran" w:date="2012-12-06T02:49:00Z">
                      <w:rPr>
                        <w:rFonts w:ascii="Cambria Math" w:hAnsi="Cambria Math"/>
                        <w:i/>
                        <w:szCs w:val="26"/>
                      </w:rPr>
                    </w:ins>
                  </m:ctrlPr>
                </m:accPr>
                <m:e>
                  <w:ins w:id="7134" w:author="The Si Tran" w:date="2012-12-06T02:49:00Z">
                    <m:r>
                      <w:rPr>
                        <w:rFonts w:ascii="Cambria Math" w:hAnsi="Cambria Math"/>
                        <w:szCs w:val="26"/>
                      </w:rPr>
                      <m:t>w</m:t>
                    </m:r>
                  </w:ins>
                </m:e>
              </m:acc>
            </m:e>
          </m:d>
          <w:ins w:id="7135" w:author="The Si Tran" w:date="2012-12-06T02:49:00Z">
            <m:r>
              <w:rPr>
                <w:rFonts w:ascii="Cambria Math" w:hAnsi="Cambria Math"/>
                <w:szCs w:val="26"/>
              </w:rPr>
              <m:t>=</m:t>
            </m:r>
          </w:ins>
          <m:f>
            <m:fPr>
              <m:ctrlPr>
                <w:ins w:id="7136" w:author="The Si Tran" w:date="2012-12-06T02:49:00Z">
                  <w:rPr>
                    <w:rFonts w:ascii="Cambria Math" w:hAnsi="Cambria Math"/>
                    <w:i/>
                    <w:szCs w:val="26"/>
                  </w:rPr>
                </w:ins>
              </m:ctrlPr>
            </m:fPr>
            <m:num>
              <w:ins w:id="7137" w:author="The Si Tran" w:date="2012-12-06T02:49:00Z">
                <m:r>
                  <w:rPr>
                    <w:rFonts w:ascii="Cambria Math" w:hAnsi="Cambria Math"/>
                    <w:szCs w:val="26"/>
                  </w:rPr>
                  <m:t>1</m:t>
                </m:r>
              </w:ins>
            </m:num>
            <m:den>
              <w:ins w:id="7138" w:author="The Si Tran" w:date="2012-12-06T02:49:00Z">
                <m:r>
                  <w:rPr>
                    <w:rFonts w:ascii="Cambria Math" w:hAnsi="Cambria Math"/>
                    <w:szCs w:val="26"/>
                  </w:rPr>
                  <m:t>2</m:t>
                </m:r>
              </w:ins>
            </m:den>
          </m:f>
          <m:sSup>
            <m:sSupPr>
              <m:ctrlPr>
                <w:ins w:id="7139" w:author="The Si Tran" w:date="2012-12-06T02:49:00Z">
                  <w:rPr>
                    <w:rFonts w:ascii="Cambria Math" w:hAnsi="Cambria Math"/>
                    <w:i/>
                    <w:szCs w:val="26"/>
                  </w:rPr>
                </w:ins>
              </m:ctrlPr>
            </m:sSupPr>
            <m:e>
              <w:ins w:id="7140" w:author="The Si Tran" w:date="2012-12-06T02:49:00Z">
                <m:r>
                  <w:rPr>
                    <w:rFonts w:ascii="Cambria Math" w:hAnsi="Cambria Math"/>
                    <w:szCs w:val="26"/>
                  </w:rPr>
                  <m:t>(</m:t>
                </m:r>
              </w:ins>
              <m:sSub>
                <m:sSubPr>
                  <m:ctrlPr>
                    <w:ins w:id="7141" w:author="The Si Tran" w:date="2012-12-06T02:49:00Z">
                      <w:rPr>
                        <w:rFonts w:ascii="Cambria Math" w:hAnsi="Cambria Math"/>
                        <w:i/>
                        <w:szCs w:val="26"/>
                      </w:rPr>
                    </w:ins>
                  </m:ctrlPr>
                </m:sSubPr>
                <m:e>
                  <w:ins w:id="7142" w:author="The Si Tran" w:date="2012-12-06T02:49:00Z">
                    <m:r>
                      <w:rPr>
                        <w:rFonts w:ascii="Cambria Math" w:hAnsi="Cambria Math"/>
                        <w:szCs w:val="26"/>
                      </w:rPr>
                      <m:t>t</m:t>
                    </m:r>
                  </w:ins>
                </m:e>
                <m:sub>
                  <w:ins w:id="7143" w:author="The Si Tran" w:date="2012-12-06T02:49:00Z">
                    <m:r>
                      <w:rPr>
                        <w:rFonts w:ascii="Cambria Math" w:hAnsi="Cambria Math"/>
                        <w:szCs w:val="26"/>
                      </w:rPr>
                      <m:t>d</m:t>
                    </m:r>
                  </w:ins>
                </m:sub>
              </m:sSub>
              <w:ins w:id="7144" w:author="The Si Tran" w:date="2012-12-06T02:49:00Z">
                <m:r>
                  <w:rPr>
                    <w:rFonts w:ascii="Cambria Math" w:hAnsi="Cambria Math"/>
                    <w:szCs w:val="26"/>
                  </w:rPr>
                  <m:t>-</m:t>
                </m:r>
              </w:ins>
              <m:sSub>
                <m:sSubPr>
                  <m:ctrlPr>
                    <w:ins w:id="7145" w:author="The Si Tran" w:date="2012-12-06T02:49:00Z">
                      <w:rPr>
                        <w:rFonts w:ascii="Cambria Math" w:hAnsi="Cambria Math"/>
                        <w:i/>
                        <w:szCs w:val="26"/>
                      </w:rPr>
                    </w:ins>
                  </m:ctrlPr>
                </m:sSubPr>
                <m:e>
                  <w:ins w:id="7146" w:author="The Si Tran" w:date="2012-12-06T02:49:00Z">
                    <m:r>
                      <w:rPr>
                        <w:rFonts w:ascii="Cambria Math" w:hAnsi="Cambria Math"/>
                        <w:szCs w:val="26"/>
                      </w:rPr>
                      <m:t>o</m:t>
                    </m:r>
                  </w:ins>
                </m:e>
                <m:sub>
                  <w:ins w:id="7147" w:author="The Si Tran" w:date="2012-12-06T02:49:00Z">
                    <m:r>
                      <w:rPr>
                        <w:rFonts w:ascii="Cambria Math" w:hAnsi="Cambria Math"/>
                        <w:szCs w:val="26"/>
                      </w:rPr>
                      <m:t>d</m:t>
                    </m:r>
                  </w:ins>
                </m:sub>
              </m:sSub>
              <w:ins w:id="7148" w:author="The Si Tran" w:date="2012-12-06T02:49:00Z">
                <m:r>
                  <w:rPr>
                    <w:rFonts w:ascii="Cambria Math" w:hAnsi="Cambria Math"/>
                    <w:szCs w:val="26"/>
                  </w:rPr>
                  <m:t>)</m:t>
                </m:r>
              </w:ins>
            </m:e>
            <m:sup>
              <w:ins w:id="7149"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150" w:author="The Si Tran" w:date="2012-12-16T17:29:00Z">
          <w:pPr>
            <w:spacing w:before="0"/>
          </w:pPr>
        </w:pPrChange>
      </w:pPr>
      <w:del w:id="7151" w:author="The Si Tran" w:date="2012-12-06T02:49:00Z">
        <w:r w:rsidRPr="0049233F" w:rsidDel="00AF56B2">
          <w:rPr>
            <w:szCs w:val="26"/>
          </w:rPr>
          <w:delText xml:space="preserve">                      </w:delText>
        </w:r>
        <w:r w:rsidRPr="000C3A28" w:rsidDel="00AF56B2">
          <w:rPr>
            <w:noProof/>
            <w:szCs w:val="26"/>
            <w:rPrChange w:id="7152" w:author="Unknown">
              <w:rPr>
                <w:noProof/>
              </w:rPr>
            </w:rPrChange>
          </w:rPr>
          <w:drawing>
            <wp:inline distT="0" distB="0" distL="0" distR="0" wp14:anchorId="2BD5760D" wp14:editId="0FFEED2E">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153" w:author="The Si Tran" w:date="2012-12-16T08:23:00Z">
          <w:pPr>
            <w:spacing w:before="0"/>
          </w:pPr>
        </w:pPrChange>
      </w:pPr>
      <w:r w:rsidRPr="0049233F">
        <w:lastRenderedPageBreak/>
        <w:t xml:space="preserve">Ở đây giá </w:t>
      </w:r>
      <w:proofErr w:type="gramStart"/>
      <w:r w:rsidRPr="0049233F">
        <w:t xml:space="preserve">trị </w:t>
      </w:r>
      <w:proofErr w:type="gramEnd"/>
      <m:oMath>
        <m:sSub>
          <m:sSubPr>
            <m:ctrlPr>
              <w:ins w:id="7154" w:author="The Si Tran" w:date="2012-12-06T02:49:00Z">
                <w:rPr>
                  <w:rFonts w:ascii="Cambria Math" w:hAnsi="Cambria Math"/>
                  <w:i/>
                </w:rPr>
              </w:ins>
            </m:ctrlPr>
          </m:sSubPr>
          <m:e>
            <w:ins w:id="7155" w:author="The Si Tran" w:date="2012-12-06T02:49:00Z">
              <m:r>
                <w:rPr>
                  <w:rFonts w:ascii="Cambria Math" w:hAnsi="Cambria Math"/>
                </w:rPr>
                <m:t>t</m:t>
              </m:r>
            </w:ins>
          </m:e>
          <m:sub>
            <w:ins w:id="7156" w:author="The Si Tran" w:date="2012-12-06T02:49:00Z">
              <m:r>
                <w:rPr>
                  <w:rFonts w:ascii="Cambria Math" w:hAnsi="Cambria Math"/>
                </w:rPr>
                <m:t>d</m:t>
              </m:r>
            </w:ins>
          </m:sub>
        </m:sSub>
      </m:oMath>
      <w:del w:id="7157"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158" w:author="The Si Tran" w:date="2012-12-06T02:49:00Z">
                <w:rPr>
                  <w:rFonts w:ascii="Cambria Math" w:hAnsi="Cambria Math"/>
                  <w:i/>
                </w:rPr>
              </w:ins>
            </m:ctrlPr>
          </m:sSubPr>
          <m:e>
            <w:ins w:id="7159" w:author="The Si Tran" w:date="2012-12-06T02:49:00Z">
              <m:r>
                <w:rPr>
                  <w:rFonts w:ascii="Cambria Math" w:hAnsi="Cambria Math"/>
                </w:rPr>
                <m:t>o</m:t>
              </m:r>
            </w:ins>
          </m:e>
          <m:sub>
            <w:ins w:id="7160" w:author="The Si Tran" w:date="2012-12-06T02:49:00Z">
              <m:r>
                <w:rPr>
                  <w:rFonts w:ascii="Cambria Math" w:hAnsi="Cambria Math"/>
                </w:rPr>
                <m:t>d</m:t>
              </m:r>
            </w:ins>
          </m:sub>
        </m:sSub>
      </m:oMath>
      <w:del w:id="7161"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162"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163" w:author="The Si Tran" w:date="2012-12-06T02:50:00Z">
        <w:r w:rsidRPr="00AF1345" w:rsidDel="00FB4B5C">
          <w:rPr>
            <w:position w:val="-12"/>
          </w:rPr>
          <w:object w:dxaOrig="820" w:dyaOrig="360" w14:anchorId="29830189">
            <v:shape id="_x0000_i1115" type="#_x0000_t75" style="width:44.25pt;height:12.75pt" o:ole="">
              <v:imagedata r:id="rId228" o:title=""/>
            </v:shape>
            <o:OLEObject Type="Embed" ProgID="Equation.DSMT4" ShapeID="_x0000_i1115" DrawAspect="Content" ObjectID="_1417414715" r:id="rId229"/>
          </w:object>
        </w:r>
        <w:r w:rsidRPr="0049233F" w:rsidDel="00FB4B5C">
          <w:delText xml:space="preserve"> </w:delText>
        </w:r>
      </w:del>
      <w:r w:rsidRPr="0049233F">
        <w:t>thay cho</w:t>
      </w:r>
      <w:ins w:id="7164"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165" w:author="The Si Tran" w:date="2012-12-06T02:51:00Z">
        <w:r w:rsidRPr="00AF1345" w:rsidDel="00FB4B5C">
          <w:rPr>
            <w:position w:val="-10"/>
          </w:rPr>
          <w:object w:dxaOrig="740" w:dyaOrig="320" w14:anchorId="21DEB698">
            <v:shape id="_x0000_i1116" type="#_x0000_t75" style="width:36.75pt;height:12.75pt" o:ole="">
              <v:imagedata r:id="rId230" o:title=""/>
            </v:shape>
            <o:OLEObject Type="Embed" ProgID="Equation.DSMT4" ShapeID="_x0000_i1116" DrawAspect="Content" ObjectID="_1417414716" r:id="rId231"/>
          </w:object>
        </w:r>
        <w:r w:rsidRPr="0049233F" w:rsidDel="003264F7">
          <w:delText xml:space="preserve"> </w:delText>
        </w:r>
      </w:del>
      <w:r w:rsidRPr="0049233F">
        <w:t>để tìm kiếm.</w:t>
      </w:r>
    </w:p>
    <w:p w14:paraId="2A35791F" w14:textId="77777777" w:rsidR="0088753F" w:rsidRPr="0049233F" w:rsidRDefault="0088753F">
      <w:pPr>
        <w:pPrChange w:id="7166"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167" w:name="_Toc327348174"/>
      <w:bookmarkStart w:id="7168" w:name="_Toc343660584"/>
      <w:r w:rsidRPr="0049233F">
        <w:t xml:space="preserve">Mạng nhiều lớp và giải thuật </w:t>
      </w:r>
      <w:proofErr w:type="gramStart"/>
      <w:r w:rsidRPr="0049233F">
        <w:t>lan</w:t>
      </w:r>
      <w:proofErr w:type="gramEnd"/>
      <w:r w:rsidRPr="0049233F">
        <w:t xml:space="preserve"> truyền ngược</w:t>
      </w:r>
      <w:bookmarkEnd w:id="7167"/>
      <w:bookmarkEnd w:id="7168"/>
    </w:p>
    <w:p w14:paraId="6C665455" w14:textId="10DDEF11" w:rsidR="0088753F" w:rsidRPr="0049233F" w:rsidRDefault="0088753F">
      <w:pPr>
        <w:pPrChange w:id="7169"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170"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171" w:author="The Si Tran" w:date="2012-12-16T17:30:00Z">
          <w:pPr>
            <w:keepNext/>
            <w:spacing w:before="0"/>
            <w:ind w:firstLine="720"/>
          </w:pPr>
        </w:pPrChange>
      </w:pPr>
      <w:r w:rsidRPr="002B1464">
        <w:rPr>
          <w:noProof/>
        </w:rPr>
        <w:lastRenderedPageBreak/>
        <w:drawing>
          <wp:inline distT="0" distB="0" distL="0" distR="0" wp14:anchorId="780FA62E" wp14:editId="41DDB47C">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172" w:author="The Si Tran" w:date="2012-12-16T08:23:00Z"/>
        </w:rPr>
        <w:pPrChange w:id="7173" w:author="The Si Tran" w:date="2012-12-16T17:30:00Z">
          <w:pPr>
            <w:pStyle w:val="Caption"/>
          </w:pPr>
        </w:pPrChange>
      </w:pPr>
      <w:del w:id="7174" w:author="The Si Tran" w:date="2012-12-16T17:30:00Z">
        <w:r w:rsidRPr="0049233F" w:rsidDel="00DD6ED6">
          <w:delText xml:space="preserve">                                        </w:delText>
        </w:r>
      </w:del>
      <w:bookmarkStart w:id="7175" w:name="_Toc327348216"/>
      <w:bookmarkStart w:id="7176" w:name="_Toc343029966"/>
      <w:bookmarkStart w:id="7177" w:name="_Toc343660667"/>
      <w:r w:rsidRPr="00032D83">
        <w:rPr>
          <w:bCs w:val="0"/>
        </w:rPr>
        <w:t>Hình</w:t>
      </w:r>
      <w:ins w:id="7178" w:author="The Si Tran" w:date="2012-12-11T23:36:00Z">
        <w:r w:rsidR="002400FD">
          <w:t xml:space="preserve"> 4.</w:t>
        </w:r>
      </w:ins>
      <w:r w:rsidR="001E2676">
        <w:t>8</w:t>
      </w:r>
      <w:del w:id="7179"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180"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181"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2400FD">
        <w:rPr>
          <w:bCs w:val="0"/>
          <w:rPrChange w:id="7182" w:author="The Si Tran" w:date="2012-12-11T23:36:00Z">
            <w:rPr>
              <w:b w:val="0"/>
              <w:bCs w:val="0"/>
            </w:rPr>
          </w:rPrChange>
        </w:rPr>
        <w:t xml:space="preserve"> sigmoid</w:t>
      </w:r>
      <w:bookmarkEnd w:id="7175"/>
      <w:bookmarkEnd w:id="7176"/>
      <w:bookmarkEnd w:id="7177"/>
    </w:p>
    <w:p w14:paraId="68C26619" w14:textId="77777777" w:rsidR="0088753F" w:rsidRPr="0049233F" w:rsidRDefault="0088753F">
      <w:pPr>
        <w:pStyle w:val="Hinh"/>
        <w:pPrChange w:id="7183" w:author="The Si Tran" w:date="2012-12-16T17:30:00Z">
          <w:pPr>
            <w:spacing w:before="0"/>
            <w:ind w:firstLine="720"/>
          </w:pPr>
        </w:pPrChange>
      </w:pPr>
    </w:p>
    <w:p w14:paraId="04D3C113" w14:textId="77777777" w:rsidR="0088753F" w:rsidRDefault="0088753F">
      <w:pPr>
        <w:rPr>
          <w:ins w:id="7184" w:author="The Si Tran" w:date="2012-12-06T02:51:00Z"/>
        </w:rPr>
        <w:pPrChange w:id="7185"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186" w:author="The Si Tran" w:date="2012-12-06T02:52:00Z"/>
        </w:rPr>
        <w:pPrChange w:id="7187" w:author="The Si Tran" w:date="2012-12-15T08:05:00Z">
          <w:pPr>
            <w:spacing w:before="0"/>
            <w:ind w:firstLine="720"/>
          </w:pPr>
        </w:pPrChange>
      </w:pPr>
      <w:ins w:id="7188"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189" w:author="The Si Tran" w:date="2012-12-06T02:52:00Z">
                  <w:rPr>
                    <w:rFonts w:ascii="Cambria Math" w:hAnsi="Cambria Math"/>
                  </w:rPr>
                </w:ins>
              </m:ctrlPr>
            </m:accPr>
            <m:e>
              <w:ins w:id="7190" w:author="The Si Tran" w:date="2012-12-06T02:52:00Z">
                <m:r>
                  <w:rPr>
                    <w:rFonts w:ascii="Cambria Math" w:hAnsi="Cambria Math"/>
                  </w:rPr>
                  <m:t>w</m:t>
                </m:r>
              </w:ins>
            </m:e>
          </m:acc>
          <w:ins w:id="7191" w:author="The Si Tran" w:date="2012-12-06T02:52:00Z">
            <m:r>
              <m:rPr>
                <m:sty m:val="p"/>
              </m:rPr>
              <w:rPr>
                <w:rFonts w:ascii="Cambria Math" w:hAnsi="Cambria Math"/>
              </w:rPr>
              <m:t>∙</m:t>
            </m:r>
          </w:ins>
          <m:acc>
            <m:accPr>
              <m:chr m:val="⃗"/>
              <m:ctrlPr>
                <w:ins w:id="7192" w:author="The Si Tran" w:date="2012-12-06T02:52:00Z">
                  <w:rPr>
                    <w:rFonts w:ascii="Cambria Math" w:hAnsi="Cambria Math"/>
                  </w:rPr>
                </w:ins>
              </m:ctrlPr>
            </m:accPr>
            <m:e>
              <w:ins w:id="7193" w:author="The Si Tran" w:date="2012-12-06T02:52:00Z">
                <m:r>
                  <w:rPr>
                    <w:rFonts w:ascii="Cambria Math" w:hAnsi="Cambria Math"/>
                  </w:rPr>
                  <m:t>x</m:t>
                </m:r>
              </w:ins>
            </m:e>
          </m:acc>
          <w:ins w:id="7194"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195" w:author="The Si Tran" w:date="2012-12-15T08:05:00Z">
          <w:pPr>
            <w:spacing w:before="0"/>
            <w:ind w:firstLine="720"/>
          </w:pPr>
        </w:pPrChange>
      </w:pPr>
      <w:del w:id="7196" w:author="The Si Tran" w:date="2012-12-06T02:52:00Z">
        <w:r w:rsidRPr="0049233F" w:rsidDel="00E46E0A">
          <w:delText xml:space="preserve">          </w:delText>
        </w:r>
        <w:r w:rsidRPr="000C3A28" w:rsidDel="00E46E0A">
          <w:rPr>
            <w:noProof/>
            <w:rPrChange w:id="7197" w:author="Unknown">
              <w:rPr>
                <w:noProof/>
              </w:rPr>
            </w:rPrChange>
          </w:rPr>
          <w:drawing>
            <wp:inline distT="0" distB="0" distL="0" distR="0" wp14:anchorId="0E1F4F1B" wp14:editId="7161CA6B">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198" w:author="The Si Tran" w:date="2012-12-06T02:52:00Z"/>
        </w:rPr>
        <w:pPrChange w:id="7199"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200" w:author="The Si Tran" w:date="2012-12-06T02:53:00Z"/>
        </w:rPr>
        <w:pPrChange w:id="7201" w:author="The Si Tran" w:date="2012-12-15T08:05:00Z">
          <w:pPr>
            <w:spacing w:before="0"/>
            <w:ind w:firstLine="720"/>
          </w:pPr>
        </w:pPrChange>
      </w:pPr>
      <w:ins w:id="7202" w:author="The Si Tran" w:date="2012-12-06T02:52:00Z">
        <m:oMathPara>
          <m:oMathParaPr>
            <m:jc m:val="center"/>
          </m:oMathParaPr>
          <m:oMath>
            <m:r>
              <w:rPr>
                <w:rFonts w:ascii="Cambria Math" w:hAnsi="Cambria Math"/>
                <w:rPrChange w:id="7203" w:author="The Si Tran" w:date="2012-12-14T06:15:00Z">
                  <w:rPr/>
                </w:rPrChange>
              </w:rPr>
              <m:t>σ</m:t>
            </m:r>
          </m:oMath>
        </m:oMathPara>
      </w:ins>
      <m:oMathPara>
        <m:oMathParaPr>
          <m:jc m:val="center"/>
        </m:oMathParaPr>
        <m:oMath>
          <m:d>
            <m:dPr>
              <m:ctrlPr>
                <w:ins w:id="7204" w:author="The Si Tran" w:date="2012-12-06T02:53:00Z">
                  <w:rPr>
                    <w:rFonts w:ascii="Cambria Math" w:hAnsi="Cambria Math"/>
                  </w:rPr>
                </w:ins>
              </m:ctrlPr>
            </m:dPr>
            <m:e>
              <w:ins w:id="7205" w:author="The Si Tran" w:date="2012-12-06T02:53:00Z">
                <m:r>
                  <m:rPr>
                    <m:sty m:val="p"/>
                  </m:rPr>
                  <w:rPr>
                    <w:rFonts w:ascii="Cambria Math" w:hAnsi="Cambria Math"/>
                  </w:rPr>
                  <m:t>y</m:t>
                </m:r>
              </w:ins>
            </m:e>
          </m:d>
          <w:ins w:id="7206" w:author="The Si Tran" w:date="2012-12-06T02:53:00Z">
            <m:r>
              <m:rPr>
                <m:sty m:val="p"/>
              </m:rPr>
              <w:rPr>
                <w:rFonts w:ascii="Cambria Math" w:hAnsi="Cambria Math"/>
              </w:rPr>
              <m:t>=</m:t>
            </m:r>
          </w:ins>
          <m:f>
            <m:fPr>
              <m:ctrlPr>
                <w:ins w:id="7207" w:author="The Si Tran" w:date="2012-12-06T02:53:00Z">
                  <w:rPr>
                    <w:rFonts w:ascii="Cambria Math" w:hAnsi="Cambria Math"/>
                  </w:rPr>
                </w:ins>
              </m:ctrlPr>
            </m:fPr>
            <m:num>
              <w:ins w:id="7208" w:author="The Si Tran" w:date="2012-12-06T02:53:00Z">
                <m:r>
                  <m:rPr>
                    <m:sty m:val="p"/>
                  </m:rPr>
                  <w:rPr>
                    <w:rFonts w:ascii="Cambria Math" w:hAnsi="Cambria Math"/>
                  </w:rPr>
                  <m:t>1</m:t>
                </m:r>
              </w:ins>
            </m:num>
            <m:den>
              <w:ins w:id="7209" w:author="The Si Tran" w:date="2012-12-06T02:53:00Z">
                <m:r>
                  <m:rPr>
                    <m:sty m:val="p"/>
                  </m:rPr>
                  <w:rPr>
                    <w:rFonts w:ascii="Cambria Math" w:hAnsi="Cambria Math"/>
                  </w:rPr>
                  <m:t>1+</m:t>
                </m:r>
              </w:ins>
              <m:sSup>
                <m:sSupPr>
                  <m:ctrlPr>
                    <w:ins w:id="7210" w:author="The Si Tran" w:date="2012-12-06T02:53:00Z">
                      <w:rPr>
                        <w:rFonts w:ascii="Cambria Math" w:hAnsi="Cambria Math"/>
                      </w:rPr>
                    </w:ins>
                  </m:ctrlPr>
                </m:sSupPr>
                <m:e>
                  <w:ins w:id="7211" w:author="The Si Tran" w:date="2012-12-06T02:53:00Z">
                    <m:r>
                      <m:rPr>
                        <m:sty m:val="p"/>
                      </m:rPr>
                      <w:rPr>
                        <w:rFonts w:ascii="Cambria Math" w:hAnsi="Cambria Math"/>
                      </w:rPr>
                      <m:t>e</m:t>
                    </m:r>
                  </w:ins>
                </m:e>
                <m:sup>
                  <w:ins w:id="7212" w:author="The Si Tran" w:date="2012-12-06T02:53:00Z">
                    <m:r>
                      <m:rPr>
                        <m:sty m:val="p"/>
                      </m:rPr>
                      <w:rPr>
                        <w:rFonts w:ascii="Cambria Math" w:hAnsi="Cambria Math"/>
                      </w:rPr>
                      <m:t>-</m:t>
                    </m:r>
                    <m:r>
                      <m:rPr>
                        <m:sty m:val="p"/>
                      </m:rPr>
                      <w:rPr>
                        <w:rFonts w:ascii="Cambria Math" w:hAnsi="Cambria Math"/>
                        <w:rPrChange w:id="7213" w:author="The Si Tran" w:date="2012-12-14T06:15:00Z">
                          <w:rPr/>
                        </w:rPrChange>
                      </w:rPr>
                      <m:t>y</m:t>
                    </m:r>
                  </w:ins>
                </m:sup>
              </m:sSup>
            </m:den>
          </m:f>
        </m:oMath>
      </m:oMathPara>
    </w:p>
    <w:p w14:paraId="57B403D6" w14:textId="77777777" w:rsidR="0088753F" w:rsidRPr="0049233F" w:rsidRDefault="0088753F">
      <w:pPr>
        <w:pStyle w:val="EquationIndex"/>
        <w:pPrChange w:id="7214" w:author="The Si Tran" w:date="2012-12-15T08:05:00Z">
          <w:pPr>
            <w:spacing w:before="0"/>
            <w:ind w:firstLine="720"/>
          </w:pPr>
        </w:pPrChange>
      </w:pPr>
      <w:del w:id="7215" w:author="The Si Tran" w:date="2012-12-06T02:53:00Z">
        <w:r w:rsidRPr="0049233F" w:rsidDel="00E46E0A">
          <w:delText xml:space="preserve">           </w:delText>
        </w:r>
        <w:r w:rsidRPr="000C3A28" w:rsidDel="00E46E0A">
          <w:rPr>
            <w:noProof/>
            <w:rPrChange w:id="7216" w:author="Unknown">
              <w:rPr>
                <w:noProof/>
              </w:rPr>
            </w:rPrChange>
          </w:rPr>
          <w:drawing>
            <wp:inline distT="0" distB="0" distL="0" distR="0" wp14:anchorId="1063D839" wp14:editId="4F9F4EC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217" w:author="The Si Tran" w:date="2012-12-16T08:24:00Z">
          <w:pPr>
            <w:spacing w:before="0"/>
            <w:ind w:firstLine="720"/>
          </w:pPr>
        </w:pPrChange>
      </w:pPr>
      <w:r w:rsidRPr="0049233F">
        <w:t>Một thuận lợi khi sử dụng các đơn vị sigmoid là nhờ đạo hàm của hàm sigmoid rất dễ tính</w:t>
      </w:r>
      <w:ins w:id="7218" w:author="The Si Tran" w:date="2012-12-06T02:54:00Z">
        <w:r w:rsidR="00E46E0A">
          <w:t xml:space="preserve"> </w:t>
        </w:r>
      </w:ins>
      <w:ins w:id="7219" w:author="The Si Tran" w:date="2012-12-06T02:55:00Z">
        <w:r w:rsidR="00E46E0A">
          <w:t>(</w:t>
        </w:r>
      </w:ins>
      <m:oMath>
        <m:sSup>
          <m:sSupPr>
            <m:ctrlPr>
              <w:ins w:id="7220" w:author="The Si Tran" w:date="2012-12-06T02:54:00Z">
                <w:rPr>
                  <w:rFonts w:ascii="Cambria Math" w:hAnsi="Cambria Math"/>
                  <w:i/>
                </w:rPr>
              </w:ins>
            </m:ctrlPr>
          </m:sSupPr>
          <m:e>
            <w:ins w:id="7221" w:author="The Si Tran" w:date="2012-12-06T02:54:00Z">
              <m:r>
                <w:rPr>
                  <w:rFonts w:ascii="Cambria Math" w:hAnsi="Cambria Math"/>
                </w:rPr>
                <m:t>σ</m:t>
              </m:r>
            </w:ins>
          </m:e>
          <m:sup>
            <w:ins w:id="7222" w:author="The Si Tran" w:date="2012-12-06T02:54:00Z">
              <m:r>
                <w:rPr>
                  <w:rFonts w:ascii="Cambria Math" w:hAnsi="Cambria Math"/>
                </w:rPr>
                <m:t>'</m:t>
              </m:r>
            </w:ins>
          </m:sup>
        </m:sSup>
        <m:d>
          <m:dPr>
            <m:ctrlPr>
              <w:ins w:id="7223" w:author="The Si Tran" w:date="2012-12-06T02:54:00Z">
                <w:rPr>
                  <w:rFonts w:ascii="Cambria Math" w:hAnsi="Cambria Math"/>
                  <w:i/>
                </w:rPr>
              </w:ins>
            </m:ctrlPr>
          </m:dPr>
          <m:e>
            <w:ins w:id="7224" w:author="The Si Tran" w:date="2012-12-06T02:54:00Z">
              <m:r>
                <w:rPr>
                  <w:rFonts w:ascii="Cambria Math" w:hAnsi="Cambria Math"/>
                </w:rPr>
                <m:t>y</m:t>
              </m:r>
            </w:ins>
          </m:e>
        </m:d>
        <w:ins w:id="7225" w:author="The Si Tran" w:date="2012-12-06T02:54:00Z">
          <m:r>
            <w:rPr>
              <w:rFonts w:ascii="Cambria Math" w:hAnsi="Cambria Math"/>
            </w:rPr>
            <m:t>=σ</m:t>
          </m:r>
        </w:ins>
        <m:d>
          <m:dPr>
            <m:ctrlPr>
              <w:ins w:id="7226" w:author="The Si Tran" w:date="2012-12-06T02:54:00Z">
                <w:rPr>
                  <w:rFonts w:ascii="Cambria Math" w:hAnsi="Cambria Math"/>
                  <w:i/>
                </w:rPr>
              </w:ins>
            </m:ctrlPr>
          </m:dPr>
          <m:e>
            <w:ins w:id="7227" w:author="The Si Tran" w:date="2012-12-06T02:54:00Z">
              <m:r>
                <w:rPr>
                  <w:rFonts w:ascii="Cambria Math" w:hAnsi="Cambria Math"/>
                </w:rPr>
                <m:t>y</m:t>
              </m:r>
            </w:ins>
          </m:e>
        </m:d>
        <w:ins w:id="7228" w:author="The Si Tran" w:date="2012-12-06T02:54:00Z">
          <m:r>
            <w:rPr>
              <w:rFonts w:ascii="Cambria Math" w:hAnsi="Cambria Math"/>
            </w:rPr>
            <m:t>*(1-σ</m:t>
          </m:r>
        </w:ins>
        <m:d>
          <m:dPr>
            <m:ctrlPr>
              <w:ins w:id="7229" w:author="The Si Tran" w:date="2012-12-06T02:54:00Z">
                <w:rPr>
                  <w:rFonts w:ascii="Cambria Math" w:hAnsi="Cambria Math"/>
                  <w:i/>
                </w:rPr>
              </w:ins>
            </m:ctrlPr>
          </m:dPr>
          <m:e>
            <w:ins w:id="7230" w:author="The Si Tran" w:date="2012-12-06T02:54:00Z">
              <m:r>
                <w:rPr>
                  <w:rFonts w:ascii="Cambria Math" w:hAnsi="Cambria Math"/>
                </w:rPr>
                <m:t>y</m:t>
              </m:r>
            </w:ins>
          </m:e>
        </m:d>
        <w:ins w:id="7231" w:author="The Si Tran" w:date="2012-12-06T02:55:00Z">
          <m:r>
            <w:rPr>
              <w:rFonts w:ascii="Cambria Math" w:hAnsi="Cambria Math"/>
            </w:rPr>
            <m:t>)</m:t>
          </m:r>
        </w:ins>
      </m:oMath>
      <w:ins w:id="7232" w:author="The Si Tran" w:date="2012-12-06T02:55:00Z">
        <w:r w:rsidR="00E46E0A">
          <w:t>).</w:t>
        </w:r>
      </w:ins>
      <w:r w:rsidRPr="0049233F">
        <w:t xml:space="preserve"> </w:t>
      </w:r>
      <w:del w:id="7233" w:author="The Si Tran" w:date="2012-12-06T02:55:00Z">
        <w:r w:rsidRPr="0049233F" w:rsidDel="00E46E0A">
          <w:delText>(</w:delText>
        </w:r>
        <w:r w:rsidRPr="00AF1345" w:rsidDel="00E46E0A">
          <w:rPr>
            <w:position w:val="-10"/>
          </w:rPr>
          <w:object w:dxaOrig="2400" w:dyaOrig="320" w14:anchorId="55BC5C2B">
            <v:shape id="_x0000_i1117" type="#_x0000_t75" style="width:122.25pt;height:12.75pt" o:ole="">
              <v:imagedata r:id="rId235" o:title=""/>
            </v:shape>
            <o:OLEObject Type="Embed" ProgID="Equation.DSMT4" ShapeID="_x0000_i1117" DrawAspect="Content" ObjectID="_1417414717"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234"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w:ins w:id="7235"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236" w:author="The Si Tran" w:date="2012-12-06T02:57:00Z">
                  <m:r>
                    <w:rPr>
                      <w:rFonts w:ascii="Cambria Math" w:hAnsi="Cambria Math"/>
                    </w:rPr>
                    <m:t>w</m:t>
                  </m:r>
                </w:ins>
              </m:e>
            </m:acc>
          </m:e>
        </m:d>
      </m:oMath>
      <w:r w:rsidR="00A61A4D">
        <w:t>.</w:t>
      </w:r>
    </w:p>
    <w:p w14:paraId="5EAF2649" w14:textId="77777777" w:rsidR="00783376" w:rsidRDefault="0088753F">
      <w:pPr>
        <w:rPr>
          <w:ins w:id="7237" w:author="The Si Tran" w:date="2012-12-06T02:56:00Z"/>
        </w:rPr>
        <w:pPrChange w:id="7238"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7239" w:author="The Si Tran" w:date="2012-12-06T02:58:00Z"/>
          <w:position w:val="-6"/>
        </w:rPr>
        <w:pPrChange w:id="7240" w:author="The Si Tran" w:date="2012-12-15T08:05:00Z">
          <w:pPr>
            <w:spacing w:before="0"/>
            <w:ind w:firstLine="720"/>
          </w:pPr>
        </w:pPrChange>
      </w:pPr>
      <w:ins w:id="7241"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242" w:author="The Si Tran" w:date="2012-12-06T02:57:00Z">
                    <m:r>
                      <w:rPr>
                        <w:rFonts w:ascii="Cambria Math" w:hAnsi="Cambria Math"/>
                      </w:rPr>
                      <m:t>w</m:t>
                    </m:r>
                  </w:ins>
                </m:e>
              </m:acc>
            </m:e>
          </m:d>
          <w:ins w:id="7243" w:author="The Si Tran" w:date="2012-12-06T02:57:00Z">
            <m:r>
              <m:rPr>
                <m:sty m:val="p"/>
              </m:rPr>
              <w:rPr>
                <w:rFonts w:ascii="Cambria Math" w:hAnsi="Cambria Math"/>
              </w:rPr>
              <m:t>=</m:t>
            </m:r>
          </w:ins>
          <m:f>
            <m:fPr>
              <m:ctrlPr>
                <w:rPr>
                  <w:rFonts w:ascii="Cambria Math" w:hAnsi="Cambria Math"/>
                </w:rPr>
              </m:ctrlPr>
            </m:fPr>
            <m:num>
              <w:ins w:id="7244" w:author="The Si Tran" w:date="2012-12-06T02:57:00Z">
                <m:r>
                  <m:rPr>
                    <m:sty m:val="p"/>
                  </m:rPr>
                  <w:rPr>
                    <w:rFonts w:ascii="Cambria Math" w:hAnsi="Cambria Math"/>
                  </w:rPr>
                  <m:t>1</m:t>
                </m:r>
              </w:ins>
            </m:num>
            <m:den>
              <w:ins w:id="7245" w:author="The Si Tran" w:date="2012-12-06T02:57:00Z">
                <m:r>
                  <m:rPr>
                    <m:sty m:val="p"/>
                  </m:rPr>
                  <w:rPr>
                    <w:rFonts w:ascii="Cambria Math" w:hAnsi="Cambria Math"/>
                  </w:rPr>
                  <m:t>2</m:t>
                </m:r>
              </w:ins>
            </m:den>
          </m:f>
          <m:nary>
            <m:naryPr>
              <m:chr m:val="∑"/>
              <m:limLoc m:val="subSup"/>
              <m:supHide m:val="1"/>
              <m:ctrlPr>
                <w:ins w:id="7246" w:author="The Si Tran" w:date="2012-12-06T02:58:00Z">
                  <w:rPr>
                    <w:rFonts w:ascii="Cambria Math" w:hAnsi="Cambria Math"/>
                  </w:rPr>
                </w:ins>
              </m:ctrlPr>
            </m:naryPr>
            <m:sub>
              <w:ins w:id="7247"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248" w:author="The Si Tran" w:date="2012-12-06T02:58:00Z">
                      <w:rPr>
                        <w:rFonts w:ascii="Cambria Math" w:hAnsi="Cambria Math"/>
                      </w:rPr>
                    </w:ins>
                  </m:ctrlPr>
                </m:naryPr>
                <m:sub>
                  <w:ins w:id="7249"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250" w:author="The Si Tran" w:date="2012-12-06T02:58:00Z">
                          <w:rPr>
                            <w:rFonts w:ascii="Cambria Math" w:hAnsi="Cambria Math"/>
                          </w:rPr>
                        </w:ins>
                      </m:ctrlPr>
                    </m:sSupPr>
                    <m:e>
                      <w:ins w:id="7251" w:author="The Si Tran" w:date="2012-12-06T02:58:00Z">
                        <m:r>
                          <m:rPr>
                            <m:sty m:val="p"/>
                          </m:rPr>
                          <w:rPr>
                            <w:rFonts w:ascii="Cambria Math" w:hAnsi="Cambria Math"/>
                          </w:rPr>
                          <m:t>(</m:t>
                        </m:r>
                      </w:ins>
                      <m:sSub>
                        <m:sSubPr>
                          <m:ctrlPr>
                            <w:ins w:id="7252" w:author="The Si Tran" w:date="2012-12-06T02:58:00Z">
                              <w:rPr>
                                <w:rFonts w:ascii="Cambria Math" w:hAnsi="Cambria Math"/>
                              </w:rPr>
                            </w:ins>
                          </m:ctrlPr>
                        </m:sSubPr>
                        <m:e>
                          <w:ins w:id="7253" w:author="The Si Tran" w:date="2012-12-06T02:58:00Z">
                            <m:r>
                              <w:rPr>
                                <w:rFonts w:ascii="Cambria Math" w:hAnsi="Cambria Math"/>
                              </w:rPr>
                              <m:t>t</m:t>
                            </m:r>
                          </w:ins>
                        </m:e>
                        <m:sub>
                          <w:ins w:id="7254" w:author="The Si Tran" w:date="2012-12-06T02:58:00Z">
                            <m:r>
                              <w:rPr>
                                <w:rFonts w:ascii="Cambria Math" w:hAnsi="Cambria Math"/>
                              </w:rPr>
                              <m:t>kd</m:t>
                            </m:r>
                          </w:ins>
                        </m:sub>
                      </m:sSub>
                      <w:ins w:id="7255" w:author="The Si Tran" w:date="2012-12-06T02:58:00Z">
                        <m:r>
                          <m:rPr>
                            <m:sty m:val="p"/>
                          </m:rPr>
                          <w:rPr>
                            <w:rFonts w:ascii="Cambria Math" w:hAnsi="Cambria Math"/>
                          </w:rPr>
                          <m:t>-</m:t>
                        </m:r>
                      </w:ins>
                      <m:sSub>
                        <m:sSubPr>
                          <m:ctrlPr>
                            <w:ins w:id="7256" w:author="The Si Tran" w:date="2012-12-06T02:58:00Z">
                              <w:rPr>
                                <w:rFonts w:ascii="Cambria Math" w:hAnsi="Cambria Math"/>
                              </w:rPr>
                            </w:ins>
                          </m:ctrlPr>
                        </m:sSubPr>
                        <m:e>
                          <w:ins w:id="7257" w:author="The Si Tran" w:date="2012-12-06T02:58:00Z">
                            <m:r>
                              <w:rPr>
                                <w:rFonts w:ascii="Cambria Math" w:hAnsi="Cambria Math"/>
                              </w:rPr>
                              <m:t>o</m:t>
                            </m:r>
                          </w:ins>
                        </m:e>
                        <m:sub>
                          <w:ins w:id="7258" w:author="The Si Tran" w:date="2012-12-06T02:58:00Z">
                            <m:r>
                              <w:rPr>
                                <w:rFonts w:ascii="Cambria Math" w:hAnsi="Cambria Math"/>
                              </w:rPr>
                              <m:t>kd</m:t>
                            </m:r>
                          </w:ins>
                        </m:sub>
                      </m:sSub>
                      <w:ins w:id="7259" w:author="The Si Tran" w:date="2012-12-06T02:58:00Z">
                        <m:r>
                          <m:rPr>
                            <m:sty m:val="p"/>
                          </m:rPr>
                          <w:rPr>
                            <w:rFonts w:ascii="Cambria Math" w:hAnsi="Cambria Math"/>
                          </w:rPr>
                          <m:t>)</m:t>
                        </m:r>
                      </w:ins>
                    </m:e>
                    <m:sup>
                      <w:ins w:id="7260"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261" w:author="The Si Tran" w:date="2012-12-15T08:05:00Z">
          <w:pPr>
            <w:spacing w:before="0"/>
            <w:ind w:firstLine="720"/>
          </w:pPr>
        </w:pPrChange>
      </w:pPr>
      <w:del w:id="7262" w:author="The Si Tran" w:date="2012-12-06T02:58:00Z">
        <w:r w:rsidRPr="0049233F" w:rsidDel="00783376">
          <w:delText xml:space="preserve">   </w:delText>
        </w:r>
      </w:del>
      <w:r w:rsidRPr="0049233F">
        <w:t xml:space="preserve">           </w:t>
      </w:r>
      <w:del w:id="7263" w:author="The Si Tran" w:date="2012-12-06T02:58:00Z">
        <w:r w:rsidRPr="000C3A28" w:rsidDel="00783376">
          <w:rPr>
            <w:noProof/>
            <w:rPrChange w:id="7264" w:author="Unknown">
              <w:rPr>
                <w:noProof/>
              </w:rPr>
            </w:rPrChange>
          </w:rPr>
          <w:drawing>
            <wp:inline distT="0" distB="0" distL="0" distR="0" wp14:anchorId="540D1049" wp14:editId="2D9CFA8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265"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266" w:author="The Si Tran" w:date="2012-12-06T02:58:00Z">
                <w:rPr>
                  <w:rFonts w:ascii="Cambria Math" w:hAnsi="Cambria Math"/>
                </w:rPr>
              </w:ins>
            </m:ctrlPr>
          </m:sSubPr>
          <m:e>
            <w:ins w:id="7267" w:author="The Si Tran" w:date="2012-12-06T02:58:00Z">
              <m:r>
                <w:rPr>
                  <w:rFonts w:ascii="Cambria Math" w:hAnsi="Cambria Math"/>
                </w:rPr>
                <m:t>t</m:t>
              </m:r>
            </w:ins>
          </m:e>
          <m:sub>
            <w:ins w:id="7268" w:author="The Si Tran" w:date="2012-12-06T02:58:00Z">
              <m:r>
                <w:rPr>
                  <w:rFonts w:ascii="Cambria Math" w:hAnsi="Cambria Math"/>
                </w:rPr>
                <m:t>kd</m:t>
              </m:r>
            </w:ins>
          </m:sub>
        </m:sSub>
      </m:oMath>
      <w:r w:rsidRPr="0049233F">
        <w:t xml:space="preserve"> và </w:t>
      </w:r>
      <m:oMath>
        <m:sSub>
          <m:sSubPr>
            <m:ctrlPr>
              <w:ins w:id="7269" w:author="The Si Tran" w:date="2012-12-06T02:58:00Z">
                <w:rPr>
                  <w:rFonts w:ascii="Cambria Math" w:hAnsi="Cambria Math"/>
                </w:rPr>
              </w:ins>
            </m:ctrlPr>
          </m:sSubPr>
          <m:e>
            <w:ins w:id="7270" w:author="The Si Tran" w:date="2012-12-06T02:58:00Z">
              <m:r>
                <w:rPr>
                  <w:rFonts w:ascii="Cambria Math" w:hAnsi="Cambria Math"/>
                </w:rPr>
                <m:t>o</m:t>
              </m:r>
            </w:ins>
          </m:e>
          <m:sub>
            <w:ins w:id="7271"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272"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273"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274" w:author="The Si Tran" w:date="2012-12-06T02:59:00Z"/>
        </w:rPr>
        <w:pPrChange w:id="7275" w:author="The Si Tran" w:date="2012-12-16T08:24:00Z">
          <w:pPr>
            <w:spacing w:before="0"/>
            <w:ind w:firstLine="720"/>
          </w:pPr>
        </w:pPrChange>
      </w:pPr>
      <w:ins w:id="7276" w:author="The Si Tran" w:date="2012-12-14T05:37:00Z">
        <w:r w:rsidRPr="00032D83">
          <w:rPr>
            <w:noProof/>
          </w:rPr>
          <w:lastRenderedPageBreak/>
          <mc:AlternateContent>
            <mc:Choice Requires="wps">
              <w:drawing>
                <wp:anchor distT="0" distB="0" distL="114300" distR="114300" simplePos="0" relativeHeight="251564544" behindDoc="1" locked="0" layoutInCell="1" allowOverlap="1" wp14:anchorId="0F7263C0" wp14:editId="7A442AFD">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B90956" w:rsidRDefault="00B90956">
                              <w:pPr>
                                <w:pStyle w:val="EquationIndex"/>
                                <w:pPrChange w:id="7277" w:author="The Si Tran" w:date="2012-12-16T08:24:00Z">
                                  <w:pPr/>
                                </w:pPrChange>
                              </w:pPr>
                              <w:ins w:id="7278" w:author="The Si Tran" w:date="2012-12-06T02:41:00Z">
                                <w:r>
                                  <w:t>(4.</w:t>
                                </w:r>
                              </w:ins>
                              <w:ins w:id="7279" w:author="The Si Tran" w:date="2012-12-06T02:44:00Z">
                                <w:r>
                                  <w:t>5</w:t>
                                </w:r>
                              </w:ins>
                              <w:ins w:id="728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B90956" w:rsidRDefault="00B90956">
                        <w:pPr>
                          <w:pStyle w:val="EquationIndex"/>
                          <w:pPrChange w:id="7281" w:author="The Si Tran" w:date="2012-12-16T08:24:00Z">
                            <w:pPr/>
                          </w:pPrChange>
                        </w:pPr>
                        <w:ins w:id="7282" w:author="The Si Tran" w:date="2012-12-06T02:41:00Z">
                          <w:r>
                            <w:t>(4.</w:t>
                          </w:r>
                        </w:ins>
                        <w:ins w:id="7283" w:author="The Si Tran" w:date="2012-12-06T02:44:00Z">
                          <w:r>
                            <w:t>5</w:t>
                          </w:r>
                        </w:ins>
                        <w:ins w:id="7284" w:author="The Si Tran" w:date="2012-12-06T02:41:00Z">
                          <w:r>
                            <w:t>)</w:t>
                          </w:r>
                        </w:ins>
                      </w:p>
                    </w:txbxContent>
                  </v:textbox>
                  <w10:wrap type="tight"/>
                </v:shape>
              </w:pict>
            </mc:Fallback>
          </mc:AlternateContent>
        </w:r>
      </w:ins>
      <w:r w:rsidR="0088753F" w:rsidRPr="0049233F">
        <w:t>Ta tính đạo hàm riêng phần này như sau:</w:t>
      </w:r>
      <w:ins w:id="7285" w:author="The Si Tran" w:date="2012-12-14T05:37:00Z">
        <w:r w:rsidRPr="00686079">
          <w:rPr>
            <w:noProof/>
          </w:rPr>
          <w:t xml:space="preserve"> </w:t>
        </w:r>
      </w:ins>
    </w:p>
    <w:p w14:paraId="56B5ADCF" w14:textId="0830EBB0" w:rsidR="00783376" w:rsidRPr="0008713C" w:rsidDel="00783376" w:rsidRDefault="00BE2D8B">
      <w:pPr>
        <w:pStyle w:val="EquationIndex"/>
        <w:rPr>
          <w:del w:id="7286" w:author="The Si Tran" w:date="2012-12-06T03:01:00Z"/>
        </w:rPr>
        <w:pPrChange w:id="7287" w:author="The Si Tran" w:date="2012-12-15T08:05:00Z">
          <w:pPr>
            <w:spacing w:before="0"/>
            <w:ind w:firstLine="720"/>
          </w:pPr>
        </w:pPrChange>
      </w:pPr>
      <m:oMathPara>
        <m:oMathParaPr>
          <m:jc m:val="center"/>
        </m:oMathParaPr>
        <m:oMath>
          <m:f>
            <m:fPr>
              <m:ctrlPr>
                <w:ins w:id="7288" w:author="The Si Tran" w:date="2012-12-06T02:59:00Z">
                  <w:rPr>
                    <w:rFonts w:ascii="Cambria Math" w:hAnsi="Cambria Math"/>
                  </w:rPr>
                </w:ins>
              </m:ctrlPr>
            </m:fPr>
            <m:num>
              <w:ins w:id="7289" w:author="The Si Tran" w:date="2012-12-06T02:59:00Z">
                <m:r>
                  <w:rPr>
                    <w:rFonts w:ascii="Cambria Math" w:hAnsi="Cambria Math"/>
                  </w:rPr>
                  <m:t>∂E</m:t>
                </m:r>
              </w:ins>
            </m:num>
            <m:den>
              <w:ins w:id="7290" w:author="The Si Tran" w:date="2012-12-06T02:59:00Z">
                <m:r>
                  <w:rPr>
                    <w:rFonts w:ascii="Cambria Math" w:hAnsi="Cambria Math"/>
                  </w:rPr>
                  <m:t>∂</m:t>
                </m:r>
              </w:ins>
              <m:sSub>
                <m:sSubPr>
                  <m:ctrlPr>
                    <w:ins w:id="7291" w:author="The Si Tran" w:date="2012-12-06T02:59:00Z">
                      <w:rPr>
                        <w:rFonts w:ascii="Cambria Math" w:hAnsi="Cambria Math"/>
                      </w:rPr>
                    </w:ins>
                  </m:ctrlPr>
                </m:sSubPr>
                <m:e>
                  <w:ins w:id="7292" w:author="The Si Tran" w:date="2012-12-06T02:59:00Z">
                    <m:r>
                      <w:rPr>
                        <w:rFonts w:ascii="Cambria Math" w:hAnsi="Cambria Math"/>
                      </w:rPr>
                      <m:t>w</m:t>
                    </m:r>
                  </w:ins>
                </m:e>
                <m:sub>
                  <w:ins w:id="7293" w:author="The Si Tran" w:date="2012-12-06T02:59:00Z">
                    <m:r>
                      <w:rPr>
                        <w:rFonts w:ascii="Cambria Math" w:hAnsi="Cambria Math"/>
                      </w:rPr>
                      <m:t>ij</m:t>
                    </m:r>
                  </w:ins>
                </m:sub>
              </m:sSub>
            </m:den>
          </m:f>
          <w:ins w:id="7294" w:author="The Si Tran" w:date="2012-12-06T02:59:00Z">
            <m:r>
              <m:rPr>
                <m:sty m:val="p"/>
              </m:rPr>
              <w:rPr>
                <w:rFonts w:ascii="Cambria Math" w:hAnsi="Cambria Math"/>
              </w:rPr>
              <m:t>=</m:t>
            </m:r>
          </w:ins>
          <m:f>
            <m:fPr>
              <m:ctrlPr>
                <w:ins w:id="7295" w:author="The Si Tran" w:date="2012-12-06T03:00:00Z">
                  <w:rPr>
                    <w:rFonts w:ascii="Cambria Math" w:hAnsi="Cambria Math"/>
                  </w:rPr>
                </w:ins>
              </m:ctrlPr>
            </m:fPr>
            <m:num>
              <w:ins w:id="7296" w:author="The Si Tran" w:date="2012-12-06T03:00:00Z">
                <m:r>
                  <m:rPr>
                    <m:sty m:val="p"/>
                  </m:rPr>
                  <w:rPr>
                    <w:rFonts w:ascii="Cambria Math" w:hAnsi="Cambria Math"/>
                  </w:rPr>
                  <m:t>∂E</m:t>
                </m:r>
              </w:ins>
            </m:num>
            <m:den>
              <w:ins w:id="7297" w:author="The Si Tran" w:date="2012-12-06T03:00:00Z">
                <m:r>
                  <w:rPr>
                    <w:rFonts w:ascii="Cambria Math" w:hAnsi="Cambria Math"/>
                  </w:rPr>
                  <m:t>∂</m:t>
                </m:r>
              </w:ins>
              <m:sSub>
                <m:sSubPr>
                  <m:ctrlPr>
                    <w:ins w:id="7298" w:author="The Si Tran" w:date="2012-12-06T03:00:00Z">
                      <w:rPr>
                        <w:rFonts w:ascii="Cambria Math" w:hAnsi="Cambria Math"/>
                      </w:rPr>
                    </w:ins>
                  </m:ctrlPr>
                </m:sSubPr>
                <m:e>
                  <w:ins w:id="7299" w:author="The Si Tran" w:date="2012-12-06T03:00:00Z">
                    <m:r>
                      <w:rPr>
                        <w:rFonts w:ascii="Cambria Math" w:hAnsi="Cambria Math"/>
                      </w:rPr>
                      <m:t>o</m:t>
                    </m:r>
                  </w:ins>
                </m:e>
                <m:sub>
                  <w:ins w:id="7300" w:author="The Si Tran" w:date="2012-12-06T03:00:00Z">
                    <m:r>
                      <w:rPr>
                        <w:rFonts w:ascii="Cambria Math" w:hAnsi="Cambria Math"/>
                      </w:rPr>
                      <m:t>i</m:t>
                    </m:r>
                  </w:ins>
                </m:sub>
              </m:sSub>
            </m:den>
          </m:f>
          <m:f>
            <m:fPr>
              <m:ctrlPr>
                <w:ins w:id="7301" w:author="The Si Tran" w:date="2012-12-06T03:00:00Z">
                  <w:rPr>
                    <w:rFonts w:ascii="Cambria Math" w:hAnsi="Cambria Math"/>
                  </w:rPr>
                </w:ins>
              </m:ctrlPr>
            </m:fPr>
            <m:num>
              <w:ins w:id="7302" w:author="The Si Tran" w:date="2012-12-06T03:00:00Z">
                <m:r>
                  <w:rPr>
                    <w:rFonts w:ascii="Cambria Math" w:hAnsi="Cambria Math"/>
                  </w:rPr>
                  <m:t>∂</m:t>
                </m:r>
              </w:ins>
              <m:sSub>
                <m:sSubPr>
                  <m:ctrlPr>
                    <w:ins w:id="7303" w:author="The Si Tran" w:date="2012-12-06T03:00:00Z">
                      <w:rPr>
                        <w:rFonts w:ascii="Cambria Math" w:hAnsi="Cambria Math"/>
                      </w:rPr>
                    </w:ins>
                  </m:ctrlPr>
                </m:sSubPr>
                <m:e>
                  <w:ins w:id="7304" w:author="The Si Tran" w:date="2012-12-06T03:00:00Z">
                    <m:r>
                      <w:rPr>
                        <w:rFonts w:ascii="Cambria Math" w:hAnsi="Cambria Math"/>
                      </w:rPr>
                      <m:t>o</m:t>
                    </m:r>
                  </w:ins>
                </m:e>
                <m:sub>
                  <w:ins w:id="7305" w:author="The Si Tran" w:date="2012-12-06T03:00:00Z">
                    <m:r>
                      <w:rPr>
                        <w:rFonts w:ascii="Cambria Math" w:hAnsi="Cambria Math"/>
                      </w:rPr>
                      <m:t>i</m:t>
                    </m:r>
                  </w:ins>
                </m:sub>
              </m:sSub>
            </m:num>
            <m:den>
              <w:ins w:id="7306" w:author="The Si Tran" w:date="2012-12-06T03:00:00Z">
                <m:r>
                  <w:rPr>
                    <w:rFonts w:ascii="Cambria Math" w:hAnsi="Cambria Math"/>
                  </w:rPr>
                  <m:t>∂</m:t>
                </m:r>
              </w:ins>
              <m:sSub>
                <m:sSubPr>
                  <m:ctrlPr>
                    <w:ins w:id="7307" w:author="The Si Tran" w:date="2012-12-06T03:00:00Z">
                      <w:rPr>
                        <w:rFonts w:ascii="Cambria Math" w:hAnsi="Cambria Math"/>
                      </w:rPr>
                    </w:ins>
                  </m:ctrlPr>
                </m:sSubPr>
                <m:e>
                  <w:ins w:id="7308" w:author="The Si Tran" w:date="2012-12-06T03:00:00Z">
                    <m:r>
                      <w:rPr>
                        <w:rFonts w:ascii="Cambria Math" w:hAnsi="Cambria Math"/>
                      </w:rPr>
                      <m:t>w</m:t>
                    </m:r>
                  </w:ins>
                </m:e>
                <m:sub>
                  <w:ins w:id="7309" w:author="The Si Tran" w:date="2012-12-06T03:00:00Z">
                    <m:r>
                      <w:rPr>
                        <w:rFonts w:ascii="Cambria Math" w:hAnsi="Cambria Math"/>
                      </w:rPr>
                      <m:t>ij</m:t>
                    </m:r>
                  </w:ins>
                </m:sub>
              </m:sSub>
            </m:den>
          </m:f>
          <w:ins w:id="7310"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311" w:author="The Si Tran" w:date="2012-12-06T03:01:00Z"/>
        </w:rPr>
        <w:pPrChange w:id="7312" w:author="The Si Tran" w:date="2012-12-15T08:05:00Z">
          <w:pPr>
            <w:spacing w:before="0"/>
            <w:ind w:firstLine="720"/>
          </w:pPr>
        </w:pPrChange>
      </w:pPr>
    </w:p>
    <w:p w14:paraId="48A68493" w14:textId="23A10CEF" w:rsidR="00FA0144" w:rsidRDefault="007A1632">
      <w:pPr>
        <w:rPr>
          <w:ins w:id="7313" w:author="The Si Tran" w:date="2012-12-06T03:07:00Z"/>
        </w:rPr>
        <w:pPrChange w:id="7314" w:author="The Si Tran" w:date="2012-12-16T08:24:00Z">
          <w:pPr>
            <w:spacing w:before="0"/>
            <w:ind w:firstLine="720"/>
          </w:pPr>
        </w:pPrChange>
      </w:pPr>
      <w:ins w:id="7315" w:author="The Si Tran" w:date="2012-12-14T05:37:00Z">
        <w:r w:rsidRPr="00032D83">
          <w:rPr>
            <w:noProof/>
          </w:rPr>
          <mc:AlternateContent>
            <mc:Choice Requires="wps">
              <w:drawing>
                <wp:anchor distT="0" distB="0" distL="114300" distR="114300" simplePos="0" relativeHeight="251634176" behindDoc="1" locked="0" layoutInCell="1" allowOverlap="1" wp14:anchorId="22345B2F" wp14:editId="24322838">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B90956" w:rsidRDefault="00B90956">
                              <w:pPr>
                                <w:pStyle w:val="EquationIndex"/>
                                <w:pPrChange w:id="7316" w:author="The Si Tran" w:date="2012-12-16T08:24:00Z">
                                  <w:pPr/>
                                </w:pPrChange>
                              </w:pPr>
                              <w:ins w:id="7317" w:author="The Si Tran" w:date="2012-12-06T02:41:00Z">
                                <w:r>
                                  <w:t>(4.</w:t>
                                </w:r>
                              </w:ins>
                              <w:ins w:id="7318" w:author="The Si Tran" w:date="2012-12-06T02:44:00Z">
                                <w:r>
                                  <w:t>6</w:t>
                                </w:r>
                              </w:ins>
                              <w:ins w:id="731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B90956" w:rsidRDefault="00B90956">
                        <w:pPr>
                          <w:pStyle w:val="EquationIndex"/>
                          <w:pPrChange w:id="7320" w:author="The Si Tran" w:date="2012-12-16T08:24:00Z">
                            <w:pPr/>
                          </w:pPrChange>
                        </w:pPr>
                        <w:ins w:id="7321" w:author="The Si Tran" w:date="2012-12-06T02:41:00Z">
                          <w:r>
                            <w:t>(4.</w:t>
                          </w:r>
                        </w:ins>
                        <w:ins w:id="7322" w:author="The Si Tran" w:date="2012-12-06T02:44:00Z">
                          <w:r>
                            <w:t>6</w:t>
                          </w:r>
                        </w:ins>
                        <w:ins w:id="7323" w:author="The Si Tran" w:date="2012-12-06T02:41:00Z">
                          <w:r>
                            <w:t>)</w:t>
                          </w:r>
                        </w:ins>
                      </w:p>
                    </w:txbxContent>
                  </v:textbox>
                  <w10:wrap type="tight"/>
                </v:shape>
              </w:pict>
            </mc:Fallback>
          </mc:AlternateContent>
        </w:r>
      </w:ins>
      <w:ins w:id="7324" w:author="The Si Tran" w:date="2012-12-14T05:38:00Z">
        <w:r w:rsidRPr="007C782C">
          <w:rPr>
            <w:noProof/>
            <w:rPrChange w:id="7325" w:author="Unknown">
              <w:rPr>
                <w:noProof/>
              </w:rPr>
            </w:rPrChange>
          </w:rPr>
          <mc:AlternateContent>
            <mc:Choice Requires="wps">
              <w:drawing>
                <wp:anchor distT="0" distB="0" distL="114300" distR="114300" simplePos="0" relativeHeight="251641344" behindDoc="1" locked="0" layoutInCell="1" allowOverlap="1" wp14:anchorId="318CF997" wp14:editId="333DAD02">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B90956" w:rsidRDefault="00B90956">
                              <w:pPr>
                                <w:pStyle w:val="EquationIndex"/>
                                <w:pPrChange w:id="7326" w:author="The Si Tran" w:date="2012-12-16T08:25:00Z">
                                  <w:pPr/>
                                </w:pPrChange>
                              </w:pPr>
                              <w:ins w:id="7327" w:author="The Si Tran" w:date="2012-12-06T02:41:00Z">
                                <w:r>
                                  <w:t>(4.</w:t>
                                </w:r>
                              </w:ins>
                              <w:ins w:id="7328" w:author="The Si Tran" w:date="2012-12-06T02:44:00Z">
                                <w:r>
                                  <w:t>7</w:t>
                                </w:r>
                              </w:ins>
                              <w:ins w:id="732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B90956" w:rsidRDefault="00B90956">
                        <w:pPr>
                          <w:pStyle w:val="EquationIndex"/>
                          <w:pPrChange w:id="7330" w:author="The Si Tran" w:date="2012-12-16T08:25:00Z">
                            <w:pPr/>
                          </w:pPrChange>
                        </w:pPr>
                        <w:ins w:id="7331" w:author="The Si Tran" w:date="2012-12-06T02:41:00Z">
                          <w:r>
                            <w:t>(4.</w:t>
                          </w:r>
                        </w:ins>
                        <w:ins w:id="7332" w:author="The Si Tran" w:date="2012-12-06T02:44:00Z">
                          <w:r>
                            <w:t>7</w:t>
                          </w:r>
                        </w:ins>
                        <w:ins w:id="7333" w:author="The Si Tran" w:date="2012-12-06T02:41:00Z">
                          <w:r>
                            <w:t>)</w:t>
                          </w:r>
                        </w:ins>
                      </w:p>
                    </w:txbxContent>
                  </v:textbox>
                  <w10:wrap type="tight"/>
                </v:shape>
              </w:pict>
            </mc:Fallback>
          </mc:AlternateContent>
        </w:r>
      </w:ins>
      <w:ins w:id="7334" w:author="The Si Tran" w:date="2012-12-06T03:07:00Z">
        <w:r w:rsidR="00FA0144">
          <w:t>Với</w:t>
        </w:r>
      </w:ins>
    </w:p>
    <w:p w14:paraId="3738E7AD" w14:textId="229B1307" w:rsidR="00FA0144" w:rsidRPr="00032D83" w:rsidRDefault="00BE2D8B">
      <w:pPr>
        <w:pStyle w:val="Canhgiua"/>
        <w:rPr>
          <w:ins w:id="7335" w:author="The Si Tran" w:date="2012-12-06T03:04:00Z"/>
        </w:rPr>
        <w:pPrChange w:id="7336" w:author="The Si Tran" w:date="2012-12-15T08:05:00Z">
          <w:pPr>
            <w:spacing w:before="0"/>
            <w:ind w:firstLine="720"/>
          </w:pPr>
        </w:pPrChange>
      </w:pPr>
      <m:oMathPara>
        <m:oMathParaPr>
          <m:jc m:val="center"/>
        </m:oMathParaPr>
        <m:oMath>
          <m:f>
            <m:fPr>
              <m:ctrlPr>
                <w:ins w:id="7337" w:author="The Si Tran" w:date="2012-12-06T03:07:00Z">
                  <w:rPr>
                    <w:rFonts w:ascii="Cambria Math" w:hAnsi="Cambria Math"/>
                  </w:rPr>
                </w:ins>
              </m:ctrlPr>
            </m:fPr>
            <m:num>
              <w:ins w:id="7338" w:author="The Si Tran" w:date="2012-12-06T03:07:00Z">
                <m:r>
                  <w:rPr>
                    <w:rFonts w:ascii="Cambria Math" w:hAnsi="Cambria Math"/>
                  </w:rPr>
                  <m:t>∂</m:t>
                </m:r>
              </w:ins>
              <m:sSub>
                <m:sSubPr>
                  <m:ctrlPr>
                    <w:ins w:id="7339" w:author="The Si Tran" w:date="2012-12-06T03:07:00Z">
                      <w:rPr>
                        <w:rFonts w:ascii="Cambria Math" w:hAnsi="Cambria Math"/>
                      </w:rPr>
                    </w:ins>
                  </m:ctrlPr>
                </m:sSubPr>
                <m:e>
                  <w:ins w:id="7340" w:author="The Si Tran" w:date="2012-12-06T03:07:00Z">
                    <m:r>
                      <w:rPr>
                        <w:rFonts w:ascii="Cambria Math" w:hAnsi="Cambria Math"/>
                      </w:rPr>
                      <m:t>o</m:t>
                    </m:r>
                  </w:ins>
                </m:e>
                <m:sub>
                  <w:ins w:id="7341" w:author="The Si Tran" w:date="2012-12-06T03:07:00Z">
                    <m:r>
                      <w:rPr>
                        <w:rFonts w:ascii="Cambria Math" w:hAnsi="Cambria Math"/>
                      </w:rPr>
                      <m:t>i</m:t>
                    </m:r>
                  </w:ins>
                </m:sub>
              </m:sSub>
            </m:num>
            <m:den>
              <w:ins w:id="7342" w:author="The Si Tran" w:date="2012-12-06T03:07:00Z">
                <m:r>
                  <w:rPr>
                    <w:rFonts w:ascii="Cambria Math" w:hAnsi="Cambria Math"/>
                  </w:rPr>
                  <m:t>∂</m:t>
                </m:r>
              </w:ins>
              <m:sSub>
                <m:sSubPr>
                  <m:ctrlPr>
                    <w:ins w:id="7343" w:author="The Si Tran" w:date="2012-12-06T03:07:00Z">
                      <w:rPr>
                        <w:rFonts w:ascii="Cambria Math" w:hAnsi="Cambria Math"/>
                      </w:rPr>
                    </w:ins>
                  </m:ctrlPr>
                </m:sSubPr>
                <m:e>
                  <w:ins w:id="7344" w:author="The Si Tran" w:date="2012-12-06T03:07:00Z">
                    <m:r>
                      <w:rPr>
                        <w:rFonts w:ascii="Cambria Math" w:hAnsi="Cambria Math"/>
                      </w:rPr>
                      <m:t>w</m:t>
                    </m:r>
                  </w:ins>
                </m:e>
                <m:sub>
                  <w:ins w:id="7345" w:author="The Si Tran" w:date="2012-12-06T03:07:00Z">
                    <m:r>
                      <w:rPr>
                        <w:rFonts w:ascii="Cambria Math" w:hAnsi="Cambria Math"/>
                      </w:rPr>
                      <m:t>ij</m:t>
                    </m:r>
                  </w:ins>
                </m:sub>
              </m:sSub>
            </m:den>
          </m:f>
          <w:ins w:id="7346" w:author="The Si Tran" w:date="2012-12-06T03:07:00Z">
            <m:r>
              <m:rPr>
                <m:sty m:val="p"/>
              </m:rPr>
              <w:rPr>
                <w:rFonts w:ascii="Cambria Math" w:hAnsi="Cambria Math"/>
              </w:rPr>
              <m:t>=</m:t>
            </m:r>
          </w:ins>
          <m:f>
            <m:fPr>
              <m:ctrlPr>
                <w:ins w:id="7347" w:author="The Si Tran" w:date="2012-12-06T03:07:00Z">
                  <w:rPr>
                    <w:rFonts w:ascii="Cambria Math" w:hAnsi="Cambria Math"/>
                  </w:rPr>
                </w:ins>
              </m:ctrlPr>
            </m:fPr>
            <m:num>
              <w:ins w:id="7348" w:author="The Si Tran" w:date="2012-12-06T03:07:00Z">
                <m:r>
                  <w:rPr>
                    <w:rFonts w:ascii="Cambria Math" w:hAnsi="Cambria Math"/>
                  </w:rPr>
                  <m:t>∂</m:t>
                </m:r>
              </w:ins>
              <m:sSub>
                <m:sSubPr>
                  <m:ctrlPr>
                    <w:ins w:id="7349" w:author="The Si Tran" w:date="2012-12-06T03:07:00Z">
                      <w:rPr>
                        <w:rFonts w:ascii="Cambria Math" w:hAnsi="Cambria Math"/>
                      </w:rPr>
                    </w:ins>
                  </m:ctrlPr>
                </m:sSubPr>
                <m:e>
                  <w:ins w:id="7350" w:author="The Si Tran" w:date="2012-12-06T03:07:00Z">
                    <m:r>
                      <w:rPr>
                        <w:rFonts w:ascii="Cambria Math" w:hAnsi="Cambria Math"/>
                      </w:rPr>
                      <m:t>o</m:t>
                    </m:r>
                  </w:ins>
                </m:e>
                <m:sub>
                  <w:ins w:id="7351" w:author="The Si Tran" w:date="2012-12-06T03:07:00Z">
                    <m:r>
                      <w:rPr>
                        <w:rFonts w:ascii="Cambria Math" w:hAnsi="Cambria Math"/>
                      </w:rPr>
                      <m:t>i</m:t>
                    </m:r>
                  </w:ins>
                </m:sub>
              </m:sSub>
            </m:num>
            <m:den>
              <w:ins w:id="7352" w:author="The Si Tran" w:date="2012-12-06T03:07:00Z">
                <m:r>
                  <w:rPr>
                    <w:rFonts w:ascii="Cambria Math" w:hAnsi="Cambria Math"/>
                  </w:rPr>
                  <m:t>∂</m:t>
                </m:r>
              </w:ins>
              <m:sSub>
                <m:sSubPr>
                  <m:ctrlPr>
                    <w:ins w:id="7353" w:author="The Si Tran" w:date="2012-12-06T03:07:00Z">
                      <w:rPr>
                        <w:rFonts w:ascii="Cambria Math" w:hAnsi="Cambria Math"/>
                      </w:rPr>
                    </w:ins>
                  </m:ctrlPr>
                </m:sSubPr>
                <m:e>
                  <w:ins w:id="7354" w:author="The Si Tran" w:date="2012-12-06T03:07:00Z">
                    <m:r>
                      <w:rPr>
                        <w:rFonts w:ascii="Cambria Math" w:hAnsi="Cambria Math"/>
                      </w:rPr>
                      <m:t>net</m:t>
                    </m:r>
                  </w:ins>
                </m:e>
                <m:sub>
                  <w:ins w:id="7355" w:author="The Si Tran" w:date="2012-12-06T03:07:00Z">
                    <m:r>
                      <w:rPr>
                        <w:rFonts w:ascii="Cambria Math" w:hAnsi="Cambria Math"/>
                      </w:rPr>
                      <m:t>i</m:t>
                    </m:r>
                  </w:ins>
                </m:sub>
              </m:sSub>
            </m:den>
          </m:f>
          <m:f>
            <m:fPr>
              <m:ctrlPr>
                <w:ins w:id="7356" w:author="The Si Tran" w:date="2012-12-06T03:07:00Z">
                  <w:rPr>
                    <w:rFonts w:ascii="Cambria Math" w:hAnsi="Cambria Math"/>
                  </w:rPr>
                </w:ins>
              </m:ctrlPr>
            </m:fPr>
            <m:num>
              <w:ins w:id="7357" w:author="The Si Tran" w:date="2012-12-06T03:07:00Z">
                <m:r>
                  <w:rPr>
                    <w:rFonts w:ascii="Cambria Math" w:hAnsi="Cambria Math"/>
                  </w:rPr>
                  <m:t>∂</m:t>
                </m:r>
              </w:ins>
              <m:sSub>
                <m:sSubPr>
                  <m:ctrlPr>
                    <w:ins w:id="7358" w:author="The Si Tran" w:date="2012-12-06T03:07:00Z">
                      <w:rPr>
                        <w:rFonts w:ascii="Cambria Math" w:hAnsi="Cambria Math"/>
                      </w:rPr>
                    </w:ins>
                  </m:ctrlPr>
                </m:sSubPr>
                <m:e>
                  <w:ins w:id="7359" w:author="The Si Tran" w:date="2012-12-06T03:07:00Z">
                    <m:r>
                      <w:rPr>
                        <w:rFonts w:ascii="Cambria Math" w:hAnsi="Cambria Math"/>
                      </w:rPr>
                      <m:t>net</m:t>
                    </m:r>
                  </w:ins>
                </m:e>
                <m:sub>
                  <w:ins w:id="7360" w:author="The Si Tran" w:date="2012-12-06T03:07:00Z">
                    <m:r>
                      <w:rPr>
                        <w:rFonts w:ascii="Cambria Math" w:hAnsi="Cambria Math"/>
                      </w:rPr>
                      <m:t>i</m:t>
                    </m:r>
                  </w:ins>
                </m:sub>
              </m:sSub>
            </m:num>
            <m:den>
              <w:ins w:id="7361" w:author="The Si Tran" w:date="2012-12-06T03:07:00Z">
                <m:r>
                  <w:rPr>
                    <w:rFonts w:ascii="Cambria Math" w:hAnsi="Cambria Math"/>
                  </w:rPr>
                  <m:t>∂</m:t>
                </m:r>
              </w:ins>
              <m:sSub>
                <m:sSubPr>
                  <m:ctrlPr>
                    <w:ins w:id="7362" w:author="The Si Tran" w:date="2012-12-06T03:07:00Z">
                      <w:rPr>
                        <w:rFonts w:ascii="Cambria Math" w:hAnsi="Cambria Math"/>
                      </w:rPr>
                    </w:ins>
                  </m:ctrlPr>
                </m:sSubPr>
                <m:e>
                  <w:ins w:id="7363" w:author="The Si Tran" w:date="2012-12-06T03:07:00Z">
                    <m:r>
                      <w:rPr>
                        <w:rFonts w:ascii="Cambria Math" w:hAnsi="Cambria Math"/>
                      </w:rPr>
                      <m:t>w</m:t>
                    </m:r>
                  </w:ins>
                </m:e>
                <m:sub>
                  <w:ins w:id="7364" w:author="The Si Tran" w:date="2012-12-06T03:07:00Z">
                    <m:r>
                      <w:rPr>
                        <w:rFonts w:ascii="Cambria Math" w:hAnsi="Cambria Math"/>
                      </w:rPr>
                      <m:t>ij</m:t>
                    </m:r>
                  </w:ins>
                </m:sub>
              </m:sSub>
            </m:den>
          </m:f>
          <w:ins w:id="7365" w:author="The Si Tran" w:date="2012-12-06T03:07:00Z">
            <m:r>
              <m:rPr>
                <m:sty m:val="p"/>
              </m:rPr>
              <w:rPr>
                <w:rFonts w:ascii="Cambria Math" w:hAnsi="Cambria Math"/>
              </w:rPr>
              <m:t>=</m:t>
            </m:r>
          </w:ins>
          <m:sSup>
            <m:sSupPr>
              <m:ctrlPr>
                <w:ins w:id="7366" w:author="The Si Tran" w:date="2012-12-06T03:07:00Z">
                  <w:rPr>
                    <w:rFonts w:ascii="Cambria Math" w:hAnsi="Cambria Math"/>
                  </w:rPr>
                </w:ins>
              </m:ctrlPr>
            </m:sSupPr>
            <m:e>
              <w:ins w:id="7367" w:author="The Si Tran" w:date="2012-12-06T03:07:00Z">
                <m:r>
                  <w:rPr>
                    <w:rFonts w:ascii="Cambria Math" w:hAnsi="Cambria Math"/>
                  </w:rPr>
                  <m:t>f</m:t>
                </m:r>
              </w:ins>
            </m:e>
            <m:sup>
              <w:ins w:id="7368" w:author="The Si Tran" w:date="2012-12-06T03:07:00Z">
                <m:r>
                  <m:rPr>
                    <m:sty m:val="p"/>
                  </m:rPr>
                  <w:rPr>
                    <w:rFonts w:ascii="Cambria Math" w:hAnsi="Cambria Math"/>
                  </w:rPr>
                  <m:t>'</m:t>
                </m:r>
              </w:ins>
            </m:sup>
          </m:sSup>
          <m:d>
            <m:dPr>
              <m:ctrlPr>
                <w:ins w:id="7369" w:author="The Si Tran" w:date="2012-12-06T03:07:00Z">
                  <w:rPr>
                    <w:rFonts w:ascii="Cambria Math" w:hAnsi="Cambria Math"/>
                  </w:rPr>
                </w:ins>
              </m:ctrlPr>
            </m:dPr>
            <m:e>
              <m:sSub>
                <m:sSubPr>
                  <m:ctrlPr>
                    <w:ins w:id="7370" w:author="The Si Tran" w:date="2012-12-06T03:07:00Z">
                      <w:rPr>
                        <w:rFonts w:ascii="Cambria Math" w:hAnsi="Cambria Math"/>
                      </w:rPr>
                    </w:ins>
                  </m:ctrlPr>
                </m:sSubPr>
                <m:e>
                  <w:ins w:id="7371" w:author="The Si Tran" w:date="2012-12-06T03:07:00Z">
                    <m:r>
                      <w:rPr>
                        <w:rFonts w:ascii="Cambria Math" w:hAnsi="Cambria Math"/>
                      </w:rPr>
                      <m:t>net</m:t>
                    </m:r>
                  </w:ins>
                </m:e>
                <m:sub>
                  <w:ins w:id="7372" w:author="The Si Tran" w:date="2012-12-06T03:07:00Z">
                    <m:r>
                      <w:rPr>
                        <w:rFonts w:ascii="Cambria Math" w:hAnsi="Cambria Math"/>
                      </w:rPr>
                      <m:t>i</m:t>
                    </m:r>
                  </w:ins>
                </m:sub>
              </m:sSub>
            </m:e>
          </m:d>
          <m:sSub>
            <m:sSubPr>
              <m:ctrlPr>
                <w:ins w:id="7373" w:author="The Si Tran" w:date="2012-12-06T03:07:00Z">
                  <w:rPr>
                    <w:rFonts w:ascii="Cambria Math" w:hAnsi="Cambria Math"/>
                  </w:rPr>
                </w:ins>
              </m:ctrlPr>
            </m:sSubPr>
            <m:e>
              <w:ins w:id="7374" w:author="The Si Tran" w:date="2012-12-06T03:07:00Z">
                <m:r>
                  <w:rPr>
                    <w:rFonts w:ascii="Cambria Math" w:hAnsi="Cambria Math"/>
                  </w:rPr>
                  <m:t>o</m:t>
                </m:r>
              </w:ins>
            </m:e>
            <m:sub>
              <w:ins w:id="7375" w:author="The Si Tran" w:date="2012-12-06T03:07:00Z">
                <m:r>
                  <w:rPr>
                    <w:rFonts w:ascii="Cambria Math" w:hAnsi="Cambria Math"/>
                  </w:rPr>
                  <m:t>j</m:t>
                </m:r>
              </w:ins>
            </m:sub>
          </m:sSub>
          <w:ins w:id="7376" w:author="The Si Tran" w:date="2012-12-06T03:07:00Z">
            <m:r>
              <m:rPr>
                <m:sty m:val="p"/>
              </m:rPr>
              <w:rPr>
                <w:rFonts w:ascii="Cambria Math" w:hAnsi="Cambria Math"/>
              </w:rPr>
              <m:t xml:space="preserve"> </m:t>
            </m:r>
          </w:ins>
        </m:oMath>
      </m:oMathPara>
    </w:p>
    <w:p w14:paraId="6DCE81A7" w14:textId="56C52D35" w:rsidR="00FA0144" w:rsidRDefault="00BE2D8B">
      <w:pPr>
        <w:pStyle w:val="Canhgiua"/>
        <w:rPr>
          <w:ins w:id="7377" w:author="The Si Tran" w:date="2012-12-06T03:03:00Z"/>
        </w:rPr>
        <w:pPrChange w:id="7378" w:author="The Si Tran" w:date="2012-12-16T08:25:00Z">
          <w:pPr>
            <w:spacing w:before="0"/>
            <w:ind w:firstLine="720"/>
          </w:pPr>
        </w:pPrChange>
      </w:pPr>
      <m:oMathPara>
        <m:oMath>
          <m:sSub>
            <m:sSubPr>
              <m:ctrlPr>
                <w:ins w:id="7379" w:author="The Si Tran" w:date="2012-12-06T03:04:00Z">
                  <w:rPr>
                    <w:rFonts w:ascii="Cambria Math" w:hAnsi="Cambria Math"/>
                  </w:rPr>
                </w:ins>
              </m:ctrlPr>
            </m:sSubPr>
            <m:e>
              <w:ins w:id="7380" w:author="The Si Tran" w:date="2012-12-06T03:04:00Z">
                <m:r>
                  <w:rPr>
                    <w:rFonts w:ascii="Cambria Math" w:hAnsi="Cambria Math"/>
                  </w:rPr>
                  <m:t>net</m:t>
                </m:r>
              </w:ins>
            </m:e>
            <m:sub>
              <w:ins w:id="7381" w:author="The Si Tran" w:date="2012-12-06T03:04:00Z">
                <m:r>
                  <w:rPr>
                    <w:rFonts w:ascii="Cambria Math" w:hAnsi="Cambria Math"/>
                  </w:rPr>
                  <m:t>i</m:t>
                </m:r>
              </w:ins>
            </m:sub>
          </m:sSub>
          <w:ins w:id="7382" w:author="The Si Tran" w:date="2012-12-06T03:04:00Z">
            <m:r>
              <m:rPr>
                <m:sty m:val="p"/>
              </m:rPr>
              <w:rPr>
                <w:rFonts w:ascii="Cambria Math" w:hAnsi="Cambria Math"/>
              </w:rPr>
              <m:t>=</m:t>
            </m:r>
          </w:ins>
          <m:nary>
            <m:naryPr>
              <m:chr m:val="∑"/>
              <m:limLoc m:val="subSup"/>
              <m:supHide m:val="1"/>
              <m:ctrlPr>
                <w:ins w:id="7383" w:author="The Si Tran" w:date="2012-12-06T03:04:00Z">
                  <w:rPr>
                    <w:rFonts w:ascii="Cambria Math" w:hAnsi="Cambria Math"/>
                  </w:rPr>
                </w:ins>
              </m:ctrlPr>
            </m:naryPr>
            <m:sub>
              <w:ins w:id="7384"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385" w:author="The Si Tran" w:date="2012-12-06T03:05:00Z">
                      <w:rPr>
                        <w:rFonts w:ascii="Cambria Math" w:hAnsi="Cambria Math"/>
                      </w:rPr>
                    </w:ins>
                  </m:ctrlPr>
                </m:sSubPr>
                <m:e>
                  <w:ins w:id="7386" w:author="The Si Tran" w:date="2012-12-06T03:05:00Z">
                    <m:r>
                      <w:rPr>
                        <w:rFonts w:ascii="Cambria Math" w:hAnsi="Cambria Math"/>
                      </w:rPr>
                      <m:t>s</m:t>
                    </m:r>
                  </w:ins>
                </m:e>
                <m:sub>
                  <w:ins w:id="7387" w:author="The Si Tran" w:date="2012-12-06T03:05:00Z">
                    <m:r>
                      <w:rPr>
                        <w:rFonts w:ascii="Cambria Math" w:hAnsi="Cambria Math"/>
                      </w:rPr>
                      <m:t>j</m:t>
                    </m:r>
                  </w:ins>
                </m:sub>
              </m:sSub>
              <m:sSub>
                <m:sSubPr>
                  <m:ctrlPr>
                    <w:ins w:id="7388" w:author="The Si Tran" w:date="2012-12-06T03:05:00Z">
                      <w:rPr>
                        <w:rFonts w:ascii="Cambria Math" w:hAnsi="Cambria Math"/>
                      </w:rPr>
                    </w:ins>
                  </m:ctrlPr>
                </m:sSubPr>
                <m:e>
                  <w:ins w:id="7389" w:author="The Si Tran" w:date="2012-12-06T03:05:00Z">
                    <m:r>
                      <w:rPr>
                        <w:rFonts w:ascii="Cambria Math" w:hAnsi="Cambria Math"/>
                      </w:rPr>
                      <m:t>w</m:t>
                    </m:r>
                  </w:ins>
                </m:e>
                <m:sub>
                  <w:ins w:id="7390" w:author="The Si Tran" w:date="2012-12-06T03:05:00Z">
                    <m:r>
                      <w:rPr>
                        <w:rFonts w:ascii="Cambria Math" w:hAnsi="Cambria Math"/>
                      </w:rPr>
                      <m:t>ij</m:t>
                    </m:r>
                  </w:ins>
                </m:sub>
              </m:sSub>
              <w:ins w:id="7391" w:author="The Si Tran" w:date="2012-12-06T03:05:00Z">
                <m:r>
                  <m:rPr>
                    <m:sty m:val="p"/>
                  </m:rPr>
                  <w:rPr>
                    <w:rFonts w:ascii="Cambria Math" w:hAnsi="Cambria Math"/>
                  </w:rPr>
                  <m:t>-</m:t>
                </m:r>
              </w:ins>
              <m:sSub>
                <m:sSubPr>
                  <m:ctrlPr>
                    <w:ins w:id="7392" w:author="The Si Tran" w:date="2012-12-06T03:05:00Z">
                      <w:rPr>
                        <w:rFonts w:ascii="Cambria Math" w:hAnsi="Cambria Math"/>
                      </w:rPr>
                    </w:ins>
                  </m:ctrlPr>
                </m:sSubPr>
                <m:e>
                  <w:ins w:id="7393" w:author="The Si Tran" w:date="2012-12-06T03:05:00Z">
                    <m:r>
                      <w:rPr>
                        <w:rFonts w:ascii="Cambria Math" w:hAnsi="Cambria Math"/>
                      </w:rPr>
                      <m:t>θ</m:t>
                    </m:r>
                  </w:ins>
                </m:e>
                <m:sub>
                  <w:ins w:id="7394" w:author="The Si Tran" w:date="2012-12-06T03:05:00Z">
                    <m:r>
                      <w:rPr>
                        <w:rFonts w:ascii="Cambria Math" w:hAnsi="Cambria Math"/>
                      </w:rPr>
                      <m:t>i</m:t>
                    </m:r>
                  </w:ins>
                </m:sub>
              </m:sSub>
              <w:ins w:id="7395"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396" w:author="The Si Tran" w:date="2012-12-06T03:04:00Z"/>
        </w:rPr>
        <w:pPrChange w:id="7397" w:author="The Si Tran" w:date="2012-12-16T08:25:00Z">
          <w:pPr>
            <w:spacing w:before="0"/>
            <w:ind w:firstLine="720"/>
          </w:pPr>
        </w:pPrChange>
      </w:pPr>
      <w:del w:id="7398" w:author="The Si Tran" w:date="2012-12-06T03:01:00Z">
        <w:r w:rsidRPr="00AF1345" w:rsidDel="00783376">
          <w:object w:dxaOrig="2160" w:dyaOrig="700" w14:anchorId="117E428C">
            <v:shape id="_x0000_i1118" type="#_x0000_t75" style="width:2in;height:50.25pt" o:ole="">
              <v:imagedata r:id="rId238" o:title=""/>
            </v:shape>
            <o:OLEObject Type="Embed" ProgID="Equation.DSMT4" ShapeID="_x0000_i1118" DrawAspect="Content" ObjectID="_1417414718" r:id="rId239"/>
          </w:object>
        </w:r>
      </w:del>
    </w:p>
    <w:p w14:paraId="08D54D3E" w14:textId="77777777" w:rsidR="0088753F" w:rsidRPr="0049233F" w:rsidDel="00FA0144" w:rsidRDefault="0088753F">
      <w:pPr>
        <w:rPr>
          <w:del w:id="7399" w:author="The Si Tran" w:date="2012-12-06T03:08:00Z"/>
        </w:rPr>
        <w:pPrChange w:id="7400" w:author="The Si Tran" w:date="2012-12-16T08:25:00Z">
          <w:pPr>
            <w:spacing w:before="0"/>
            <w:ind w:firstLine="720"/>
          </w:pPr>
        </w:pPrChange>
      </w:pPr>
      <w:del w:id="7401" w:author="The Si Tran" w:date="2012-12-06T03:08:00Z">
        <w:r w:rsidRPr="0049233F" w:rsidDel="00FA0144">
          <w:delText xml:space="preserve">với  </w:delText>
        </w:r>
      </w:del>
      <w:del w:id="7402" w:author="The Si Tran" w:date="2012-12-06T03:06:00Z">
        <w:r w:rsidRPr="00AF1345" w:rsidDel="00FA0144">
          <w:object w:dxaOrig="3700" w:dyaOrig="700" w14:anchorId="33CBC123">
            <v:shape id="_x0000_i1119" type="#_x0000_t75" style="width:237.75pt;height:50.25pt" o:ole="">
              <v:imagedata r:id="rId240" o:title=""/>
            </v:shape>
            <o:OLEObject Type="Embed" ProgID="Equation.DSMT4" ShapeID="_x0000_i1119" DrawAspect="Content" ObjectID="_1417414719" r:id="rId241"/>
          </w:object>
        </w:r>
      </w:del>
    </w:p>
    <w:p w14:paraId="7A00F220" w14:textId="77777777" w:rsidR="0088753F" w:rsidRPr="0049233F" w:rsidDel="00FA0144" w:rsidRDefault="0088753F">
      <w:pPr>
        <w:rPr>
          <w:del w:id="7403" w:author="The Si Tran" w:date="2012-12-06T03:08:00Z"/>
        </w:rPr>
        <w:pPrChange w:id="7404" w:author="The Si Tran" w:date="2012-12-16T08:25:00Z">
          <w:pPr>
            <w:spacing w:before="0"/>
            <w:ind w:firstLine="720"/>
          </w:pPr>
        </w:pPrChange>
      </w:pPr>
      <w:del w:id="7405"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1.75pt;height:36.75pt" o:ole="">
              <v:imagedata r:id="rId242" o:title=""/>
            </v:shape>
            <o:OLEObject Type="Embed" ProgID="Equation.DSMT4" ShapeID="_x0000_i1120" DrawAspect="Content" ObjectID="_1417414720" r:id="rId243"/>
          </w:object>
        </w:r>
      </w:del>
    </w:p>
    <w:p w14:paraId="1155B515" w14:textId="77777777" w:rsidR="0088753F" w:rsidRPr="0049233F" w:rsidRDefault="0088753F">
      <w:pPr>
        <w:pPrChange w:id="7406" w:author="The Si Tran" w:date="2012-12-16T08:25:00Z">
          <w:pPr>
            <w:spacing w:before="0"/>
          </w:pPr>
        </w:pPrChange>
      </w:pPr>
      <w:r w:rsidRPr="0049233F">
        <w:t>Ở đây:</w:t>
      </w:r>
    </w:p>
    <w:p w14:paraId="2010990F" w14:textId="77777777" w:rsidR="0088753F" w:rsidRPr="0049233F" w:rsidRDefault="00BE2D8B">
      <w:pPr>
        <w:pStyle w:val="BuletL2"/>
        <w:pPrChange w:id="7407" w:author="The Si Tran" w:date="2012-12-14T05:39:00Z">
          <w:pPr>
            <w:numPr>
              <w:numId w:val="9"/>
            </w:numPr>
            <w:spacing w:before="0"/>
            <w:ind w:left="2160" w:hanging="360"/>
          </w:pPr>
        </w:pPrChange>
      </w:pPr>
      <m:oMath>
        <m:sSub>
          <m:sSubPr>
            <m:ctrlPr>
              <w:ins w:id="7408" w:author="The Si Tran" w:date="2012-12-06T03:08:00Z">
                <w:rPr>
                  <w:rFonts w:ascii="Cambria Math" w:hAnsi="Cambria Math"/>
                  <w:i/>
                </w:rPr>
              </w:ins>
            </m:ctrlPr>
          </m:sSubPr>
          <m:e>
            <w:ins w:id="7409" w:author="The Si Tran" w:date="2012-12-06T03:08:00Z">
              <m:r>
                <w:rPr>
                  <w:rFonts w:ascii="Cambria Math" w:hAnsi="Cambria Math"/>
                </w:rPr>
                <m:t>w</m:t>
              </m:r>
            </w:ins>
          </m:e>
          <m:sub>
            <w:ins w:id="7410" w:author="The Si Tran" w:date="2012-12-06T03:08:00Z">
              <m:r>
                <w:rPr>
                  <w:rFonts w:ascii="Cambria Math" w:hAnsi="Cambria Math"/>
                </w:rPr>
                <m:t>ij</m:t>
              </m:r>
            </w:ins>
          </m:sub>
        </m:sSub>
      </m:oMath>
      <w:del w:id="7411"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BE2D8B">
      <w:pPr>
        <w:pStyle w:val="BuletL2"/>
        <w:pPrChange w:id="7412" w:author="The Si Tran" w:date="2012-12-14T05:39:00Z">
          <w:pPr>
            <w:numPr>
              <w:numId w:val="9"/>
            </w:numPr>
            <w:spacing w:before="0"/>
            <w:ind w:left="2160" w:hanging="360"/>
          </w:pPr>
        </w:pPrChange>
      </w:pPr>
      <m:oMath>
        <m:sSub>
          <m:sSubPr>
            <m:ctrlPr>
              <w:ins w:id="7413" w:author="The Si Tran" w:date="2012-12-06T03:09:00Z">
                <w:rPr>
                  <w:rFonts w:ascii="Cambria Math" w:hAnsi="Cambria Math"/>
                  <w:i/>
                </w:rPr>
              </w:ins>
            </m:ctrlPr>
          </m:sSubPr>
          <m:e>
            <w:ins w:id="7414" w:author="The Si Tran" w:date="2012-12-06T03:09:00Z">
              <m:r>
                <w:rPr>
                  <w:rFonts w:ascii="Cambria Math" w:hAnsi="Cambria Math"/>
                </w:rPr>
                <m:t>o</m:t>
              </m:r>
            </w:ins>
          </m:e>
          <m:sub>
            <w:ins w:id="7415" w:author="The Si Tran" w:date="2012-12-06T03:09:00Z">
              <m:r>
                <w:rPr>
                  <w:rFonts w:ascii="Cambria Math" w:hAnsi="Cambria Math"/>
                </w:rPr>
                <m:t>j</m:t>
              </m:r>
            </w:ins>
          </m:sub>
        </m:sSub>
      </m:oMath>
      <w:ins w:id="7416" w:author="The Si Tran" w:date="2012-12-06T03:09:00Z">
        <w:r w:rsidR="00FA0144">
          <w:rPr>
            <w:i/>
          </w:rPr>
          <w:t xml:space="preserve"> </w:t>
        </w:r>
      </w:ins>
      <w:del w:id="7417"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418" w:author="The Si Tran" w:date="2012-12-14T05:39:00Z">
          <w:pPr>
            <w:numPr>
              <w:numId w:val="9"/>
            </w:numPr>
            <w:spacing w:before="0"/>
            <w:ind w:left="2160" w:hanging="360"/>
          </w:pPr>
        </w:pPrChange>
      </w:pPr>
      <w:ins w:id="7419" w:author="The Si Tran" w:date="2012-12-06T03:09:00Z">
        <m:oMath>
          <m:r>
            <w:rPr>
              <w:rFonts w:ascii="Cambria Math" w:hAnsi="Cambria Math"/>
            </w:rPr>
            <m:t>f()</m:t>
          </m:r>
        </m:oMath>
        <w:r w:rsidR="001164BE">
          <w:rPr>
            <w:i/>
          </w:rPr>
          <w:t xml:space="preserve"> </w:t>
        </w:r>
      </w:ins>
      <w:del w:id="7420"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421" w:author="The Si Tran" w:date="2012-12-14T05:39:00Z">
          <w:pPr>
            <w:numPr>
              <w:numId w:val="9"/>
            </w:numPr>
            <w:spacing w:before="0"/>
            <w:ind w:left="2160" w:hanging="360"/>
          </w:pPr>
        </w:pPrChange>
      </w:pPr>
      <w:ins w:id="7422" w:author="The Si Tran" w:date="2012-12-06T03:09:00Z">
        <m:oMath>
          <m:r>
            <w:rPr>
              <w:rFonts w:ascii="Cambria Math" w:hAnsi="Cambria Math"/>
            </w:rPr>
            <m:t>pred</m:t>
          </m:r>
        </m:oMath>
      </w:ins>
      <w:ins w:id="7423" w:author="The Si Tran" w:date="2012-12-06T03:10:00Z">
        <m:oMath>
          <m:r>
            <w:rPr>
              <w:rFonts w:ascii="Cambria Math" w:hAnsi="Cambria Math"/>
            </w:rPr>
            <m:t>(i)</m:t>
          </m:r>
        </m:oMath>
      </w:ins>
      <w:del w:id="7424"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425" w:author="The Si Tran" w:date="2012-12-16T08:25:00Z">
          <w:pPr>
            <w:spacing w:before="0"/>
            <w:ind w:firstLine="720"/>
          </w:pPr>
        </w:pPrChange>
      </w:pPr>
      <w:r w:rsidRPr="0049233F">
        <w:t xml:space="preserve">Giá trị </w:t>
      </w:r>
      <w:del w:id="7426" w:author="The Si Tran" w:date="2012-12-06T03:10:00Z">
        <w:r w:rsidRPr="0049233F" w:rsidDel="00EF4DD4">
          <w:rPr>
            <w:position w:val="-30"/>
            <w:rPrChange w:id="7427" w:author="The Si Tran" w:date="2012-12-05T23:02:00Z">
              <w:rPr>
                <w:position w:val="-30"/>
              </w:rPr>
            </w:rPrChange>
          </w:rPr>
          <w:object w:dxaOrig="400" w:dyaOrig="680" w14:anchorId="37382035">
            <v:shape id="_x0000_i1121" type="#_x0000_t75" style="width:21.75pt;height:44.25pt" o:ole="">
              <v:imagedata r:id="rId244" o:title=""/>
            </v:shape>
            <o:OLEObject Type="Embed" ProgID="Equation.DSMT4" ShapeID="_x0000_i1121" DrawAspect="Content" ObjectID="_1417414721" r:id="rId245"/>
          </w:object>
        </w:r>
      </w:del>
      <m:oMath>
        <m:f>
          <m:fPr>
            <m:ctrlPr>
              <w:ins w:id="7428" w:author="The Si Tran" w:date="2012-12-06T03:10:00Z">
                <w:rPr>
                  <w:rFonts w:ascii="Cambria Math" w:hAnsi="Cambria Math"/>
                  <w:i/>
                  <w:sz w:val="30"/>
                  <w:szCs w:val="30"/>
                </w:rPr>
              </w:ins>
            </m:ctrlPr>
          </m:fPr>
          <m:num>
            <w:ins w:id="7429" w:author="The Si Tran" w:date="2012-12-06T03:10:00Z">
              <m:r>
                <w:rPr>
                  <w:rFonts w:ascii="Cambria Math" w:hAnsi="Cambria Math"/>
                  <w:sz w:val="30"/>
                  <w:szCs w:val="30"/>
                  <w:rPrChange w:id="7430" w:author="The Si Tran" w:date="2012-12-06T03:10:00Z">
                    <w:rPr>
                      <w:rFonts w:ascii="Cambria Math" w:hAnsi="Cambria Math"/>
                      <w:szCs w:val="26"/>
                    </w:rPr>
                  </w:rPrChange>
                </w:rPr>
                <m:t>∂E</m:t>
              </m:r>
            </w:ins>
          </m:num>
          <m:den>
            <w:ins w:id="7431" w:author="The Si Tran" w:date="2012-12-06T03:10:00Z">
              <m:r>
                <w:rPr>
                  <w:rFonts w:ascii="Cambria Math" w:hAnsi="Cambria Math"/>
                  <w:sz w:val="30"/>
                  <w:szCs w:val="30"/>
                  <w:rPrChange w:id="7432" w:author="The Si Tran" w:date="2012-12-06T03:10:00Z">
                    <w:rPr>
                      <w:rFonts w:ascii="Cambria Math" w:hAnsi="Cambria Math"/>
                      <w:szCs w:val="26"/>
                    </w:rPr>
                  </w:rPrChange>
                </w:rPr>
                <m:t>∂</m:t>
              </m:r>
            </w:ins>
            <m:sSub>
              <m:sSubPr>
                <m:ctrlPr>
                  <w:ins w:id="7433" w:author="The Si Tran" w:date="2012-12-06T03:10:00Z">
                    <w:rPr>
                      <w:rFonts w:ascii="Cambria Math" w:hAnsi="Cambria Math"/>
                      <w:i/>
                      <w:sz w:val="30"/>
                      <w:szCs w:val="30"/>
                    </w:rPr>
                  </w:ins>
                </m:ctrlPr>
              </m:sSubPr>
              <m:e>
                <w:ins w:id="7434" w:author="The Si Tran" w:date="2012-12-06T03:10:00Z">
                  <m:r>
                    <w:rPr>
                      <w:rFonts w:ascii="Cambria Math" w:hAnsi="Cambria Math"/>
                      <w:sz w:val="30"/>
                      <w:szCs w:val="30"/>
                      <w:rPrChange w:id="7435" w:author="The Si Tran" w:date="2012-12-06T03:10:00Z">
                        <w:rPr>
                          <w:rFonts w:ascii="Cambria Math" w:hAnsi="Cambria Math"/>
                          <w:szCs w:val="26"/>
                        </w:rPr>
                      </w:rPrChange>
                    </w:rPr>
                    <m:t>o</m:t>
                  </m:r>
                </w:ins>
              </m:e>
              <m:sub>
                <w:ins w:id="7436" w:author="The Si Tran" w:date="2012-12-06T03:10:00Z">
                  <m:r>
                    <w:rPr>
                      <w:rFonts w:ascii="Cambria Math" w:hAnsi="Cambria Math"/>
                      <w:sz w:val="30"/>
                      <w:szCs w:val="30"/>
                      <w:rPrChange w:id="7437" w:author="The Si Tran" w:date="2012-12-06T03:10:00Z">
                        <w:rPr>
                          <w:rFonts w:ascii="Cambria Math" w:hAnsi="Cambria Math"/>
                          <w:szCs w:val="26"/>
                        </w:rPr>
                      </w:rPrChange>
                    </w:rPr>
                    <m:t>i</m:t>
                  </m:r>
                </w:ins>
              </m:sub>
            </m:sSub>
          </m:den>
        </m:f>
      </m:oMath>
      <w:ins w:id="7438"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439" w:author="The Si Tran" w:date="2012-12-06T03:10:00Z"/>
        </w:rPr>
        <w:pPrChange w:id="7440"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BE2D8B">
      <w:pPr>
        <w:pStyle w:val="EquationIndex"/>
        <w:pPrChange w:id="7441" w:author="The Si Tran" w:date="2012-12-15T08:05:00Z">
          <w:pPr>
            <w:pStyle w:val="ListParagraph"/>
            <w:numPr>
              <w:numId w:val="4"/>
            </w:numPr>
            <w:spacing w:after="0" w:line="360" w:lineRule="auto"/>
            <w:ind w:left="0" w:hanging="360"/>
          </w:pPr>
        </w:pPrChange>
      </w:pPr>
      <m:oMathPara>
        <m:oMath>
          <m:f>
            <m:fPr>
              <m:ctrlPr>
                <w:ins w:id="7442" w:author="The Si Tran" w:date="2012-12-06T03:11:00Z">
                  <w:rPr>
                    <w:rFonts w:ascii="Cambria Math" w:hAnsi="Cambria Math"/>
                  </w:rPr>
                </w:ins>
              </m:ctrlPr>
            </m:fPr>
            <m:num>
              <w:ins w:id="7443" w:author="The Si Tran" w:date="2012-12-06T03:11:00Z">
                <m:r>
                  <w:rPr>
                    <w:rFonts w:ascii="Cambria Math" w:hAnsi="Cambria Math"/>
                  </w:rPr>
                  <m:t>∂E</m:t>
                </m:r>
              </w:ins>
            </m:num>
            <m:den>
              <w:ins w:id="7444" w:author="The Si Tran" w:date="2012-12-06T03:11:00Z">
                <m:r>
                  <w:rPr>
                    <w:rFonts w:ascii="Cambria Math" w:hAnsi="Cambria Math"/>
                  </w:rPr>
                  <m:t>∂</m:t>
                </m:r>
              </w:ins>
              <m:sSub>
                <m:sSubPr>
                  <m:ctrlPr>
                    <w:ins w:id="7445" w:author="The Si Tran" w:date="2012-12-06T03:11:00Z">
                      <w:rPr>
                        <w:rFonts w:ascii="Cambria Math" w:hAnsi="Cambria Math"/>
                      </w:rPr>
                    </w:ins>
                  </m:ctrlPr>
                </m:sSubPr>
                <m:e>
                  <w:ins w:id="7446" w:author="The Si Tran" w:date="2012-12-06T03:11:00Z">
                    <m:r>
                      <w:rPr>
                        <w:rFonts w:ascii="Cambria Math" w:hAnsi="Cambria Math"/>
                      </w:rPr>
                      <m:t>o</m:t>
                    </m:r>
                  </w:ins>
                </m:e>
                <m:sub>
                  <w:ins w:id="7447" w:author="The Si Tran" w:date="2012-12-06T03:11:00Z">
                    <m:r>
                      <w:rPr>
                        <w:rFonts w:ascii="Cambria Math" w:hAnsi="Cambria Math"/>
                      </w:rPr>
                      <m:t>i</m:t>
                    </m:r>
                  </w:ins>
                </m:sub>
              </m:sSub>
            </m:den>
          </m:f>
          <w:ins w:id="7448" w:author="The Si Tran" w:date="2012-12-06T03:11:00Z">
            <m:r>
              <m:rPr>
                <m:sty m:val="p"/>
              </m:rPr>
              <w:rPr>
                <w:rFonts w:ascii="Cambria Math" w:hAnsi="Cambria Math"/>
              </w:rPr>
              <m:t>=</m:t>
            </m:r>
          </w:ins>
          <m:f>
            <m:fPr>
              <m:ctrlPr>
                <w:ins w:id="7449" w:author="The Si Tran" w:date="2012-12-06T03:11:00Z">
                  <w:rPr>
                    <w:rFonts w:ascii="Cambria Math" w:hAnsi="Cambria Math"/>
                  </w:rPr>
                </w:ins>
              </m:ctrlPr>
            </m:fPr>
            <m:num>
              <w:ins w:id="7450" w:author="The Si Tran" w:date="2012-12-06T03:11:00Z">
                <m:r>
                  <w:rPr>
                    <w:rFonts w:ascii="Cambria Math" w:hAnsi="Cambria Math"/>
                  </w:rPr>
                  <m:t>∂</m:t>
                </m:r>
              </w:ins>
            </m:num>
            <m:den>
              <w:ins w:id="7451" w:author="The Si Tran" w:date="2012-12-06T03:11:00Z">
                <m:r>
                  <w:rPr>
                    <w:rFonts w:ascii="Cambria Math" w:hAnsi="Cambria Math"/>
                  </w:rPr>
                  <m:t>∂</m:t>
                </m:r>
              </w:ins>
              <m:sSub>
                <m:sSubPr>
                  <m:ctrlPr>
                    <w:ins w:id="7452" w:author="The Si Tran" w:date="2012-12-06T03:11:00Z">
                      <w:rPr>
                        <w:rFonts w:ascii="Cambria Math" w:hAnsi="Cambria Math"/>
                      </w:rPr>
                    </w:ins>
                  </m:ctrlPr>
                </m:sSubPr>
                <m:e>
                  <w:ins w:id="7453" w:author="The Si Tran" w:date="2012-12-06T03:11:00Z">
                    <m:r>
                      <w:rPr>
                        <w:rFonts w:ascii="Cambria Math" w:hAnsi="Cambria Math"/>
                      </w:rPr>
                      <m:t>o</m:t>
                    </m:r>
                  </w:ins>
                </m:e>
                <m:sub>
                  <w:ins w:id="7454" w:author="The Si Tran" w:date="2012-12-06T03:11:00Z">
                    <m:r>
                      <w:rPr>
                        <w:rFonts w:ascii="Cambria Math" w:hAnsi="Cambria Math"/>
                      </w:rPr>
                      <m:t>i</m:t>
                    </m:r>
                  </w:ins>
                </m:sub>
              </m:sSub>
            </m:den>
          </m:f>
          <m:f>
            <m:fPr>
              <m:ctrlPr>
                <w:ins w:id="7455" w:author="The Si Tran" w:date="2012-12-06T03:11:00Z">
                  <w:rPr>
                    <w:rFonts w:ascii="Cambria Math" w:hAnsi="Cambria Math"/>
                  </w:rPr>
                </w:ins>
              </m:ctrlPr>
            </m:fPr>
            <m:num>
              <w:ins w:id="7456" w:author="The Si Tran" w:date="2012-12-06T03:11:00Z">
                <m:r>
                  <m:rPr>
                    <m:sty m:val="p"/>
                  </m:rPr>
                  <w:rPr>
                    <w:rFonts w:ascii="Cambria Math" w:hAnsi="Cambria Math"/>
                  </w:rPr>
                  <m:t>1</m:t>
                </m:r>
              </w:ins>
            </m:num>
            <m:den>
              <w:ins w:id="7457" w:author="The Si Tran" w:date="2012-12-06T03:11:00Z">
                <m:r>
                  <m:rPr>
                    <m:sty m:val="p"/>
                  </m:rPr>
                  <w:rPr>
                    <w:rFonts w:ascii="Cambria Math" w:hAnsi="Cambria Math"/>
                  </w:rPr>
                  <m:t>2</m:t>
                </m:r>
              </w:ins>
            </m:den>
          </m:f>
          <m:nary>
            <m:naryPr>
              <m:chr m:val="∑"/>
              <m:limLoc m:val="subSup"/>
              <m:supHide m:val="1"/>
              <m:ctrlPr>
                <w:ins w:id="7458" w:author="The Si Tran" w:date="2012-12-06T03:11:00Z">
                  <w:rPr>
                    <w:rFonts w:ascii="Cambria Math" w:hAnsi="Cambria Math"/>
                  </w:rPr>
                </w:ins>
              </m:ctrlPr>
            </m:naryPr>
            <m:sub>
              <w:ins w:id="7459"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460" w:author="The Si Tran" w:date="2012-12-06T03:11:00Z">
                      <w:rPr>
                        <w:rFonts w:ascii="Cambria Math" w:hAnsi="Cambria Math"/>
                      </w:rPr>
                    </w:ins>
                  </m:ctrlPr>
                </m:sSupPr>
                <m:e>
                  <w:ins w:id="7461" w:author="The Si Tran" w:date="2012-12-06T03:11:00Z">
                    <m:r>
                      <m:rPr>
                        <m:sty m:val="p"/>
                      </m:rPr>
                      <w:rPr>
                        <w:rFonts w:ascii="Cambria Math" w:hAnsi="Cambria Math"/>
                      </w:rPr>
                      <m:t>(</m:t>
                    </m:r>
                  </w:ins>
                  <m:sSub>
                    <m:sSubPr>
                      <m:ctrlPr>
                        <w:ins w:id="7462" w:author="The Si Tran" w:date="2012-12-06T03:11:00Z">
                          <w:rPr>
                            <w:rFonts w:ascii="Cambria Math" w:hAnsi="Cambria Math"/>
                          </w:rPr>
                        </w:ins>
                      </m:ctrlPr>
                    </m:sSubPr>
                    <m:e>
                      <w:ins w:id="7463" w:author="The Si Tran" w:date="2012-12-06T03:12:00Z">
                        <m:r>
                          <w:rPr>
                            <w:rFonts w:ascii="Cambria Math" w:hAnsi="Cambria Math"/>
                          </w:rPr>
                          <m:t>t</m:t>
                        </m:r>
                      </w:ins>
                    </m:e>
                    <m:sub>
                      <w:ins w:id="7464" w:author="The Si Tran" w:date="2012-12-06T03:12:00Z">
                        <m:r>
                          <w:rPr>
                            <w:rFonts w:ascii="Cambria Math" w:hAnsi="Cambria Math"/>
                          </w:rPr>
                          <m:t>k</m:t>
                        </m:r>
                      </w:ins>
                    </m:sub>
                  </m:sSub>
                  <w:ins w:id="7465" w:author="The Si Tran" w:date="2012-12-06T03:12:00Z">
                    <m:r>
                      <m:rPr>
                        <m:sty m:val="p"/>
                      </m:rPr>
                      <w:rPr>
                        <w:rFonts w:ascii="Cambria Math" w:hAnsi="Cambria Math"/>
                      </w:rPr>
                      <m:t>-</m:t>
                    </m:r>
                  </w:ins>
                  <m:sSub>
                    <m:sSubPr>
                      <m:ctrlPr>
                        <w:ins w:id="7466" w:author="The Si Tran" w:date="2012-12-06T03:12:00Z">
                          <w:rPr>
                            <w:rFonts w:ascii="Cambria Math" w:hAnsi="Cambria Math"/>
                          </w:rPr>
                        </w:ins>
                      </m:ctrlPr>
                    </m:sSubPr>
                    <m:e>
                      <w:ins w:id="7467" w:author="The Si Tran" w:date="2012-12-06T03:12:00Z">
                        <m:r>
                          <w:rPr>
                            <w:rFonts w:ascii="Cambria Math" w:hAnsi="Cambria Math"/>
                          </w:rPr>
                          <m:t>o</m:t>
                        </m:r>
                      </w:ins>
                    </m:e>
                    <m:sub>
                      <w:ins w:id="7468" w:author="The Si Tran" w:date="2012-12-06T03:12:00Z">
                        <m:r>
                          <w:rPr>
                            <w:rFonts w:ascii="Cambria Math" w:hAnsi="Cambria Math"/>
                          </w:rPr>
                          <m:t>k</m:t>
                        </m:r>
                      </w:ins>
                    </m:sub>
                  </m:sSub>
                  <w:ins w:id="7469" w:author="The Si Tran" w:date="2012-12-06T03:11:00Z">
                    <m:r>
                      <m:rPr>
                        <m:sty m:val="p"/>
                      </m:rPr>
                      <w:rPr>
                        <w:rFonts w:ascii="Cambria Math" w:hAnsi="Cambria Math"/>
                      </w:rPr>
                      <m:t>)</m:t>
                    </m:r>
                  </w:ins>
                </m:e>
                <m:sup>
                  <w:ins w:id="7470"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471" w:author="The Si Tran" w:date="2012-12-06T03:13:00Z"/>
          <w:rFonts w:ascii="Times New Roman" w:hAnsi="Times New Roman"/>
          <w:sz w:val="26"/>
          <w:szCs w:val="26"/>
        </w:rPr>
      </w:pPr>
      <w:ins w:id="7472" w:author="The Si Tran" w:date="2012-12-14T05:40:00Z">
        <w:r w:rsidRPr="000C3A28">
          <w:rPr>
            <w:noProof/>
            <w:szCs w:val="26"/>
            <w:rPrChange w:id="7473" w:author="Unknown">
              <w:rPr>
                <w:noProof/>
              </w:rPr>
            </w:rPrChange>
          </w:rPr>
          <mc:AlternateContent>
            <mc:Choice Requires="wps">
              <w:drawing>
                <wp:anchor distT="0" distB="0" distL="114300" distR="114300" simplePos="0" relativeHeight="251592192" behindDoc="1" locked="0" layoutInCell="1" allowOverlap="1" wp14:anchorId="0B6A6565" wp14:editId="6022F633">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B90956" w:rsidRDefault="00B90956">
                              <w:pPr>
                                <w:pStyle w:val="EquationIndex"/>
                                <w:pPrChange w:id="7474" w:author="The Si Tran" w:date="2012-12-16T17:31:00Z">
                                  <w:pPr/>
                                </w:pPrChange>
                              </w:pPr>
                              <w:ins w:id="7475" w:author="The Si Tran" w:date="2012-12-06T02:41:00Z">
                                <w:r>
                                  <w:t>(4.</w:t>
                                </w:r>
                              </w:ins>
                              <w:ins w:id="7476" w:author="The Si Tran" w:date="2012-12-06T02:44:00Z">
                                <w:r>
                                  <w:t>8</w:t>
                                </w:r>
                              </w:ins>
                              <w:ins w:id="747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B90956" w:rsidRDefault="00B90956">
                        <w:pPr>
                          <w:pStyle w:val="EquationIndex"/>
                          <w:pPrChange w:id="7478" w:author="The Si Tran" w:date="2012-12-16T17:31:00Z">
                            <w:pPr/>
                          </w:pPrChange>
                        </w:pPr>
                        <w:ins w:id="7479" w:author="The Si Tran" w:date="2012-12-06T02:41:00Z">
                          <w:r>
                            <w:t>(4.</w:t>
                          </w:r>
                        </w:ins>
                        <w:ins w:id="7480" w:author="The Si Tran" w:date="2012-12-06T02:44:00Z">
                          <w:r>
                            <w:t>8</w:t>
                          </w:r>
                        </w:ins>
                        <w:ins w:id="7481"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482"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8.25pt;height:50.25pt" o:ole="">
              <v:imagedata r:id="rId246" o:title=""/>
            </v:shape>
            <o:OLEObject Type="Embed" ProgID="Equation.DSMT4" ShapeID="_x0000_i1122" DrawAspect="Content" ObjectID="_1417414722" r:id="rId247"/>
          </w:object>
        </w:r>
      </w:del>
    </w:p>
    <w:p w14:paraId="1DD0E63D" w14:textId="5A6E6883" w:rsidR="0088753F" w:rsidRDefault="0088753F" w:rsidP="0088753F">
      <w:pPr>
        <w:pStyle w:val="ListParagraph"/>
        <w:spacing w:after="0" w:line="360" w:lineRule="auto"/>
        <w:ind w:left="0"/>
        <w:rPr>
          <w:ins w:id="7483"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484" w:author="The Si Tran" w:date="2012-12-06T03:13:00Z">
                <w:rPr>
                  <w:rFonts w:ascii="Cambria Math" w:eastAsia="Times New Roman" w:hAnsi="Cambria Math"/>
                  <w:i/>
                  <w:sz w:val="26"/>
                  <w:szCs w:val="26"/>
                </w:rPr>
              </w:ins>
            </m:ctrlPr>
          </m:fPr>
          <m:num>
            <w:ins w:id="7485" w:author="The Si Tran" w:date="2012-12-06T03:13:00Z">
              <m:r>
                <w:rPr>
                  <w:rFonts w:ascii="Cambria Math" w:eastAsia="Times New Roman" w:hAnsi="Cambria Math"/>
                  <w:sz w:val="26"/>
                  <w:szCs w:val="26"/>
                </w:rPr>
                <m:t>∂</m:t>
              </m:r>
            </w:ins>
          </m:num>
          <m:den>
            <w:ins w:id="7486" w:author="The Si Tran" w:date="2012-12-06T03:13:00Z">
              <m:r>
                <w:rPr>
                  <w:rFonts w:ascii="Cambria Math" w:eastAsia="Times New Roman" w:hAnsi="Cambria Math"/>
                  <w:sz w:val="26"/>
                  <w:szCs w:val="26"/>
                </w:rPr>
                <m:t>∂</m:t>
              </m:r>
            </w:ins>
            <m:sSub>
              <m:sSubPr>
                <m:ctrlPr>
                  <w:ins w:id="7487" w:author="The Si Tran" w:date="2012-12-06T03:13:00Z">
                    <w:rPr>
                      <w:rFonts w:ascii="Cambria Math" w:eastAsia="Times New Roman" w:hAnsi="Cambria Math"/>
                      <w:i/>
                      <w:sz w:val="26"/>
                      <w:szCs w:val="26"/>
                    </w:rPr>
                  </w:ins>
                </m:ctrlPr>
              </m:sSubPr>
              <m:e>
                <w:ins w:id="7488" w:author="The Si Tran" w:date="2012-12-06T03:13:00Z">
                  <m:r>
                    <w:rPr>
                      <w:rFonts w:ascii="Cambria Math" w:eastAsia="Times New Roman" w:hAnsi="Cambria Math"/>
                      <w:sz w:val="26"/>
                      <w:szCs w:val="26"/>
                    </w:rPr>
                    <m:t>o</m:t>
                  </m:r>
                </w:ins>
              </m:e>
              <m:sub>
                <w:ins w:id="7489" w:author="The Si Tran" w:date="2012-12-06T03:13:00Z">
                  <m:r>
                    <w:rPr>
                      <w:rFonts w:ascii="Cambria Math" w:eastAsia="Times New Roman" w:hAnsi="Cambria Math"/>
                      <w:sz w:val="26"/>
                      <w:szCs w:val="26"/>
                    </w:rPr>
                    <m:t>i</m:t>
                  </m:r>
                </w:ins>
              </m:sub>
            </m:sSub>
          </m:den>
        </m:f>
        <m:sSup>
          <m:sSupPr>
            <m:ctrlPr>
              <w:ins w:id="7490" w:author="The Si Tran" w:date="2012-12-06T03:13:00Z">
                <w:rPr>
                  <w:rFonts w:ascii="Cambria Math" w:eastAsia="Times New Roman" w:hAnsi="Cambria Math"/>
                  <w:i/>
                  <w:sz w:val="26"/>
                  <w:szCs w:val="26"/>
                </w:rPr>
              </w:ins>
            </m:ctrlPr>
          </m:sSupPr>
          <m:e>
            <w:ins w:id="7491" w:author="The Si Tran" w:date="2012-12-06T03:13:00Z">
              <m:r>
                <w:rPr>
                  <w:rFonts w:ascii="Cambria Math" w:eastAsia="Times New Roman" w:hAnsi="Cambria Math"/>
                  <w:sz w:val="26"/>
                  <w:szCs w:val="26"/>
                </w:rPr>
                <m:t>(</m:t>
              </m:r>
            </w:ins>
            <m:sSub>
              <m:sSubPr>
                <m:ctrlPr>
                  <w:ins w:id="7492" w:author="The Si Tran" w:date="2012-12-06T03:13:00Z">
                    <w:rPr>
                      <w:rFonts w:ascii="Cambria Math" w:eastAsia="Times New Roman" w:hAnsi="Cambria Math"/>
                      <w:i/>
                      <w:sz w:val="26"/>
                      <w:szCs w:val="26"/>
                    </w:rPr>
                  </w:ins>
                </m:ctrlPr>
              </m:sSubPr>
              <m:e>
                <w:ins w:id="7493" w:author="The Si Tran" w:date="2012-12-06T03:13:00Z">
                  <m:r>
                    <w:rPr>
                      <w:rFonts w:ascii="Cambria Math" w:eastAsia="Times New Roman" w:hAnsi="Cambria Math"/>
                      <w:sz w:val="26"/>
                      <w:szCs w:val="26"/>
                    </w:rPr>
                    <m:t>t</m:t>
                  </m:r>
                </w:ins>
              </m:e>
              <m:sub>
                <w:ins w:id="7494" w:author="The Si Tran" w:date="2012-12-06T03:13:00Z">
                  <m:r>
                    <w:rPr>
                      <w:rFonts w:ascii="Cambria Math" w:eastAsia="Times New Roman" w:hAnsi="Cambria Math"/>
                      <w:sz w:val="26"/>
                      <w:szCs w:val="26"/>
                    </w:rPr>
                    <m:t>k</m:t>
                  </m:r>
                </w:ins>
              </m:sub>
            </m:sSub>
            <w:ins w:id="7495" w:author="The Si Tran" w:date="2012-12-06T03:13:00Z">
              <m:r>
                <w:rPr>
                  <w:rFonts w:ascii="Cambria Math" w:eastAsia="Times New Roman" w:hAnsi="Cambria Math"/>
                  <w:sz w:val="26"/>
                  <w:szCs w:val="26"/>
                </w:rPr>
                <m:t>-</m:t>
              </m:r>
            </w:ins>
            <m:sSub>
              <m:sSubPr>
                <m:ctrlPr>
                  <w:ins w:id="7496" w:author="The Si Tran" w:date="2012-12-06T03:13:00Z">
                    <w:rPr>
                      <w:rFonts w:ascii="Cambria Math" w:eastAsia="Times New Roman" w:hAnsi="Cambria Math"/>
                      <w:i/>
                      <w:sz w:val="26"/>
                      <w:szCs w:val="26"/>
                    </w:rPr>
                  </w:ins>
                </m:ctrlPr>
              </m:sSubPr>
              <m:e>
                <w:ins w:id="7497" w:author="The Si Tran" w:date="2012-12-06T03:13:00Z">
                  <m:r>
                    <w:rPr>
                      <w:rFonts w:ascii="Cambria Math" w:eastAsia="Times New Roman" w:hAnsi="Cambria Math"/>
                      <w:sz w:val="26"/>
                      <w:szCs w:val="26"/>
                    </w:rPr>
                    <m:t>o</m:t>
                  </m:r>
                </w:ins>
              </m:e>
              <m:sub>
                <w:ins w:id="7498" w:author="The Si Tran" w:date="2012-12-06T03:13:00Z">
                  <m:r>
                    <w:rPr>
                      <w:rFonts w:ascii="Cambria Math" w:eastAsia="Times New Roman" w:hAnsi="Cambria Math"/>
                      <w:sz w:val="26"/>
                      <w:szCs w:val="26"/>
                    </w:rPr>
                    <m:t>k</m:t>
                  </m:r>
                </w:ins>
              </m:sub>
            </m:sSub>
            <w:ins w:id="7499" w:author="The Si Tran" w:date="2012-12-06T03:13:00Z">
              <m:r>
                <w:rPr>
                  <w:rFonts w:ascii="Cambria Math" w:eastAsia="Times New Roman" w:hAnsi="Cambria Math"/>
                  <w:sz w:val="26"/>
                  <w:szCs w:val="26"/>
                </w:rPr>
                <m:t>)</m:t>
              </m:r>
            </w:ins>
          </m:e>
          <m:sup>
            <w:ins w:id="7500" w:author="The Si Tran" w:date="2012-12-06T03:13:00Z">
              <m:r>
                <w:rPr>
                  <w:rFonts w:ascii="Cambria Math" w:eastAsia="Times New Roman" w:hAnsi="Cambria Math"/>
                  <w:sz w:val="26"/>
                  <w:szCs w:val="26"/>
                </w:rPr>
                <m:t>2</m:t>
              </m:r>
            </w:ins>
          </m:sup>
        </m:sSup>
      </m:oMath>
      <w:del w:id="7501"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75pt" o:ole="">
              <v:imagedata r:id="rId248" o:title=""/>
            </v:shape>
            <o:OLEObject Type="Embed" ProgID="Equation.DSMT4" ShapeID="_x0000_i1123" DrawAspect="Content" ObjectID="_1417414723"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502" w:author="The Si Tran" w:date="2012-12-14T05:40:00Z">
        <w:r w:rsidR="00BC0EFC">
          <w:rPr>
            <w:rFonts w:ascii="Times New Roman" w:hAnsi="Times New Roman"/>
            <w:sz w:val="26"/>
            <w:szCs w:val="26"/>
          </w:rPr>
          <w:t xml:space="preserve"> </w:t>
        </w:r>
      </w:ins>
    </w:p>
    <w:p w14:paraId="721D6D33" w14:textId="706DA5D1" w:rsidR="00EF4DD4" w:rsidRPr="00097101" w:rsidRDefault="00BE2D8B">
      <w:pPr>
        <w:pStyle w:val="EquationIndex"/>
        <w:pPrChange w:id="7503" w:author="The Si Tran" w:date="2012-12-15T08:05:00Z">
          <w:pPr>
            <w:pStyle w:val="ListParagraph"/>
            <w:spacing w:after="0" w:line="360" w:lineRule="auto"/>
            <w:ind w:left="0"/>
          </w:pPr>
        </w:pPrChange>
      </w:pPr>
      <m:oMathPara>
        <m:oMathParaPr>
          <m:jc m:val="center"/>
        </m:oMathParaPr>
        <m:oMath>
          <m:f>
            <m:fPr>
              <m:ctrlPr>
                <w:ins w:id="7504" w:author="The Si Tran" w:date="2012-12-06T03:13:00Z">
                  <w:rPr>
                    <w:rFonts w:ascii="Cambria Math" w:hAnsi="Cambria Math"/>
                  </w:rPr>
                </w:ins>
              </m:ctrlPr>
            </m:fPr>
            <m:num>
              <w:ins w:id="7505" w:author="The Si Tran" w:date="2012-12-06T03:13:00Z">
                <m:r>
                  <w:rPr>
                    <w:rFonts w:ascii="Cambria Math" w:hAnsi="Cambria Math"/>
                  </w:rPr>
                  <m:t>∂E</m:t>
                </m:r>
              </w:ins>
            </m:num>
            <m:den>
              <w:ins w:id="7506" w:author="The Si Tran" w:date="2012-12-06T03:13:00Z">
                <m:r>
                  <w:rPr>
                    <w:rFonts w:ascii="Cambria Math" w:hAnsi="Cambria Math"/>
                  </w:rPr>
                  <m:t>∂</m:t>
                </m:r>
              </w:ins>
              <m:sSub>
                <m:sSubPr>
                  <m:ctrlPr>
                    <w:ins w:id="7507" w:author="The Si Tran" w:date="2012-12-06T03:13:00Z">
                      <w:rPr>
                        <w:rFonts w:ascii="Cambria Math" w:hAnsi="Cambria Math"/>
                      </w:rPr>
                    </w:ins>
                  </m:ctrlPr>
                </m:sSubPr>
                <m:e>
                  <w:ins w:id="7508" w:author="The Si Tran" w:date="2012-12-06T03:13:00Z">
                    <m:r>
                      <w:rPr>
                        <w:rFonts w:ascii="Cambria Math" w:hAnsi="Cambria Math"/>
                      </w:rPr>
                      <m:t>o</m:t>
                    </m:r>
                  </w:ins>
                </m:e>
                <m:sub>
                  <w:ins w:id="7509" w:author="The Si Tran" w:date="2012-12-06T03:13:00Z">
                    <m:r>
                      <w:rPr>
                        <w:rFonts w:ascii="Cambria Math" w:hAnsi="Cambria Math"/>
                      </w:rPr>
                      <m:t>i</m:t>
                    </m:r>
                  </w:ins>
                </m:sub>
              </m:sSub>
            </m:den>
          </m:f>
          <w:ins w:id="7510" w:author="The Si Tran" w:date="2012-12-06T03:13:00Z">
            <m:r>
              <m:rPr>
                <m:sty m:val="p"/>
              </m:rPr>
              <w:rPr>
                <w:rFonts w:ascii="Cambria Math" w:hAnsi="Cambria Math"/>
              </w:rPr>
              <m:t>=</m:t>
            </m:r>
          </w:ins>
          <m:f>
            <m:fPr>
              <m:ctrlPr>
                <w:ins w:id="7511" w:author="The Si Tran" w:date="2012-12-06T03:14:00Z">
                  <w:rPr>
                    <w:rFonts w:ascii="Cambria Math" w:hAnsi="Cambria Math"/>
                  </w:rPr>
                </w:ins>
              </m:ctrlPr>
            </m:fPr>
            <m:num>
              <w:ins w:id="7512" w:author="The Si Tran" w:date="2012-12-06T03:14:00Z">
                <m:r>
                  <w:rPr>
                    <w:rFonts w:ascii="Cambria Math" w:hAnsi="Cambria Math"/>
                  </w:rPr>
                  <m:t>∂</m:t>
                </m:r>
              </w:ins>
            </m:num>
            <m:den>
              <w:ins w:id="7513" w:author="The Si Tran" w:date="2012-12-06T03:14:00Z">
                <m:r>
                  <w:rPr>
                    <w:rFonts w:ascii="Cambria Math" w:hAnsi="Cambria Math"/>
                  </w:rPr>
                  <m:t>∂</m:t>
                </m:r>
              </w:ins>
              <m:sSub>
                <m:sSubPr>
                  <m:ctrlPr>
                    <w:ins w:id="7514" w:author="The Si Tran" w:date="2012-12-06T03:14:00Z">
                      <w:rPr>
                        <w:rFonts w:ascii="Cambria Math" w:hAnsi="Cambria Math"/>
                      </w:rPr>
                    </w:ins>
                  </m:ctrlPr>
                </m:sSubPr>
                <m:e>
                  <w:ins w:id="7515" w:author="The Si Tran" w:date="2012-12-06T03:14:00Z">
                    <m:r>
                      <w:rPr>
                        <w:rFonts w:ascii="Cambria Math" w:hAnsi="Cambria Math"/>
                      </w:rPr>
                      <m:t>o</m:t>
                    </m:r>
                  </w:ins>
                </m:e>
                <m:sub>
                  <w:ins w:id="7516" w:author="The Si Tran" w:date="2012-12-06T03:14:00Z">
                    <m:r>
                      <w:rPr>
                        <w:rFonts w:ascii="Cambria Math" w:hAnsi="Cambria Math"/>
                      </w:rPr>
                      <m:t>i</m:t>
                    </m:r>
                  </w:ins>
                </m:sub>
              </m:sSub>
            </m:den>
          </m:f>
          <m:sSup>
            <m:sSupPr>
              <m:ctrlPr>
                <w:ins w:id="7517" w:author="The Si Tran" w:date="2012-12-06T03:14:00Z">
                  <w:rPr>
                    <w:rFonts w:ascii="Cambria Math" w:hAnsi="Cambria Math"/>
                  </w:rPr>
                </w:ins>
              </m:ctrlPr>
            </m:sSupPr>
            <m:e>
              <w:ins w:id="7518" w:author="The Si Tran" w:date="2012-12-06T03:14:00Z">
                <m:r>
                  <m:rPr>
                    <m:sty m:val="p"/>
                  </m:rPr>
                  <w:rPr>
                    <w:rFonts w:ascii="Cambria Math" w:hAnsi="Cambria Math"/>
                  </w:rPr>
                  <m:t>(</m:t>
                </m:r>
              </w:ins>
              <m:sSub>
                <m:sSubPr>
                  <m:ctrlPr>
                    <w:ins w:id="7519" w:author="The Si Tran" w:date="2012-12-06T03:14:00Z">
                      <w:rPr>
                        <w:rFonts w:ascii="Cambria Math" w:hAnsi="Cambria Math"/>
                      </w:rPr>
                    </w:ins>
                  </m:ctrlPr>
                </m:sSubPr>
                <m:e>
                  <w:ins w:id="7520" w:author="The Si Tran" w:date="2012-12-06T03:14:00Z">
                    <m:r>
                      <w:rPr>
                        <w:rFonts w:ascii="Cambria Math" w:hAnsi="Cambria Math"/>
                      </w:rPr>
                      <m:t>t</m:t>
                    </m:r>
                  </w:ins>
                </m:e>
                <m:sub>
                  <w:ins w:id="7521" w:author="The Si Tran" w:date="2012-12-06T03:14:00Z">
                    <m:r>
                      <w:rPr>
                        <w:rFonts w:ascii="Cambria Math" w:hAnsi="Cambria Math"/>
                      </w:rPr>
                      <m:t>i</m:t>
                    </m:r>
                  </w:ins>
                </m:sub>
              </m:sSub>
              <w:ins w:id="7522" w:author="The Si Tran" w:date="2012-12-06T03:14:00Z">
                <m:r>
                  <m:rPr>
                    <m:sty m:val="p"/>
                  </m:rPr>
                  <w:rPr>
                    <w:rFonts w:ascii="Cambria Math" w:hAnsi="Cambria Math"/>
                  </w:rPr>
                  <m:t>-</m:t>
                </m:r>
              </w:ins>
              <m:sSub>
                <m:sSubPr>
                  <m:ctrlPr>
                    <w:ins w:id="7523" w:author="The Si Tran" w:date="2012-12-06T03:14:00Z">
                      <w:rPr>
                        <w:rFonts w:ascii="Cambria Math" w:hAnsi="Cambria Math"/>
                      </w:rPr>
                    </w:ins>
                  </m:ctrlPr>
                </m:sSubPr>
                <m:e>
                  <w:ins w:id="7524" w:author="The Si Tran" w:date="2012-12-06T03:14:00Z">
                    <m:r>
                      <w:rPr>
                        <w:rFonts w:ascii="Cambria Math" w:hAnsi="Cambria Math"/>
                      </w:rPr>
                      <m:t>o</m:t>
                    </m:r>
                  </w:ins>
                </m:e>
                <m:sub>
                  <w:ins w:id="7525" w:author="The Si Tran" w:date="2012-12-06T03:14:00Z">
                    <m:r>
                      <w:rPr>
                        <w:rFonts w:ascii="Cambria Math" w:hAnsi="Cambria Math"/>
                      </w:rPr>
                      <m:t>i</m:t>
                    </m:r>
                  </w:ins>
                </m:sub>
              </m:sSub>
              <w:ins w:id="7526" w:author="The Si Tran" w:date="2012-12-06T03:14:00Z">
                <m:r>
                  <m:rPr>
                    <m:sty m:val="p"/>
                  </m:rPr>
                  <w:rPr>
                    <w:rFonts w:ascii="Cambria Math" w:hAnsi="Cambria Math"/>
                  </w:rPr>
                  <m:t>)</m:t>
                </m:r>
              </w:ins>
            </m:e>
            <m:sup>
              <w:ins w:id="7527" w:author="The Si Tran" w:date="2012-12-06T03:14:00Z">
                <m:r>
                  <m:rPr>
                    <m:sty m:val="p"/>
                  </m:rPr>
                  <w:rPr>
                    <w:rFonts w:ascii="Cambria Math" w:hAnsi="Cambria Math"/>
                  </w:rPr>
                  <m:t>2</m:t>
                </m:r>
              </w:ins>
            </m:sup>
          </m:sSup>
          <w:ins w:id="7528" w:author="The Si Tran" w:date="2012-12-06T03:14:00Z">
            <m:r>
              <m:rPr>
                <m:sty m:val="p"/>
              </m:rPr>
              <w:rPr>
                <w:rFonts w:ascii="Cambria Math" w:hAnsi="Cambria Math"/>
              </w:rPr>
              <m:t>=</m:t>
            </m:r>
          </w:ins>
          <m:f>
            <m:fPr>
              <m:ctrlPr>
                <w:ins w:id="7529" w:author="The Si Tran" w:date="2012-12-06T03:14:00Z">
                  <w:rPr>
                    <w:rFonts w:ascii="Cambria Math" w:hAnsi="Cambria Math"/>
                  </w:rPr>
                </w:ins>
              </m:ctrlPr>
            </m:fPr>
            <m:num>
              <w:ins w:id="7530" w:author="The Si Tran" w:date="2012-12-06T03:14:00Z">
                <m:r>
                  <m:rPr>
                    <m:sty m:val="p"/>
                  </m:rPr>
                  <w:rPr>
                    <w:rFonts w:ascii="Cambria Math" w:hAnsi="Cambria Math"/>
                  </w:rPr>
                  <m:t>1</m:t>
                </m:r>
              </w:ins>
            </m:num>
            <m:den>
              <w:ins w:id="7531" w:author="The Si Tran" w:date="2012-12-06T03:14:00Z">
                <m:r>
                  <m:rPr>
                    <m:sty m:val="p"/>
                  </m:rPr>
                  <w:rPr>
                    <w:rFonts w:ascii="Cambria Math" w:hAnsi="Cambria Math"/>
                  </w:rPr>
                  <m:t>2</m:t>
                </m:r>
              </w:ins>
            </m:den>
          </m:f>
          <w:ins w:id="7532" w:author="The Si Tran" w:date="2012-12-06T03:14:00Z">
            <m:r>
              <m:rPr>
                <m:sty m:val="p"/>
              </m:rPr>
              <w:rPr>
                <w:rFonts w:ascii="Cambria Math" w:hAnsi="Cambria Math"/>
              </w:rPr>
              <m:t>2</m:t>
            </m:r>
          </w:ins>
          <m:d>
            <m:dPr>
              <m:ctrlPr>
                <w:ins w:id="7533" w:author="The Si Tran" w:date="2012-12-06T03:14:00Z">
                  <w:rPr>
                    <w:rFonts w:ascii="Cambria Math" w:hAnsi="Cambria Math"/>
                  </w:rPr>
                </w:ins>
              </m:ctrlPr>
            </m:dPr>
            <m:e>
              <m:sSub>
                <m:sSubPr>
                  <m:ctrlPr>
                    <w:ins w:id="7534" w:author="The Si Tran" w:date="2012-12-06T03:14:00Z">
                      <w:rPr>
                        <w:rFonts w:ascii="Cambria Math" w:hAnsi="Cambria Math"/>
                      </w:rPr>
                    </w:ins>
                  </m:ctrlPr>
                </m:sSubPr>
                <m:e>
                  <w:ins w:id="7535" w:author="The Si Tran" w:date="2012-12-06T03:14:00Z">
                    <m:r>
                      <w:rPr>
                        <w:rFonts w:ascii="Cambria Math" w:hAnsi="Cambria Math"/>
                      </w:rPr>
                      <m:t>t</m:t>
                    </m:r>
                  </w:ins>
                </m:e>
                <m:sub>
                  <w:ins w:id="7536" w:author="The Si Tran" w:date="2012-12-06T03:14:00Z">
                    <m:r>
                      <w:rPr>
                        <w:rFonts w:ascii="Cambria Math" w:hAnsi="Cambria Math"/>
                      </w:rPr>
                      <m:t>i</m:t>
                    </m:r>
                  </w:ins>
                </m:sub>
              </m:sSub>
              <w:ins w:id="7537" w:author="The Si Tran" w:date="2012-12-06T03:14:00Z">
                <m:r>
                  <m:rPr>
                    <m:sty m:val="p"/>
                  </m:rPr>
                  <w:rPr>
                    <w:rFonts w:ascii="Cambria Math" w:hAnsi="Cambria Math"/>
                  </w:rPr>
                  <m:t>-</m:t>
                </m:r>
              </w:ins>
              <m:sSub>
                <m:sSubPr>
                  <m:ctrlPr>
                    <w:ins w:id="7538" w:author="The Si Tran" w:date="2012-12-06T03:14:00Z">
                      <w:rPr>
                        <w:rFonts w:ascii="Cambria Math" w:hAnsi="Cambria Math"/>
                      </w:rPr>
                    </w:ins>
                  </m:ctrlPr>
                </m:sSubPr>
                <m:e>
                  <w:ins w:id="7539" w:author="The Si Tran" w:date="2012-12-06T03:14:00Z">
                    <m:r>
                      <w:rPr>
                        <w:rFonts w:ascii="Cambria Math" w:hAnsi="Cambria Math"/>
                      </w:rPr>
                      <m:t>o</m:t>
                    </m:r>
                  </w:ins>
                </m:e>
                <m:sub>
                  <w:ins w:id="7540" w:author="The Si Tran" w:date="2012-12-06T03:14:00Z">
                    <m:r>
                      <w:rPr>
                        <w:rFonts w:ascii="Cambria Math" w:hAnsi="Cambria Math"/>
                      </w:rPr>
                      <m:t>i</m:t>
                    </m:r>
                  </w:ins>
                </m:sub>
              </m:sSub>
            </m:e>
          </m:d>
          <m:f>
            <m:fPr>
              <m:ctrlPr>
                <w:ins w:id="7541" w:author="The Si Tran" w:date="2012-12-06T03:14:00Z">
                  <w:rPr>
                    <w:rFonts w:ascii="Cambria Math" w:hAnsi="Cambria Math"/>
                  </w:rPr>
                </w:ins>
              </m:ctrlPr>
            </m:fPr>
            <m:num>
              <w:ins w:id="7542" w:author="The Si Tran" w:date="2012-12-06T03:14:00Z">
                <m:r>
                  <w:rPr>
                    <w:rFonts w:ascii="Cambria Math" w:hAnsi="Cambria Math"/>
                  </w:rPr>
                  <m:t>∂</m:t>
                </m:r>
              </w:ins>
              <m:d>
                <m:dPr>
                  <m:ctrlPr>
                    <w:ins w:id="7543" w:author="The Si Tran" w:date="2012-12-06T03:14:00Z">
                      <w:rPr>
                        <w:rFonts w:ascii="Cambria Math" w:hAnsi="Cambria Math"/>
                      </w:rPr>
                    </w:ins>
                  </m:ctrlPr>
                </m:dPr>
                <m:e>
                  <m:sSub>
                    <m:sSubPr>
                      <m:ctrlPr>
                        <w:ins w:id="7544" w:author="The Si Tran" w:date="2012-12-06T03:14:00Z">
                          <w:rPr>
                            <w:rFonts w:ascii="Cambria Math" w:hAnsi="Cambria Math"/>
                          </w:rPr>
                        </w:ins>
                      </m:ctrlPr>
                    </m:sSubPr>
                    <m:e>
                      <w:ins w:id="7545" w:author="The Si Tran" w:date="2012-12-06T03:14:00Z">
                        <m:r>
                          <w:rPr>
                            <w:rFonts w:ascii="Cambria Math" w:hAnsi="Cambria Math"/>
                          </w:rPr>
                          <m:t>t</m:t>
                        </m:r>
                      </w:ins>
                    </m:e>
                    <m:sub>
                      <w:ins w:id="7546" w:author="The Si Tran" w:date="2012-12-06T03:14:00Z">
                        <m:r>
                          <w:rPr>
                            <w:rFonts w:ascii="Cambria Math" w:hAnsi="Cambria Math"/>
                          </w:rPr>
                          <m:t>i</m:t>
                        </m:r>
                      </w:ins>
                    </m:sub>
                  </m:sSub>
                  <w:ins w:id="7547" w:author="The Si Tran" w:date="2012-12-06T03:14:00Z">
                    <m:r>
                      <m:rPr>
                        <m:sty m:val="p"/>
                      </m:rPr>
                      <w:rPr>
                        <w:rFonts w:ascii="Cambria Math" w:hAnsi="Cambria Math"/>
                      </w:rPr>
                      <m:t>-</m:t>
                    </m:r>
                  </w:ins>
                  <m:sSub>
                    <m:sSubPr>
                      <m:ctrlPr>
                        <w:ins w:id="7548" w:author="The Si Tran" w:date="2012-12-06T03:14:00Z">
                          <w:rPr>
                            <w:rFonts w:ascii="Cambria Math" w:hAnsi="Cambria Math"/>
                          </w:rPr>
                        </w:ins>
                      </m:ctrlPr>
                    </m:sSubPr>
                    <m:e>
                      <w:ins w:id="7549" w:author="The Si Tran" w:date="2012-12-06T03:14:00Z">
                        <m:r>
                          <w:rPr>
                            <w:rFonts w:ascii="Cambria Math" w:hAnsi="Cambria Math"/>
                          </w:rPr>
                          <m:t>o</m:t>
                        </m:r>
                      </w:ins>
                    </m:e>
                    <m:sub>
                      <w:ins w:id="7550" w:author="The Si Tran" w:date="2012-12-06T03:14:00Z">
                        <m:r>
                          <w:rPr>
                            <w:rFonts w:ascii="Cambria Math" w:hAnsi="Cambria Math"/>
                          </w:rPr>
                          <m:t>i</m:t>
                        </m:r>
                      </w:ins>
                    </m:sub>
                  </m:sSub>
                </m:e>
              </m:d>
            </m:num>
            <m:den>
              <w:ins w:id="7551" w:author="The Si Tran" w:date="2012-12-06T03:14:00Z">
                <m:r>
                  <w:rPr>
                    <w:rFonts w:ascii="Cambria Math" w:hAnsi="Cambria Math"/>
                  </w:rPr>
                  <m:t>∂</m:t>
                </m:r>
              </w:ins>
              <m:sSub>
                <m:sSubPr>
                  <m:ctrlPr>
                    <w:ins w:id="7552" w:author="The Si Tran" w:date="2012-12-06T03:15:00Z">
                      <w:rPr>
                        <w:rFonts w:ascii="Cambria Math" w:hAnsi="Cambria Math"/>
                      </w:rPr>
                    </w:ins>
                  </m:ctrlPr>
                </m:sSubPr>
                <m:e>
                  <w:ins w:id="7553" w:author="The Si Tran" w:date="2012-12-06T03:15:00Z">
                    <m:r>
                      <w:rPr>
                        <w:rFonts w:ascii="Cambria Math" w:hAnsi="Cambria Math"/>
                      </w:rPr>
                      <m:t>o</m:t>
                    </m:r>
                  </w:ins>
                </m:e>
                <m:sub>
                  <w:ins w:id="7554" w:author="The Si Tran" w:date="2012-12-06T03:15:00Z">
                    <m:r>
                      <w:rPr>
                        <w:rFonts w:ascii="Cambria Math" w:hAnsi="Cambria Math"/>
                      </w:rPr>
                      <m:t>i</m:t>
                    </m:r>
                  </w:ins>
                </m:sub>
              </m:sSub>
            </m:den>
          </m:f>
          <w:ins w:id="7555" w:author="The Si Tran" w:date="2012-12-06T03:17:00Z">
            <m:r>
              <m:rPr>
                <m:sty m:val="p"/>
              </m:rPr>
              <w:rPr>
                <w:rFonts w:ascii="Cambria Math" w:hAnsi="Cambria Math"/>
              </w:rPr>
              <m:t>=-</m:t>
            </m:r>
          </w:ins>
          <m:d>
            <m:dPr>
              <m:ctrlPr>
                <w:ins w:id="7556" w:author="The Si Tran" w:date="2012-12-06T03:17:00Z">
                  <w:rPr>
                    <w:rFonts w:ascii="Cambria Math" w:hAnsi="Cambria Math"/>
                  </w:rPr>
                </w:ins>
              </m:ctrlPr>
            </m:dPr>
            <m:e>
              <m:sSub>
                <m:sSubPr>
                  <m:ctrlPr>
                    <w:ins w:id="7557" w:author="The Si Tran" w:date="2012-12-06T03:17:00Z">
                      <w:rPr>
                        <w:rFonts w:ascii="Cambria Math" w:hAnsi="Cambria Math"/>
                      </w:rPr>
                    </w:ins>
                  </m:ctrlPr>
                </m:sSubPr>
                <m:e>
                  <w:ins w:id="7558" w:author="The Si Tran" w:date="2012-12-06T03:17:00Z">
                    <m:r>
                      <w:rPr>
                        <w:rFonts w:ascii="Cambria Math" w:hAnsi="Cambria Math"/>
                      </w:rPr>
                      <m:t>t</m:t>
                    </m:r>
                  </w:ins>
                </m:e>
                <m:sub>
                  <w:ins w:id="7559" w:author="The Si Tran" w:date="2012-12-06T03:17:00Z">
                    <m:r>
                      <w:rPr>
                        <w:rFonts w:ascii="Cambria Math" w:hAnsi="Cambria Math"/>
                      </w:rPr>
                      <m:t>i</m:t>
                    </m:r>
                  </w:ins>
                </m:sub>
              </m:sSub>
              <w:ins w:id="7560" w:author="The Si Tran" w:date="2012-12-06T03:17:00Z">
                <m:r>
                  <m:rPr>
                    <m:sty m:val="p"/>
                  </m:rPr>
                  <w:rPr>
                    <w:rFonts w:ascii="Cambria Math" w:hAnsi="Cambria Math"/>
                  </w:rPr>
                  <m:t>-</m:t>
                </m:r>
              </w:ins>
              <m:sSub>
                <m:sSubPr>
                  <m:ctrlPr>
                    <w:ins w:id="7561" w:author="The Si Tran" w:date="2012-12-06T03:17:00Z">
                      <w:rPr>
                        <w:rFonts w:ascii="Cambria Math" w:hAnsi="Cambria Math"/>
                      </w:rPr>
                    </w:ins>
                  </m:ctrlPr>
                </m:sSubPr>
                <m:e>
                  <w:ins w:id="7562" w:author="The Si Tran" w:date="2012-12-06T03:17:00Z">
                    <m:r>
                      <w:rPr>
                        <w:rFonts w:ascii="Cambria Math" w:hAnsi="Cambria Math"/>
                      </w:rPr>
                      <m:t>o</m:t>
                    </m:r>
                  </w:ins>
                </m:e>
                <m:sub>
                  <w:ins w:id="7563"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564" w:author="The Si Tran" w:date="2012-12-06T03:16:00Z"/>
          <w:rFonts w:ascii="Times New Roman" w:hAnsi="Times New Roman"/>
          <w:position w:val="-30"/>
          <w:sz w:val="26"/>
          <w:szCs w:val="26"/>
        </w:rPr>
      </w:pPr>
      <w:ins w:id="7565" w:author="The Si Tran" w:date="2012-12-14T05:42:00Z">
        <w:r w:rsidRPr="000C3A28">
          <w:rPr>
            <w:noProof/>
            <w:szCs w:val="26"/>
            <w:rPrChange w:id="7566" w:author="Unknown">
              <w:rPr>
                <w:noProof/>
              </w:rPr>
            </w:rPrChange>
          </w:rPr>
          <mc:AlternateContent>
            <mc:Choice Requires="wps">
              <w:drawing>
                <wp:anchor distT="0" distB="0" distL="114300" distR="114300" simplePos="0" relativeHeight="251648512" behindDoc="1" locked="0" layoutInCell="1" allowOverlap="1" wp14:anchorId="559E3426" wp14:editId="384BDF84">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B90956" w:rsidRDefault="00B90956">
                              <w:pPr>
                                <w:pStyle w:val="EquationIndex"/>
                                <w:pPrChange w:id="7567" w:author="The Si Tran" w:date="2012-12-16T17:31:00Z">
                                  <w:pPr/>
                                </w:pPrChange>
                              </w:pPr>
                              <w:ins w:id="7568" w:author="The Si Tran" w:date="2012-12-06T02:41:00Z">
                                <w:r>
                                  <w:t>(4.</w:t>
                                </w:r>
                              </w:ins>
                              <w:ins w:id="7569" w:author="The Si Tran" w:date="2012-12-06T02:44:00Z">
                                <w:r>
                                  <w:t>9</w:t>
                                </w:r>
                              </w:ins>
                              <w:ins w:id="757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B90956" w:rsidRDefault="00B90956">
                        <w:pPr>
                          <w:pStyle w:val="EquationIndex"/>
                          <w:pPrChange w:id="7571" w:author="The Si Tran" w:date="2012-12-16T17:31:00Z">
                            <w:pPr/>
                          </w:pPrChange>
                        </w:pPr>
                        <w:ins w:id="7572" w:author="The Si Tran" w:date="2012-12-06T02:41:00Z">
                          <w:r>
                            <w:t>(4.</w:t>
                          </w:r>
                        </w:ins>
                        <w:ins w:id="7573" w:author="The Si Tran" w:date="2012-12-06T02:44:00Z">
                          <w:r>
                            <w:t>9</w:t>
                          </w:r>
                        </w:ins>
                        <w:ins w:id="7574"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575" w:author="The Si Tran" w:date="2012-12-14T05:41:00Z">
        <w:r w:rsidR="00BC0EFC">
          <w:rPr>
            <w:rFonts w:ascii="Times New Roman" w:hAnsi="Times New Roman"/>
            <w:position w:val="-30"/>
            <w:sz w:val="26"/>
            <w:szCs w:val="26"/>
          </w:rPr>
          <w:t>4.</w:t>
        </w:r>
      </w:ins>
      <w:del w:id="757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577" w:author="The Si Tran" w:date="2012-12-14T05:41:00Z">
        <w:r w:rsidR="00BC0EFC">
          <w:rPr>
            <w:rFonts w:ascii="Times New Roman" w:hAnsi="Times New Roman"/>
            <w:position w:val="-30"/>
            <w:sz w:val="26"/>
            <w:szCs w:val="26"/>
          </w:rPr>
          <w:t>4</w:t>
        </w:r>
      </w:ins>
      <w:del w:id="7578"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579" w:author="The Si Tran" w:date="2012-12-14T05:41:00Z">
        <w:r w:rsidR="00BC0EFC">
          <w:rPr>
            <w:rFonts w:ascii="Times New Roman" w:hAnsi="Times New Roman"/>
            <w:position w:val="-30"/>
            <w:sz w:val="26"/>
            <w:szCs w:val="26"/>
          </w:rPr>
          <w:t>4</w:t>
        </w:r>
      </w:ins>
      <w:del w:id="7580"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BE2D8B">
      <w:pPr>
        <w:pStyle w:val="EquationIndex"/>
        <w:rPr>
          <w:del w:id="7581" w:author="The Si Tran" w:date="2012-12-06T03:18:00Z"/>
          <w:i/>
          <w:position w:val="-30"/>
        </w:rPr>
        <w:pPrChange w:id="7582" w:author="The Si Tran" w:date="2012-12-15T08:05:00Z">
          <w:pPr>
            <w:pStyle w:val="ListParagraph"/>
            <w:spacing w:after="0" w:line="360" w:lineRule="auto"/>
            <w:ind w:left="0"/>
          </w:pPr>
        </w:pPrChange>
      </w:pPr>
      <m:oMathPara>
        <m:oMath>
          <m:f>
            <m:fPr>
              <m:ctrlPr>
                <w:ins w:id="7583" w:author="The Si Tran" w:date="2012-12-06T03:16:00Z">
                  <w:rPr>
                    <w:rFonts w:ascii="Cambria Math" w:eastAsia="Times New Roman" w:hAnsi="Cambria Math"/>
                    <w:i/>
                  </w:rPr>
                </w:ins>
              </m:ctrlPr>
            </m:fPr>
            <m:num>
              <w:ins w:id="7584" w:author="The Si Tran" w:date="2012-12-06T03:16:00Z">
                <m:r>
                  <w:rPr>
                    <w:rFonts w:ascii="Cambria Math" w:hAnsi="Cambria Math"/>
                  </w:rPr>
                  <m:t>∂E</m:t>
                </m:r>
              </w:ins>
            </m:num>
            <m:den>
              <w:ins w:id="7585" w:author="The Si Tran" w:date="2012-12-06T03:16:00Z">
                <m:r>
                  <w:rPr>
                    <w:rFonts w:ascii="Cambria Math" w:hAnsi="Cambria Math"/>
                  </w:rPr>
                  <m:t>∂</m:t>
                </m:r>
              </w:ins>
              <m:sSub>
                <m:sSubPr>
                  <m:ctrlPr>
                    <w:ins w:id="7586" w:author="The Si Tran" w:date="2012-12-06T03:16:00Z">
                      <w:rPr>
                        <w:rFonts w:ascii="Cambria Math" w:eastAsia="Times New Roman" w:hAnsi="Cambria Math"/>
                        <w:i/>
                      </w:rPr>
                    </w:ins>
                  </m:ctrlPr>
                </m:sSubPr>
                <m:e>
                  <w:ins w:id="7587" w:author="The Si Tran" w:date="2012-12-06T03:16:00Z">
                    <m:r>
                      <w:rPr>
                        <w:rFonts w:ascii="Cambria Math" w:hAnsi="Cambria Math"/>
                      </w:rPr>
                      <m:t>w</m:t>
                    </m:r>
                  </w:ins>
                </m:e>
                <m:sub>
                  <w:ins w:id="7588" w:author="The Si Tran" w:date="2012-12-06T03:16:00Z">
                    <m:r>
                      <w:rPr>
                        <w:rFonts w:ascii="Cambria Math" w:hAnsi="Cambria Math"/>
                      </w:rPr>
                      <m:t>ij</m:t>
                    </m:r>
                  </w:ins>
                </m:sub>
              </m:sSub>
            </m:den>
          </m:f>
          <w:ins w:id="7589" w:author="The Si Tran" w:date="2012-12-06T03:16:00Z">
            <m:r>
              <w:rPr>
                <w:rFonts w:ascii="Cambria Math" w:hAnsi="Cambria Math"/>
              </w:rPr>
              <m:t>=</m:t>
            </m:r>
          </w:ins>
          <w:ins w:id="7590" w:author="The Si Tran" w:date="2012-12-06T03:18:00Z">
            <m:r>
              <w:rPr>
                <w:rFonts w:ascii="Cambria Math" w:hAnsi="Cambria Math"/>
              </w:rPr>
              <m:t>-</m:t>
            </m:r>
          </w:ins>
          <m:d>
            <m:dPr>
              <m:ctrlPr>
                <w:ins w:id="7591" w:author="The Si Tran" w:date="2012-12-06T03:17:00Z">
                  <w:rPr>
                    <w:rFonts w:ascii="Cambria Math" w:eastAsia="Times New Roman" w:hAnsi="Cambria Math"/>
                    <w:i/>
                  </w:rPr>
                </w:ins>
              </m:ctrlPr>
            </m:dPr>
            <m:e>
              <m:sSub>
                <m:sSubPr>
                  <m:ctrlPr>
                    <w:ins w:id="7592" w:author="The Si Tran" w:date="2012-12-06T03:17:00Z">
                      <w:rPr>
                        <w:rFonts w:ascii="Cambria Math" w:eastAsia="Times New Roman" w:hAnsi="Cambria Math"/>
                        <w:i/>
                      </w:rPr>
                    </w:ins>
                  </m:ctrlPr>
                </m:sSubPr>
                <m:e>
                  <w:ins w:id="7593" w:author="The Si Tran" w:date="2012-12-06T03:17:00Z">
                    <m:r>
                      <w:rPr>
                        <w:rFonts w:ascii="Cambria Math" w:hAnsi="Cambria Math"/>
                      </w:rPr>
                      <m:t>t</m:t>
                    </m:r>
                  </w:ins>
                </m:e>
                <m:sub>
                  <w:ins w:id="7594" w:author="The Si Tran" w:date="2012-12-06T03:17:00Z">
                    <m:r>
                      <w:rPr>
                        <w:rFonts w:ascii="Cambria Math" w:hAnsi="Cambria Math"/>
                      </w:rPr>
                      <m:t>i</m:t>
                    </m:r>
                  </w:ins>
                </m:sub>
              </m:sSub>
              <w:ins w:id="7595" w:author="The Si Tran" w:date="2012-12-06T03:17:00Z">
                <m:r>
                  <w:rPr>
                    <w:rFonts w:ascii="Cambria Math" w:hAnsi="Cambria Math"/>
                  </w:rPr>
                  <m:t>-</m:t>
                </m:r>
              </w:ins>
              <m:sSub>
                <m:sSubPr>
                  <m:ctrlPr>
                    <w:ins w:id="7596" w:author="The Si Tran" w:date="2012-12-06T03:17:00Z">
                      <w:rPr>
                        <w:rFonts w:ascii="Cambria Math" w:eastAsia="Times New Roman" w:hAnsi="Cambria Math"/>
                        <w:i/>
                      </w:rPr>
                    </w:ins>
                  </m:ctrlPr>
                </m:sSubPr>
                <m:e>
                  <w:ins w:id="7597" w:author="The Si Tran" w:date="2012-12-06T03:17:00Z">
                    <m:r>
                      <w:rPr>
                        <w:rFonts w:ascii="Cambria Math" w:hAnsi="Cambria Math"/>
                      </w:rPr>
                      <m:t>o</m:t>
                    </m:r>
                  </w:ins>
                </m:e>
                <m:sub>
                  <w:ins w:id="7598" w:author="The Si Tran" w:date="2012-12-06T03:17:00Z">
                    <m:r>
                      <w:rPr>
                        <w:rFonts w:ascii="Cambria Math" w:hAnsi="Cambria Math"/>
                      </w:rPr>
                      <m:t>i</m:t>
                    </m:r>
                  </w:ins>
                </m:sub>
              </m:sSub>
            </m:e>
          </m:d>
          <w:ins w:id="7599" w:author="The Si Tran" w:date="2012-12-06T03:18:00Z">
            <m:r>
              <w:rPr>
                <w:rFonts w:ascii="Cambria Math" w:hAnsi="Cambria Math"/>
              </w:rPr>
              <m:t>*</m:t>
            </m:r>
          </w:ins>
          <m:sSup>
            <m:sSupPr>
              <m:ctrlPr>
                <w:ins w:id="7600" w:author="The Si Tran" w:date="2012-12-06T03:18:00Z">
                  <w:rPr>
                    <w:rFonts w:ascii="Cambria Math" w:eastAsia="Times New Roman" w:hAnsi="Cambria Math"/>
                    <w:i/>
                  </w:rPr>
                </w:ins>
              </m:ctrlPr>
            </m:sSupPr>
            <m:e>
              <w:ins w:id="7601" w:author="The Si Tran" w:date="2012-12-06T03:18:00Z">
                <m:r>
                  <w:rPr>
                    <w:rFonts w:ascii="Cambria Math" w:hAnsi="Cambria Math"/>
                  </w:rPr>
                  <m:t>f</m:t>
                </m:r>
              </w:ins>
            </m:e>
            <m:sup>
              <w:ins w:id="7602" w:author="The Si Tran" w:date="2012-12-06T03:18:00Z">
                <m:r>
                  <w:rPr>
                    <w:rFonts w:ascii="Cambria Math" w:hAnsi="Cambria Math"/>
                  </w:rPr>
                  <m:t>'</m:t>
                </m:r>
              </w:ins>
            </m:sup>
          </m:sSup>
          <m:d>
            <m:dPr>
              <m:ctrlPr>
                <w:ins w:id="7603" w:author="The Si Tran" w:date="2012-12-06T03:18:00Z">
                  <w:rPr>
                    <w:rFonts w:ascii="Cambria Math" w:hAnsi="Cambria Math"/>
                    <w:i/>
                  </w:rPr>
                </w:ins>
              </m:ctrlPr>
            </m:dPr>
            <m:e>
              <m:sSub>
                <m:sSubPr>
                  <m:ctrlPr>
                    <w:ins w:id="7604" w:author="The Si Tran" w:date="2012-12-06T03:18:00Z">
                      <w:rPr>
                        <w:rFonts w:ascii="Cambria Math" w:eastAsia="Times New Roman" w:hAnsi="Cambria Math"/>
                        <w:i/>
                      </w:rPr>
                    </w:ins>
                  </m:ctrlPr>
                </m:sSubPr>
                <m:e>
                  <w:ins w:id="7605" w:author="The Si Tran" w:date="2012-12-06T03:18:00Z">
                    <m:r>
                      <w:rPr>
                        <w:rFonts w:ascii="Cambria Math" w:hAnsi="Cambria Math"/>
                      </w:rPr>
                      <m:t>net</m:t>
                    </m:r>
                  </w:ins>
                </m:e>
                <m:sub>
                  <w:ins w:id="7606" w:author="The Si Tran" w:date="2012-12-06T03:18:00Z">
                    <m:r>
                      <w:rPr>
                        <w:rFonts w:ascii="Cambria Math" w:hAnsi="Cambria Math"/>
                      </w:rPr>
                      <m:t>i</m:t>
                    </m:r>
                  </w:ins>
                </m:sub>
              </m:sSub>
            </m:e>
          </m:d>
          <m:sSub>
            <m:sSubPr>
              <m:ctrlPr>
                <w:ins w:id="7607" w:author="The Si Tran" w:date="2012-12-06T03:18:00Z">
                  <w:rPr>
                    <w:rFonts w:ascii="Cambria Math" w:eastAsia="Times New Roman" w:hAnsi="Cambria Math"/>
                    <w:i/>
                  </w:rPr>
                </w:ins>
              </m:ctrlPr>
            </m:sSubPr>
            <m:e>
              <w:ins w:id="7608" w:author="The Si Tran" w:date="2012-12-06T03:18:00Z">
                <m:r>
                  <w:rPr>
                    <w:rFonts w:ascii="Cambria Math" w:hAnsi="Cambria Math"/>
                  </w:rPr>
                  <m:t>o</m:t>
                </m:r>
              </w:ins>
            </m:e>
            <m:sub>
              <w:ins w:id="7609" w:author="The Si Tran" w:date="2012-12-06T03:18:00Z">
                <m:r>
                  <w:rPr>
                    <w:rFonts w:ascii="Cambria Math" w:hAnsi="Cambria Math"/>
                  </w:rPr>
                  <m:t>j</m:t>
                </m:r>
              </w:ins>
              <w:ins w:id="7610"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611" w:author="The Si Tran" w:date="2012-12-15T08:05:00Z">
          <w:pPr>
            <w:pStyle w:val="ListParagraph"/>
            <w:spacing w:after="0" w:line="360" w:lineRule="auto"/>
            <w:ind w:left="0"/>
          </w:pPr>
        </w:pPrChange>
      </w:pPr>
      <w:del w:id="7612"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29.5pt;height:50.25pt" o:ole="">
              <v:imagedata r:id="rId250" o:title=""/>
            </v:shape>
            <o:OLEObject Type="Embed" ProgID="Equation.DSMT4" ShapeID="_x0000_i1124" DrawAspect="Content" ObjectID="_1417414724" r:id="rId251"/>
          </w:object>
        </w:r>
      </w:del>
    </w:p>
    <w:p w14:paraId="12EBE08E" w14:textId="36B64F10" w:rsidR="0088753F" w:rsidRDefault="0088753F">
      <w:pPr>
        <w:pStyle w:val="BuletL1"/>
        <w:rPr>
          <w:ins w:id="7613" w:author="The Si Tran" w:date="2012-12-06T03:19:00Z"/>
        </w:rPr>
        <w:pPrChange w:id="7614"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BE2D8B">
      <w:pPr>
        <w:pStyle w:val="ListParagraph"/>
        <w:spacing w:after="0" w:line="360" w:lineRule="auto"/>
        <w:ind w:left="0" w:firstLine="0"/>
        <w:rPr>
          <w:rFonts w:ascii="Times New Roman" w:hAnsi="Times New Roman"/>
          <w:sz w:val="26"/>
          <w:szCs w:val="26"/>
        </w:rPr>
        <w:pPrChange w:id="7615" w:author="The Si Tran" w:date="2012-12-06T03:19:00Z">
          <w:pPr>
            <w:pStyle w:val="ListParagraph"/>
            <w:numPr>
              <w:numId w:val="4"/>
            </w:numPr>
            <w:spacing w:after="0" w:line="360" w:lineRule="auto"/>
            <w:ind w:left="0" w:hanging="360"/>
          </w:pPr>
        </w:pPrChange>
      </w:pPr>
      <m:oMathPara>
        <m:oMath>
          <m:f>
            <m:fPr>
              <m:ctrlPr>
                <w:ins w:id="7616" w:author="The Si Tran" w:date="2012-12-06T03:19:00Z">
                  <w:rPr>
                    <w:rFonts w:ascii="Cambria Math" w:eastAsia="Times New Roman" w:hAnsi="Cambria Math"/>
                    <w:i/>
                    <w:sz w:val="26"/>
                    <w:szCs w:val="26"/>
                  </w:rPr>
                </w:ins>
              </m:ctrlPr>
            </m:fPr>
            <m:num>
              <w:ins w:id="7617" w:author="The Si Tran" w:date="2012-12-06T03:19:00Z">
                <m:r>
                  <w:rPr>
                    <w:rFonts w:ascii="Cambria Math" w:hAnsi="Cambria Math"/>
                    <w:sz w:val="26"/>
                    <w:szCs w:val="26"/>
                    <w:rPrChange w:id="7618" w:author="The Si Tran" w:date="2012-12-06T03:20:00Z">
                      <w:rPr>
                        <w:rFonts w:ascii="Cambria Math" w:hAnsi="Cambria Math"/>
                        <w:szCs w:val="26"/>
                      </w:rPr>
                    </w:rPrChange>
                  </w:rPr>
                  <m:t>∂E</m:t>
                </m:r>
              </w:ins>
            </m:num>
            <m:den>
              <w:ins w:id="7619" w:author="The Si Tran" w:date="2012-12-06T03:19:00Z">
                <m:r>
                  <w:rPr>
                    <w:rFonts w:ascii="Cambria Math" w:hAnsi="Cambria Math"/>
                    <w:sz w:val="26"/>
                    <w:szCs w:val="26"/>
                    <w:rPrChange w:id="7620" w:author="The Si Tran" w:date="2012-12-06T03:20:00Z">
                      <w:rPr>
                        <w:rFonts w:ascii="Cambria Math" w:hAnsi="Cambria Math"/>
                        <w:szCs w:val="26"/>
                      </w:rPr>
                    </w:rPrChange>
                  </w:rPr>
                  <m:t>∂</m:t>
                </m:r>
              </w:ins>
              <m:sSub>
                <m:sSubPr>
                  <m:ctrlPr>
                    <w:ins w:id="7621" w:author="The Si Tran" w:date="2012-12-06T03:19:00Z">
                      <w:rPr>
                        <w:rFonts w:ascii="Cambria Math" w:eastAsia="Times New Roman" w:hAnsi="Cambria Math"/>
                        <w:i/>
                        <w:sz w:val="26"/>
                        <w:szCs w:val="26"/>
                      </w:rPr>
                    </w:ins>
                  </m:ctrlPr>
                </m:sSubPr>
                <m:e>
                  <w:ins w:id="7622" w:author="The Si Tran" w:date="2012-12-06T03:19:00Z">
                    <m:r>
                      <w:rPr>
                        <w:rFonts w:ascii="Cambria Math" w:hAnsi="Cambria Math"/>
                        <w:sz w:val="26"/>
                        <w:szCs w:val="26"/>
                        <w:rPrChange w:id="7623" w:author="The Si Tran" w:date="2012-12-06T03:20:00Z">
                          <w:rPr>
                            <w:rFonts w:ascii="Cambria Math" w:hAnsi="Cambria Math"/>
                            <w:szCs w:val="26"/>
                          </w:rPr>
                        </w:rPrChange>
                      </w:rPr>
                      <m:t>o</m:t>
                    </m:r>
                  </w:ins>
                </m:e>
                <m:sub>
                  <w:ins w:id="7624" w:author="The Si Tran" w:date="2012-12-06T03:19:00Z">
                    <m:r>
                      <w:rPr>
                        <w:rFonts w:ascii="Cambria Math" w:hAnsi="Cambria Math"/>
                        <w:sz w:val="26"/>
                        <w:szCs w:val="26"/>
                        <w:rPrChange w:id="7625" w:author="The Si Tran" w:date="2012-12-06T03:20:00Z">
                          <w:rPr>
                            <w:rFonts w:ascii="Cambria Math" w:hAnsi="Cambria Math"/>
                            <w:szCs w:val="26"/>
                          </w:rPr>
                        </w:rPrChange>
                      </w:rPr>
                      <m:t>i</m:t>
                    </m:r>
                  </w:ins>
                </m:sub>
              </m:sSub>
            </m:den>
          </m:f>
          <w:ins w:id="7626" w:author="The Si Tran" w:date="2012-12-06T03:19:00Z">
            <m:r>
              <w:rPr>
                <w:rFonts w:ascii="Cambria Math" w:eastAsia="Times New Roman" w:hAnsi="Cambria Math"/>
                <w:sz w:val="26"/>
                <w:szCs w:val="26"/>
              </w:rPr>
              <m:t>=</m:t>
            </m:r>
          </w:ins>
          <m:nary>
            <m:naryPr>
              <m:chr m:val="∑"/>
              <m:limLoc m:val="subSup"/>
              <m:supHide m:val="1"/>
              <m:ctrlPr>
                <w:ins w:id="7627" w:author="The Si Tran" w:date="2012-12-06T03:19:00Z">
                  <w:rPr>
                    <w:rFonts w:ascii="Cambria Math" w:eastAsia="Times New Roman" w:hAnsi="Cambria Math"/>
                    <w:i/>
                    <w:sz w:val="26"/>
                    <w:szCs w:val="26"/>
                  </w:rPr>
                </w:ins>
              </m:ctrlPr>
            </m:naryPr>
            <m:sub>
              <w:ins w:id="7628" w:author="The Si Tran" w:date="2012-12-06T03:19:00Z">
                <m:r>
                  <w:rPr>
                    <w:rFonts w:ascii="Cambria Math" w:eastAsia="Times New Roman" w:hAnsi="Cambria Math"/>
                    <w:sz w:val="26"/>
                    <w:szCs w:val="26"/>
                  </w:rPr>
                  <m:t>k∈succ(i)</m:t>
                </m:r>
              </w:ins>
            </m:sub>
            <m:sup/>
            <m:e>
              <m:f>
                <m:fPr>
                  <m:ctrlPr>
                    <w:ins w:id="7629" w:author="The Si Tran" w:date="2012-12-06T03:20:00Z">
                      <w:rPr>
                        <w:rFonts w:ascii="Cambria Math" w:eastAsia="Times New Roman" w:hAnsi="Cambria Math"/>
                        <w:i/>
                        <w:sz w:val="26"/>
                        <w:szCs w:val="26"/>
                      </w:rPr>
                    </w:ins>
                  </m:ctrlPr>
                </m:fPr>
                <m:num>
                  <w:ins w:id="7630" w:author="The Si Tran" w:date="2012-12-06T03:20:00Z">
                    <m:r>
                      <w:rPr>
                        <w:rFonts w:ascii="Cambria Math" w:hAnsi="Cambria Math"/>
                        <w:sz w:val="26"/>
                        <w:szCs w:val="26"/>
                        <w:rPrChange w:id="7631" w:author="The Si Tran" w:date="2012-12-06T03:20:00Z">
                          <w:rPr>
                            <w:rFonts w:ascii="Cambria Math" w:hAnsi="Cambria Math"/>
                            <w:szCs w:val="26"/>
                          </w:rPr>
                        </w:rPrChange>
                      </w:rPr>
                      <m:t>∂E</m:t>
                    </m:r>
                  </w:ins>
                </m:num>
                <m:den>
                  <w:ins w:id="7632" w:author="The Si Tran" w:date="2012-12-06T03:20:00Z">
                    <m:r>
                      <w:rPr>
                        <w:rFonts w:ascii="Cambria Math" w:hAnsi="Cambria Math"/>
                        <w:sz w:val="26"/>
                        <w:szCs w:val="26"/>
                        <w:rPrChange w:id="7633" w:author="The Si Tran" w:date="2012-12-06T03:20:00Z">
                          <w:rPr>
                            <w:rFonts w:ascii="Cambria Math" w:hAnsi="Cambria Math"/>
                            <w:szCs w:val="26"/>
                          </w:rPr>
                        </w:rPrChange>
                      </w:rPr>
                      <m:t>∂</m:t>
                    </m:r>
                  </w:ins>
                  <m:sSub>
                    <m:sSubPr>
                      <m:ctrlPr>
                        <w:ins w:id="7634" w:author="The Si Tran" w:date="2012-12-06T03:20:00Z">
                          <w:rPr>
                            <w:rFonts w:ascii="Cambria Math" w:eastAsia="Times New Roman" w:hAnsi="Cambria Math"/>
                            <w:i/>
                            <w:sz w:val="26"/>
                            <w:szCs w:val="26"/>
                          </w:rPr>
                        </w:ins>
                      </m:ctrlPr>
                    </m:sSubPr>
                    <m:e>
                      <w:ins w:id="7635" w:author="The Si Tran" w:date="2012-12-06T03:20:00Z">
                        <m:r>
                          <w:rPr>
                            <w:rFonts w:ascii="Cambria Math" w:hAnsi="Cambria Math"/>
                            <w:sz w:val="26"/>
                            <w:szCs w:val="26"/>
                            <w:rPrChange w:id="7636" w:author="The Si Tran" w:date="2012-12-06T03:20:00Z">
                              <w:rPr>
                                <w:rFonts w:ascii="Cambria Math" w:hAnsi="Cambria Math"/>
                                <w:szCs w:val="26"/>
                              </w:rPr>
                            </w:rPrChange>
                          </w:rPr>
                          <m:t>o</m:t>
                        </m:r>
                      </w:ins>
                    </m:e>
                    <m:sub>
                      <w:ins w:id="7637" w:author="The Si Tran" w:date="2012-12-06T03:20:00Z">
                        <m:r>
                          <w:rPr>
                            <w:rFonts w:ascii="Cambria Math" w:hAnsi="Cambria Math"/>
                            <w:sz w:val="26"/>
                            <w:szCs w:val="26"/>
                          </w:rPr>
                          <m:t>k</m:t>
                        </m:r>
                      </w:ins>
                    </m:sub>
                  </m:sSub>
                </m:den>
              </m:f>
              <m:f>
                <m:fPr>
                  <m:ctrlPr>
                    <w:ins w:id="7638" w:author="The Si Tran" w:date="2012-12-06T03:20:00Z">
                      <w:rPr>
                        <w:rFonts w:ascii="Cambria Math" w:eastAsia="Times New Roman" w:hAnsi="Cambria Math"/>
                        <w:i/>
                        <w:sz w:val="26"/>
                        <w:szCs w:val="26"/>
                      </w:rPr>
                    </w:ins>
                  </m:ctrlPr>
                </m:fPr>
                <m:num>
                  <w:ins w:id="7639" w:author="The Si Tran" w:date="2012-12-06T03:20:00Z">
                    <m:r>
                      <w:rPr>
                        <w:rFonts w:ascii="Cambria Math" w:hAnsi="Cambria Math"/>
                        <w:sz w:val="26"/>
                        <w:szCs w:val="26"/>
                        <w:rPrChange w:id="7640" w:author="The Si Tran" w:date="2012-12-06T03:20:00Z">
                          <w:rPr>
                            <w:rFonts w:ascii="Cambria Math" w:hAnsi="Cambria Math"/>
                            <w:szCs w:val="26"/>
                          </w:rPr>
                        </w:rPrChange>
                      </w:rPr>
                      <m:t>∂</m:t>
                    </m:r>
                  </w:ins>
                  <m:sSub>
                    <m:sSubPr>
                      <m:ctrlPr>
                        <w:ins w:id="7641" w:author="The Si Tran" w:date="2012-12-06T03:20:00Z">
                          <w:rPr>
                            <w:rFonts w:ascii="Cambria Math" w:eastAsia="Times New Roman" w:hAnsi="Cambria Math"/>
                            <w:i/>
                            <w:sz w:val="26"/>
                            <w:szCs w:val="26"/>
                          </w:rPr>
                        </w:ins>
                      </m:ctrlPr>
                    </m:sSubPr>
                    <m:e>
                      <w:ins w:id="7642" w:author="The Si Tran" w:date="2012-12-06T03:20:00Z">
                        <m:r>
                          <w:rPr>
                            <w:rFonts w:ascii="Cambria Math" w:hAnsi="Cambria Math"/>
                            <w:sz w:val="26"/>
                            <w:szCs w:val="26"/>
                            <w:rPrChange w:id="7643" w:author="The Si Tran" w:date="2012-12-06T03:20:00Z">
                              <w:rPr>
                                <w:rFonts w:ascii="Cambria Math" w:hAnsi="Cambria Math"/>
                                <w:szCs w:val="26"/>
                              </w:rPr>
                            </w:rPrChange>
                          </w:rPr>
                          <m:t>o</m:t>
                        </m:r>
                      </w:ins>
                    </m:e>
                    <m:sub>
                      <w:ins w:id="7644" w:author="The Si Tran" w:date="2012-12-06T03:20:00Z">
                        <m:r>
                          <w:rPr>
                            <w:rFonts w:ascii="Cambria Math" w:hAnsi="Cambria Math"/>
                            <w:sz w:val="26"/>
                            <w:szCs w:val="26"/>
                          </w:rPr>
                          <m:t>k</m:t>
                        </m:r>
                      </w:ins>
                    </m:sub>
                  </m:sSub>
                </m:num>
                <m:den>
                  <w:ins w:id="7645" w:author="The Si Tran" w:date="2012-12-06T03:20:00Z">
                    <m:r>
                      <w:rPr>
                        <w:rFonts w:ascii="Cambria Math" w:hAnsi="Cambria Math"/>
                        <w:sz w:val="26"/>
                        <w:szCs w:val="26"/>
                        <w:rPrChange w:id="7646" w:author="The Si Tran" w:date="2012-12-06T03:20:00Z">
                          <w:rPr>
                            <w:rFonts w:ascii="Cambria Math" w:hAnsi="Cambria Math"/>
                            <w:szCs w:val="26"/>
                          </w:rPr>
                        </w:rPrChange>
                      </w:rPr>
                      <m:t>∂</m:t>
                    </m:r>
                  </w:ins>
                  <m:sSub>
                    <m:sSubPr>
                      <m:ctrlPr>
                        <w:ins w:id="7647" w:author="The Si Tran" w:date="2012-12-06T03:20:00Z">
                          <w:rPr>
                            <w:rFonts w:ascii="Cambria Math" w:eastAsia="Times New Roman" w:hAnsi="Cambria Math"/>
                            <w:i/>
                            <w:sz w:val="26"/>
                            <w:szCs w:val="26"/>
                          </w:rPr>
                        </w:ins>
                      </m:ctrlPr>
                    </m:sSubPr>
                    <m:e>
                      <w:ins w:id="7648" w:author="The Si Tran" w:date="2012-12-06T03:20:00Z">
                        <m:r>
                          <w:rPr>
                            <w:rFonts w:ascii="Cambria Math" w:eastAsia="Times New Roman" w:hAnsi="Cambria Math"/>
                            <w:sz w:val="26"/>
                            <w:szCs w:val="26"/>
                          </w:rPr>
                          <m:t>o</m:t>
                        </m:r>
                      </w:ins>
                    </m:e>
                    <m:sub>
                      <w:ins w:id="7649" w:author="The Si Tran" w:date="2012-12-06T03:20:00Z">
                        <m:r>
                          <w:rPr>
                            <w:rFonts w:ascii="Cambria Math" w:hAnsi="Cambria Math"/>
                            <w:sz w:val="26"/>
                            <w:szCs w:val="26"/>
                          </w:rPr>
                          <m:t>i</m:t>
                        </m:r>
                      </w:ins>
                    </m:sub>
                  </m:sSub>
                </m:den>
              </m:f>
            </m:e>
          </m:nary>
          <w:ins w:id="7650" w:author="The Si Tran" w:date="2012-12-06T03:20:00Z">
            <m:r>
              <w:rPr>
                <w:rFonts w:ascii="Cambria Math" w:eastAsia="Times New Roman" w:hAnsi="Cambria Math"/>
                <w:sz w:val="26"/>
                <w:szCs w:val="26"/>
              </w:rPr>
              <m:t>=</m:t>
            </m:r>
          </w:ins>
          <m:nary>
            <m:naryPr>
              <m:chr m:val="∑"/>
              <m:limLoc m:val="subSup"/>
              <m:supHide m:val="1"/>
              <m:ctrlPr>
                <w:ins w:id="7651" w:author="The Si Tran" w:date="2012-12-06T03:21:00Z">
                  <w:rPr>
                    <w:rFonts w:ascii="Cambria Math" w:eastAsia="Times New Roman" w:hAnsi="Cambria Math"/>
                    <w:i/>
                    <w:sz w:val="26"/>
                    <w:szCs w:val="26"/>
                  </w:rPr>
                </w:ins>
              </m:ctrlPr>
            </m:naryPr>
            <m:sub>
              <w:ins w:id="7652" w:author="The Si Tran" w:date="2012-12-06T03:21:00Z">
                <m:r>
                  <w:rPr>
                    <w:rFonts w:ascii="Cambria Math" w:eastAsia="Times New Roman" w:hAnsi="Cambria Math"/>
                    <w:sz w:val="26"/>
                    <w:szCs w:val="26"/>
                  </w:rPr>
                  <m:t>k∈succ(i)</m:t>
                </m:r>
              </w:ins>
            </m:sub>
            <m:sup/>
            <m:e>
              <m:f>
                <m:fPr>
                  <m:ctrlPr>
                    <w:ins w:id="7653" w:author="The Si Tran" w:date="2012-12-06T03:21:00Z">
                      <w:rPr>
                        <w:rFonts w:ascii="Cambria Math" w:eastAsia="Times New Roman" w:hAnsi="Cambria Math"/>
                        <w:i/>
                        <w:sz w:val="26"/>
                        <w:szCs w:val="26"/>
                      </w:rPr>
                    </w:ins>
                  </m:ctrlPr>
                </m:fPr>
                <m:num>
                  <w:ins w:id="7654" w:author="The Si Tran" w:date="2012-12-06T03:21:00Z">
                    <m:r>
                      <w:rPr>
                        <w:rFonts w:ascii="Cambria Math" w:hAnsi="Cambria Math"/>
                        <w:sz w:val="26"/>
                        <w:szCs w:val="26"/>
                      </w:rPr>
                      <m:t>∂E</m:t>
                    </m:r>
                  </w:ins>
                </m:num>
                <m:den>
                  <w:ins w:id="7655" w:author="The Si Tran" w:date="2012-12-06T03:21:00Z">
                    <m:r>
                      <w:rPr>
                        <w:rFonts w:ascii="Cambria Math" w:hAnsi="Cambria Math"/>
                        <w:sz w:val="26"/>
                        <w:szCs w:val="26"/>
                      </w:rPr>
                      <m:t>∂</m:t>
                    </m:r>
                  </w:ins>
                  <m:sSub>
                    <m:sSubPr>
                      <m:ctrlPr>
                        <w:ins w:id="7656" w:author="The Si Tran" w:date="2012-12-06T03:21:00Z">
                          <w:rPr>
                            <w:rFonts w:ascii="Cambria Math" w:eastAsia="Times New Roman" w:hAnsi="Cambria Math"/>
                            <w:i/>
                            <w:sz w:val="26"/>
                            <w:szCs w:val="26"/>
                          </w:rPr>
                        </w:ins>
                      </m:ctrlPr>
                    </m:sSubPr>
                    <m:e>
                      <w:ins w:id="7657" w:author="The Si Tran" w:date="2012-12-06T03:21:00Z">
                        <m:r>
                          <w:rPr>
                            <w:rFonts w:ascii="Cambria Math" w:hAnsi="Cambria Math"/>
                            <w:sz w:val="26"/>
                            <w:szCs w:val="26"/>
                          </w:rPr>
                          <m:t>o</m:t>
                        </m:r>
                      </w:ins>
                    </m:e>
                    <m:sub>
                      <w:ins w:id="7658" w:author="The Si Tran" w:date="2012-12-06T03:21:00Z">
                        <m:r>
                          <w:rPr>
                            <w:rFonts w:ascii="Cambria Math" w:hAnsi="Cambria Math"/>
                            <w:sz w:val="26"/>
                            <w:szCs w:val="26"/>
                          </w:rPr>
                          <m:t>k</m:t>
                        </m:r>
                      </w:ins>
                    </m:sub>
                  </m:sSub>
                </m:den>
              </m:f>
              <m:f>
                <m:fPr>
                  <m:ctrlPr>
                    <w:ins w:id="7659" w:author="The Si Tran" w:date="2012-12-06T03:21:00Z">
                      <w:rPr>
                        <w:rFonts w:ascii="Cambria Math" w:eastAsia="Times New Roman" w:hAnsi="Cambria Math"/>
                        <w:i/>
                        <w:sz w:val="26"/>
                        <w:szCs w:val="26"/>
                      </w:rPr>
                    </w:ins>
                  </m:ctrlPr>
                </m:fPr>
                <m:num>
                  <w:ins w:id="7660" w:author="The Si Tran" w:date="2012-12-06T03:21:00Z">
                    <m:r>
                      <w:rPr>
                        <w:rFonts w:ascii="Cambria Math" w:hAnsi="Cambria Math"/>
                        <w:sz w:val="26"/>
                        <w:szCs w:val="26"/>
                      </w:rPr>
                      <m:t>∂</m:t>
                    </m:r>
                  </w:ins>
                  <m:sSub>
                    <m:sSubPr>
                      <m:ctrlPr>
                        <w:ins w:id="7661" w:author="The Si Tran" w:date="2012-12-06T03:21:00Z">
                          <w:rPr>
                            <w:rFonts w:ascii="Cambria Math" w:eastAsia="Times New Roman" w:hAnsi="Cambria Math"/>
                            <w:i/>
                            <w:sz w:val="26"/>
                            <w:szCs w:val="26"/>
                          </w:rPr>
                        </w:ins>
                      </m:ctrlPr>
                    </m:sSubPr>
                    <m:e>
                      <w:ins w:id="7662" w:author="The Si Tran" w:date="2012-12-06T03:21:00Z">
                        <m:r>
                          <w:rPr>
                            <w:rFonts w:ascii="Cambria Math" w:hAnsi="Cambria Math"/>
                            <w:sz w:val="26"/>
                            <w:szCs w:val="26"/>
                          </w:rPr>
                          <m:t>o</m:t>
                        </m:r>
                      </w:ins>
                    </m:e>
                    <m:sub>
                      <w:ins w:id="7663" w:author="The Si Tran" w:date="2012-12-06T03:21:00Z">
                        <m:r>
                          <w:rPr>
                            <w:rFonts w:ascii="Cambria Math" w:hAnsi="Cambria Math"/>
                            <w:sz w:val="26"/>
                            <w:szCs w:val="26"/>
                          </w:rPr>
                          <m:t>k</m:t>
                        </m:r>
                      </w:ins>
                    </m:sub>
                  </m:sSub>
                </m:num>
                <m:den>
                  <w:ins w:id="7664" w:author="The Si Tran" w:date="2012-12-06T03:21:00Z">
                    <m:r>
                      <w:rPr>
                        <w:rFonts w:ascii="Cambria Math" w:hAnsi="Cambria Math"/>
                        <w:sz w:val="26"/>
                        <w:szCs w:val="26"/>
                      </w:rPr>
                      <m:t>∂</m:t>
                    </m:r>
                  </w:ins>
                  <m:sSub>
                    <m:sSubPr>
                      <m:ctrlPr>
                        <w:ins w:id="7665" w:author="The Si Tran" w:date="2012-12-06T03:21:00Z">
                          <w:rPr>
                            <w:rFonts w:ascii="Cambria Math" w:eastAsia="Times New Roman" w:hAnsi="Cambria Math"/>
                            <w:i/>
                            <w:sz w:val="26"/>
                            <w:szCs w:val="26"/>
                          </w:rPr>
                        </w:ins>
                      </m:ctrlPr>
                    </m:sSubPr>
                    <m:e>
                      <w:ins w:id="7666" w:author="The Si Tran" w:date="2012-12-06T03:21:00Z">
                        <m:r>
                          <w:rPr>
                            <w:rFonts w:ascii="Cambria Math" w:eastAsia="Times New Roman" w:hAnsi="Cambria Math"/>
                            <w:sz w:val="26"/>
                            <w:szCs w:val="26"/>
                          </w:rPr>
                          <m:t>net</m:t>
                        </m:r>
                      </w:ins>
                    </m:e>
                    <m:sub>
                      <w:ins w:id="7667" w:author="The Si Tran" w:date="2012-12-06T03:21:00Z">
                        <m:r>
                          <w:rPr>
                            <w:rFonts w:ascii="Cambria Math" w:hAnsi="Cambria Math"/>
                            <w:sz w:val="26"/>
                            <w:szCs w:val="26"/>
                          </w:rPr>
                          <m:t>k</m:t>
                        </m:r>
                      </w:ins>
                    </m:sub>
                  </m:sSub>
                </m:den>
              </m:f>
              <m:f>
                <m:fPr>
                  <m:ctrlPr>
                    <w:ins w:id="7668" w:author="The Si Tran" w:date="2012-12-06T03:21:00Z">
                      <w:rPr>
                        <w:rFonts w:ascii="Cambria Math" w:eastAsia="Times New Roman" w:hAnsi="Cambria Math"/>
                        <w:i/>
                        <w:sz w:val="26"/>
                        <w:szCs w:val="26"/>
                      </w:rPr>
                    </w:ins>
                  </m:ctrlPr>
                </m:fPr>
                <m:num>
                  <w:ins w:id="7669" w:author="The Si Tran" w:date="2012-12-06T03:21:00Z">
                    <m:r>
                      <w:rPr>
                        <w:rFonts w:ascii="Cambria Math" w:hAnsi="Cambria Math"/>
                        <w:sz w:val="26"/>
                        <w:szCs w:val="26"/>
                      </w:rPr>
                      <m:t>∂</m:t>
                    </m:r>
                  </w:ins>
                  <m:sSub>
                    <m:sSubPr>
                      <m:ctrlPr>
                        <w:ins w:id="7670" w:author="The Si Tran" w:date="2012-12-06T03:21:00Z">
                          <w:rPr>
                            <w:rFonts w:ascii="Cambria Math" w:eastAsia="Times New Roman" w:hAnsi="Cambria Math"/>
                            <w:i/>
                            <w:sz w:val="26"/>
                            <w:szCs w:val="26"/>
                          </w:rPr>
                        </w:ins>
                      </m:ctrlPr>
                    </m:sSubPr>
                    <m:e>
                      <w:ins w:id="7671" w:author="The Si Tran" w:date="2012-12-06T03:21:00Z">
                        <m:r>
                          <w:rPr>
                            <w:rFonts w:ascii="Cambria Math" w:hAnsi="Cambria Math"/>
                            <w:sz w:val="26"/>
                            <w:szCs w:val="26"/>
                          </w:rPr>
                          <m:t>net</m:t>
                        </m:r>
                      </w:ins>
                    </m:e>
                    <m:sub>
                      <w:ins w:id="7672" w:author="The Si Tran" w:date="2012-12-06T03:21:00Z">
                        <m:r>
                          <w:rPr>
                            <w:rFonts w:ascii="Cambria Math" w:hAnsi="Cambria Math"/>
                            <w:sz w:val="26"/>
                            <w:szCs w:val="26"/>
                          </w:rPr>
                          <m:t>k</m:t>
                        </m:r>
                      </w:ins>
                    </m:sub>
                  </m:sSub>
                </m:num>
                <m:den>
                  <w:ins w:id="7673" w:author="The Si Tran" w:date="2012-12-06T03:21:00Z">
                    <m:r>
                      <w:rPr>
                        <w:rFonts w:ascii="Cambria Math" w:hAnsi="Cambria Math"/>
                        <w:sz w:val="26"/>
                        <w:szCs w:val="26"/>
                      </w:rPr>
                      <m:t>∂</m:t>
                    </m:r>
                  </w:ins>
                  <m:sSub>
                    <m:sSubPr>
                      <m:ctrlPr>
                        <w:ins w:id="7674" w:author="The Si Tran" w:date="2012-12-06T03:21:00Z">
                          <w:rPr>
                            <w:rFonts w:ascii="Cambria Math" w:eastAsia="Times New Roman" w:hAnsi="Cambria Math"/>
                            <w:i/>
                            <w:sz w:val="26"/>
                            <w:szCs w:val="26"/>
                          </w:rPr>
                        </w:ins>
                      </m:ctrlPr>
                    </m:sSubPr>
                    <m:e>
                      <w:ins w:id="7675" w:author="The Si Tran" w:date="2012-12-06T03:21:00Z">
                        <m:r>
                          <w:rPr>
                            <w:rFonts w:ascii="Cambria Math" w:eastAsia="Times New Roman" w:hAnsi="Cambria Math"/>
                            <w:sz w:val="26"/>
                            <w:szCs w:val="26"/>
                          </w:rPr>
                          <m:t>o</m:t>
                        </m:r>
                      </w:ins>
                    </m:e>
                    <m:sub>
                      <w:ins w:id="7676" w:author="The Si Tran" w:date="2012-12-06T03:21:00Z">
                        <m:r>
                          <w:rPr>
                            <w:rFonts w:ascii="Cambria Math" w:hAnsi="Cambria Math"/>
                            <w:sz w:val="26"/>
                            <w:szCs w:val="26"/>
                          </w:rPr>
                          <m:t>i</m:t>
                        </m:r>
                      </w:ins>
                    </m:sub>
                  </m:sSub>
                </m:den>
              </m:f>
              <w:ins w:id="7677" w:author="The Si Tran" w:date="2012-12-06T03:22:00Z">
                <m:r>
                  <w:rPr>
                    <w:rFonts w:ascii="Cambria Math" w:eastAsia="Times New Roman" w:hAnsi="Cambria Math"/>
                    <w:sz w:val="26"/>
                    <w:szCs w:val="26"/>
                  </w:rPr>
                  <m:t>=</m:t>
                </m:r>
              </w:ins>
            </m:e>
          </m:nary>
          <m:nary>
            <m:naryPr>
              <m:chr m:val="∑"/>
              <m:limLoc m:val="subSup"/>
              <m:supHide m:val="1"/>
              <m:ctrlPr>
                <w:ins w:id="7678" w:author="The Si Tran" w:date="2012-12-06T03:22:00Z">
                  <w:rPr>
                    <w:rFonts w:ascii="Cambria Math" w:eastAsia="Times New Roman" w:hAnsi="Cambria Math"/>
                    <w:i/>
                    <w:sz w:val="26"/>
                    <w:szCs w:val="26"/>
                  </w:rPr>
                </w:ins>
              </m:ctrlPr>
            </m:naryPr>
            <m:sub>
              <w:ins w:id="7679" w:author="The Si Tran" w:date="2012-12-06T03:22:00Z">
                <m:r>
                  <w:rPr>
                    <w:rFonts w:ascii="Cambria Math" w:eastAsia="Times New Roman" w:hAnsi="Cambria Math"/>
                    <w:sz w:val="26"/>
                    <w:szCs w:val="26"/>
                  </w:rPr>
                  <m:t>k∈succ(i)</m:t>
                </m:r>
              </w:ins>
            </m:sub>
            <m:sup/>
            <m:e>
              <m:f>
                <m:fPr>
                  <m:ctrlPr>
                    <w:ins w:id="7680" w:author="The Si Tran" w:date="2012-12-06T03:22:00Z">
                      <w:rPr>
                        <w:rFonts w:ascii="Cambria Math" w:eastAsia="Times New Roman" w:hAnsi="Cambria Math"/>
                        <w:i/>
                        <w:sz w:val="26"/>
                        <w:szCs w:val="26"/>
                      </w:rPr>
                    </w:ins>
                  </m:ctrlPr>
                </m:fPr>
                <m:num>
                  <w:ins w:id="7681" w:author="The Si Tran" w:date="2012-12-06T03:22:00Z">
                    <m:r>
                      <w:rPr>
                        <w:rFonts w:ascii="Cambria Math" w:hAnsi="Cambria Math"/>
                        <w:sz w:val="26"/>
                        <w:szCs w:val="26"/>
                      </w:rPr>
                      <m:t>∂E</m:t>
                    </m:r>
                  </w:ins>
                </m:num>
                <m:den>
                  <w:ins w:id="7682" w:author="The Si Tran" w:date="2012-12-06T03:22:00Z">
                    <m:r>
                      <w:rPr>
                        <w:rFonts w:ascii="Cambria Math" w:hAnsi="Cambria Math"/>
                        <w:sz w:val="26"/>
                        <w:szCs w:val="26"/>
                      </w:rPr>
                      <m:t>∂</m:t>
                    </m:r>
                  </w:ins>
                  <m:sSub>
                    <m:sSubPr>
                      <m:ctrlPr>
                        <w:ins w:id="7683" w:author="The Si Tran" w:date="2012-12-06T03:22:00Z">
                          <w:rPr>
                            <w:rFonts w:ascii="Cambria Math" w:eastAsia="Times New Roman" w:hAnsi="Cambria Math"/>
                            <w:i/>
                            <w:sz w:val="26"/>
                            <w:szCs w:val="26"/>
                          </w:rPr>
                        </w:ins>
                      </m:ctrlPr>
                    </m:sSubPr>
                    <m:e>
                      <w:ins w:id="7684" w:author="The Si Tran" w:date="2012-12-06T03:22:00Z">
                        <m:r>
                          <w:rPr>
                            <w:rFonts w:ascii="Cambria Math" w:hAnsi="Cambria Math"/>
                            <w:sz w:val="26"/>
                            <w:szCs w:val="26"/>
                          </w:rPr>
                          <m:t>o</m:t>
                        </m:r>
                      </w:ins>
                    </m:e>
                    <m:sub>
                      <w:ins w:id="7685" w:author="The Si Tran" w:date="2012-12-06T03:22:00Z">
                        <m:r>
                          <w:rPr>
                            <w:rFonts w:ascii="Cambria Math" w:hAnsi="Cambria Math"/>
                            <w:sz w:val="26"/>
                            <w:szCs w:val="26"/>
                          </w:rPr>
                          <m:t>k</m:t>
                        </m:r>
                      </w:ins>
                    </m:sub>
                  </m:sSub>
                </m:den>
              </m:f>
              <m:sSup>
                <m:sSupPr>
                  <m:ctrlPr>
                    <w:ins w:id="7686" w:author="The Si Tran" w:date="2012-12-06T03:22:00Z">
                      <w:rPr>
                        <w:rFonts w:ascii="Cambria Math" w:eastAsia="Times New Roman" w:hAnsi="Cambria Math"/>
                        <w:i/>
                        <w:sz w:val="26"/>
                        <w:szCs w:val="26"/>
                      </w:rPr>
                    </w:ins>
                  </m:ctrlPr>
                </m:sSupPr>
                <m:e>
                  <w:ins w:id="7687" w:author="The Si Tran" w:date="2012-12-06T03:22:00Z">
                    <m:r>
                      <w:rPr>
                        <w:rFonts w:ascii="Cambria Math" w:eastAsia="Times New Roman" w:hAnsi="Cambria Math"/>
                        <w:sz w:val="26"/>
                        <w:szCs w:val="26"/>
                      </w:rPr>
                      <m:t>f</m:t>
                    </m:r>
                  </w:ins>
                </m:e>
                <m:sup>
                  <w:ins w:id="7688" w:author="The Si Tran" w:date="2012-12-06T03:22:00Z">
                    <m:r>
                      <w:rPr>
                        <w:rFonts w:ascii="Cambria Math" w:eastAsia="Times New Roman" w:hAnsi="Cambria Math"/>
                        <w:sz w:val="26"/>
                        <w:szCs w:val="26"/>
                      </w:rPr>
                      <m:t>'</m:t>
                    </m:r>
                  </w:ins>
                </m:sup>
              </m:sSup>
              <m:d>
                <m:dPr>
                  <m:ctrlPr>
                    <w:ins w:id="7689" w:author="The Si Tran" w:date="2012-12-06T03:22:00Z">
                      <w:rPr>
                        <w:rFonts w:ascii="Cambria Math" w:eastAsia="Times New Roman" w:hAnsi="Cambria Math"/>
                        <w:i/>
                        <w:sz w:val="26"/>
                        <w:szCs w:val="26"/>
                      </w:rPr>
                    </w:ins>
                  </m:ctrlPr>
                </m:dPr>
                <m:e>
                  <m:sSub>
                    <m:sSubPr>
                      <m:ctrlPr>
                        <w:ins w:id="7690" w:author="The Si Tran" w:date="2012-12-06T03:22:00Z">
                          <w:rPr>
                            <w:rFonts w:ascii="Cambria Math" w:eastAsia="Times New Roman" w:hAnsi="Cambria Math"/>
                            <w:i/>
                            <w:sz w:val="26"/>
                            <w:szCs w:val="26"/>
                          </w:rPr>
                        </w:ins>
                      </m:ctrlPr>
                    </m:sSubPr>
                    <m:e>
                      <w:ins w:id="7691" w:author="The Si Tran" w:date="2012-12-06T03:23:00Z">
                        <m:r>
                          <w:rPr>
                            <w:rFonts w:ascii="Cambria Math" w:eastAsia="Times New Roman" w:hAnsi="Cambria Math"/>
                            <w:sz w:val="26"/>
                            <w:szCs w:val="26"/>
                          </w:rPr>
                          <m:t>net</m:t>
                        </m:r>
                      </w:ins>
                    </m:e>
                    <m:sub>
                      <w:ins w:id="7692" w:author="The Si Tran" w:date="2012-12-06T03:23:00Z">
                        <m:r>
                          <w:rPr>
                            <w:rFonts w:ascii="Cambria Math" w:eastAsia="Times New Roman" w:hAnsi="Cambria Math"/>
                            <w:sz w:val="26"/>
                            <w:szCs w:val="26"/>
                          </w:rPr>
                          <m:t>k</m:t>
                        </m:r>
                      </w:ins>
                    </m:sub>
                  </m:sSub>
                </m:e>
              </m:d>
              <m:sSub>
                <m:sSubPr>
                  <m:ctrlPr>
                    <w:ins w:id="7693" w:author="The Si Tran" w:date="2012-12-06T03:23:00Z">
                      <w:rPr>
                        <w:rFonts w:ascii="Cambria Math" w:eastAsia="Times New Roman" w:hAnsi="Cambria Math"/>
                        <w:i/>
                        <w:sz w:val="26"/>
                        <w:szCs w:val="26"/>
                      </w:rPr>
                    </w:ins>
                  </m:ctrlPr>
                </m:sSubPr>
                <m:e>
                  <w:ins w:id="7694" w:author="The Si Tran" w:date="2012-12-06T03:23:00Z">
                    <m:r>
                      <w:rPr>
                        <w:rFonts w:ascii="Cambria Math" w:eastAsia="Times New Roman" w:hAnsi="Cambria Math"/>
                        <w:sz w:val="26"/>
                        <w:szCs w:val="26"/>
                      </w:rPr>
                      <m:t>w</m:t>
                    </m:r>
                  </w:ins>
                </m:e>
                <m:sub>
                  <w:ins w:id="7695"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696" w:author="The Si Tran" w:date="2012-12-14T05:43:00Z">
        <w:r w:rsidRPr="000C3A28">
          <w:rPr>
            <w:noProof/>
          </w:rPr>
          <mc:AlternateContent>
            <mc:Choice Requires="wps">
              <w:drawing>
                <wp:anchor distT="0" distB="0" distL="114300" distR="114300" simplePos="0" relativeHeight="251619840" behindDoc="1" locked="0" layoutInCell="1" allowOverlap="1" wp14:anchorId="0BC2898F" wp14:editId="51CA8E63">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B90956" w:rsidRDefault="00B90956">
                              <w:pPr>
                                <w:pStyle w:val="EquationIndex"/>
                                <w:pPrChange w:id="7697" w:author="The Si Tran" w:date="2012-12-16T08:25:00Z">
                                  <w:pPr/>
                                </w:pPrChange>
                              </w:pPr>
                              <w:ins w:id="7698" w:author="The Si Tran" w:date="2012-12-06T02:41:00Z">
                                <w:r>
                                  <w:t>(4.</w:t>
                                </w:r>
                              </w:ins>
                              <w:ins w:id="7699" w:author="The Si Tran" w:date="2012-12-06T02:44:00Z">
                                <w:r>
                                  <w:t>10</w:t>
                                </w:r>
                              </w:ins>
                              <w:ins w:id="77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B90956" w:rsidRDefault="00B90956">
                        <w:pPr>
                          <w:pStyle w:val="EquationIndex"/>
                          <w:pPrChange w:id="7701" w:author="The Si Tran" w:date="2012-12-16T08:25:00Z">
                            <w:pPr/>
                          </w:pPrChange>
                        </w:pPr>
                        <w:ins w:id="7702" w:author="The Si Tran" w:date="2012-12-06T02:41:00Z">
                          <w:r>
                            <w:t>(4.</w:t>
                          </w:r>
                        </w:ins>
                        <w:ins w:id="7703" w:author="The Si Tran" w:date="2012-12-06T02:44:00Z">
                          <w:r>
                            <w:t>10</w:t>
                          </w:r>
                        </w:ins>
                        <w:ins w:id="7704"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705"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2" o:title=""/>
            </v:shape>
            <o:OLEObject Type="Embed" ProgID="Equation.DSMT4" ShapeID="_x0000_i1125" DrawAspect="Content" ObjectID="_1417414725" r:id="rId253"/>
          </w:object>
        </w:r>
      </w:del>
    </w:p>
    <w:p w14:paraId="615C4E77" w14:textId="796CC167" w:rsidR="0088753F" w:rsidRDefault="00E20E05" w:rsidP="0088753F">
      <w:pPr>
        <w:pStyle w:val="ListParagraph"/>
        <w:spacing w:after="0" w:line="360" w:lineRule="auto"/>
        <w:ind w:left="0"/>
        <w:rPr>
          <w:ins w:id="7706" w:author="The Si Tran" w:date="2012-12-06T03:24:00Z"/>
          <w:rFonts w:ascii="Times New Roman" w:hAnsi="Times New Roman"/>
          <w:sz w:val="26"/>
          <w:szCs w:val="26"/>
        </w:rPr>
      </w:pPr>
      <w:ins w:id="7707" w:author="The Si Tran" w:date="2012-12-14T05:43:00Z">
        <w:r w:rsidRPr="000C3A28">
          <w:rPr>
            <w:noProof/>
            <w:szCs w:val="26"/>
            <w:rPrChange w:id="7708" w:author="Unknown">
              <w:rPr>
                <w:noProof/>
              </w:rPr>
            </w:rPrChange>
          </w:rPr>
          <mc:AlternateContent>
            <mc:Choice Requires="wps">
              <w:drawing>
                <wp:anchor distT="0" distB="0" distL="114300" distR="114300" simplePos="0" relativeHeight="251612672" behindDoc="0" locked="0" layoutInCell="1" allowOverlap="1" wp14:anchorId="04312190" wp14:editId="62C55816">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B90956" w:rsidRDefault="00B90956">
                              <w:pPr>
                                <w:pStyle w:val="EquationIndex"/>
                                <w:pPrChange w:id="7709" w:author="The Si Tran" w:date="2012-12-16T08:25:00Z">
                                  <w:pPr/>
                                </w:pPrChange>
                              </w:pPr>
                              <w:ins w:id="7710" w:author="The Si Tran" w:date="2012-12-06T02:41:00Z">
                                <w:r>
                                  <w:t>(4.</w:t>
                                </w:r>
                              </w:ins>
                              <w:ins w:id="7711" w:author="The Si Tran" w:date="2012-12-06T02:44:00Z">
                                <w:r>
                                  <w:t>11</w:t>
                                </w:r>
                              </w:ins>
                              <w:ins w:id="77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B90956" w:rsidRDefault="00B90956">
                        <w:pPr>
                          <w:pStyle w:val="EquationIndex"/>
                          <w:pPrChange w:id="7713" w:author="The Si Tran" w:date="2012-12-16T08:25:00Z">
                            <w:pPr/>
                          </w:pPrChange>
                        </w:pPr>
                        <w:ins w:id="7714" w:author="The Si Tran" w:date="2012-12-06T02:41:00Z">
                          <w:r>
                            <w:t>(4.</w:t>
                          </w:r>
                        </w:ins>
                        <w:ins w:id="7715" w:author="The Si Tran" w:date="2012-12-06T02:44:00Z">
                          <w:r>
                            <w:t>11</w:t>
                          </w:r>
                        </w:ins>
                        <w:ins w:id="7716" w:author="The Si Tran" w:date="2012-12-06T02:41:00Z">
                          <w:r>
                            <w:t>)</w:t>
                          </w:r>
                        </w:ins>
                      </w:p>
                    </w:txbxContent>
                  </v:textbox>
                </v:shape>
              </w:pict>
            </mc:Fallback>
          </mc:AlternateContent>
        </w:r>
      </w:ins>
      <w:r w:rsidR="0088753F" w:rsidRPr="0049233F">
        <w:rPr>
          <w:rFonts w:ascii="Times New Roman" w:hAnsi="Times New Roman"/>
          <w:sz w:val="26"/>
          <w:szCs w:val="26"/>
        </w:rPr>
        <w:t>Thay (</w:t>
      </w:r>
      <w:ins w:id="7717" w:author="The Si Tran" w:date="2012-12-14T05:45:00Z">
        <w:r>
          <w:rPr>
            <w:rFonts w:ascii="Times New Roman" w:hAnsi="Times New Roman"/>
            <w:sz w:val="26"/>
            <w:szCs w:val="26"/>
          </w:rPr>
          <w:t>4</w:t>
        </w:r>
      </w:ins>
      <w:del w:id="771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719" w:author="The Si Tran" w:date="2012-12-14T05:45:00Z">
        <w:r>
          <w:rPr>
            <w:rFonts w:ascii="Times New Roman" w:hAnsi="Times New Roman"/>
            <w:sz w:val="26"/>
            <w:szCs w:val="26"/>
          </w:rPr>
          <w:t>4</w:t>
        </w:r>
      </w:ins>
      <w:del w:id="772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721" w:author="The Si Tran" w:date="2012-12-14T05:45:00Z">
        <w:r>
          <w:rPr>
            <w:rFonts w:ascii="Times New Roman" w:hAnsi="Times New Roman"/>
            <w:sz w:val="26"/>
            <w:szCs w:val="26"/>
          </w:rPr>
          <w:t>4</w:t>
        </w:r>
      </w:ins>
      <w:del w:id="772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BE2D8B">
      <w:pPr>
        <w:pStyle w:val="ListParagraph"/>
        <w:spacing w:after="0" w:line="360" w:lineRule="auto"/>
        <w:ind w:firstLine="720"/>
        <w:rPr>
          <w:rFonts w:ascii="Times New Roman" w:hAnsi="Times New Roman"/>
          <w:sz w:val="26"/>
          <w:szCs w:val="26"/>
        </w:rPr>
        <w:pPrChange w:id="7723" w:author="The Si Tran" w:date="2012-12-06T03:25:00Z">
          <w:pPr>
            <w:pStyle w:val="ListParagraph"/>
            <w:spacing w:after="0" w:line="360" w:lineRule="auto"/>
            <w:ind w:left="0"/>
          </w:pPr>
        </w:pPrChange>
      </w:pPr>
      <m:oMathPara>
        <m:oMath>
          <m:f>
            <m:fPr>
              <m:ctrlPr>
                <w:ins w:id="7724" w:author="The Si Tran" w:date="2012-12-06T03:24:00Z">
                  <w:rPr>
                    <w:rFonts w:ascii="Cambria Math" w:eastAsia="Times New Roman" w:hAnsi="Cambria Math"/>
                    <w:i/>
                    <w:sz w:val="26"/>
                    <w:szCs w:val="26"/>
                  </w:rPr>
                </w:ins>
              </m:ctrlPr>
            </m:fPr>
            <m:num>
              <w:ins w:id="7725" w:author="The Si Tran" w:date="2012-12-06T03:24:00Z">
                <m:r>
                  <w:rPr>
                    <w:rFonts w:ascii="Cambria Math" w:hAnsi="Cambria Math"/>
                    <w:sz w:val="26"/>
                    <w:szCs w:val="26"/>
                  </w:rPr>
                  <m:t>∂E</m:t>
                </m:r>
              </w:ins>
            </m:num>
            <m:den>
              <w:ins w:id="7726" w:author="The Si Tran" w:date="2012-12-06T03:24:00Z">
                <m:r>
                  <w:rPr>
                    <w:rFonts w:ascii="Cambria Math" w:hAnsi="Cambria Math"/>
                    <w:sz w:val="26"/>
                    <w:szCs w:val="26"/>
                  </w:rPr>
                  <m:t>∂</m:t>
                </m:r>
              </w:ins>
              <m:sSub>
                <m:sSubPr>
                  <m:ctrlPr>
                    <w:ins w:id="7727" w:author="The Si Tran" w:date="2012-12-06T03:24:00Z">
                      <w:rPr>
                        <w:rFonts w:ascii="Cambria Math" w:eastAsia="Times New Roman" w:hAnsi="Cambria Math"/>
                        <w:i/>
                        <w:sz w:val="26"/>
                        <w:szCs w:val="26"/>
                      </w:rPr>
                    </w:ins>
                  </m:ctrlPr>
                </m:sSubPr>
                <m:e>
                  <w:ins w:id="7728" w:author="The Si Tran" w:date="2012-12-06T03:24:00Z">
                    <m:r>
                      <w:rPr>
                        <w:rFonts w:ascii="Cambria Math" w:hAnsi="Cambria Math"/>
                        <w:sz w:val="26"/>
                        <w:szCs w:val="26"/>
                      </w:rPr>
                      <m:t>w</m:t>
                    </m:r>
                  </w:ins>
                </m:e>
                <m:sub>
                  <w:ins w:id="7729" w:author="The Si Tran" w:date="2012-12-06T03:24:00Z">
                    <m:r>
                      <w:rPr>
                        <w:rFonts w:ascii="Cambria Math" w:hAnsi="Cambria Math"/>
                        <w:sz w:val="26"/>
                        <w:szCs w:val="26"/>
                      </w:rPr>
                      <m:t>ij</m:t>
                    </m:r>
                  </w:ins>
                </m:sub>
              </m:sSub>
            </m:den>
          </m:f>
          <w:ins w:id="7730" w:author="The Si Tran" w:date="2012-12-06T03:24:00Z">
            <m:r>
              <w:rPr>
                <w:rFonts w:ascii="Cambria Math" w:hAnsi="Cambria Math"/>
                <w:sz w:val="26"/>
                <w:szCs w:val="26"/>
              </w:rPr>
              <m:t>=</m:t>
            </m:r>
          </w:ins>
          <m:d>
            <m:dPr>
              <m:ctrlPr>
                <w:ins w:id="7731" w:author="The Si Tran" w:date="2012-12-06T03:24:00Z">
                  <w:rPr>
                    <w:rFonts w:ascii="Cambria Math" w:hAnsi="Cambria Math"/>
                    <w:i/>
                    <w:sz w:val="26"/>
                    <w:szCs w:val="26"/>
                  </w:rPr>
                </w:ins>
              </m:ctrlPr>
            </m:dPr>
            <m:e>
              <m:nary>
                <m:naryPr>
                  <m:chr m:val="∑"/>
                  <m:limLoc m:val="subSup"/>
                  <m:supHide m:val="1"/>
                  <m:ctrlPr>
                    <w:ins w:id="7732" w:author="The Si Tran" w:date="2012-12-06T03:24:00Z">
                      <w:rPr>
                        <w:rFonts w:ascii="Cambria Math" w:eastAsia="Times New Roman" w:hAnsi="Cambria Math"/>
                        <w:i/>
                        <w:sz w:val="26"/>
                        <w:szCs w:val="26"/>
                      </w:rPr>
                    </w:ins>
                  </m:ctrlPr>
                </m:naryPr>
                <m:sub>
                  <w:ins w:id="7733" w:author="The Si Tran" w:date="2012-12-06T03:24:00Z">
                    <m:r>
                      <w:rPr>
                        <w:rFonts w:ascii="Cambria Math" w:eastAsia="Times New Roman" w:hAnsi="Cambria Math"/>
                        <w:sz w:val="26"/>
                        <w:szCs w:val="26"/>
                      </w:rPr>
                      <m:t>k∈succ</m:t>
                    </m:r>
                  </w:ins>
                  <m:d>
                    <m:dPr>
                      <m:ctrlPr>
                        <w:ins w:id="7734" w:author="The Si Tran" w:date="2012-12-06T03:24:00Z">
                          <w:rPr>
                            <w:rFonts w:ascii="Cambria Math" w:eastAsia="Times New Roman" w:hAnsi="Cambria Math"/>
                            <w:i/>
                            <w:sz w:val="26"/>
                            <w:szCs w:val="26"/>
                          </w:rPr>
                        </w:ins>
                      </m:ctrlPr>
                    </m:dPr>
                    <m:e>
                      <w:ins w:id="7735" w:author="The Si Tran" w:date="2012-12-06T03:24:00Z">
                        <m:r>
                          <w:rPr>
                            <w:rFonts w:ascii="Cambria Math" w:eastAsia="Times New Roman" w:hAnsi="Cambria Math"/>
                            <w:sz w:val="26"/>
                            <w:szCs w:val="26"/>
                          </w:rPr>
                          <m:t>i</m:t>
                        </m:r>
                      </w:ins>
                    </m:e>
                  </m:d>
                </m:sub>
                <m:sup/>
                <m:e>
                  <m:f>
                    <m:fPr>
                      <m:ctrlPr>
                        <w:ins w:id="7736" w:author="The Si Tran" w:date="2012-12-06T03:24:00Z">
                          <w:rPr>
                            <w:rFonts w:ascii="Cambria Math" w:eastAsia="Times New Roman" w:hAnsi="Cambria Math"/>
                            <w:i/>
                            <w:sz w:val="26"/>
                            <w:szCs w:val="26"/>
                          </w:rPr>
                        </w:ins>
                      </m:ctrlPr>
                    </m:fPr>
                    <m:num>
                      <w:ins w:id="7737" w:author="The Si Tran" w:date="2012-12-06T03:24:00Z">
                        <m:r>
                          <w:rPr>
                            <w:rFonts w:ascii="Cambria Math" w:hAnsi="Cambria Math"/>
                            <w:sz w:val="26"/>
                            <w:szCs w:val="26"/>
                          </w:rPr>
                          <m:t>∂E</m:t>
                        </m:r>
                      </w:ins>
                    </m:num>
                    <m:den>
                      <w:ins w:id="7738" w:author="The Si Tran" w:date="2012-12-06T03:24:00Z">
                        <m:r>
                          <w:rPr>
                            <w:rFonts w:ascii="Cambria Math" w:hAnsi="Cambria Math"/>
                            <w:sz w:val="26"/>
                            <w:szCs w:val="26"/>
                          </w:rPr>
                          <m:t>∂</m:t>
                        </m:r>
                      </w:ins>
                      <m:sSub>
                        <m:sSubPr>
                          <m:ctrlPr>
                            <w:ins w:id="7739" w:author="The Si Tran" w:date="2012-12-06T03:24:00Z">
                              <w:rPr>
                                <w:rFonts w:ascii="Cambria Math" w:eastAsia="Times New Roman" w:hAnsi="Cambria Math"/>
                                <w:i/>
                                <w:sz w:val="26"/>
                                <w:szCs w:val="26"/>
                              </w:rPr>
                            </w:ins>
                          </m:ctrlPr>
                        </m:sSubPr>
                        <m:e>
                          <w:ins w:id="7740" w:author="The Si Tran" w:date="2012-12-06T03:24:00Z">
                            <m:r>
                              <w:rPr>
                                <w:rFonts w:ascii="Cambria Math" w:hAnsi="Cambria Math"/>
                                <w:sz w:val="26"/>
                                <w:szCs w:val="26"/>
                              </w:rPr>
                              <m:t>o</m:t>
                            </m:r>
                          </w:ins>
                        </m:e>
                        <m:sub>
                          <w:ins w:id="7741" w:author="The Si Tran" w:date="2012-12-06T03:24:00Z">
                            <m:r>
                              <w:rPr>
                                <w:rFonts w:ascii="Cambria Math" w:hAnsi="Cambria Math"/>
                                <w:sz w:val="26"/>
                                <w:szCs w:val="26"/>
                              </w:rPr>
                              <m:t>k</m:t>
                            </m:r>
                          </w:ins>
                        </m:sub>
                      </m:sSub>
                    </m:den>
                  </m:f>
                  <m:sSup>
                    <m:sSupPr>
                      <m:ctrlPr>
                        <w:ins w:id="7742" w:author="The Si Tran" w:date="2012-12-06T03:24:00Z">
                          <w:rPr>
                            <w:rFonts w:ascii="Cambria Math" w:eastAsia="Times New Roman" w:hAnsi="Cambria Math"/>
                            <w:i/>
                            <w:sz w:val="26"/>
                            <w:szCs w:val="26"/>
                          </w:rPr>
                        </w:ins>
                      </m:ctrlPr>
                    </m:sSupPr>
                    <m:e>
                      <w:ins w:id="7743" w:author="The Si Tran" w:date="2012-12-06T03:24:00Z">
                        <m:r>
                          <w:rPr>
                            <w:rFonts w:ascii="Cambria Math" w:eastAsia="Times New Roman" w:hAnsi="Cambria Math"/>
                            <w:sz w:val="26"/>
                            <w:szCs w:val="26"/>
                          </w:rPr>
                          <m:t>f</m:t>
                        </m:r>
                      </w:ins>
                    </m:e>
                    <m:sup>
                      <w:ins w:id="7744" w:author="The Si Tran" w:date="2012-12-06T03:24:00Z">
                        <m:r>
                          <w:rPr>
                            <w:rFonts w:ascii="Cambria Math" w:eastAsia="Times New Roman" w:hAnsi="Cambria Math"/>
                            <w:sz w:val="26"/>
                            <w:szCs w:val="26"/>
                          </w:rPr>
                          <m:t>'</m:t>
                        </m:r>
                      </w:ins>
                    </m:sup>
                  </m:sSup>
                  <m:d>
                    <m:dPr>
                      <m:ctrlPr>
                        <w:ins w:id="7745" w:author="The Si Tran" w:date="2012-12-06T03:24:00Z">
                          <w:rPr>
                            <w:rFonts w:ascii="Cambria Math" w:eastAsia="Times New Roman" w:hAnsi="Cambria Math"/>
                            <w:i/>
                            <w:sz w:val="26"/>
                            <w:szCs w:val="26"/>
                          </w:rPr>
                        </w:ins>
                      </m:ctrlPr>
                    </m:dPr>
                    <m:e>
                      <m:sSub>
                        <m:sSubPr>
                          <m:ctrlPr>
                            <w:ins w:id="7746" w:author="The Si Tran" w:date="2012-12-06T03:24:00Z">
                              <w:rPr>
                                <w:rFonts w:ascii="Cambria Math" w:eastAsia="Times New Roman" w:hAnsi="Cambria Math"/>
                                <w:i/>
                                <w:sz w:val="26"/>
                                <w:szCs w:val="26"/>
                              </w:rPr>
                            </w:ins>
                          </m:ctrlPr>
                        </m:sSubPr>
                        <m:e>
                          <w:ins w:id="7747" w:author="The Si Tran" w:date="2012-12-06T03:24:00Z">
                            <m:r>
                              <w:rPr>
                                <w:rFonts w:ascii="Cambria Math" w:eastAsia="Times New Roman" w:hAnsi="Cambria Math"/>
                                <w:sz w:val="26"/>
                                <w:szCs w:val="26"/>
                              </w:rPr>
                              <m:t>net</m:t>
                            </m:r>
                          </w:ins>
                        </m:e>
                        <m:sub>
                          <w:ins w:id="7748" w:author="The Si Tran" w:date="2012-12-06T03:24:00Z">
                            <m:r>
                              <w:rPr>
                                <w:rFonts w:ascii="Cambria Math" w:eastAsia="Times New Roman" w:hAnsi="Cambria Math"/>
                                <w:sz w:val="26"/>
                                <w:szCs w:val="26"/>
                              </w:rPr>
                              <m:t>k</m:t>
                            </m:r>
                          </w:ins>
                        </m:sub>
                      </m:sSub>
                    </m:e>
                  </m:d>
                  <m:sSub>
                    <m:sSubPr>
                      <m:ctrlPr>
                        <w:ins w:id="7749" w:author="The Si Tran" w:date="2012-12-06T03:24:00Z">
                          <w:rPr>
                            <w:rFonts w:ascii="Cambria Math" w:eastAsia="Times New Roman" w:hAnsi="Cambria Math"/>
                            <w:i/>
                            <w:sz w:val="26"/>
                            <w:szCs w:val="26"/>
                          </w:rPr>
                        </w:ins>
                      </m:ctrlPr>
                    </m:sSubPr>
                    <m:e>
                      <w:ins w:id="7750" w:author="The Si Tran" w:date="2012-12-06T03:24:00Z">
                        <m:r>
                          <w:rPr>
                            <w:rFonts w:ascii="Cambria Math" w:eastAsia="Times New Roman" w:hAnsi="Cambria Math"/>
                            <w:sz w:val="26"/>
                            <w:szCs w:val="26"/>
                          </w:rPr>
                          <m:t>w</m:t>
                        </m:r>
                      </w:ins>
                    </m:e>
                    <m:sub>
                      <w:ins w:id="7751" w:author="The Si Tran" w:date="2012-12-06T03:24:00Z">
                        <m:r>
                          <w:rPr>
                            <w:rFonts w:ascii="Cambria Math" w:eastAsia="Times New Roman" w:hAnsi="Cambria Math"/>
                            <w:sz w:val="26"/>
                            <w:szCs w:val="26"/>
                          </w:rPr>
                          <m:t>ki</m:t>
                        </m:r>
                      </w:ins>
                    </m:sub>
                  </m:sSub>
                </m:e>
              </m:nary>
            </m:e>
          </m:d>
          <w:ins w:id="7752" w:author="The Si Tran" w:date="2012-12-06T03:24:00Z">
            <m:r>
              <w:rPr>
                <w:rFonts w:ascii="Cambria Math" w:hAnsi="Cambria Math"/>
                <w:sz w:val="26"/>
                <w:szCs w:val="26"/>
              </w:rPr>
              <m:t>*</m:t>
            </m:r>
          </w:ins>
          <m:sSup>
            <m:sSupPr>
              <m:ctrlPr>
                <w:ins w:id="7753" w:author="The Si Tran" w:date="2012-12-06T03:25:00Z">
                  <w:rPr>
                    <w:rFonts w:ascii="Cambria Math" w:eastAsia="Times New Roman" w:hAnsi="Cambria Math"/>
                    <w:i/>
                    <w:sz w:val="26"/>
                    <w:szCs w:val="26"/>
                  </w:rPr>
                </w:ins>
              </m:ctrlPr>
            </m:sSupPr>
            <m:e>
              <w:ins w:id="7754" w:author="The Si Tran" w:date="2012-12-06T03:25:00Z">
                <m:r>
                  <w:rPr>
                    <w:rFonts w:ascii="Cambria Math" w:hAnsi="Cambria Math"/>
                    <w:sz w:val="26"/>
                    <w:szCs w:val="26"/>
                  </w:rPr>
                  <m:t>f</m:t>
                </m:r>
              </w:ins>
            </m:e>
            <m:sup>
              <w:ins w:id="7755" w:author="The Si Tran" w:date="2012-12-06T03:25:00Z">
                <m:r>
                  <w:rPr>
                    <w:rFonts w:ascii="Cambria Math" w:hAnsi="Cambria Math"/>
                    <w:sz w:val="26"/>
                    <w:szCs w:val="26"/>
                  </w:rPr>
                  <m:t>'</m:t>
                </m:r>
              </w:ins>
            </m:sup>
          </m:sSup>
          <m:d>
            <m:dPr>
              <m:ctrlPr>
                <w:ins w:id="7756" w:author="The Si Tran" w:date="2012-12-06T03:25:00Z">
                  <w:rPr>
                    <w:rFonts w:ascii="Cambria Math" w:hAnsi="Cambria Math"/>
                    <w:i/>
                    <w:sz w:val="26"/>
                    <w:szCs w:val="26"/>
                  </w:rPr>
                </w:ins>
              </m:ctrlPr>
            </m:dPr>
            <m:e>
              <m:sSub>
                <m:sSubPr>
                  <m:ctrlPr>
                    <w:ins w:id="7757" w:author="The Si Tran" w:date="2012-12-06T03:25:00Z">
                      <w:rPr>
                        <w:rFonts w:ascii="Cambria Math" w:eastAsia="Times New Roman" w:hAnsi="Cambria Math"/>
                        <w:i/>
                        <w:sz w:val="26"/>
                        <w:szCs w:val="26"/>
                      </w:rPr>
                    </w:ins>
                  </m:ctrlPr>
                </m:sSubPr>
                <m:e>
                  <w:ins w:id="7758" w:author="The Si Tran" w:date="2012-12-06T03:25:00Z">
                    <m:r>
                      <w:rPr>
                        <w:rFonts w:ascii="Cambria Math" w:hAnsi="Cambria Math"/>
                        <w:sz w:val="26"/>
                        <w:szCs w:val="26"/>
                      </w:rPr>
                      <m:t>net</m:t>
                    </m:r>
                  </w:ins>
                </m:e>
                <m:sub>
                  <w:ins w:id="7759" w:author="The Si Tran" w:date="2012-12-06T03:25:00Z">
                    <m:r>
                      <w:rPr>
                        <w:rFonts w:ascii="Cambria Math" w:hAnsi="Cambria Math"/>
                        <w:sz w:val="26"/>
                        <w:szCs w:val="26"/>
                      </w:rPr>
                      <m:t>i</m:t>
                    </m:r>
                  </w:ins>
                </m:sub>
              </m:sSub>
            </m:e>
          </m:d>
          <m:sSub>
            <m:sSubPr>
              <m:ctrlPr>
                <w:ins w:id="7760" w:author="The Si Tran" w:date="2012-12-06T03:25:00Z">
                  <w:rPr>
                    <w:rFonts w:ascii="Cambria Math" w:eastAsia="Times New Roman" w:hAnsi="Cambria Math"/>
                    <w:i/>
                    <w:sz w:val="26"/>
                    <w:szCs w:val="26"/>
                  </w:rPr>
                </w:ins>
              </m:ctrlPr>
            </m:sSubPr>
            <m:e>
              <w:ins w:id="7761" w:author="The Si Tran" w:date="2012-12-06T03:25:00Z">
                <m:r>
                  <w:rPr>
                    <w:rFonts w:ascii="Cambria Math" w:hAnsi="Cambria Math"/>
                    <w:sz w:val="26"/>
                    <w:szCs w:val="26"/>
                  </w:rPr>
                  <m:t>o</m:t>
                </m:r>
              </w:ins>
            </m:e>
            <m:sub>
              <w:ins w:id="7762"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763"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0.75pt;height:50.25pt" o:ole="">
              <v:imagedata r:id="rId254" o:title=""/>
            </v:shape>
            <o:OLEObject Type="Embed" ProgID="Equation.DSMT4" ShapeID="_x0000_i1126" DrawAspect="Content" ObjectID="_1417414726" r:id="rId255"/>
          </w:object>
        </w:r>
      </w:del>
    </w:p>
    <w:p w14:paraId="1B4AB723" w14:textId="4F7D63EE" w:rsidR="0088753F" w:rsidRPr="0049233F" w:rsidRDefault="0088753F">
      <w:pPr>
        <w:pPrChange w:id="7764"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88F0E3B" w:rsidR="0088753F" w:rsidRDefault="0088753F">
      <w:pPr>
        <w:rPr>
          <w:ins w:id="7765" w:author="The Si Tran" w:date="2012-12-06T03:26:00Z"/>
        </w:rPr>
        <w:pPrChange w:id="7766" w:author="The Si Tran" w:date="2012-12-16T08:26:00Z">
          <w:pPr>
            <w:pStyle w:val="ListParagraph"/>
            <w:tabs>
              <w:tab w:val="left" w:pos="720"/>
            </w:tabs>
            <w:spacing w:after="0" w:line="360" w:lineRule="auto"/>
            <w:ind w:left="0" w:firstLine="720"/>
          </w:pPr>
        </w:pPrChange>
      </w:pPr>
      <w:r w:rsidRPr="0049233F">
        <w:t xml:space="preserve">Mỗi khi thông tin về đạo hàm riêng phần đã biết, bước tiếp </w:t>
      </w:r>
      <w:proofErr w:type="gramStart"/>
      <w:r w:rsidRPr="0049233F">
        <w:t>theo</w:t>
      </w:r>
      <w:proofErr w:type="gramEnd"/>
      <w:r w:rsidRPr="0049233F">
        <w:t xml:space="preserve"> trong giải thuật lan truyền ngược là cập nhập các trọng số </w:t>
      </w:r>
      <w:r w:rsidRPr="0049233F">
        <w:rPr>
          <w:i/>
        </w:rPr>
        <w:t>w</w:t>
      </w:r>
      <w:r w:rsidRPr="0049233F">
        <w:rPr>
          <w:i/>
          <w:vertAlign w:val="subscript"/>
        </w:rPr>
        <w:t>ij</w:t>
      </w:r>
      <w:r w:rsidRPr="0049233F">
        <w:t xml:space="preserve">. </w:t>
      </w:r>
    </w:p>
    <w:p w14:paraId="3AA5BE56" w14:textId="3321C494" w:rsidR="003C4D45" w:rsidRPr="00100B8E" w:rsidRDefault="00C63864">
      <w:pPr>
        <w:pStyle w:val="ListParagraph"/>
        <w:tabs>
          <w:tab w:val="left" w:pos="720"/>
        </w:tabs>
        <w:spacing w:after="0" w:line="360" w:lineRule="auto"/>
        <w:ind w:left="0" w:firstLine="720"/>
        <w:jc w:val="center"/>
        <w:rPr>
          <w:ins w:id="7767" w:author="The Si Tran" w:date="2012-12-06T03:30:00Z"/>
          <w:rFonts w:ascii="Times New Roman" w:hAnsi="Times New Roman"/>
          <w:sz w:val="26"/>
          <w:szCs w:val="26"/>
        </w:rPr>
        <w:pPrChange w:id="7768" w:author="The Si Tran" w:date="2012-12-14T06:17:00Z">
          <w:pPr>
            <w:pStyle w:val="ListParagraph"/>
            <w:tabs>
              <w:tab w:val="left" w:pos="720"/>
            </w:tabs>
            <w:spacing w:after="0" w:line="360" w:lineRule="auto"/>
            <w:ind w:left="0" w:firstLine="720"/>
          </w:pPr>
        </w:pPrChange>
      </w:pPr>
      <w:ins w:id="7769" w:author="The Si Tran" w:date="2012-12-14T05:54:00Z">
        <w:r w:rsidRPr="000C3A28">
          <w:rPr>
            <w:noProof/>
            <w:rPrChange w:id="7770" w:author="Unknown">
              <w:rPr>
                <w:noProof/>
              </w:rPr>
            </w:rPrChange>
          </w:rPr>
          <mc:AlternateContent>
            <mc:Choice Requires="wps">
              <w:drawing>
                <wp:anchor distT="0" distB="0" distL="114300" distR="114300" simplePos="0" relativeHeight="251662848" behindDoc="0" locked="0" layoutInCell="1" allowOverlap="1" wp14:anchorId="404F4B27" wp14:editId="47D121F4">
                  <wp:simplePos x="0" y="0"/>
                  <wp:positionH relativeFrom="column">
                    <wp:posOffset>5123180</wp:posOffset>
                  </wp:positionH>
                  <wp:positionV relativeFrom="paragraph">
                    <wp:posOffset>4445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B90956" w:rsidRDefault="00B90956">
                              <w:pPr>
                                <w:pStyle w:val="EquationIndex"/>
                                <w:pPrChange w:id="7771" w:author="The Si Tran" w:date="2012-12-16T08:25:00Z">
                                  <w:pPr/>
                                </w:pPrChange>
                              </w:pPr>
                              <w:ins w:id="7772" w:author="The Si Tran" w:date="2012-12-06T02:41:00Z">
                                <w:r>
                                  <w:t>(4.</w:t>
                                </w:r>
                              </w:ins>
                              <w:ins w:id="7773" w:author="The Si Tran" w:date="2012-12-06T02:44:00Z">
                                <w:r>
                                  <w:t>12</w:t>
                                </w:r>
                              </w:ins>
                              <w:ins w:id="777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3.4pt;margin-top:.35pt;width:46.85pt;height:28.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" fillcolor="white [3201]" stroked="f" strokeweight=".5pt">
                  <v:textbox>
                    <w:txbxContent>
                      <w:p w14:paraId="0387FEFB" w14:textId="2F37823D" w:rsidR="00B90956" w:rsidRDefault="00B90956">
                        <w:pPr>
                          <w:pStyle w:val="EquationIndex"/>
                          <w:pPrChange w:id="7775" w:author="The Si Tran" w:date="2012-12-16T08:25:00Z">
                            <w:pPr/>
                          </w:pPrChange>
                        </w:pPr>
                        <w:ins w:id="7776" w:author="The Si Tran" w:date="2012-12-06T02:41:00Z">
                          <w:r>
                            <w:t>(4.</w:t>
                          </w:r>
                        </w:ins>
                        <w:ins w:id="7777" w:author="The Si Tran" w:date="2012-12-06T02:44:00Z">
                          <w:r>
                            <w:t>12</w:t>
                          </w:r>
                        </w:ins>
                        <w:ins w:id="7778" w:author="The Si Tran" w:date="2012-12-06T02:41:00Z">
                          <w:r>
                            <w:t>)</w:t>
                          </w:r>
                        </w:ins>
                      </w:p>
                    </w:txbxContent>
                  </v:textbox>
                </v:shape>
              </w:pict>
            </mc:Fallback>
          </mc:AlternateContent>
        </w:r>
      </w:ins>
      <w:ins w:id="7779" w:author="The Si Tran" w:date="2012-12-14T05:55:00Z">
        <w:r w:rsidR="00782A72" w:rsidRPr="000C3A28">
          <w:rPr>
            <w:noProof/>
            <w:szCs w:val="26"/>
            <w:rPrChange w:id="7780" w:author="Unknown">
              <w:rPr>
                <w:noProof/>
              </w:rPr>
            </w:rPrChange>
          </w:rPr>
          <mc:AlternateContent>
            <mc:Choice Requires="wps">
              <w:drawing>
                <wp:anchor distT="0" distB="0" distL="114300" distR="114300" simplePos="0" relativeHeight="251718144" behindDoc="0" locked="0" layoutInCell="1" allowOverlap="1" wp14:anchorId="78175529" wp14:editId="3D105EF0">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B90956" w:rsidRDefault="00B90956">
                              <w:pPr>
                                <w:pStyle w:val="EquationIndex"/>
                                <w:pPrChange w:id="7781" w:author="The Si Tran" w:date="2012-12-16T08:25:00Z">
                                  <w:pPr/>
                                </w:pPrChange>
                              </w:pPr>
                              <w:ins w:id="7782" w:author="The Si Tran" w:date="2012-12-06T02:41:00Z">
                                <w:r>
                                  <w:t>(4.</w:t>
                                </w:r>
                              </w:ins>
                              <w:ins w:id="7783" w:author="The Si Tran" w:date="2012-12-06T02:44:00Z">
                                <w:r>
                                  <w:t>13</w:t>
                                </w:r>
                              </w:ins>
                              <w:ins w:id="778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B90956" w:rsidRDefault="00B90956">
                        <w:pPr>
                          <w:pStyle w:val="EquationIndex"/>
                          <w:pPrChange w:id="7785" w:author="The Si Tran" w:date="2012-12-16T08:25:00Z">
                            <w:pPr/>
                          </w:pPrChange>
                        </w:pPr>
                        <w:ins w:id="7786" w:author="The Si Tran" w:date="2012-12-06T02:41:00Z">
                          <w:r>
                            <w:t>(4.</w:t>
                          </w:r>
                        </w:ins>
                        <w:ins w:id="7787" w:author="The Si Tran" w:date="2012-12-06T02:44:00Z">
                          <w:r>
                            <w:t>13</w:t>
                          </w:r>
                        </w:ins>
                        <w:ins w:id="7788" w:author="The Si Tran" w:date="2012-12-06T02:41:00Z">
                          <w:r>
                            <w:t>)</w:t>
                          </w:r>
                        </w:ins>
                      </w:p>
                    </w:txbxContent>
                  </v:textbox>
                </v:shape>
              </w:pict>
            </mc:Fallback>
          </mc:AlternateContent>
        </w:r>
      </w:ins>
      <w:ins w:id="7789"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790" w:author="The Si Tran" w:date="2012-12-06T03:30:00Z"/>
          <w:rFonts w:ascii="Times New Roman" w:hAnsi="Times New Roman"/>
          <w:sz w:val="26"/>
          <w:szCs w:val="26"/>
        </w:rPr>
        <w:pPrChange w:id="7791" w:author="The Si Tran" w:date="2012-12-14T06:17:00Z">
          <w:pPr>
            <w:pStyle w:val="ListParagraph"/>
            <w:tabs>
              <w:tab w:val="left" w:pos="720"/>
            </w:tabs>
            <w:spacing w:after="0" w:line="360" w:lineRule="auto"/>
            <w:ind w:left="0" w:firstLine="720"/>
          </w:pPr>
        </w:pPrChange>
      </w:pPr>
      <w:ins w:id="7792"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793" w:author="The Si Tran" w:date="2012-12-06T03:30:00Z">
            <w:rPr/>
          </w:rPrChange>
        </w:rPr>
        <w:pPrChange w:id="7794" w:author="The Si Tran" w:date="2012-12-14T06:17:00Z">
          <w:pPr>
            <w:pStyle w:val="ListParagraph"/>
            <w:spacing w:after="0" w:line="360" w:lineRule="auto"/>
            <w:ind w:left="0" w:firstLine="720"/>
          </w:pPr>
        </w:pPrChange>
      </w:pPr>
      <w:del w:id="7795" w:author="The Si Tran" w:date="2012-12-06T03:30:00Z">
        <w:r w:rsidRPr="00AF1345" w:rsidDel="00962DC9">
          <w:object w:dxaOrig="4040" w:dyaOrig="1040" w14:anchorId="7127A6C4">
            <v:shape id="_x0000_i1127" type="#_x0000_t75" style="width:266.25pt;height:1in" o:ole="">
              <v:imagedata r:id="rId256" o:title=""/>
            </v:shape>
            <o:OLEObject Type="Embed" ProgID="Equation.DSMT4" ShapeID="_x0000_i1127" DrawAspect="Content" ObjectID="_1417414727" r:id="rId257"/>
          </w:object>
        </w:r>
      </w:del>
    </w:p>
    <w:p w14:paraId="41B71683" w14:textId="60BCD495" w:rsidR="0088753F" w:rsidRPr="0049233F" w:rsidRDefault="0088753F">
      <w:pPr>
        <w:pPrChange w:id="7796"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2.75pt" o:ole="">
            <v:imagedata r:id="rId258" o:title=""/>
          </v:shape>
          <o:OLEObject Type="Embed" ProgID="Equation.DSMT4" ShapeID="_x0000_i1128" DrawAspect="Content" ObjectID="_1417414728"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797"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798"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799"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pPr>
        <w:pPrChange w:id="7800"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801" w:name="OLE_LINK1"/>
      <w:r w:rsidRPr="0049233F">
        <w:t>oscillation</w:t>
      </w:r>
      <w:bookmarkEnd w:id="7801"/>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802" w:author="The Si Tran" w:date="2012-12-06T03:30:00Z">
        <m:oMath>
          <m:r>
            <w:rPr>
              <w:rFonts w:ascii="Cambria Math" w:hAnsi="Cambria Math"/>
              <w:szCs w:val="26"/>
            </w:rPr>
            <m:t>∆w</m:t>
          </m:r>
        </m:oMath>
      </w:ins>
      <w:r w:rsidRPr="0049233F">
        <w:t xml:space="preserve"> nhỏ, nếu đạo hàm riêng phần lớn thì </w:t>
      </w:r>
      <w:ins w:id="7803"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804" w:author="The Si Tran" w:date="2012-12-06T03:34:00Z"/>
        </w:rPr>
        <w:pPrChange w:id="7805" w:author="The Si Tran" w:date="2012-12-16T08:27:00Z">
          <w:pPr>
            <w:pStyle w:val="ListParagraph"/>
            <w:spacing w:after="0" w:line="360" w:lineRule="auto"/>
            <w:ind w:left="0" w:firstLine="720"/>
          </w:pPr>
        </w:pPrChange>
      </w:pPr>
      <w:ins w:id="7806" w:author="The Si Tran" w:date="2012-12-14T05:55:00Z">
        <w:r w:rsidRPr="000C3A28">
          <w:rPr>
            <w:noProof/>
            <w:rPrChange w:id="7807" w:author="Unknown">
              <w:rPr>
                <w:noProof/>
              </w:rPr>
            </w:rPrChange>
          </w:rPr>
          <mc:AlternateContent>
            <mc:Choice Requires="wps">
              <w:drawing>
                <wp:anchor distT="0" distB="0" distL="114300" distR="114300" simplePos="0" relativeHeight="251731456" behindDoc="0" locked="0" layoutInCell="1" allowOverlap="1" wp14:anchorId="6A99BEC4" wp14:editId="3816FA19">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B90956" w:rsidRDefault="00B90956">
                              <w:pPr>
                                <w:pStyle w:val="EquationIndex"/>
                                <w:pPrChange w:id="7808" w:author="The Si Tran" w:date="2012-12-16T08:27:00Z">
                                  <w:pPr/>
                                </w:pPrChange>
                              </w:pPr>
                              <w:ins w:id="7809" w:author="The Si Tran" w:date="2012-12-06T02:41:00Z">
                                <w:r>
                                  <w:t>(4.</w:t>
                                </w:r>
                              </w:ins>
                              <w:ins w:id="7810" w:author="The Si Tran" w:date="2012-12-06T02:44:00Z">
                                <w:r>
                                  <w:t>14</w:t>
                                </w:r>
                              </w:ins>
                              <w:ins w:id="78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B90956" w:rsidRDefault="00B90956">
                        <w:pPr>
                          <w:pStyle w:val="EquationIndex"/>
                          <w:pPrChange w:id="7812" w:author="The Si Tran" w:date="2012-12-16T08:27:00Z">
                            <w:pPr/>
                          </w:pPrChange>
                        </w:pPr>
                        <w:ins w:id="7813" w:author="The Si Tran" w:date="2012-12-06T02:41:00Z">
                          <w:r>
                            <w:t>(4.</w:t>
                          </w:r>
                        </w:ins>
                        <w:ins w:id="7814" w:author="The Si Tran" w:date="2012-12-06T02:44:00Z">
                          <w:r>
                            <w:t>14</w:t>
                          </w:r>
                        </w:ins>
                        <w:ins w:id="7815"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816" w:author="The Si Tran" w:date="2012-12-06T03:31:00Z"/>
          <w:rPrChange w:id="7817" w:author="The Si Tran" w:date="2012-12-06T03:34:00Z">
            <w:rPr>
              <w:ins w:id="7818" w:author="The Si Tran" w:date="2012-12-06T03:31:00Z"/>
            </w:rPr>
          </w:rPrChange>
        </w:rPr>
        <w:pPrChange w:id="7819" w:author="The Si Tran" w:date="2012-12-16T08:27:00Z">
          <w:pPr>
            <w:pStyle w:val="ListParagraph"/>
            <w:spacing w:after="0" w:line="360" w:lineRule="auto"/>
            <w:ind w:left="0" w:firstLine="720"/>
          </w:pPr>
        </w:pPrChange>
      </w:pPr>
      <w:del w:id="7820" w:author="The Si Tran" w:date="2012-12-06T03:34:00Z">
        <w:r w:rsidRPr="0049233F" w:rsidDel="003B3962">
          <w:rPr>
            <w:rPrChange w:id="7821" w:author="The Si Tran" w:date="2012-12-05T23:02:00Z">
              <w:rPr/>
            </w:rPrChange>
          </w:rPr>
          <w:object w:dxaOrig="4760" w:dyaOrig="700" w14:anchorId="60BD1AD6">
            <v:shape id="_x0000_i1129" type="#_x0000_t75" style="width:303pt;height:44.25pt" o:ole="">
              <v:imagedata r:id="rId260" o:title=""/>
            </v:shape>
            <o:OLEObject Type="Embed" ProgID="Equation.DSMT4" ShapeID="_x0000_i1129" DrawAspect="Content" ObjectID="_1417414729"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822" w:author="The Si Tran" w:date="2012-12-06T03:34:00Z">
          <w:pPr>
            <w:pStyle w:val="ListParagraph"/>
            <w:spacing w:after="0" w:line="360" w:lineRule="auto"/>
            <w:ind w:left="0" w:firstLine="720"/>
          </w:pPr>
        </w:pPrChange>
      </w:pPr>
      <w:ins w:id="7823"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824"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825" w:author="The Si Tran" w:date="2012-12-06T03:34:00Z">
                  <w:rPr>
                    <w:rFonts w:ascii="Cambria Math" w:hAnsi="Cambria Math"/>
                    <w:i/>
                    <w:sz w:val="26"/>
                    <w:szCs w:val="26"/>
                  </w:rPr>
                </w:ins>
              </m:ctrlPr>
            </m:sSubPr>
            <m:e>
              <w:ins w:id="7826" w:author="The Si Tran" w:date="2012-12-06T03:34:00Z">
                <m:r>
                  <w:rPr>
                    <w:rFonts w:ascii="Cambria Math" w:hAnsi="Cambria Math"/>
                    <w:sz w:val="26"/>
                    <w:szCs w:val="26"/>
                  </w:rPr>
                  <m:t>w</m:t>
                </m:r>
              </w:ins>
            </m:e>
            <m:sub>
              <w:ins w:id="7827" w:author="The Si Tran" w:date="2012-12-06T03:34:00Z">
                <m:r>
                  <w:rPr>
                    <w:rFonts w:ascii="Cambria Math" w:hAnsi="Cambria Math"/>
                    <w:sz w:val="26"/>
                    <w:szCs w:val="26"/>
                  </w:rPr>
                  <m:t>ij</m:t>
                </m:r>
              </w:ins>
            </m:sub>
          </m:sSub>
          <m:d>
            <m:dPr>
              <m:ctrlPr>
                <w:ins w:id="7828" w:author="The Si Tran" w:date="2012-12-06T03:34:00Z">
                  <w:rPr>
                    <w:rFonts w:ascii="Cambria Math" w:hAnsi="Cambria Math"/>
                    <w:i/>
                    <w:sz w:val="26"/>
                    <w:szCs w:val="26"/>
                  </w:rPr>
                </w:ins>
              </m:ctrlPr>
            </m:dPr>
            <m:e>
              <w:ins w:id="7829" w:author="The Si Tran" w:date="2012-12-06T03:34:00Z">
                <m:r>
                  <w:rPr>
                    <w:rFonts w:ascii="Cambria Math" w:hAnsi="Cambria Math"/>
                    <w:sz w:val="26"/>
                    <w:szCs w:val="26"/>
                  </w:rPr>
                  <m:t>t-1</m:t>
                </m:r>
              </w:ins>
            </m:e>
          </m:d>
          <w:ins w:id="7830"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831"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2.75pt;height:12.75pt" o:ole="">
            <v:imagedata r:id="rId262" o:title=""/>
          </v:shape>
          <o:OLEObject Type="Embed" ProgID="Equation.DSMT4" ShapeID="_x0000_i1130" DrawAspect="Content" ObjectID="_1417414730" r:id="rId263"/>
        </w:object>
      </w:r>
      <w:r w:rsidRPr="0049233F">
        <w:t xml:space="preserve">có tác dụng điều chỉnh mức độ ảnh hưởng của giá trị </w:t>
      </w:r>
      <w:ins w:id="7832" w:author="The Si Tran" w:date="2012-12-06T03:33:00Z">
        <m:oMath>
          <m:r>
            <w:rPr>
              <w:rFonts w:ascii="Cambria Math" w:hAnsi="Cambria Math"/>
              <w:szCs w:val="26"/>
            </w:rPr>
            <m:t>∆</m:t>
          </m:r>
        </m:oMath>
      </w:ins>
      <m:oMath>
        <m:sSub>
          <m:sSubPr>
            <m:ctrlPr>
              <w:ins w:id="7833" w:author="The Si Tran" w:date="2012-12-06T03:34:00Z">
                <w:rPr>
                  <w:rFonts w:ascii="Cambria Math" w:hAnsi="Cambria Math"/>
                  <w:i/>
                  <w:szCs w:val="26"/>
                </w:rPr>
              </w:ins>
            </m:ctrlPr>
          </m:sSubPr>
          <m:e>
            <w:ins w:id="7834" w:author="The Si Tran" w:date="2012-12-06T03:34:00Z">
              <m:r>
                <w:rPr>
                  <w:rFonts w:ascii="Cambria Math" w:hAnsi="Cambria Math"/>
                  <w:szCs w:val="26"/>
                </w:rPr>
                <m:t>w</m:t>
              </m:r>
            </w:ins>
          </m:e>
          <m:sub>
            <w:ins w:id="7835" w:author="The Si Tran" w:date="2012-12-06T03:34:00Z">
              <m:r>
                <w:rPr>
                  <w:rFonts w:ascii="Cambria Math" w:hAnsi="Cambria Math"/>
                  <w:szCs w:val="26"/>
                </w:rPr>
                <m:t>ij</m:t>
              </m:r>
            </w:ins>
          </m:sub>
        </m:sSub>
        <m:d>
          <m:dPr>
            <m:ctrlPr>
              <w:ins w:id="7836" w:author="The Si Tran" w:date="2012-12-06T03:34:00Z">
                <w:rPr>
                  <w:rFonts w:ascii="Cambria Math" w:hAnsi="Cambria Math"/>
                  <w:i/>
                  <w:szCs w:val="26"/>
                </w:rPr>
              </w:ins>
            </m:ctrlPr>
          </m:dPr>
          <m:e>
            <w:ins w:id="7837" w:author="The Si Tran" w:date="2012-12-06T03:34:00Z">
              <m:r>
                <w:rPr>
                  <w:rFonts w:ascii="Cambria Math" w:hAnsi="Cambria Math"/>
                  <w:szCs w:val="26"/>
                </w:rPr>
                <m:t>t-1</m:t>
              </m:r>
            </w:ins>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w:ins w:id="7838"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839" w:author="The Si Tran" w:date="2012-12-16T08:27:00Z">
          <w:pPr>
            <w:pStyle w:val="ListParagraph"/>
            <w:spacing w:after="0" w:line="360" w:lineRule="auto"/>
            <w:ind w:left="0" w:firstLine="720"/>
          </w:pPr>
        </w:pPrChange>
      </w:pPr>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840" w:author="The Si Tran" w:date="2012-12-14T05:56:00Z"/>
        </w:rPr>
      </w:pPr>
    </w:p>
    <w:p w14:paraId="26DCD6A4" w14:textId="10B9DDE1" w:rsidR="0088753F" w:rsidRPr="0049233F" w:rsidDel="005457E8" w:rsidRDefault="0088753F">
      <w:pPr>
        <w:ind w:firstLine="0"/>
        <w:rPr>
          <w:del w:id="7841" w:author="The Si Tran" w:date="2012-12-14T05:56:00Z"/>
        </w:rPr>
        <w:pPrChange w:id="7842"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843" w:author="The Si Tran" w:date="2012-12-14T05:56:00Z"/>
        </w:rPr>
        <w:pPrChange w:id="7844"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845" w:author="The Si Tran" w:date="2012-12-14T05:56:00Z"/>
        </w:rPr>
        <w:pPrChange w:id="7846"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847"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848"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849"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850"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851"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852"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75pt" o:ole="">
                  <v:imagedata r:id="rId264" o:title=""/>
                </v:shape>
                <o:OLEObject Type="Embed" ProgID="Equation.DSMT4" ShapeID="_x0000_i1131" DrawAspect="Content" ObjectID="_1417414731"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853" w:author="The Si Tran" w:date="2012-12-05T23:02:00Z">
                  <w:rPr>
                    <w:rFonts w:ascii="Times New Roman" w:hAnsi="Times New Roman"/>
                    <w:i/>
                    <w:position w:val="-32"/>
                    <w:sz w:val="26"/>
                    <w:szCs w:val="26"/>
                  </w:rPr>
                </w:rPrChange>
              </w:rPr>
              <w:object w:dxaOrig="520" w:dyaOrig="700" w14:anchorId="724B0E0A">
                <v:shape id="_x0000_i1132" type="#_x0000_t75" style="width:21.75pt;height:36.75pt" o:ole="">
                  <v:imagedata r:id="rId266" o:title=""/>
                </v:shape>
                <o:OLEObject Type="Embed" ProgID="Equation.DSMT4" ShapeID="_x0000_i1132" DrawAspect="Content" ObjectID="_1417414732"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854" w:author="The Si Tran" w:date="2012-12-05T23:02:00Z">
                  <w:rPr>
                    <w:rFonts w:ascii="Times New Roman" w:hAnsi="Times New Roman"/>
                    <w:i/>
                    <w:position w:val="-32"/>
                    <w:sz w:val="26"/>
                    <w:szCs w:val="26"/>
                  </w:rPr>
                </w:rPrChange>
              </w:rPr>
              <w:object w:dxaOrig="3400" w:dyaOrig="700" w14:anchorId="4466983C">
                <v:shape id="_x0000_i1133" type="#_x0000_t75" style="width:165.75pt;height:36.75pt" o:ole="">
                  <v:imagedata r:id="rId268" o:title=""/>
                </v:shape>
                <o:OLEObject Type="Embed" ProgID="Equation.DSMT4" ShapeID="_x0000_i1133" DrawAspect="Content" ObjectID="_1417414733"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855" w:author="The Si Tran" w:date="2012-12-05T23:02:00Z">
                  <w:rPr>
                    <w:rFonts w:ascii="Times New Roman" w:hAnsi="Times New Roman"/>
                    <w:i/>
                    <w:position w:val="-14"/>
                    <w:sz w:val="26"/>
                    <w:szCs w:val="26"/>
                  </w:rPr>
                </w:rPrChange>
              </w:rPr>
              <w:object w:dxaOrig="2480" w:dyaOrig="380" w14:anchorId="2EEB005A">
                <v:shape id="_x0000_i1134" type="#_x0000_t75" style="width:122.25pt;height:12.75pt" o:ole="">
                  <v:imagedata r:id="rId270" o:title=""/>
                </v:shape>
                <o:OLEObject Type="Embed" ProgID="Equation.DSMT4" ShapeID="_x0000_i1134" DrawAspect="Content" ObjectID="_1417414734"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856" w:name="_Toc327348217"/>
      <w:bookmarkStart w:id="7857" w:name="_Toc343029967"/>
    </w:p>
    <w:p w14:paraId="0030D0D0" w14:textId="700BFB30" w:rsidR="0088753F" w:rsidRDefault="0088753F">
      <w:pPr>
        <w:pStyle w:val="Hinh"/>
        <w:rPr>
          <w:ins w:id="7858" w:author="The Si Tran" w:date="2012-12-11T23:37:00Z"/>
        </w:rPr>
        <w:pPrChange w:id="7859" w:author="The Si Tran" w:date="2012-12-16T10:10:00Z">
          <w:pPr>
            <w:pStyle w:val="Caption"/>
            <w:ind w:left="2160" w:firstLine="720"/>
          </w:pPr>
        </w:pPrChange>
      </w:pPr>
      <w:bookmarkStart w:id="7860" w:name="_Toc343660668"/>
      <w:r w:rsidRPr="0049233F">
        <w:t>Hình</w:t>
      </w:r>
      <w:ins w:id="7861" w:author="The Si Tran" w:date="2012-12-11T23:36:00Z">
        <w:r w:rsidR="002400FD">
          <w:t xml:space="preserve"> 4.</w:t>
        </w:r>
      </w:ins>
      <w:r w:rsidR="001E2676">
        <w:t>9</w:t>
      </w:r>
      <w:del w:id="786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863"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864"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2400FD">
        <w:rPr>
          <w:rPrChange w:id="7865" w:author="The Si Tran" w:date="2012-12-11T23:37:00Z">
            <w:rPr>
              <w:b w:val="0"/>
            </w:rPr>
          </w:rPrChange>
        </w:rPr>
        <w:t xml:space="preserve">i thuật </w:t>
      </w:r>
      <w:proofErr w:type="gramStart"/>
      <w:r w:rsidRPr="002400FD">
        <w:rPr>
          <w:rPrChange w:id="7866" w:author="The Si Tran" w:date="2012-12-11T23:37:00Z">
            <w:rPr>
              <w:b w:val="0"/>
            </w:rPr>
          </w:rPrChange>
        </w:rPr>
        <w:t>lan</w:t>
      </w:r>
      <w:proofErr w:type="gramEnd"/>
      <w:r w:rsidRPr="002400FD">
        <w:rPr>
          <w:rPrChange w:id="7867" w:author="The Si Tran" w:date="2012-12-11T23:37:00Z">
            <w:rPr>
              <w:b w:val="0"/>
            </w:rPr>
          </w:rPrChange>
        </w:rPr>
        <w:t xml:space="preserve"> truyền ngược</w:t>
      </w:r>
      <w:bookmarkEnd w:id="7856"/>
      <w:bookmarkEnd w:id="7857"/>
      <w:bookmarkEnd w:id="7860"/>
    </w:p>
    <w:p w14:paraId="6BC77435" w14:textId="77777777" w:rsidR="002400FD" w:rsidRPr="00032D83" w:rsidRDefault="002400FD">
      <w:pPr>
        <w:pStyle w:val="Hinh"/>
        <w:pPrChange w:id="7868" w:author="The Si Tran" w:date="2012-12-16T10:10:00Z">
          <w:pPr>
            <w:pStyle w:val="Caption"/>
            <w:ind w:left="2160" w:firstLine="720"/>
          </w:pPr>
        </w:pPrChange>
      </w:pPr>
    </w:p>
    <w:p w14:paraId="5DC1FB62" w14:textId="77777777" w:rsidR="0088753F" w:rsidRPr="0049233F" w:rsidDel="00334CAD" w:rsidRDefault="0088753F">
      <w:pPr>
        <w:rPr>
          <w:del w:id="7869" w:author="The Si Tran" w:date="2012-12-16T08:28:00Z"/>
        </w:rPr>
        <w:pPrChange w:id="7870"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871" w:author="The Si Tran" w:date="2012-12-16T08:28:00Z">
          <w:pPr>
            <w:spacing w:before="0"/>
            <w:ind w:firstLine="720"/>
          </w:pPr>
        </w:pPrChange>
      </w:pPr>
    </w:p>
    <w:p w14:paraId="22CC9BD4" w14:textId="699F67BE" w:rsidR="0088753F" w:rsidRPr="0049233F" w:rsidRDefault="0088753F" w:rsidP="0088753F">
      <w:pPr>
        <w:pStyle w:val="Heading3"/>
      </w:pPr>
      <w:bookmarkStart w:id="7872" w:name="_Toc327348175"/>
      <w:bookmarkStart w:id="7873" w:name="_Toc343660585"/>
      <w:r w:rsidRPr="0049233F">
        <w:t>Giải thuật RPROP</w:t>
      </w:r>
      <w:bookmarkEnd w:id="7872"/>
      <w:bookmarkEnd w:id="7873"/>
    </w:p>
    <w:p w14:paraId="1E82DD5F" w14:textId="5AD4C077" w:rsidR="0088753F" w:rsidRPr="0049233F" w:rsidRDefault="0088753F">
      <w:pPr>
        <w:pPrChange w:id="7874"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7875" w:author="The Si Tran" w:date="2012-12-06T03:47:00Z">
                <w:rPr>
                  <w:rFonts w:ascii="Cambria Math" w:hAnsi="Cambria Math"/>
                </w:rPr>
              </w:ins>
            </m:ctrlPr>
          </m:sSubSupPr>
          <m:e>
            <w:ins w:id="7876" w:author="The Si Tran" w:date="2012-12-06T03:47:00Z">
              <m:r>
                <m:rPr>
                  <m:sty m:val="p"/>
                </m:rPr>
                <w:rPr>
                  <w:rFonts w:ascii="Cambria Math" w:hAnsi="Cambria Math"/>
                </w:rPr>
                <m:t>∆</m:t>
              </m:r>
              <m:r>
                <w:rPr>
                  <w:rFonts w:ascii="Cambria Math" w:hAnsi="Cambria Math"/>
                </w:rPr>
                <m:t>w</m:t>
              </m:r>
            </w:ins>
          </m:e>
          <m:sub>
            <w:ins w:id="7877" w:author="The Si Tran" w:date="2012-12-06T03:47:00Z">
              <m:r>
                <w:rPr>
                  <w:rFonts w:ascii="Cambria Math" w:hAnsi="Cambria Math"/>
                </w:rPr>
                <m:t>ij</m:t>
              </m:r>
            </w:ins>
          </m:sub>
          <m:sup>
            <w:ins w:id="787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879"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880" w:author="The Si Tran" w:date="2012-12-06T03:35:00Z"/>
        </w:rPr>
        <w:pPrChange w:id="7881" w:author="The Si Tran" w:date="2012-12-16T08:28:00Z">
          <w:pPr>
            <w:spacing w:before="0"/>
            <w:ind w:firstLine="720"/>
          </w:pPr>
        </w:pPrChange>
      </w:pPr>
      <w:ins w:id="7882" w:author="The Si Tran" w:date="2012-12-14T05:57:00Z">
        <w:r w:rsidRPr="00032D83">
          <w:rPr>
            <w:noProof/>
          </w:rPr>
          <mc:AlternateContent>
            <mc:Choice Requires="wps">
              <w:drawing>
                <wp:anchor distT="0" distB="0" distL="114300" distR="114300" simplePos="0" relativeHeight="251742720" behindDoc="0" locked="0" layoutInCell="1" allowOverlap="1" wp14:anchorId="6AFED96D" wp14:editId="648573E9">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B90956" w:rsidRDefault="00B90956">
                              <w:pPr>
                                <w:pStyle w:val="EquationIndex"/>
                                <w:pPrChange w:id="7883" w:author="The Si Tran" w:date="2012-12-16T08:28:00Z">
                                  <w:pPr/>
                                </w:pPrChange>
                              </w:pPr>
                              <w:ins w:id="7884" w:author="The Si Tran" w:date="2012-12-06T02:41:00Z">
                                <w:r>
                                  <w:t>(4.</w:t>
                                </w:r>
                              </w:ins>
                              <w:ins w:id="7885" w:author="The Si Tran" w:date="2012-12-06T02:44:00Z">
                                <w:r>
                                  <w:t>15</w:t>
                                </w:r>
                              </w:ins>
                              <w:ins w:id="78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B90956" w:rsidRDefault="00B90956">
                        <w:pPr>
                          <w:pStyle w:val="EquationIndex"/>
                          <w:pPrChange w:id="7887" w:author="The Si Tran" w:date="2012-12-16T08:28:00Z">
                            <w:pPr/>
                          </w:pPrChange>
                        </w:pPr>
                        <w:ins w:id="7888" w:author="The Si Tran" w:date="2012-12-06T02:41:00Z">
                          <w:r>
                            <w:t>(4.</w:t>
                          </w:r>
                        </w:ins>
                        <w:ins w:id="7889" w:author="The Si Tran" w:date="2012-12-06T02:44:00Z">
                          <w:r>
                            <w:t>15</w:t>
                          </w:r>
                        </w:ins>
                        <w:ins w:id="7890"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ins w:id="7891" w:author="The Si Tran" w:date="2012-12-06T03:39:00Z">
                <w:rPr>
                  <w:rFonts w:ascii="Cambria Math" w:hAnsi="Cambria Math"/>
                  <w:i/>
                </w:rPr>
              </w:ins>
            </m:ctrlPr>
          </m:sSubPr>
          <m:e>
            <w:ins w:id="7892" w:author="The Si Tran" w:date="2012-12-06T03:39:00Z">
              <m:r>
                <w:rPr>
                  <w:rFonts w:ascii="Cambria Math" w:hAnsi="Cambria Math"/>
                </w:rPr>
                <m:t>w</m:t>
              </m:r>
            </w:ins>
          </m:e>
          <m:sub>
            <w:ins w:id="7893"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894" w:author="The Si Tran" w:date="2012-12-06T03:36:00Z">
                <w:rPr>
                  <w:rFonts w:ascii="Cambria Math" w:hAnsi="Cambria Math"/>
                  <w:i/>
                </w:rPr>
              </w:ins>
            </m:ctrlPr>
          </m:sSubSupPr>
          <m:e>
            <w:ins w:id="7895" w:author="The Si Tran" w:date="2012-12-06T03:36:00Z">
              <m:r>
                <w:rPr>
                  <w:rFonts w:ascii="Cambria Math" w:hAnsi="Cambria Math"/>
                </w:rPr>
                <m:t>∆</m:t>
              </m:r>
            </w:ins>
          </m:e>
          <m:sub>
            <w:ins w:id="7896"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ins w:id="7897" w:author="The Si Tran" w:date="2012-12-06T03:39:00Z">
                <w:rPr>
                  <w:rFonts w:ascii="Cambria Math" w:hAnsi="Cambria Math"/>
                  <w:sz w:val="28"/>
                  <w:szCs w:val="28"/>
                </w:rPr>
              </w:ins>
            </m:ctrlPr>
          </m:fPr>
          <m:num>
            <w:ins w:id="7898" w:author="The Si Tran" w:date="2012-12-06T03:39:00Z">
              <m:r>
                <w:rPr>
                  <w:rFonts w:ascii="Cambria Math" w:hAnsi="Cambria Math"/>
                  <w:sz w:val="28"/>
                  <w:szCs w:val="28"/>
                </w:rPr>
                <m:t>∂</m:t>
              </m:r>
            </w:ins>
            <m:sSup>
              <m:sSupPr>
                <m:ctrlPr>
                  <w:ins w:id="7899" w:author="The Si Tran" w:date="2012-12-06T03:39:00Z">
                    <w:rPr>
                      <w:rFonts w:ascii="Cambria Math" w:hAnsi="Cambria Math"/>
                      <w:sz w:val="28"/>
                      <w:szCs w:val="28"/>
                    </w:rPr>
                  </w:ins>
                </m:ctrlPr>
              </m:sSupPr>
              <m:e>
                <w:ins w:id="7900"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901" w:author="The Si Tran" w:date="2012-12-06T03:39:00Z">
              <m:r>
                <w:rPr>
                  <w:rFonts w:ascii="Cambria Math" w:hAnsi="Cambria Math"/>
                  <w:sz w:val="28"/>
                  <w:szCs w:val="28"/>
                </w:rPr>
                <m:t>∂</m:t>
              </m:r>
            </w:ins>
            <m:sSub>
              <m:sSubPr>
                <m:ctrlPr>
                  <w:ins w:id="7902" w:author="The Si Tran" w:date="2012-12-06T03:39:00Z">
                    <w:rPr>
                      <w:rFonts w:ascii="Cambria Math" w:hAnsi="Cambria Math"/>
                      <w:sz w:val="28"/>
                      <w:szCs w:val="28"/>
                    </w:rPr>
                  </w:ins>
                </m:ctrlPr>
              </m:sSubPr>
              <m:e>
                <w:ins w:id="7903" w:author="The Si Tran" w:date="2012-12-06T03:39:00Z">
                  <m:r>
                    <w:rPr>
                      <w:rFonts w:ascii="Cambria Math" w:hAnsi="Cambria Math"/>
                      <w:sz w:val="28"/>
                      <w:szCs w:val="28"/>
                    </w:rPr>
                    <m:t>w</m:t>
                  </m:r>
                </w:ins>
              </m:e>
              <m:sub>
                <w:ins w:id="7904" w:author="The Si Tran" w:date="2012-12-06T03:39:00Z">
                  <m:r>
                    <w:rPr>
                      <w:rFonts w:ascii="Cambria Math" w:hAnsi="Cambria Math"/>
                      <w:sz w:val="28"/>
                      <w:szCs w:val="28"/>
                    </w:rPr>
                    <m:t>ij</m:t>
                  </m:r>
                </w:ins>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BE2D8B">
      <w:pPr>
        <w:pStyle w:val="Canhgiua"/>
        <w:rPr>
          <w:del w:id="7905" w:author="The Si Tran" w:date="2012-12-06T03:40:00Z"/>
        </w:rPr>
        <w:pPrChange w:id="7906" w:author="The Si Tran" w:date="2012-12-16T17:32:00Z">
          <w:pPr>
            <w:spacing w:before="0"/>
            <w:ind w:firstLine="720"/>
          </w:pPr>
        </w:pPrChange>
      </w:pPr>
      <m:oMathPara>
        <m:oMathParaPr>
          <m:jc m:val="center"/>
        </m:oMathParaPr>
        <m:oMath>
          <m:sSubSup>
            <m:sSubSupPr>
              <m:ctrlPr>
                <w:ins w:id="7907" w:author="The Si Tran" w:date="2012-12-06T03:36:00Z">
                  <w:rPr>
                    <w:rFonts w:ascii="Cambria Math" w:hAnsi="Cambria Math"/>
                  </w:rPr>
                </w:ins>
              </m:ctrlPr>
            </m:sSubSupPr>
            <m:e>
              <w:ins w:id="7908" w:author="The Si Tran" w:date="2012-12-06T03:36:00Z">
                <m:r>
                  <m:rPr>
                    <m:sty m:val="p"/>
                  </m:rPr>
                  <w:rPr>
                    <w:rFonts w:ascii="Cambria Math" w:hAnsi="Cambria Math"/>
                  </w:rPr>
                  <m:t>∆</m:t>
                </m:r>
              </w:ins>
            </m:e>
            <m:sub>
              <w:ins w:id="7909" w:author="The Si Tran" w:date="2012-12-06T03:36:00Z">
                <m:r>
                  <w:rPr>
                    <w:rFonts w:ascii="Cambria Math" w:hAnsi="Cambria Math"/>
                  </w:rPr>
                  <m:t>ij</m:t>
                </m:r>
              </w:ins>
            </m:sub>
            <m:sup>
              <w:ins w:id="7910"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911" w:author="The Si Tran" w:date="2012-12-06T03:36:00Z">
            <m:r>
              <m:rPr>
                <m:sty m:val="p"/>
              </m:rPr>
              <w:rPr>
                <w:rFonts w:ascii="Cambria Math" w:hAnsi="Cambria Math"/>
              </w:rPr>
              <m:t>=</m:t>
            </m:r>
          </w:ins>
          <m:d>
            <m:dPr>
              <m:begChr m:val="{"/>
              <m:endChr m:val=""/>
              <m:ctrlPr>
                <w:ins w:id="7912" w:author="The Si Tran" w:date="2012-12-06T03:38:00Z">
                  <w:rPr>
                    <w:rFonts w:ascii="Cambria Math" w:hAnsi="Cambria Math"/>
                  </w:rPr>
                </w:ins>
              </m:ctrlPr>
            </m:dPr>
            <m:e>
              <m:eqArr>
                <m:eqArrPr>
                  <m:ctrlPr>
                    <w:ins w:id="7913" w:author="The Si Tran" w:date="2012-12-06T03:38:00Z">
                      <w:rPr>
                        <w:rFonts w:ascii="Cambria Math" w:hAnsi="Cambria Math"/>
                      </w:rPr>
                    </w:ins>
                  </m:ctrlPr>
                </m:eqArrPr>
                <m:e>
                  <m:sSup>
                    <m:sSupPr>
                      <m:ctrlPr>
                        <w:ins w:id="7914" w:author="The Si Tran" w:date="2012-12-06T03:38:00Z">
                          <w:rPr>
                            <w:rFonts w:ascii="Cambria Math" w:hAnsi="Cambria Math"/>
                          </w:rPr>
                        </w:ins>
                      </m:ctrlPr>
                    </m:sSupPr>
                    <m:e>
                      <w:ins w:id="7915" w:author="The Si Tran" w:date="2012-12-06T03:38:00Z">
                        <m:r>
                          <w:rPr>
                            <w:rFonts w:ascii="Cambria Math" w:hAnsi="Cambria Math"/>
                          </w:rPr>
                          <m:t>η</m:t>
                        </m:r>
                      </w:ins>
                    </m:e>
                    <m:sup>
                      <w:ins w:id="7916" w:author="The Si Tran" w:date="2012-12-06T03:38:00Z">
                        <m:r>
                          <m:rPr>
                            <m:sty m:val="p"/>
                          </m:rPr>
                          <w:rPr>
                            <w:rFonts w:ascii="Cambria Math" w:hAnsi="Cambria Math"/>
                          </w:rPr>
                          <m:t>+</m:t>
                        </m:r>
                      </w:ins>
                    </m:sup>
                  </m:sSup>
                  <w:ins w:id="7917" w:author="The Si Tran" w:date="2012-12-06T03:38:00Z">
                    <m:r>
                      <m:rPr>
                        <m:sty m:val="p"/>
                      </m:rPr>
                      <w:rPr>
                        <w:rFonts w:ascii="Cambria Math" w:hAnsi="Cambria Math"/>
                      </w:rPr>
                      <m:t>*</m:t>
                    </m:r>
                  </w:ins>
                  <m:sSubSup>
                    <m:sSubSupPr>
                      <m:ctrlPr>
                        <w:ins w:id="7918" w:author="The Si Tran" w:date="2012-12-06T03:38:00Z">
                          <w:rPr>
                            <w:rFonts w:ascii="Cambria Math" w:hAnsi="Cambria Math"/>
                          </w:rPr>
                        </w:ins>
                      </m:ctrlPr>
                    </m:sSubSupPr>
                    <m:e>
                      <w:ins w:id="7919" w:author="The Si Tran" w:date="2012-12-06T03:38:00Z">
                        <m:r>
                          <m:rPr>
                            <m:sty m:val="p"/>
                          </m:rPr>
                          <w:rPr>
                            <w:rFonts w:ascii="Cambria Math" w:hAnsi="Cambria Math"/>
                          </w:rPr>
                          <m:t>∆</m:t>
                        </m:r>
                      </w:ins>
                    </m:e>
                    <m:sub>
                      <w:ins w:id="7920" w:author="The Si Tran" w:date="2012-12-06T03:38:00Z">
                        <m:r>
                          <w:rPr>
                            <w:rFonts w:ascii="Cambria Math" w:hAnsi="Cambria Math"/>
                          </w:rPr>
                          <m:t>ij</m:t>
                        </m:r>
                      </w:ins>
                    </m:sub>
                    <m:sup>
                      <m:d>
                        <m:dPr>
                          <m:ctrlPr>
                            <w:ins w:id="7921" w:author="The Si Tran" w:date="2012-12-06T03:38:00Z">
                              <w:rPr>
                                <w:rFonts w:ascii="Cambria Math" w:hAnsi="Cambria Math"/>
                              </w:rPr>
                            </w:ins>
                          </m:ctrlPr>
                        </m:dPr>
                        <m:e>
                          <w:ins w:id="7922" w:author="The Si Tran" w:date="2012-12-06T03:38:00Z">
                            <m:r>
                              <w:rPr>
                                <w:rFonts w:ascii="Cambria Math" w:hAnsi="Cambria Math"/>
                              </w:rPr>
                              <m:t>t</m:t>
                            </m:r>
                          </w:ins>
                        </m:e>
                      </m:d>
                    </m:sup>
                  </m:sSubSup>
                  <w:ins w:id="7923" w:author="The Si Tran" w:date="2012-12-06T03:38:00Z">
                    <m:r>
                      <m:rPr>
                        <m:sty m:val="p"/>
                      </m:rPr>
                      <w:rPr>
                        <w:rFonts w:ascii="Cambria Math" w:hAnsi="Cambria Math"/>
                      </w:rPr>
                      <m:t xml:space="preserve">, </m:t>
                    </m:r>
                    <m:r>
                      <w:rPr>
                        <w:rFonts w:ascii="Cambria Math" w:hAnsi="Cambria Math"/>
                      </w:rPr>
                      <m:t>if</m:t>
                    </m:r>
                  </w:ins>
                  <w:ins w:id="7924" w:author="The Si Tran" w:date="2012-12-06T03:39:00Z">
                    <m:r>
                      <m:rPr>
                        <m:sty m:val="p"/>
                      </m:rPr>
                      <w:rPr>
                        <w:rFonts w:ascii="Cambria Math" w:hAnsi="Cambria Math"/>
                      </w:rPr>
                      <m:t xml:space="preserve"> </m:t>
                    </m:r>
                  </w:ins>
                  <m:f>
                    <m:fPr>
                      <m:ctrlPr>
                        <w:ins w:id="7925" w:author="The Si Tran" w:date="2012-12-06T03:39:00Z">
                          <w:rPr>
                            <w:rFonts w:ascii="Cambria Math" w:hAnsi="Cambria Math"/>
                          </w:rPr>
                        </w:ins>
                      </m:ctrlPr>
                    </m:fPr>
                    <m:num>
                      <w:ins w:id="7926" w:author="The Si Tran" w:date="2012-12-06T03:39:00Z">
                        <m:r>
                          <w:rPr>
                            <w:rFonts w:ascii="Cambria Math" w:hAnsi="Cambria Math"/>
                          </w:rPr>
                          <m:t>∂</m:t>
                        </m:r>
                      </w:ins>
                      <m:sSup>
                        <m:sSupPr>
                          <m:ctrlPr>
                            <w:ins w:id="7927" w:author="The Si Tran" w:date="2012-12-06T03:39:00Z">
                              <w:rPr>
                                <w:rFonts w:ascii="Cambria Math" w:hAnsi="Cambria Math"/>
                              </w:rPr>
                            </w:ins>
                          </m:ctrlPr>
                        </m:sSupPr>
                        <m:e>
                          <w:ins w:id="7928" w:author="The Si Tran" w:date="2012-12-06T03:39:00Z">
                            <m:r>
                              <w:rPr>
                                <w:rFonts w:ascii="Cambria Math" w:hAnsi="Cambria Math"/>
                              </w:rPr>
                              <m:t>E</m:t>
                            </m:r>
                          </w:ins>
                        </m:e>
                        <m:sup>
                          <m:d>
                            <m:dPr>
                              <m:ctrlPr>
                                <w:ins w:id="7929" w:author="The Si Tran" w:date="2012-12-06T03:39:00Z">
                                  <w:rPr>
                                    <w:rFonts w:ascii="Cambria Math" w:hAnsi="Cambria Math"/>
                                  </w:rPr>
                                </w:ins>
                              </m:ctrlPr>
                            </m:dPr>
                            <m:e>
                              <w:ins w:id="7930" w:author="The Si Tran" w:date="2012-12-06T03:39:00Z">
                                <m:r>
                                  <w:rPr>
                                    <w:rFonts w:ascii="Cambria Math" w:hAnsi="Cambria Math"/>
                                  </w:rPr>
                                  <m:t>t</m:t>
                                </m:r>
                                <m:r>
                                  <m:rPr>
                                    <m:sty m:val="p"/>
                                  </m:rPr>
                                  <w:rPr>
                                    <w:rFonts w:ascii="Cambria Math" w:hAnsi="Cambria Math"/>
                                  </w:rPr>
                                  <m:t>-1</m:t>
                                </m:r>
                              </w:ins>
                            </m:e>
                          </m:d>
                        </m:sup>
                      </m:sSup>
                    </m:num>
                    <m:den>
                      <w:ins w:id="7931" w:author="The Si Tran" w:date="2012-12-06T03:39:00Z">
                        <m:r>
                          <w:rPr>
                            <w:rFonts w:ascii="Cambria Math" w:hAnsi="Cambria Math"/>
                          </w:rPr>
                          <m:t>∂</m:t>
                        </m:r>
                      </w:ins>
                      <m:sSub>
                        <m:sSubPr>
                          <m:ctrlPr>
                            <w:ins w:id="7932" w:author="The Si Tran" w:date="2012-12-06T03:39:00Z">
                              <w:rPr>
                                <w:rFonts w:ascii="Cambria Math" w:hAnsi="Cambria Math"/>
                              </w:rPr>
                            </w:ins>
                          </m:ctrlPr>
                        </m:sSubPr>
                        <m:e>
                          <w:ins w:id="7933" w:author="The Si Tran" w:date="2012-12-06T03:39:00Z">
                            <m:r>
                              <w:rPr>
                                <w:rFonts w:ascii="Cambria Math" w:hAnsi="Cambria Math"/>
                              </w:rPr>
                              <m:t>w</m:t>
                            </m:r>
                          </w:ins>
                        </m:e>
                        <m:sub>
                          <w:ins w:id="7934" w:author="The Si Tran" w:date="2012-12-06T03:39:00Z">
                            <m:r>
                              <w:rPr>
                                <w:rFonts w:ascii="Cambria Math" w:hAnsi="Cambria Math"/>
                              </w:rPr>
                              <m:t>ij</m:t>
                            </m:r>
                          </w:ins>
                        </m:sub>
                      </m:sSub>
                    </m:den>
                  </m:f>
                  <w:ins w:id="7935" w:author="The Si Tran" w:date="2012-12-06T03:39:00Z">
                    <m:r>
                      <m:rPr>
                        <m:sty m:val="p"/>
                      </m:rPr>
                      <w:rPr>
                        <w:rFonts w:ascii="Cambria Math" w:hAnsi="Cambria Math"/>
                      </w:rPr>
                      <m:t>*</m:t>
                    </m:r>
                  </w:ins>
                  <m:f>
                    <m:fPr>
                      <m:ctrlPr>
                        <w:ins w:id="7936" w:author="The Si Tran" w:date="2012-12-06T03:39:00Z">
                          <w:rPr>
                            <w:rFonts w:ascii="Cambria Math" w:hAnsi="Cambria Math"/>
                          </w:rPr>
                        </w:ins>
                      </m:ctrlPr>
                    </m:fPr>
                    <m:num>
                      <w:ins w:id="7937" w:author="The Si Tran" w:date="2012-12-06T03:39:00Z">
                        <m:r>
                          <w:rPr>
                            <w:rFonts w:ascii="Cambria Math" w:hAnsi="Cambria Math"/>
                          </w:rPr>
                          <m:t>∂</m:t>
                        </m:r>
                      </w:ins>
                      <m:sSup>
                        <m:sSupPr>
                          <m:ctrlPr>
                            <w:ins w:id="7938" w:author="The Si Tran" w:date="2012-12-06T03:39:00Z">
                              <w:rPr>
                                <w:rFonts w:ascii="Cambria Math" w:hAnsi="Cambria Math"/>
                              </w:rPr>
                            </w:ins>
                          </m:ctrlPr>
                        </m:sSupPr>
                        <m:e>
                          <w:ins w:id="7939" w:author="The Si Tran" w:date="2012-12-06T03:39:00Z">
                            <m:r>
                              <w:rPr>
                                <w:rFonts w:ascii="Cambria Math" w:hAnsi="Cambria Math"/>
                              </w:rPr>
                              <m:t>E</m:t>
                            </m:r>
                          </w:ins>
                        </m:e>
                        <m:sup>
                          <m:d>
                            <m:dPr>
                              <m:ctrlPr>
                                <w:ins w:id="7940" w:author="The Si Tran" w:date="2012-12-06T03:39:00Z">
                                  <w:rPr>
                                    <w:rFonts w:ascii="Cambria Math" w:hAnsi="Cambria Math"/>
                                  </w:rPr>
                                </w:ins>
                              </m:ctrlPr>
                            </m:dPr>
                            <m:e>
                              <w:ins w:id="7941" w:author="The Si Tran" w:date="2012-12-06T03:39:00Z">
                                <m:r>
                                  <w:rPr>
                                    <w:rFonts w:ascii="Cambria Math" w:hAnsi="Cambria Math"/>
                                  </w:rPr>
                                  <m:t>t</m:t>
                                </m:r>
                              </w:ins>
                            </m:e>
                          </m:d>
                        </m:sup>
                      </m:sSup>
                    </m:num>
                    <m:den>
                      <w:ins w:id="7942" w:author="The Si Tran" w:date="2012-12-06T03:39:00Z">
                        <m:r>
                          <w:rPr>
                            <w:rFonts w:ascii="Cambria Math" w:hAnsi="Cambria Math"/>
                          </w:rPr>
                          <m:t>∂</m:t>
                        </m:r>
                      </w:ins>
                      <m:sSub>
                        <m:sSubPr>
                          <m:ctrlPr>
                            <w:ins w:id="7943" w:author="The Si Tran" w:date="2012-12-06T03:39:00Z">
                              <w:rPr>
                                <w:rFonts w:ascii="Cambria Math" w:hAnsi="Cambria Math"/>
                              </w:rPr>
                            </w:ins>
                          </m:ctrlPr>
                        </m:sSubPr>
                        <m:e>
                          <w:ins w:id="7944" w:author="The Si Tran" w:date="2012-12-06T03:39:00Z">
                            <m:r>
                              <w:rPr>
                                <w:rFonts w:ascii="Cambria Math" w:hAnsi="Cambria Math"/>
                              </w:rPr>
                              <m:t>w</m:t>
                            </m:r>
                          </w:ins>
                        </m:e>
                        <m:sub>
                          <w:ins w:id="7945" w:author="The Si Tran" w:date="2012-12-06T03:39:00Z">
                            <m:r>
                              <w:rPr>
                                <w:rFonts w:ascii="Cambria Math" w:hAnsi="Cambria Math"/>
                              </w:rPr>
                              <m:t>ij</m:t>
                            </m:r>
                          </w:ins>
                        </m:sub>
                      </m:sSub>
                    </m:den>
                  </m:f>
                  <w:ins w:id="7946" w:author="The Si Tran" w:date="2012-12-06T03:39:00Z">
                    <m:r>
                      <m:rPr>
                        <m:sty m:val="p"/>
                      </m:rPr>
                      <w:rPr>
                        <w:rFonts w:ascii="Cambria Math" w:hAnsi="Cambria Math"/>
                      </w:rPr>
                      <m:t>&gt;0</m:t>
                    </m:r>
                  </w:ins>
                </m:e>
                <m:e>
                  <m:sSup>
                    <m:sSupPr>
                      <m:ctrlPr>
                        <w:ins w:id="7947" w:author="The Si Tran" w:date="2012-12-06T03:39:00Z">
                          <w:rPr>
                            <w:rFonts w:ascii="Cambria Math" w:hAnsi="Cambria Math"/>
                          </w:rPr>
                        </w:ins>
                      </m:ctrlPr>
                    </m:sSupPr>
                    <m:e>
                      <w:ins w:id="7948" w:author="The Si Tran" w:date="2012-12-06T03:39:00Z">
                        <m:r>
                          <w:rPr>
                            <w:rFonts w:ascii="Cambria Math" w:hAnsi="Cambria Math"/>
                          </w:rPr>
                          <m:t>η</m:t>
                        </m:r>
                      </w:ins>
                    </m:e>
                    <m:sup>
                      <w:ins w:id="7949" w:author="The Si Tran" w:date="2012-12-06T03:39:00Z">
                        <m:r>
                          <m:rPr>
                            <m:sty m:val="p"/>
                          </m:rPr>
                          <w:rPr>
                            <w:rFonts w:ascii="Cambria Math" w:hAnsi="Cambria Math"/>
                          </w:rPr>
                          <m:t>-</m:t>
                        </m:r>
                      </w:ins>
                    </m:sup>
                  </m:sSup>
                  <w:ins w:id="7950" w:author="The Si Tran" w:date="2012-12-06T03:39:00Z">
                    <m:r>
                      <m:rPr>
                        <m:sty m:val="p"/>
                      </m:rPr>
                      <w:rPr>
                        <w:rFonts w:ascii="Cambria Math" w:hAnsi="Cambria Math"/>
                      </w:rPr>
                      <m:t>*</m:t>
                    </m:r>
                  </w:ins>
                  <m:sSubSup>
                    <m:sSubSupPr>
                      <m:ctrlPr>
                        <w:ins w:id="7951" w:author="The Si Tran" w:date="2012-12-06T03:39:00Z">
                          <w:rPr>
                            <w:rFonts w:ascii="Cambria Math" w:hAnsi="Cambria Math"/>
                          </w:rPr>
                        </w:ins>
                      </m:ctrlPr>
                    </m:sSubSupPr>
                    <m:e>
                      <w:ins w:id="7952" w:author="The Si Tran" w:date="2012-12-06T03:39:00Z">
                        <m:r>
                          <m:rPr>
                            <m:sty m:val="p"/>
                          </m:rPr>
                          <w:rPr>
                            <w:rFonts w:ascii="Cambria Math" w:hAnsi="Cambria Math"/>
                          </w:rPr>
                          <m:t>∆</m:t>
                        </m:r>
                      </w:ins>
                    </m:e>
                    <m:sub>
                      <w:ins w:id="7953" w:author="The Si Tran" w:date="2012-12-06T03:39:00Z">
                        <m:r>
                          <w:rPr>
                            <w:rFonts w:ascii="Cambria Math" w:hAnsi="Cambria Math"/>
                          </w:rPr>
                          <m:t>ij</m:t>
                        </m:r>
                      </w:ins>
                    </m:sub>
                    <m:sup>
                      <m:d>
                        <m:dPr>
                          <m:ctrlPr>
                            <w:ins w:id="7954" w:author="The Si Tran" w:date="2012-12-06T03:39:00Z">
                              <w:rPr>
                                <w:rFonts w:ascii="Cambria Math" w:hAnsi="Cambria Math"/>
                              </w:rPr>
                            </w:ins>
                          </m:ctrlPr>
                        </m:dPr>
                        <m:e>
                          <w:ins w:id="7955" w:author="The Si Tran" w:date="2012-12-06T03:39:00Z">
                            <m:r>
                              <w:rPr>
                                <w:rFonts w:ascii="Cambria Math" w:hAnsi="Cambria Math"/>
                              </w:rPr>
                              <m:t>t</m:t>
                            </m:r>
                          </w:ins>
                        </m:e>
                      </m:d>
                    </m:sup>
                  </m:sSubSup>
                  <w:ins w:id="7956"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957" w:author="The Si Tran" w:date="2012-12-06T03:39:00Z">
                          <w:rPr>
                            <w:rFonts w:ascii="Cambria Math" w:hAnsi="Cambria Math"/>
                          </w:rPr>
                        </w:ins>
                      </m:ctrlPr>
                    </m:fPr>
                    <m:num>
                      <w:ins w:id="7958" w:author="The Si Tran" w:date="2012-12-06T03:39:00Z">
                        <m:r>
                          <w:rPr>
                            <w:rFonts w:ascii="Cambria Math" w:hAnsi="Cambria Math"/>
                          </w:rPr>
                          <m:t>∂</m:t>
                        </m:r>
                      </w:ins>
                      <m:sSup>
                        <m:sSupPr>
                          <m:ctrlPr>
                            <w:ins w:id="7959" w:author="The Si Tran" w:date="2012-12-06T03:39:00Z">
                              <w:rPr>
                                <w:rFonts w:ascii="Cambria Math" w:hAnsi="Cambria Math"/>
                              </w:rPr>
                            </w:ins>
                          </m:ctrlPr>
                        </m:sSupPr>
                        <m:e>
                          <w:ins w:id="7960" w:author="The Si Tran" w:date="2012-12-06T03:39:00Z">
                            <m:r>
                              <w:rPr>
                                <w:rFonts w:ascii="Cambria Math" w:hAnsi="Cambria Math"/>
                              </w:rPr>
                              <m:t>E</m:t>
                            </m:r>
                          </w:ins>
                        </m:e>
                        <m:sup>
                          <m:d>
                            <m:dPr>
                              <m:ctrlPr>
                                <w:ins w:id="7961" w:author="The Si Tran" w:date="2012-12-06T03:39:00Z">
                                  <w:rPr>
                                    <w:rFonts w:ascii="Cambria Math" w:hAnsi="Cambria Math"/>
                                  </w:rPr>
                                </w:ins>
                              </m:ctrlPr>
                            </m:dPr>
                            <m:e>
                              <w:ins w:id="7962" w:author="The Si Tran" w:date="2012-12-06T03:39:00Z">
                                <m:r>
                                  <w:rPr>
                                    <w:rFonts w:ascii="Cambria Math" w:hAnsi="Cambria Math"/>
                                  </w:rPr>
                                  <m:t>t</m:t>
                                </m:r>
                                <m:r>
                                  <m:rPr>
                                    <m:sty m:val="p"/>
                                  </m:rPr>
                                  <w:rPr>
                                    <w:rFonts w:ascii="Cambria Math" w:hAnsi="Cambria Math"/>
                                  </w:rPr>
                                  <m:t>-1</m:t>
                                </m:r>
                              </w:ins>
                            </m:e>
                          </m:d>
                        </m:sup>
                      </m:sSup>
                    </m:num>
                    <m:den>
                      <w:ins w:id="7963" w:author="The Si Tran" w:date="2012-12-06T03:39:00Z">
                        <m:r>
                          <w:rPr>
                            <w:rFonts w:ascii="Cambria Math" w:hAnsi="Cambria Math"/>
                          </w:rPr>
                          <m:t>∂</m:t>
                        </m:r>
                      </w:ins>
                      <m:sSub>
                        <m:sSubPr>
                          <m:ctrlPr>
                            <w:ins w:id="7964" w:author="The Si Tran" w:date="2012-12-06T03:39:00Z">
                              <w:rPr>
                                <w:rFonts w:ascii="Cambria Math" w:hAnsi="Cambria Math"/>
                              </w:rPr>
                            </w:ins>
                          </m:ctrlPr>
                        </m:sSubPr>
                        <m:e>
                          <w:ins w:id="7965" w:author="The Si Tran" w:date="2012-12-06T03:39:00Z">
                            <m:r>
                              <w:rPr>
                                <w:rFonts w:ascii="Cambria Math" w:hAnsi="Cambria Math"/>
                              </w:rPr>
                              <m:t>w</m:t>
                            </m:r>
                          </w:ins>
                        </m:e>
                        <m:sub>
                          <w:ins w:id="7966" w:author="The Si Tran" w:date="2012-12-06T03:39:00Z">
                            <m:r>
                              <w:rPr>
                                <w:rFonts w:ascii="Cambria Math" w:hAnsi="Cambria Math"/>
                              </w:rPr>
                              <m:t>ij</m:t>
                            </m:r>
                          </w:ins>
                        </m:sub>
                      </m:sSub>
                    </m:den>
                  </m:f>
                  <w:ins w:id="7967" w:author="The Si Tran" w:date="2012-12-06T03:39:00Z">
                    <m:r>
                      <m:rPr>
                        <m:sty m:val="p"/>
                      </m:rPr>
                      <w:rPr>
                        <w:rFonts w:ascii="Cambria Math" w:hAnsi="Cambria Math"/>
                      </w:rPr>
                      <m:t>*</m:t>
                    </m:r>
                  </w:ins>
                  <m:f>
                    <m:fPr>
                      <m:ctrlPr>
                        <w:ins w:id="7968" w:author="The Si Tran" w:date="2012-12-06T03:39:00Z">
                          <w:rPr>
                            <w:rFonts w:ascii="Cambria Math" w:hAnsi="Cambria Math"/>
                          </w:rPr>
                        </w:ins>
                      </m:ctrlPr>
                    </m:fPr>
                    <m:num>
                      <w:ins w:id="7969" w:author="The Si Tran" w:date="2012-12-06T03:39:00Z">
                        <m:r>
                          <w:rPr>
                            <w:rFonts w:ascii="Cambria Math" w:hAnsi="Cambria Math"/>
                          </w:rPr>
                          <m:t>∂</m:t>
                        </m:r>
                      </w:ins>
                      <m:sSup>
                        <m:sSupPr>
                          <m:ctrlPr>
                            <w:ins w:id="7970" w:author="The Si Tran" w:date="2012-12-06T03:39:00Z">
                              <w:rPr>
                                <w:rFonts w:ascii="Cambria Math" w:hAnsi="Cambria Math"/>
                              </w:rPr>
                            </w:ins>
                          </m:ctrlPr>
                        </m:sSupPr>
                        <m:e>
                          <w:ins w:id="7971" w:author="The Si Tran" w:date="2012-12-06T03:39:00Z">
                            <m:r>
                              <w:rPr>
                                <w:rFonts w:ascii="Cambria Math" w:hAnsi="Cambria Math"/>
                              </w:rPr>
                              <m:t>E</m:t>
                            </m:r>
                          </w:ins>
                        </m:e>
                        <m:sup>
                          <m:d>
                            <m:dPr>
                              <m:ctrlPr>
                                <w:ins w:id="7972" w:author="The Si Tran" w:date="2012-12-06T03:39:00Z">
                                  <w:rPr>
                                    <w:rFonts w:ascii="Cambria Math" w:hAnsi="Cambria Math"/>
                                  </w:rPr>
                                </w:ins>
                              </m:ctrlPr>
                            </m:dPr>
                            <m:e>
                              <w:ins w:id="7973" w:author="The Si Tran" w:date="2012-12-06T03:39:00Z">
                                <m:r>
                                  <w:rPr>
                                    <w:rFonts w:ascii="Cambria Math" w:hAnsi="Cambria Math"/>
                                  </w:rPr>
                                  <m:t>t</m:t>
                                </m:r>
                              </w:ins>
                            </m:e>
                          </m:d>
                        </m:sup>
                      </m:sSup>
                    </m:num>
                    <m:den>
                      <w:ins w:id="7974" w:author="The Si Tran" w:date="2012-12-06T03:39:00Z">
                        <m:r>
                          <w:rPr>
                            <w:rFonts w:ascii="Cambria Math" w:hAnsi="Cambria Math"/>
                          </w:rPr>
                          <m:t>∂</m:t>
                        </m:r>
                      </w:ins>
                      <m:sSub>
                        <m:sSubPr>
                          <m:ctrlPr>
                            <w:ins w:id="7975" w:author="The Si Tran" w:date="2012-12-06T03:39:00Z">
                              <w:rPr>
                                <w:rFonts w:ascii="Cambria Math" w:hAnsi="Cambria Math"/>
                              </w:rPr>
                            </w:ins>
                          </m:ctrlPr>
                        </m:sSubPr>
                        <m:e>
                          <w:ins w:id="7976" w:author="The Si Tran" w:date="2012-12-06T03:39:00Z">
                            <m:r>
                              <w:rPr>
                                <w:rFonts w:ascii="Cambria Math" w:hAnsi="Cambria Math"/>
                              </w:rPr>
                              <m:t>w</m:t>
                            </m:r>
                          </w:ins>
                        </m:e>
                        <m:sub>
                          <w:ins w:id="7977" w:author="The Si Tran" w:date="2012-12-06T03:39:00Z">
                            <m:r>
                              <w:rPr>
                                <w:rFonts w:ascii="Cambria Math" w:hAnsi="Cambria Math"/>
                              </w:rPr>
                              <m:t>ij</m:t>
                            </m:r>
                          </w:ins>
                        </m:sub>
                      </m:sSub>
                    </m:den>
                  </m:f>
                  <w:ins w:id="7978" w:author="The Si Tran" w:date="2012-12-06T03:39:00Z">
                    <m:r>
                      <m:rPr>
                        <m:sty m:val="p"/>
                      </m:rPr>
                      <w:rPr>
                        <w:rFonts w:ascii="Cambria Math" w:hAnsi="Cambria Math"/>
                      </w:rPr>
                      <m:t>&lt;0</m:t>
                    </m:r>
                  </w:ins>
                </m:e>
                <m:e>
                  <m:sSubSup>
                    <m:sSubSupPr>
                      <m:ctrlPr>
                        <w:ins w:id="7979" w:author="The Si Tran" w:date="2012-12-06T03:40:00Z">
                          <w:rPr>
                            <w:rFonts w:ascii="Cambria Math" w:hAnsi="Cambria Math"/>
                          </w:rPr>
                        </w:ins>
                      </m:ctrlPr>
                    </m:sSubSupPr>
                    <m:e>
                      <w:ins w:id="7980" w:author="The Si Tran" w:date="2012-12-06T03:40:00Z">
                        <m:r>
                          <m:rPr>
                            <m:sty m:val="p"/>
                          </m:rPr>
                          <w:rPr>
                            <w:rFonts w:ascii="Cambria Math" w:hAnsi="Cambria Math"/>
                          </w:rPr>
                          <m:t>∆</m:t>
                        </m:r>
                      </w:ins>
                    </m:e>
                    <m:sub>
                      <w:ins w:id="7981" w:author="The Si Tran" w:date="2012-12-06T03:40:00Z">
                        <m:r>
                          <w:rPr>
                            <w:rFonts w:ascii="Cambria Math" w:hAnsi="Cambria Math"/>
                          </w:rPr>
                          <m:t>ij</m:t>
                        </m:r>
                      </w:ins>
                    </m:sub>
                    <m:sup>
                      <w:ins w:id="7982"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983"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984" w:author="The Si Tran" w:date="2012-12-16T17:32:00Z">
          <w:pPr>
            <w:spacing w:before="0"/>
            <w:ind w:firstLine="720"/>
          </w:pPr>
        </w:pPrChange>
      </w:pPr>
      <w:del w:id="7985" w:author="The Si Tran" w:date="2012-12-06T03:40:00Z">
        <w:r w:rsidRPr="00AF1345" w:rsidDel="00BA6E4C">
          <w:rPr>
            <w:position w:val="-108"/>
          </w:rPr>
          <w:object w:dxaOrig="4660" w:dyaOrig="2280" w14:anchorId="473B087F">
            <v:shape id="_x0000_i1135" type="#_x0000_t75" style="width:280.5pt;height:136.5pt" o:ole="">
              <v:imagedata r:id="rId272" o:title=""/>
            </v:shape>
            <o:OLEObject Type="Embed" ProgID="Equation.DSMT4" ShapeID="_x0000_i1135" DrawAspect="Content" ObjectID="_1417414735" r:id="rId273"/>
          </w:object>
        </w:r>
      </w:del>
    </w:p>
    <w:p w14:paraId="51377D55" w14:textId="77777777" w:rsidR="0088753F" w:rsidRPr="0049233F" w:rsidRDefault="0088753F">
      <w:pPr>
        <w:pPrChange w:id="7986" w:author="The Si Tran" w:date="2012-12-16T08:28:00Z">
          <w:pPr>
            <w:spacing w:before="0"/>
            <w:ind w:firstLine="720"/>
          </w:pPr>
        </w:pPrChange>
      </w:pPr>
      <w:r w:rsidRPr="0049233F">
        <w:t xml:space="preserve">Ở đây </w:t>
      </w:r>
      <w:ins w:id="7987"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988" w:author="The Si Tran" w:date="2012-12-06T03:41:00Z">
                <w:rPr>
                  <w:rFonts w:ascii="Cambria Math" w:hAnsi="Cambria Math"/>
                  <w:i/>
                </w:rPr>
              </w:ins>
            </m:ctrlPr>
          </m:sSupPr>
          <m:e>
            <w:ins w:id="7989" w:author="The Si Tran" w:date="2012-12-06T03:41:00Z">
              <m:r>
                <w:rPr>
                  <w:rFonts w:ascii="Cambria Math" w:hAnsi="Cambria Math"/>
                </w:rPr>
                <m:t>η</m:t>
              </m:r>
            </w:ins>
          </m:e>
          <m:sup>
            <w:ins w:id="7990" w:author="The Si Tran" w:date="2012-12-06T03:41:00Z">
              <m:r>
                <w:rPr>
                  <w:rFonts w:ascii="Cambria Math" w:hAnsi="Cambria Math"/>
                </w:rPr>
                <m:t>+</m:t>
              </m:r>
            </w:ins>
          </m:sup>
        </m:sSup>
      </m:oMath>
      <w:del w:id="7991" w:author="The Si Tran" w:date="2012-12-06T03:41:00Z">
        <w:r w:rsidRPr="00AF1345" w:rsidDel="00E40F7B">
          <w:rPr>
            <w:position w:val="-10"/>
          </w:rPr>
          <w:object w:dxaOrig="1440" w:dyaOrig="360" w14:anchorId="3EC1D1FE">
            <v:shape id="_x0000_i1136" type="#_x0000_t75" style="width:1in;height:12.75pt" o:ole="">
              <v:imagedata r:id="rId274" o:title=""/>
            </v:shape>
            <o:OLEObject Type="Embed" ProgID="Equation.DSMT4" ShapeID="_x0000_i1136" DrawAspect="Content" ObjectID="_1417414736" r:id="rId275"/>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pPr>
        <w:rPr>
          <w:ins w:id="7992" w:author="The Si Tran" w:date="2012-12-06T03:41:00Z"/>
        </w:rPr>
        <w:pPrChange w:id="7993" w:author="The Si Tran" w:date="2012-12-16T08:28:00Z">
          <w:pPr>
            <w:spacing w:before="0"/>
            <w:ind w:firstLine="720"/>
          </w:pPr>
        </w:pPrChange>
      </w:pPr>
      <w:ins w:id="7994" w:author="The Si Tran" w:date="2012-12-14T05:57:00Z">
        <w:r w:rsidRPr="00032D83">
          <w:rPr>
            <w:noProof/>
          </w:rPr>
          <mc:AlternateContent>
            <mc:Choice Requires="wps">
              <w:drawing>
                <wp:anchor distT="0" distB="0" distL="114300" distR="114300" simplePos="0" relativeHeight="251757056" behindDoc="0" locked="0" layoutInCell="1" allowOverlap="1" wp14:anchorId="11D227F1" wp14:editId="6EBCA1E2">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B90956" w:rsidRDefault="00B90956">
                              <w:pPr>
                                <w:pStyle w:val="EquationIndex"/>
                                <w:pPrChange w:id="7995" w:author="The Si Tran" w:date="2012-12-16T08:28:00Z">
                                  <w:pPr/>
                                </w:pPrChange>
                              </w:pPr>
                              <w:ins w:id="7996" w:author="The Si Tran" w:date="2012-12-06T02:41:00Z">
                                <w:r>
                                  <w:t>(4.</w:t>
                                </w:r>
                              </w:ins>
                              <w:ins w:id="7997" w:author="The Si Tran" w:date="2012-12-06T02:44:00Z">
                                <w:r>
                                  <w:t>16</w:t>
                                </w:r>
                              </w:ins>
                              <w:ins w:id="79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B90956" w:rsidRDefault="00B90956">
                        <w:pPr>
                          <w:pStyle w:val="EquationIndex"/>
                          <w:pPrChange w:id="7999" w:author="The Si Tran" w:date="2012-12-16T08:28:00Z">
                            <w:pPr/>
                          </w:pPrChange>
                        </w:pPr>
                        <w:ins w:id="8000" w:author="The Si Tran" w:date="2012-12-06T02:41:00Z">
                          <w:r>
                            <w:t>(4.</w:t>
                          </w:r>
                        </w:ins>
                        <w:ins w:id="8001" w:author="The Si Tran" w:date="2012-12-06T02:44:00Z">
                          <w:r>
                            <w:t>16</w:t>
                          </w:r>
                        </w:ins>
                        <w:ins w:id="8002"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003" w:author="The Si Tran" w:date="2012-12-06T03:39:00Z">
                <w:rPr>
                  <w:rFonts w:ascii="Cambria Math" w:hAnsi="Cambria Math"/>
                  <w:i/>
                </w:rPr>
              </w:ins>
            </m:ctrlPr>
          </m:sSubPr>
          <m:e>
            <w:ins w:id="8004" w:author="The Si Tran" w:date="2012-12-06T03:39:00Z">
              <m:r>
                <w:rPr>
                  <w:rFonts w:ascii="Cambria Math" w:hAnsi="Cambria Math"/>
                </w:rPr>
                <m:t>w</m:t>
              </m:r>
            </w:ins>
          </m:e>
          <m:sub>
            <w:ins w:id="8005"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006" w:author="The Si Tran" w:date="2012-12-06T03:36:00Z">
                <w:rPr>
                  <w:rFonts w:ascii="Cambria Math" w:hAnsi="Cambria Math"/>
                  <w:i/>
                </w:rPr>
              </w:ins>
            </m:ctrlPr>
          </m:sSubSupPr>
          <m:e>
            <w:ins w:id="8007" w:author="The Si Tran" w:date="2012-12-06T03:36:00Z">
              <m:r>
                <w:rPr>
                  <w:rFonts w:ascii="Cambria Math" w:hAnsi="Cambria Math"/>
                </w:rPr>
                <m:t>∆</m:t>
              </m:r>
            </w:ins>
          </m:e>
          <m:sub>
            <w:ins w:id="8008"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009" w:author="The Si Tran" w:date="2012-12-06T03:36:00Z">
                <w:rPr>
                  <w:rFonts w:ascii="Cambria Math" w:hAnsi="Cambria Math"/>
                  <w:i/>
                </w:rPr>
              </w:ins>
            </m:ctrlPr>
          </m:sSubSupPr>
          <m:e>
            <w:ins w:id="8010" w:author="The Si Tran" w:date="2012-12-06T03:36:00Z">
              <m:r>
                <w:rPr>
                  <w:rFonts w:ascii="Cambria Math" w:hAnsi="Cambria Math"/>
                </w:rPr>
                <m:t>∆</m:t>
              </m:r>
            </w:ins>
          </m:e>
          <m:sub>
            <w:ins w:id="8011"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ins w:id="8012" w:author="The Si Tran" w:date="2012-12-06T03:36:00Z">
                <w:rPr>
                  <w:rFonts w:ascii="Cambria Math" w:hAnsi="Cambria Math"/>
                  <w:i/>
                </w:rPr>
              </w:ins>
            </m:ctrlPr>
          </m:sSubSupPr>
          <m:e>
            <w:ins w:id="8013" w:author="The Si Tran" w:date="2012-12-06T03:36:00Z">
              <m:r>
                <w:rPr>
                  <w:rFonts w:ascii="Cambria Math" w:hAnsi="Cambria Math"/>
                </w:rPr>
                <m:t>∆</m:t>
              </m:r>
            </w:ins>
          </m:e>
          <m:sub>
            <w:ins w:id="8014"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BE2D8B">
      <w:pPr>
        <w:pStyle w:val="Canhgiua"/>
        <w:rPr>
          <w:ins w:id="8015" w:author="The Si Tran" w:date="2012-12-06T03:44:00Z"/>
        </w:rPr>
        <w:pPrChange w:id="8016" w:author="The Si Tran" w:date="2012-12-16T17:32:00Z">
          <w:pPr>
            <w:spacing w:before="0"/>
            <w:ind w:firstLine="720"/>
          </w:pPr>
        </w:pPrChange>
      </w:pPr>
      <m:oMathPara>
        <m:oMath>
          <m:sSubSup>
            <m:sSubSupPr>
              <m:ctrlPr>
                <w:ins w:id="8017" w:author="The Si Tran" w:date="2012-12-06T03:41:00Z">
                  <w:rPr>
                    <w:rFonts w:ascii="Cambria Math" w:hAnsi="Cambria Math"/>
                  </w:rPr>
                </w:ins>
              </m:ctrlPr>
            </m:sSubSupPr>
            <m:e>
              <w:ins w:id="8018" w:author="The Si Tran" w:date="2012-12-06T03:41:00Z">
                <m:r>
                  <m:rPr>
                    <m:sty m:val="p"/>
                  </m:rPr>
                  <w:rPr>
                    <w:rFonts w:ascii="Cambria Math" w:hAnsi="Cambria Math"/>
                  </w:rPr>
                  <m:t>∆</m:t>
                </m:r>
                <m:r>
                  <w:rPr>
                    <w:rFonts w:ascii="Cambria Math" w:hAnsi="Cambria Math"/>
                  </w:rPr>
                  <m:t>w</m:t>
                </m:r>
              </w:ins>
            </m:e>
            <m:sub>
              <w:ins w:id="8019" w:author="The Si Tran" w:date="2012-12-06T03:41:00Z">
                <m:r>
                  <w:rPr>
                    <w:rFonts w:ascii="Cambria Math" w:hAnsi="Cambria Math"/>
                  </w:rPr>
                  <m:t>ij</m:t>
                </m:r>
              </w:ins>
            </m:sub>
            <m:sup>
              <w:ins w:id="8020"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021" w:author="The Si Tran" w:date="2012-12-06T03:41:00Z">
            <m:r>
              <m:rPr>
                <m:sty m:val="p"/>
              </m:rPr>
              <w:rPr>
                <w:rFonts w:ascii="Cambria Math" w:hAnsi="Cambria Math"/>
              </w:rPr>
              <m:t>=</m:t>
            </m:r>
          </w:ins>
          <m:d>
            <m:dPr>
              <m:begChr m:val="{"/>
              <m:endChr m:val=""/>
              <m:ctrlPr>
                <w:ins w:id="8022" w:author="The Si Tran" w:date="2012-12-06T03:41:00Z">
                  <w:rPr>
                    <w:rFonts w:ascii="Cambria Math" w:hAnsi="Cambria Math"/>
                  </w:rPr>
                </w:ins>
              </m:ctrlPr>
            </m:dPr>
            <m:e>
              <m:eqArr>
                <m:eqArrPr>
                  <m:ctrlPr>
                    <w:ins w:id="8023" w:author="The Si Tran" w:date="2012-12-06T03:41:00Z">
                      <w:rPr>
                        <w:rFonts w:ascii="Cambria Math" w:hAnsi="Cambria Math"/>
                      </w:rPr>
                    </w:ins>
                  </m:ctrlPr>
                </m:eqArrPr>
                <m:e>
                  <w:ins w:id="8024" w:author="The Si Tran" w:date="2012-12-06T03:42:00Z">
                    <m:r>
                      <m:rPr>
                        <m:sty m:val="p"/>
                      </m:rPr>
                      <w:rPr>
                        <w:rFonts w:ascii="Cambria Math" w:hAnsi="Cambria Math"/>
                      </w:rPr>
                      <m:t>-</m:t>
                    </m:r>
                  </w:ins>
                  <m:sSubSup>
                    <m:sSubSupPr>
                      <m:ctrlPr>
                        <w:ins w:id="8025" w:author="The Si Tran" w:date="2012-12-06T03:41:00Z">
                          <w:rPr>
                            <w:rFonts w:ascii="Cambria Math" w:hAnsi="Cambria Math"/>
                          </w:rPr>
                        </w:ins>
                      </m:ctrlPr>
                    </m:sSubSupPr>
                    <m:e>
                      <w:ins w:id="8026" w:author="The Si Tran" w:date="2012-12-06T03:41:00Z">
                        <m:r>
                          <m:rPr>
                            <m:sty m:val="p"/>
                          </m:rPr>
                          <w:rPr>
                            <w:rFonts w:ascii="Cambria Math" w:hAnsi="Cambria Math"/>
                          </w:rPr>
                          <m:t>∆</m:t>
                        </m:r>
                      </w:ins>
                    </m:e>
                    <m:sub>
                      <w:ins w:id="8027" w:author="The Si Tran" w:date="2012-12-06T03:41:00Z">
                        <m:r>
                          <w:rPr>
                            <w:rFonts w:ascii="Cambria Math" w:hAnsi="Cambria Math"/>
                          </w:rPr>
                          <m:t>ij</m:t>
                        </m:r>
                      </w:ins>
                    </m:sub>
                    <m:sup>
                      <m:d>
                        <m:dPr>
                          <m:ctrlPr>
                            <w:ins w:id="8028" w:author="The Si Tran" w:date="2012-12-06T03:41:00Z">
                              <w:rPr>
                                <w:rFonts w:ascii="Cambria Math" w:hAnsi="Cambria Math"/>
                              </w:rPr>
                            </w:ins>
                          </m:ctrlPr>
                        </m:dPr>
                        <m:e>
                          <w:ins w:id="8029" w:author="The Si Tran" w:date="2012-12-06T03:41:00Z">
                            <m:r>
                              <w:rPr>
                                <w:rFonts w:ascii="Cambria Math" w:hAnsi="Cambria Math"/>
                              </w:rPr>
                              <m:t>t</m:t>
                            </m:r>
                          </w:ins>
                        </m:e>
                      </m:d>
                    </m:sup>
                  </m:sSubSup>
                  <w:ins w:id="8030"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31" w:author="The Si Tran" w:date="2012-12-06T03:41:00Z">
                          <w:rPr>
                            <w:rFonts w:ascii="Cambria Math" w:hAnsi="Cambria Math"/>
                          </w:rPr>
                        </w:ins>
                      </m:ctrlPr>
                    </m:fPr>
                    <m:num>
                      <w:ins w:id="8032" w:author="The Si Tran" w:date="2012-12-06T03:41:00Z">
                        <m:r>
                          <w:rPr>
                            <w:rFonts w:ascii="Cambria Math" w:hAnsi="Cambria Math"/>
                          </w:rPr>
                          <m:t>∂</m:t>
                        </m:r>
                      </w:ins>
                      <m:sSup>
                        <m:sSupPr>
                          <m:ctrlPr>
                            <w:ins w:id="8033" w:author="The Si Tran" w:date="2012-12-06T03:41:00Z">
                              <w:rPr>
                                <w:rFonts w:ascii="Cambria Math" w:hAnsi="Cambria Math"/>
                              </w:rPr>
                            </w:ins>
                          </m:ctrlPr>
                        </m:sSupPr>
                        <m:e>
                          <w:ins w:id="8034" w:author="The Si Tran" w:date="2012-12-06T03:41:00Z">
                            <m:r>
                              <w:rPr>
                                <w:rFonts w:ascii="Cambria Math" w:hAnsi="Cambria Math"/>
                              </w:rPr>
                              <m:t>E</m:t>
                            </m:r>
                          </w:ins>
                        </m:e>
                        <m:sup>
                          <m:d>
                            <m:dPr>
                              <m:ctrlPr>
                                <w:ins w:id="8035" w:author="The Si Tran" w:date="2012-12-06T03:41:00Z">
                                  <w:rPr>
                                    <w:rFonts w:ascii="Cambria Math" w:hAnsi="Cambria Math"/>
                                  </w:rPr>
                                </w:ins>
                              </m:ctrlPr>
                            </m:dPr>
                            <m:e>
                              <w:ins w:id="8036" w:author="The Si Tran" w:date="2012-12-06T03:41:00Z">
                                <m:r>
                                  <w:rPr>
                                    <w:rFonts w:ascii="Cambria Math" w:hAnsi="Cambria Math"/>
                                  </w:rPr>
                                  <m:t>t</m:t>
                                </m:r>
                              </w:ins>
                            </m:e>
                          </m:d>
                        </m:sup>
                      </m:sSup>
                    </m:num>
                    <m:den>
                      <w:ins w:id="8037" w:author="The Si Tran" w:date="2012-12-06T03:41:00Z">
                        <m:r>
                          <w:rPr>
                            <w:rFonts w:ascii="Cambria Math" w:hAnsi="Cambria Math"/>
                          </w:rPr>
                          <m:t>∂</m:t>
                        </m:r>
                      </w:ins>
                      <m:sSub>
                        <m:sSubPr>
                          <m:ctrlPr>
                            <w:ins w:id="8038" w:author="The Si Tran" w:date="2012-12-06T03:41:00Z">
                              <w:rPr>
                                <w:rFonts w:ascii="Cambria Math" w:hAnsi="Cambria Math"/>
                              </w:rPr>
                            </w:ins>
                          </m:ctrlPr>
                        </m:sSubPr>
                        <m:e>
                          <w:ins w:id="8039" w:author="The Si Tran" w:date="2012-12-06T03:41:00Z">
                            <m:r>
                              <w:rPr>
                                <w:rFonts w:ascii="Cambria Math" w:hAnsi="Cambria Math"/>
                              </w:rPr>
                              <m:t>w</m:t>
                            </m:r>
                          </w:ins>
                        </m:e>
                        <m:sub>
                          <w:ins w:id="8040" w:author="The Si Tran" w:date="2012-12-06T03:41:00Z">
                            <m:r>
                              <w:rPr>
                                <w:rFonts w:ascii="Cambria Math" w:hAnsi="Cambria Math"/>
                              </w:rPr>
                              <m:t>ij</m:t>
                            </m:r>
                          </w:ins>
                        </m:sub>
                      </m:sSub>
                    </m:den>
                  </m:f>
                  <w:ins w:id="8041" w:author="The Si Tran" w:date="2012-12-06T03:41:00Z">
                    <m:r>
                      <m:rPr>
                        <m:sty m:val="p"/>
                      </m:rPr>
                      <w:rPr>
                        <w:rFonts w:ascii="Cambria Math" w:hAnsi="Cambria Math"/>
                      </w:rPr>
                      <m:t>&gt;0</m:t>
                    </m:r>
                  </w:ins>
                </m:e>
                <m:e>
                  <w:ins w:id="8042" w:author="The Si Tran" w:date="2012-12-06T03:42:00Z">
                    <m:r>
                      <m:rPr>
                        <m:sty m:val="p"/>
                      </m:rPr>
                      <w:rPr>
                        <w:rFonts w:ascii="Cambria Math" w:hAnsi="Cambria Math"/>
                      </w:rPr>
                      <m:t>+</m:t>
                    </m:r>
                  </w:ins>
                  <m:sSubSup>
                    <m:sSubSupPr>
                      <m:ctrlPr>
                        <w:ins w:id="8043" w:author="The Si Tran" w:date="2012-12-06T03:43:00Z">
                          <w:rPr>
                            <w:rFonts w:ascii="Cambria Math" w:hAnsi="Cambria Math"/>
                          </w:rPr>
                        </w:ins>
                      </m:ctrlPr>
                    </m:sSubSupPr>
                    <m:e>
                      <w:ins w:id="8044" w:author="The Si Tran" w:date="2012-12-06T03:43:00Z">
                        <m:r>
                          <m:rPr>
                            <m:sty m:val="p"/>
                          </m:rPr>
                          <w:rPr>
                            <w:rFonts w:ascii="Cambria Math" w:hAnsi="Cambria Math"/>
                          </w:rPr>
                          <m:t>∆</m:t>
                        </m:r>
                      </w:ins>
                    </m:e>
                    <m:sub>
                      <w:ins w:id="8045" w:author="The Si Tran" w:date="2012-12-06T03:43:00Z">
                        <m:r>
                          <w:rPr>
                            <w:rFonts w:ascii="Cambria Math" w:hAnsi="Cambria Math"/>
                          </w:rPr>
                          <m:t>ij</m:t>
                        </m:r>
                      </w:ins>
                    </m:sub>
                    <m:sup>
                      <m:d>
                        <m:dPr>
                          <m:ctrlPr>
                            <w:ins w:id="8046" w:author="The Si Tran" w:date="2012-12-06T03:43:00Z">
                              <w:rPr>
                                <w:rFonts w:ascii="Cambria Math" w:hAnsi="Cambria Math"/>
                              </w:rPr>
                            </w:ins>
                          </m:ctrlPr>
                        </m:dPr>
                        <m:e>
                          <w:ins w:id="8047" w:author="The Si Tran" w:date="2012-12-06T03:43:00Z">
                            <m:r>
                              <w:rPr>
                                <w:rFonts w:ascii="Cambria Math" w:hAnsi="Cambria Math"/>
                              </w:rPr>
                              <m:t>t</m:t>
                            </m:r>
                          </w:ins>
                        </m:e>
                      </m:d>
                    </m:sup>
                  </m:sSubSup>
                  <w:ins w:id="8048"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49" w:author="The Si Tran" w:date="2012-12-06T03:42:00Z">
                          <w:rPr>
                            <w:rFonts w:ascii="Cambria Math" w:hAnsi="Cambria Math"/>
                          </w:rPr>
                        </w:ins>
                      </m:ctrlPr>
                    </m:fPr>
                    <m:num>
                      <w:ins w:id="8050" w:author="The Si Tran" w:date="2012-12-06T03:42:00Z">
                        <m:r>
                          <w:rPr>
                            <w:rFonts w:ascii="Cambria Math" w:hAnsi="Cambria Math"/>
                          </w:rPr>
                          <m:t>∂</m:t>
                        </m:r>
                      </w:ins>
                      <m:sSup>
                        <m:sSupPr>
                          <m:ctrlPr>
                            <w:ins w:id="8051" w:author="The Si Tran" w:date="2012-12-06T03:42:00Z">
                              <w:rPr>
                                <w:rFonts w:ascii="Cambria Math" w:hAnsi="Cambria Math"/>
                              </w:rPr>
                            </w:ins>
                          </m:ctrlPr>
                        </m:sSupPr>
                        <m:e>
                          <w:ins w:id="8052" w:author="The Si Tran" w:date="2012-12-06T03:42:00Z">
                            <m:r>
                              <w:rPr>
                                <w:rFonts w:ascii="Cambria Math" w:hAnsi="Cambria Math"/>
                              </w:rPr>
                              <m:t>E</m:t>
                            </m:r>
                          </w:ins>
                        </m:e>
                        <m:sup>
                          <m:d>
                            <m:dPr>
                              <m:ctrlPr>
                                <w:ins w:id="8053" w:author="The Si Tran" w:date="2012-12-06T03:42:00Z">
                                  <w:rPr>
                                    <w:rFonts w:ascii="Cambria Math" w:hAnsi="Cambria Math"/>
                                  </w:rPr>
                                </w:ins>
                              </m:ctrlPr>
                            </m:dPr>
                            <m:e>
                              <w:ins w:id="8054" w:author="The Si Tran" w:date="2012-12-06T03:42:00Z">
                                <m:r>
                                  <w:rPr>
                                    <w:rFonts w:ascii="Cambria Math" w:hAnsi="Cambria Math"/>
                                  </w:rPr>
                                  <m:t>t</m:t>
                                </m:r>
                              </w:ins>
                            </m:e>
                          </m:d>
                        </m:sup>
                      </m:sSup>
                    </m:num>
                    <m:den>
                      <w:ins w:id="8055" w:author="The Si Tran" w:date="2012-12-06T03:42:00Z">
                        <m:r>
                          <w:rPr>
                            <w:rFonts w:ascii="Cambria Math" w:hAnsi="Cambria Math"/>
                          </w:rPr>
                          <m:t>∂</m:t>
                        </m:r>
                      </w:ins>
                      <m:sSub>
                        <m:sSubPr>
                          <m:ctrlPr>
                            <w:ins w:id="8056" w:author="The Si Tran" w:date="2012-12-06T03:42:00Z">
                              <w:rPr>
                                <w:rFonts w:ascii="Cambria Math" w:hAnsi="Cambria Math"/>
                              </w:rPr>
                            </w:ins>
                          </m:ctrlPr>
                        </m:sSubPr>
                        <m:e>
                          <w:ins w:id="8057" w:author="The Si Tran" w:date="2012-12-06T03:42:00Z">
                            <m:r>
                              <w:rPr>
                                <w:rFonts w:ascii="Cambria Math" w:hAnsi="Cambria Math"/>
                              </w:rPr>
                              <m:t>w</m:t>
                            </m:r>
                          </w:ins>
                        </m:e>
                        <m:sub>
                          <w:ins w:id="8058" w:author="The Si Tran" w:date="2012-12-06T03:42:00Z">
                            <m:r>
                              <w:rPr>
                                <w:rFonts w:ascii="Cambria Math" w:hAnsi="Cambria Math"/>
                              </w:rPr>
                              <m:t>ij</m:t>
                            </m:r>
                          </w:ins>
                        </m:sub>
                      </m:sSub>
                    </m:den>
                  </m:f>
                  <w:ins w:id="8059" w:author="The Si Tran" w:date="2012-12-06T03:42:00Z">
                    <m:r>
                      <m:rPr>
                        <m:sty m:val="p"/>
                      </m:rPr>
                      <w:rPr>
                        <w:rFonts w:ascii="Cambria Math" w:hAnsi="Cambria Math"/>
                      </w:rPr>
                      <m:t>&lt;0</m:t>
                    </m:r>
                  </w:ins>
                </m:e>
                <m:e>
                  <w:ins w:id="8060" w:author="The Si Tran" w:date="2012-12-06T03:43:00Z">
                    <m:r>
                      <m:rPr>
                        <m:sty m:val="p"/>
                      </m:rPr>
                      <w:rPr>
                        <w:rFonts w:ascii="Cambria Math" w:hAnsi="Cambria Math"/>
                      </w:rPr>
                      <m:t>0</m:t>
                    </m:r>
                  </w:ins>
                  <w:ins w:id="8061" w:author="The Si Tran" w:date="2012-12-06T03:41:00Z">
                    <m:r>
                      <m:rPr>
                        <m:sty m:val="p"/>
                      </m:rPr>
                      <w:rPr>
                        <w:rFonts w:ascii="Cambria Math" w:hAnsi="Cambria Math"/>
                      </w:rPr>
                      <m:t xml:space="preserve">, </m:t>
                    </m:r>
                    <m:r>
                      <w:rPr>
                        <w:rFonts w:ascii="Cambria Math" w:hAnsi="Cambria Math"/>
                      </w:rPr>
                      <m:t>else</m:t>
                    </m:r>
                  </w:ins>
                </m:e>
              </m:eqArr>
            </m:e>
          </m:d>
          <w:ins w:id="8062"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063" w:author="The Si Tran" w:date="2012-12-14T06:18:00Z"/>
        </w:rPr>
        <w:pPrChange w:id="8064" w:author="The Si Tran" w:date="2012-12-16T08:29:00Z">
          <w:pPr>
            <w:spacing w:before="0"/>
            <w:ind w:firstLine="720"/>
          </w:pPr>
        </w:pPrChange>
      </w:pPr>
      <w:ins w:id="8065" w:author="The Si Tran" w:date="2012-12-14T05:57:00Z">
        <w:r w:rsidRPr="000C3A28">
          <w:rPr>
            <w:noProof/>
            <w:rPrChange w:id="8066" w:author="Unknown">
              <w:rPr>
                <w:noProof/>
              </w:rPr>
            </w:rPrChange>
          </w:rPr>
          <mc:AlternateContent>
            <mc:Choice Requires="wps">
              <w:drawing>
                <wp:anchor distT="0" distB="0" distL="114300" distR="114300" simplePos="0" relativeHeight="251764224" behindDoc="0" locked="0" layoutInCell="1" allowOverlap="1" wp14:anchorId="599A3C3F" wp14:editId="559B5F0D">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B90956" w:rsidRDefault="00B90956">
                              <w:pPr>
                                <w:pStyle w:val="EquationIndex"/>
                                <w:pPrChange w:id="8067" w:author="The Si Tran" w:date="2012-12-16T08:28:00Z">
                                  <w:pPr/>
                                </w:pPrChange>
                              </w:pPr>
                              <w:ins w:id="8068" w:author="The Si Tran" w:date="2012-12-06T02:41:00Z">
                                <w:r>
                                  <w:t>(4.</w:t>
                                </w:r>
                              </w:ins>
                              <w:ins w:id="8069" w:author="The Si Tran" w:date="2012-12-06T02:44:00Z">
                                <w:r>
                                  <w:t>17</w:t>
                                </w:r>
                              </w:ins>
                              <w:ins w:id="807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B90956" w:rsidRDefault="00B90956">
                        <w:pPr>
                          <w:pStyle w:val="EquationIndex"/>
                          <w:pPrChange w:id="8071" w:author="The Si Tran" w:date="2012-12-16T08:28:00Z">
                            <w:pPr/>
                          </w:pPrChange>
                        </w:pPr>
                        <w:ins w:id="8072" w:author="The Si Tran" w:date="2012-12-06T02:41:00Z">
                          <w:r>
                            <w:t>(4.</w:t>
                          </w:r>
                        </w:ins>
                        <w:ins w:id="8073" w:author="The Si Tran" w:date="2012-12-06T02:44:00Z">
                          <w:r>
                            <w:t>17</w:t>
                          </w:r>
                        </w:ins>
                        <w:ins w:id="8074" w:author="The Si Tran" w:date="2012-12-06T02:41:00Z">
                          <w:r>
                            <w:t>)</w:t>
                          </w:r>
                        </w:ins>
                      </w:p>
                    </w:txbxContent>
                  </v:textbox>
                </v:shape>
              </w:pict>
            </mc:Fallback>
          </mc:AlternateContent>
        </w:r>
      </w:ins>
    </w:p>
    <w:p w14:paraId="600BC804" w14:textId="091793C1" w:rsidR="0088753F" w:rsidRPr="0049233F" w:rsidRDefault="00BE2D8B">
      <w:pPr>
        <w:pStyle w:val="EquationIndex"/>
        <w:jc w:val="center"/>
        <w:pPrChange w:id="8075" w:author="The Si Tran" w:date="2012-12-16T08:29:00Z">
          <w:pPr>
            <w:spacing w:before="0"/>
            <w:ind w:firstLine="720"/>
          </w:pPr>
        </w:pPrChange>
      </w:pPr>
      <m:oMath>
        <m:sSubSup>
          <m:sSubSupPr>
            <m:ctrlPr>
              <w:ins w:id="8076" w:author="The Si Tran" w:date="2012-12-06T03:45:00Z">
                <w:rPr>
                  <w:rFonts w:ascii="Cambria Math" w:hAnsi="Cambria Math"/>
                </w:rPr>
              </w:ins>
            </m:ctrlPr>
          </m:sSubSupPr>
          <m:e>
            <w:ins w:id="8077" w:author="The Si Tran" w:date="2012-12-06T03:45:00Z">
              <m:r>
                <w:rPr>
                  <w:rFonts w:ascii="Cambria Math" w:hAnsi="Cambria Math"/>
                </w:rPr>
                <m:t>w</m:t>
              </m:r>
            </w:ins>
          </m:e>
          <m:sub>
            <w:ins w:id="8078" w:author="The Si Tran" w:date="2012-12-06T03:45:00Z">
              <m:r>
                <w:rPr>
                  <w:rFonts w:ascii="Cambria Math" w:hAnsi="Cambria Math"/>
                </w:rPr>
                <m:t>ij</m:t>
              </m:r>
            </w:ins>
          </m:sub>
          <m:sup>
            <w:ins w:id="8079"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080" w:author="The Si Tran" w:date="2012-12-06T03:45:00Z">
          <m:r>
            <m:rPr>
              <m:sty m:val="p"/>
            </m:rPr>
            <w:rPr>
              <w:rFonts w:ascii="Cambria Math" w:hAnsi="Cambria Math"/>
            </w:rPr>
            <m:t>=</m:t>
          </m:r>
        </w:ins>
        <m:sSubSup>
          <m:sSubSupPr>
            <m:ctrlPr>
              <w:ins w:id="8081" w:author="The Si Tran" w:date="2012-12-06T03:45:00Z">
                <w:rPr>
                  <w:rFonts w:ascii="Cambria Math" w:hAnsi="Cambria Math"/>
                </w:rPr>
              </w:ins>
            </m:ctrlPr>
          </m:sSubSupPr>
          <m:e>
            <w:ins w:id="8082" w:author="The Si Tran" w:date="2012-12-06T03:45:00Z">
              <m:r>
                <w:rPr>
                  <w:rFonts w:ascii="Cambria Math" w:hAnsi="Cambria Math"/>
                </w:rPr>
                <m:t>w</m:t>
              </m:r>
            </w:ins>
          </m:e>
          <m:sub>
            <w:ins w:id="8083" w:author="The Si Tran" w:date="2012-12-06T03:45:00Z">
              <m:r>
                <w:rPr>
                  <w:rFonts w:ascii="Cambria Math" w:hAnsi="Cambria Math"/>
                </w:rPr>
                <m:t>ij</m:t>
              </m:r>
            </w:ins>
          </m:sub>
          <m:sup>
            <w:ins w:id="8084"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085" w:author="The Si Tran" w:date="2012-12-06T03:45:00Z">
          <m:r>
            <m:rPr>
              <m:sty m:val="p"/>
            </m:rPr>
            <w:rPr>
              <w:rFonts w:ascii="Cambria Math" w:hAnsi="Cambria Math"/>
            </w:rPr>
            <m:t>+</m:t>
          </m:r>
        </w:ins>
        <m:sSubSup>
          <m:sSubSupPr>
            <m:ctrlPr>
              <w:ins w:id="8086" w:author="The Si Tran" w:date="2012-12-06T03:45:00Z">
                <w:rPr>
                  <w:rFonts w:ascii="Cambria Math" w:hAnsi="Cambria Math"/>
                </w:rPr>
              </w:ins>
            </m:ctrlPr>
          </m:sSubSupPr>
          <m:e>
            <w:ins w:id="8087" w:author="The Si Tran" w:date="2012-12-06T03:45:00Z">
              <m:r>
                <m:rPr>
                  <m:sty m:val="p"/>
                </m:rPr>
                <w:rPr>
                  <w:rFonts w:ascii="Cambria Math" w:hAnsi="Cambria Math"/>
                </w:rPr>
                <m:t>∆</m:t>
              </m:r>
              <m:r>
                <w:rPr>
                  <w:rFonts w:ascii="Cambria Math" w:hAnsi="Cambria Math"/>
                </w:rPr>
                <m:t>w</m:t>
              </m:r>
            </w:ins>
          </m:e>
          <m:sub>
            <w:ins w:id="8088" w:author="The Si Tran" w:date="2012-12-06T03:45:00Z">
              <m:r>
                <w:rPr>
                  <w:rFonts w:ascii="Cambria Math" w:hAnsi="Cambria Math"/>
                </w:rPr>
                <m:t>ij</m:t>
              </m:r>
            </w:ins>
          </m:sub>
          <m:sup>
            <w:ins w:id="8089"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090" w:author="The Si Tran" w:date="2012-12-06T03:45:00Z">
          <m:r>
            <m:rPr>
              <m:sty m:val="p"/>
            </m:rPr>
            <w:rPr>
              <w:rFonts w:ascii="Cambria Math" w:hAnsi="Cambria Math"/>
            </w:rPr>
            <m:t xml:space="preserve"> </m:t>
          </m:r>
        </w:ins>
      </m:oMath>
      <w:ins w:id="8091" w:author="The Si Tran" w:date="2012-12-06T03:45:00Z">
        <w:r w:rsidR="00A51995">
          <w:t xml:space="preserve"> </w:t>
        </w:r>
      </w:ins>
      <w:del w:id="8092" w:author="The Si Tran" w:date="2012-12-06T03:43:00Z">
        <w:r w:rsidR="0088753F" w:rsidRPr="00AF1345" w:rsidDel="001B4DDE">
          <w:rPr>
            <w:position w:val="-108"/>
          </w:rPr>
          <w:object w:dxaOrig="3879" w:dyaOrig="2280" w14:anchorId="4BC18070">
            <v:shape id="_x0000_i1137" type="#_x0000_t75" style="width:228.75pt;height:136.5pt" o:ole="">
              <v:imagedata r:id="rId276" o:title=""/>
            </v:shape>
            <o:OLEObject Type="Embed" ProgID="Equation.DSMT4" ShapeID="_x0000_i1137" DrawAspect="Content" ObjectID="_1417414737" r:id="rId277"/>
          </w:object>
        </w:r>
      </w:del>
    </w:p>
    <w:p w14:paraId="3F053D4F" w14:textId="77777777" w:rsidR="0088753F" w:rsidRPr="0049233F" w:rsidRDefault="0088753F" w:rsidP="0088753F">
      <w:pPr>
        <w:spacing w:before="0"/>
        <w:ind w:firstLine="720"/>
        <w:rPr>
          <w:szCs w:val="26"/>
        </w:rPr>
      </w:pPr>
      <w:del w:id="8093" w:author="The Si Tran" w:date="2012-12-06T03:46:00Z">
        <w:r w:rsidRPr="00AF1345" w:rsidDel="00477F6C">
          <w:rPr>
            <w:position w:val="-14"/>
            <w:szCs w:val="26"/>
          </w:rPr>
          <w:object w:dxaOrig="2840" w:dyaOrig="400" w14:anchorId="5969322F">
            <v:shape id="_x0000_i1138" type="#_x0000_t75" style="width:208.5pt;height:27.75pt" o:ole="">
              <v:imagedata r:id="rId278" o:title=""/>
            </v:shape>
            <o:OLEObject Type="Embed" ProgID="Equation.DSMT4" ShapeID="_x0000_i1138" DrawAspect="Content" ObjectID="_1417414738" r:id="rId279"/>
          </w:object>
        </w:r>
      </w:del>
    </w:p>
    <w:p w14:paraId="470DE334" w14:textId="73782361" w:rsidR="0088753F" w:rsidRDefault="0088753F">
      <w:pPr>
        <w:rPr>
          <w:ins w:id="8094" w:author="The Si Tran" w:date="2012-12-06T03:46:00Z"/>
        </w:rPr>
        <w:pPrChange w:id="8095"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096" w:author="The Si Tran" w:date="2012-12-06T03:36:00Z">
                <w:rPr>
                  <w:rFonts w:ascii="Cambria Math" w:hAnsi="Cambria Math"/>
                  <w:i/>
                </w:rPr>
              </w:ins>
            </m:ctrlPr>
          </m:sSubSupPr>
          <m:e>
            <w:ins w:id="8097" w:author="The Si Tran" w:date="2012-12-06T03:36:00Z">
              <m:r>
                <w:rPr>
                  <w:rFonts w:ascii="Cambria Math" w:hAnsi="Cambria Math"/>
                </w:rPr>
                <m:t>∆</m:t>
              </m:r>
            </w:ins>
          </m:e>
          <m:sub>
            <w:ins w:id="8098"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BE2D8B">
      <w:pPr>
        <w:pStyle w:val="EquationIndex"/>
        <w:pPrChange w:id="8099" w:author="The Si Tran" w:date="2012-12-15T08:05:00Z">
          <w:pPr>
            <w:spacing w:before="0"/>
            <w:ind w:firstLine="720"/>
          </w:pPr>
        </w:pPrChange>
      </w:pPr>
      <m:oMathPara>
        <m:oMathParaPr>
          <m:jc m:val="center"/>
        </m:oMathParaPr>
        <m:oMath>
          <m:sSubSup>
            <m:sSubSupPr>
              <m:ctrlPr>
                <w:ins w:id="8100" w:author="The Si Tran" w:date="2012-12-06T03:47:00Z">
                  <w:rPr>
                    <w:rFonts w:ascii="Cambria Math" w:hAnsi="Cambria Math"/>
                  </w:rPr>
                </w:ins>
              </m:ctrlPr>
            </m:sSubSupPr>
            <m:e>
              <w:ins w:id="8101" w:author="The Si Tran" w:date="2012-12-06T03:47:00Z">
                <m:r>
                  <m:rPr>
                    <m:sty m:val="p"/>
                  </m:rPr>
                  <w:rPr>
                    <w:rFonts w:ascii="Cambria Math" w:hAnsi="Cambria Math"/>
                  </w:rPr>
                  <m:t>∆</m:t>
                </m:r>
                <m:r>
                  <w:rPr>
                    <w:rFonts w:ascii="Cambria Math" w:hAnsi="Cambria Math"/>
                  </w:rPr>
                  <m:t>w</m:t>
                </m:r>
              </w:ins>
            </m:e>
            <m:sub>
              <w:ins w:id="8102" w:author="The Si Tran" w:date="2012-12-06T03:47:00Z">
                <m:r>
                  <w:rPr>
                    <w:rFonts w:ascii="Cambria Math" w:hAnsi="Cambria Math"/>
                  </w:rPr>
                  <m:t>ij</m:t>
                </m:r>
              </w:ins>
            </m:sub>
            <m:sup>
              <w:ins w:id="8103"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104" w:author="The Si Tran" w:date="2012-12-06T03:47:00Z">
            <m:r>
              <m:rPr>
                <m:sty m:val="p"/>
              </m:rPr>
              <w:rPr>
                <w:rFonts w:ascii="Cambria Math" w:hAnsi="Cambria Math"/>
              </w:rPr>
              <m:t>=</m:t>
            </m:r>
          </w:ins>
          <m:sSubSup>
            <m:sSubSupPr>
              <m:ctrlPr>
                <w:ins w:id="8105" w:author="The Si Tran" w:date="2012-12-06T03:47:00Z">
                  <w:rPr>
                    <w:rFonts w:ascii="Cambria Math" w:hAnsi="Cambria Math"/>
                  </w:rPr>
                </w:ins>
              </m:ctrlPr>
            </m:sSubSupPr>
            <m:e>
              <w:ins w:id="8106" w:author="The Si Tran" w:date="2012-12-06T03:47:00Z">
                <m:r>
                  <m:rPr>
                    <m:sty m:val="p"/>
                  </m:rPr>
                  <w:rPr>
                    <w:rFonts w:ascii="Cambria Math" w:hAnsi="Cambria Math"/>
                  </w:rPr>
                  <m:t>-∆</m:t>
                </m:r>
                <m:r>
                  <w:rPr>
                    <w:rFonts w:ascii="Cambria Math" w:hAnsi="Cambria Math"/>
                  </w:rPr>
                  <m:t>w</m:t>
                </m:r>
              </w:ins>
            </m:e>
            <m:sub>
              <w:ins w:id="8107" w:author="The Si Tran" w:date="2012-12-06T03:47:00Z">
                <m:r>
                  <w:rPr>
                    <w:rFonts w:ascii="Cambria Math" w:hAnsi="Cambria Math"/>
                  </w:rPr>
                  <m:t>ij</m:t>
                </m:r>
              </w:ins>
            </m:sub>
            <m:sup>
              <w:ins w:id="810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109" w:author="The Si Tran" w:date="2012-12-06T03:46:00Z">
            <m:r>
              <m:rPr>
                <m:sty m:val="p"/>
              </m:rPr>
              <w:rPr>
                <w:rFonts w:ascii="Cambria Math" w:hAnsi="Cambria Math"/>
              </w:rPr>
              <m:t xml:space="preserve"> </m:t>
            </m:r>
            <m:r>
              <w:rPr>
                <w:rFonts w:ascii="Cambria Math" w:hAnsi="Cambria Math"/>
              </w:rPr>
              <m:t>v</m:t>
            </m:r>
          </w:ins>
          <w:ins w:id="8110" w:author="The Si Tran" w:date="2012-12-06T03:47:00Z">
            <m:r>
              <m:rPr>
                <m:sty m:val="p"/>
              </m:rPr>
              <w:rPr>
                <w:rFonts w:ascii="Cambria Math" w:hAnsi="Cambria Math"/>
              </w:rPr>
              <m:t xml:space="preserve">à </m:t>
            </m:r>
          </w:ins>
          <m:f>
            <m:fPr>
              <m:ctrlPr>
                <w:ins w:id="8111" w:author="The Si Tran" w:date="2012-12-06T03:47:00Z">
                  <w:rPr>
                    <w:rFonts w:ascii="Cambria Math" w:hAnsi="Cambria Math"/>
                  </w:rPr>
                </w:ins>
              </m:ctrlPr>
            </m:fPr>
            <m:num>
              <w:ins w:id="8112" w:author="The Si Tran" w:date="2012-12-06T03:47:00Z">
                <m:r>
                  <w:rPr>
                    <w:rFonts w:ascii="Cambria Math" w:hAnsi="Cambria Math"/>
                  </w:rPr>
                  <m:t>∂</m:t>
                </m:r>
              </w:ins>
              <m:sSup>
                <m:sSupPr>
                  <m:ctrlPr>
                    <w:ins w:id="8113" w:author="The Si Tran" w:date="2012-12-06T03:47:00Z">
                      <w:rPr>
                        <w:rFonts w:ascii="Cambria Math" w:hAnsi="Cambria Math"/>
                      </w:rPr>
                    </w:ins>
                  </m:ctrlPr>
                </m:sSupPr>
                <m:e>
                  <w:ins w:id="8114" w:author="The Si Tran" w:date="2012-12-06T03:47:00Z">
                    <m:r>
                      <w:rPr>
                        <w:rFonts w:ascii="Cambria Math" w:hAnsi="Cambria Math"/>
                      </w:rPr>
                      <m:t>E</m:t>
                    </m:r>
                  </w:ins>
                </m:e>
                <m:sup>
                  <m:d>
                    <m:dPr>
                      <m:ctrlPr>
                        <w:ins w:id="8115" w:author="The Si Tran" w:date="2012-12-06T03:47:00Z">
                          <w:rPr>
                            <w:rFonts w:ascii="Cambria Math" w:hAnsi="Cambria Math"/>
                          </w:rPr>
                        </w:ins>
                      </m:ctrlPr>
                    </m:dPr>
                    <m:e>
                      <w:ins w:id="8116" w:author="The Si Tran" w:date="2012-12-06T03:47:00Z">
                        <m:r>
                          <w:rPr>
                            <w:rFonts w:ascii="Cambria Math" w:hAnsi="Cambria Math"/>
                          </w:rPr>
                          <m:t>t</m:t>
                        </m:r>
                      </w:ins>
                    </m:e>
                  </m:d>
                </m:sup>
              </m:sSup>
            </m:num>
            <m:den>
              <w:ins w:id="8117" w:author="The Si Tran" w:date="2012-12-06T03:47:00Z">
                <m:r>
                  <w:rPr>
                    <w:rFonts w:ascii="Cambria Math" w:hAnsi="Cambria Math"/>
                  </w:rPr>
                  <m:t>∂</m:t>
                </m:r>
              </w:ins>
              <m:sSub>
                <m:sSubPr>
                  <m:ctrlPr>
                    <w:ins w:id="8118" w:author="The Si Tran" w:date="2012-12-06T03:47:00Z">
                      <w:rPr>
                        <w:rFonts w:ascii="Cambria Math" w:hAnsi="Cambria Math"/>
                      </w:rPr>
                    </w:ins>
                  </m:ctrlPr>
                </m:sSubPr>
                <m:e>
                  <w:ins w:id="8119" w:author="The Si Tran" w:date="2012-12-06T03:47:00Z">
                    <m:r>
                      <w:rPr>
                        <w:rFonts w:ascii="Cambria Math" w:hAnsi="Cambria Math"/>
                      </w:rPr>
                      <m:t>w</m:t>
                    </m:r>
                  </w:ins>
                </m:e>
                <m:sub>
                  <w:ins w:id="8120"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121" w:author="The Si Tran" w:date="2012-12-06T03:47:00Z"/>
          <w:szCs w:val="26"/>
        </w:rPr>
      </w:pPr>
      <w:r w:rsidRPr="0049233F">
        <w:rPr>
          <w:szCs w:val="26"/>
        </w:rPr>
        <w:t xml:space="preserve"> </w:t>
      </w:r>
      <w:del w:id="8122" w:author="The Si Tran" w:date="2012-12-06T03:47:00Z">
        <w:r w:rsidRPr="00AF1345" w:rsidDel="00B63318">
          <w:rPr>
            <w:position w:val="-14"/>
            <w:szCs w:val="26"/>
          </w:rPr>
          <w:object w:dxaOrig="1540" w:dyaOrig="400" w14:anchorId="1513C705">
            <v:shape id="_x0000_i1139" type="#_x0000_t75" style="width:87pt;height:21.75pt" o:ole="">
              <v:imagedata r:id="rId280" o:title=""/>
            </v:shape>
            <o:OLEObject Type="Embed" ProgID="Equation.DSMT4" ShapeID="_x0000_i1139" DrawAspect="Content" ObjectID="_1417414739"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9.25pt;height:50.25pt" o:ole="">
              <v:imagedata r:id="rId282" o:title=""/>
            </v:shape>
            <o:OLEObject Type="Embed" ProgID="Equation.DSMT4" ShapeID="_x0000_i1140" DrawAspect="Content" ObjectID="_1417414740" r:id="rId283"/>
          </w:object>
        </w:r>
      </w:del>
    </w:p>
    <w:p w14:paraId="7998B599" w14:textId="3F11623D" w:rsidR="0088753F" w:rsidRPr="0049233F" w:rsidRDefault="0088753F">
      <w:pPr>
        <w:pPrChange w:id="8123"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124"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0BF1B2CB" w:rsidR="0088753F" w:rsidRPr="0049233F" w:rsidDel="00334CAD" w:rsidRDefault="0088753F">
      <w:pPr>
        <w:rPr>
          <w:del w:id="8125" w:author="The Si Tran" w:date="2012-12-16T08:29:00Z"/>
        </w:rPr>
        <w:pPrChange w:id="8126"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127" w:author="The Si Tran" w:date="2012-12-06T03:49:00Z"/>
          <w:szCs w:val="26"/>
        </w:rPr>
      </w:pPr>
    </w:p>
    <w:p w14:paraId="0FEC2133" w14:textId="0CB9835D" w:rsidR="0088753F" w:rsidRPr="0049233F" w:rsidRDefault="002046B0">
      <w:pPr>
        <w:rPr>
          <w:szCs w:val="26"/>
        </w:rPr>
        <w:pPrChange w:id="8128" w:author="The Si Tran" w:date="2012-12-16T08:29:00Z">
          <w:pPr>
            <w:spacing w:before="0"/>
            <w:ind w:firstLine="720"/>
          </w:pPr>
        </w:pPrChange>
      </w:pPr>
      <w:r>
        <w:rPr>
          <w:szCs w:val="26"/>
        </w:rPr>
        <w:t xml:space="preserve"> 4.9</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129"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75pt" o:ole="">
                  <v:imagedata r:id="rId284" o:title=""/>
                </v:shape>
                <o:OLEObject Type="Embed" ProgID="Equation.DSMT4" ShapeID="_x0000_i1141" DrawAspect="Content" ObjectID="_1417414741"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130"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86" o:title=""/>
                </v:shape>
                <o:OLEObject Type="Embed" ProgID="Equation.DSMT4" ShapeID="_x0000_i1142" DrawAspect="Content" ObjectID="_1417414742" r:id="rId287"/>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88" o:title=""/>
                </v:shape>
                <o:OLEObject Type="Embed" ProgID="Equation.DSMT4" ShapeID="_x0000_i1143" DrawAspect="Content" ObjectID="_1417414743"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13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7.75pt;height:21.75pt" o:ole="">
                  <v:imagedata r:id="rId290" o:title=""/>
                </v:shape>
                <o:OLEObject Type="Embed" ProgID="Equation.DSMT4" ShapeID="_x0000_i1144" DrawAspect="Content" ObjectID="_1417414744" r:id="rId291"/>
              </w:object>
            </w:r>
            <w:r w:rsidRPr="0049233F">
              <w:rPr>
                <w:i/>
                <w:szCs w:val="26"/>
              </w:rPr>
              <w:t xml:space="preserve"> = - sign (</w:t>
            </w:r>
            <w:r w:rsidRPr="00AF1345">
              <w:rPr>
                <w:i/>
                <w:position w:val="-32"/>
                <w:szCs w:val="26"/>
              </w:rPr>
              <w:object w:dxaOrig="580" w:dyaOrig="740" w14:anchorId="1C11FF13">
                <v:shape id="_x0000_i1145" type="#_x0000_t75" style="width:27.75pt;height:36.75pt" o:ole="">
                  <v:imagedata r:id="rId292" o:title=""/>
                </v:shape>
                <o:OLEObject Type="Embed" ProgID="Equation.DSMT4" ShapeID="_x0000_i1145" DrawAspect="Content" ObjectID="_1417414745" r:id="rId293"/>
              </w:object>
            </w:r>
            <w:r w:rsidRPr="0049233F">
              <w:rPr>
                <w:i/>
                <w:szCs w:val="26"/>
              </w:rPr>
              <w:t>)*</w:t>
            </w:r>
            <w:r w:rsidRPr="00AF1345">
              <w:rPr>
                <w:i/>
                <w:position w:val="-14"/>
                <w:szCs w:val="26"/>
              </w:rPr>
              <w:object w:dxaOrig="400" w:dyaOrig="400" w14:anchorId="797347F4">
                <v:shape id="_x0000_i1146" type="#_x0000_t75" style="width:21.75pt;height:21.75pt" o:ole="">
                  <v:imagedata r:id="rId286" o:title=""/>
                </v:shape>
                <o:OLEObject Type="Embed" ProgID="Equation.DSMT4" ShapeID="_x0000_i1146" DrawAspect="Content" ObjectID="_1417414746" r:id="rId294"/>
              </w:object>
            </w:r>
          </w:p>
          <w:p w14:paraId="7A102CBB" w14:textId="77777777" w:rsidR="0088753F" w:rsidRPr="0049233F" w:rsidRDefault="0088753F">
            <w:pPr>
              <w:spacing w:before="0" w:line="240" w:lineRule="auto"/>
              <w:ind w:firstLine="720"/>
              <w:rPr>
                <w:i/>
                <w:szCs w:val="26"/>
              </w:rPr>
              <w:pPrChange w:id="813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7.75pt;height:21.75pt" o:ole="">
                  <v:imagedata r:id="rId295" o:title=""/>
                </v:shape>
                <o:OLEObject Type="Embed" ProgID="Equation.DSMT4" ShapeID="_x0000_i1147" DrawAspect="Content" ObjectID="_1417414747" r:id="rId296"/>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297" o:title=""/>
                </v:shape>
                <o:OLEObject Type="Embed" ProgID="Equation.DSMT4" ShapeID="_x0000_i1148" DrawAspect="Content" ObjectID="_1417414748" r:id="rId298"/>
              </w:object>
            </w:r>
            <w:r w:rsidRPr="0049233F">
              <w:rPr>
                <w:i/>
                <w:szCs w:val="26"/>
              </w:rPr>
              <w:t xml:space="preserve">+  </w:t>
            </w:r>
            <w:r w:rsidRPr="00AF1345">
              <w:rPr>
                <w:i/>
                <w:position w:val="-14"/>
                <w:szCs w:val="26"/>
              </w:rPr>
              <w:object w:dxaOrig="540" w:dyaOrig="400" w14:anchorId="053072BF">
                <v:shape id="_x0000_i1149" type="#_x0000_t75" style="width:27.75pt;height:21.75pt" o:ole="">
                  <v:imagedata r:id="rId290" o:title=""/>
                </v:shape>
                <o:OLEObject Type="Embed" ProgID="Equation.DSMT4" ShapeID="_x0000_i1149" DrawAspect="Content" ObjectID="_1417414749" r:id="rId299"/>
              </w:object>
            </w:r>
          </w:p>
          <w:p w14:paraId="599100C9" w14:textId="77777777" w:rsidR="0088753F" w:rsidRPr="0049233F" w:rsidRDefault="0088753F">
            <w:pPr>
              <w:spacing w:before="0" w:line="240" w:lineRule="auto"/>
              <w:ind w:firstLine="720"/>
              <w:rPr>
                <w:i/>
                <w:szCs w:val="26"/>
              </w:rPr>
              <w:pPrChange w:id="8133"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75pt" o:ole="">
                  <v:imagedata r:id="rId300" o:title=""/>
                </v:shape>
                <o:OLEObject Type="Embed" ProgID="Equation.DSMT4" ShapeID="_x0000_i1150" DrawAspect="Content" ObjectID="_1417414750"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134"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86" o:title=""/>
                </v:shape>
                <o:OLEObject Type="Embed" ProgID="Equation.DSMT4" ShapeID="_x0000_i1151" DrawAspect="Content" ObjectID="_1417414751" r:id="rId302"/>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3" o:title=""/>
                </v:shape>
                <o:OLEObject Type="Embed" ProgID="Equation.DSMT4" ShapeID="_x0000_i1152" DrawAspect="Content" ObjectID="_1417414752"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13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7.75pt;height:21.75pt" o:ole="">
                  <v:imagedata r:id="rId295" o:title=""/>
                </v:shape>
                <o:OLEObject Type="Embed" ProgID="Equation.DSMT4" ShapeID="_x0000_i1153" DrawAspect="Content" ObjectID="_1417414753" r:id="rId305"/>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297" o:title=""/>
                </v:shape>
                <o:OLEObject Type="Embed" ProgID="Equation.DSMT4" ShapeID="_x0000_i1154" DrawAspect="Content" ObjectID="_1417414754" r:id="rId306"/>
              </w:object>
            </w:r>
            <w:r w:rsidRPr="0049233F">
              <w:rPr>
                <w:i/>
                <w:szCs w:val="26"/>
              </w:rPr>
              <w:t xml:space="preserve">- </w:t>
            </w:r>
            <w:r w:rsidRPr="00AF1345">
              <w:rPr>
                <w:i/>
                <w:position w:val="-14"/>
                <w:szCs w:val="26"/>
              </w:rPr>
              <w:object w:dxaOrig="680" w:dyaOrig="400" w14:anchorId="1598DD1F">
                <v:shape id="_x0000_i1155" type="#_x0000_t75" style="width:36.75pt;height:21.75pt" o:ole="">
                  <v:imagedata r:id="rId307" o:title=""/>
                </v:shape>
                <o:OLEObject Type="Embed" ProgID="Equation.DSMT4" ShapeID="_x0000_i1155" DrawAspect="Content" ObjectID="_1417414755"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136" w:author="The Si Tran" w:date="2012-12-14T06:19:00Z">
                <w:pPr>
                  <w:spacing w:before="0"/>
                  <w:ind w:firstLine="720"/>
                </w:pPr>
              </w:pPrChange>
            </w:pPr>
            <w:r w:rsidRPr="0049233F">
              <w:rPr>
                <w:i/>
                <w:szCs w:val="26"/>
              </w:rPr>
              <w:lastRenderedPageBreak/>
              <w:t xml:space="preserve">           </w:t>
            </w:r>
            <w:r w:rsidRPr="00AF1345">
              <w:rPr>
                <w:i/>
                <w:position w:val="-32"/>
                <w:szCs w:val="26"/>
              </w:rPr>
              <w:object w:dxaOrig="920" w:dyaOrig="740" w14:anchorId="24679EAB">
                <v:shape id="_x0000_i1156" type="#_x0000_t75" style="width:50.25pt;height:36.75pt" o:ole="">
                  <v:imagedata r:id="rId282" o:title=""/>
                </v:shape>
                <o:OLEObject Type="Embed" ProgID="Equation.DSMT4" ShapeID="_x0000_i1156" DrawAspect="Content" ObjectID="_1417414756" r:id="rId309"/>
              </w:object>
            </w:r>
          </w:p>
          <w:p w14:paraId="41704DD5" w14:textId="77777777" w:rsidR="0088753F" w:rsidRPr="0049233F" w:rsidRDefault="0088753F">
            <w:pPr>
              <w:spacing w:before="0" w:line="240" w:lineRule="auto"/>
              <w:ind w:firstLine="720"/>
              <w:rPr>
                <w:i/>
                <w:szCs w:val="26"/>
              </w:rPr>
              <w:pPrChange w:id="8137"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138"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75pt" o:ole="">
                  <v:imagedata r:id="rId310" o:title=""/>
                </v:shape>
                <o:OLEObject Type="Embed" ProgID="Equation.DSMT4" ShapeID="_x0000_i1157" DrawAspect="Content" ObjectID="_1417414757"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13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7.75pt;height:21.75pt" o:ole="">
                  <v:imagedata r:id="rId290" o:title=""/>
                </v:shape>
                <o:OLEObject Type="Embed" ProgID="Equation.DSMT4" ShapeID="_x0000_i1158" DrawAspect="Content" ObjectID="_1417414758" r:id="rId312"/>
              </w:object>
            </w:r>
            <w:r w:rsidRPr="0049233F">
              <w:rPr>
                <w:i/>
                <w:szCs w:val="26"/>
              </w:rPr>
              <w:t xml:space="preserve"> = - sign (</w:t>
            </w:r>
            <w:r w:rsidRPr="00AF1345">
              <w:rPr>
                <w:i/>
                <w:position w:val="-32"/>
                <w:szCs w:val="26"/>
              </w:rPr>
              <w:object w:dxaOrig="580" w:dyaOrig="740" w14:anchorId="261D33FB">
                <v:shape id="_x0000_i1159" type="#_x0000_t75" style="width:27.75pt;height:36.75pt" o:ole="">
                  <v:imagedata r:id="rId292" o:title=""/>
                </v:shape>
                <o:OLEObject Type="Embed" ProgID="Equation.DSMT4" ShapeID="_x0000_i1159" DrawAspect="Content" ObjectID="_1417414759" r:id="rId313"/>
              </w:object>
            </w:r>
            <w:r w:rsidRPr="0049233F">
              <w:rPr>
                <w:i/>
                <w:szCs w:val="26"/>
              </w:rPr>
              <w:t>)*</w:t>
            </w:r>
            <w:r w:rsidRPr="00AF1345">
              <w:rPr>
                <w:i/>
                <w:position w:val="-14"/>
                <w:szCs w:val="26"/>
              </w:rPr>
              <w:object w:dxaOrig="400" w:dyaOrig="400" w14:anchorId="495FE6DF">
                <v:shape id="_x0000_i1160" type="#_x0000_t75" style="width:21.75pt;height:21.75pt" o:ole="">
                  <v:imagedata r:id="rId286" o:title=""/>
                </v:shape>
                <o:OLEObject Type="Embed" ProgID="Equation.DSMT4" ShapeID="_x0000_i1160" DrawAspect="Content" ObjectID="_1417414760" r:id="rId314"/>
              </w:object>
            </w:r>
          </w:p>
          <w:p w14:paraId="2F859299" w14:textId="77777777" w:rsidR="0088753F" w:rsidRPr="0049233F" w:rsidRDefault="0088753F">
            <w:pPr>
              <w:spacing w:before="0" w:line="240" w:lineRule="auto"/>
              <w:ind w:firstLine="720"/>
              <w:rPr>
                <w:i/>
                <w:szCs w:val="26"/>
              </w:rPr>
              <w:pPrChange w:id="814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7.75pt;height:21.75pt" o:ole="">
                  <v:imagedata r:id="rId295" o:title=""/>
                </v:shape>
                <o:OLEObject Type="Embed" ProgID="Equation.DSMT4" ShapeID="_x0000_i1161" DrawAspect="Content" ObjectID="_1417414761" r:id="rId315"/>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297" o:title=""/>
                </v:shape>
                <o:OLEObject Type="Embed" ProgID="Equation.DSMT4" ShapeID="_x0000_i1162" DrawAspect="Content" ObjectID="_1417414762" r:id="rId316"/>
              </w:object>
            </w:r>
            <w:r w:rsidRPr="0049233F">
              <w:rPr>
                <w:i/>
                <w:szCs w:val="26"/>
              </w:rPr>
              <w:t xml:space="preserve">+  </w:t>
            </w:r>
            <w:r w:rsidRPr="00AF1345">
              <w:rPr>
                <w:i/>
                <w:position w:val="-14"/>
                <w:szCs w:val="26"/>
              </w:rPr>
              <w:object w:dxaOrig="540" w:dyaOrig="400" w14:anchorId="6F57130F">
                <v:shape id="_x0000_i1163" type="#_x0000_t75" style="width:27.75pt;height:21.75pt" o:ole="">
                  <v:imagedata r:id="rId290" o:title=""/>
                </v:shape>
                <o:OLEObject Type="Embed" ProgID="Equation.DSMT4" ShapeID="_x0000_i1163" DrawAspect="Content" ObjectID="_1417414763" r:id="rId317"/>
              </w:object>
            </w:r>
          </w:p>
          <w:p w14:paraId="3255C968" w14:textId="77777777" w:rsidR="0088753F" w:rsidRPr="0049233F" w:rsidRDefault="0088753F">
            <w:pPr>
              <w:spacing w:before="0" w:line="240" w:lineRule="auto"/>
              <w:ind w:firstLine="720"/>
              <w:rPr>
                <w:i/>
                <w:szCs w:val="26"/>
              </w:rPr>
              <w:pPrChange w:id="8141"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142"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143" w:name="_Toc327348218"/>
      <w:bookmarkStart w:id="8144" w:name="_Toc343029968"/>
    </w:p>
    <w:p w14:paraId="7DECB775" w14:textId="3F70D2D7" w:rsidR="0015202E" w:rsidRDefault="0088753F">
      <w:pPr>
        <w:pStyle w:val="Hinh"/>
        <w:pPrChange w:id="8145" w:author="The Si Tran" w:date="2012-12-16T17:32:00Z">
          <w:pPr>
            <w:pStyle w:val="Caption"/>
            <w:ind w:left="2160" w:firstLine="720"/>
          </w:pPr>
        </w:pPrChange>
      </w:pPr>
      <w:bookmarkStart w:id="8146" w:name="_Toc343660669"/>
      <w:r w:rsidRPr="00032D83">
        <w:t>Hình</w:t>
      </w:r>
      <w:ins w:id="8147" w:author="The Si Tran" w:date="2012-12-11T23:37:00Z">
        <w:r w:rsidR="0015202E" w:rsidRPr="000C3A28">
          <w:t xml:space="preserve"> 4.9</w:t>
        </w:r>
      </w:ins>
      <w:del w:id="8148" w:author="The Si Tran" w:date="2012-12-11T23:37:00Z">
        <w:r w:rsidRPr="001A48D1" w:rsidDel="0015202E">
          <w:rPr>
            <w:rPrChange w:id="8149" w:author="The Si Tran" w:date="2012-12-16T17:32:00Z">
              <w:rPr>
                <w:b w:val="0"/>
              </w:rPr>
            </w:rPrChange>
          </w:rPr>
          <w:delText xml:space="preserve"> </w:delText>
        </w:r>
        <w:r w:rsidRPr="001A48D1" w:rsidDel="0015202E">
          <w:rPr>
            <w:rPrChange w:id="8150" w:author="The Si Tran" w:date="2012-12-16T17:32:00Z">
              <w:rPr>
                <w:b w:val="0"/>
              </w:rPr>
            </w:rPrChange>
          </w:rPr>
          <w:fldChar w:fldCharType="begin"/>
        </w:r>
        <w:r w:rsidRPr="001A48D1" w:rsidDel="0015202E">
          <w:rPr>
            <w:rPrChange w:id="8151" w:author="The Si Tran" w:date="2012-12-16T17:32:00Z">
              <w:rPr>
                <w:b w:val="0"/>
              </w:rPr>
            </w:rPrChange>
          </w:rPr>
          <w:delInstrText xml:space="preserve"> STYLEREF 1 \s </w:delInstrText>
        </w:r>
        <w:r w:rsidRPr="001A48D1" w:rsidDel="0015202E">
          <w:rPr>
            <w:rPrChange w:id="8152" w:author="The Si Tran" w:date="2012-12-16T17:32:00Z">
              <w:rPr>
                <w:b w:val="0"/>
              </w:rPr>
            </w:rPrChange>
          </w:rPr>
          <w:fldChar w:fldCharType="separate"/>
        </w:r>
        <w:r w:rsidRPr="001A48D1" w:rsidDel="0015202E">
          <w:rPr>
            <w:rPrChange w:id="8153" w:author="The Si Tran" w:date="2012-12-16T17:32:00Z">
              <w:rPr>
                <w:b w:val="0"/>
                <w:noProof/>
              </w:rPr>
            </w:rPrChange>
          </w:rPr>
          <w:delText>2</w:delText>
        </w:r>
        <w:r w:rsidRPr="001A48D1" w:rsidDel="0015202E">
          <w:rPr>
            <w:rPrChange w:id="8154" w:author="The Si Tran" w:date="2012-12-16T17:32:00Z">
              <w:rPr>
                <w:b w:val="0"/>
              </w:rPr>
            </w:rPrChange>
          </w:rPr>
          <w:fldChar w:fldCharType="end"/>
        </w:r>
        <w:r w:rsidRPr="001A48D1" w:rsidDel="0015202E">
          <w:rPr>
            <w:rPrChange w:id="8155" w:author="The Si Tran" w:date="2012-12-16T17:32:00Z">
              <w:rPr>
                <w:b w:val="0"/>
              </w:rPr>
            </w:rPrChange>
          </w:rPr>
          <w:delText>.</w:delText>
        </w:r>
        <w:r w:rsidRPr="001A48D1" w:rsidDel="0015202E">
          <w:rPr>
            <w:rPrChange w:id="8156" w:author="The Si Tran" w:date="2012-12-16T17:32:00Z">
              <w:rPr>
                <w:b w:val="0"/>
              </w:rPr>
            </w:rPrChange>
          </w:rPr>
          <w:fldChar w:fldCharType="begin"/>
        </w:r>
        <w:r w:rsidRPr="001A48D1" w:rsidDel="0015202E">
          <w:rPr>
            <w:rPrChange w:id="8157" w:author="The Si Tran" w:date="2012-12-16T17:32:00Z">
              <w:rPr>
                <w:b w:val="0"/>
              </w:rPr>
            </w:rPrChange>
          </w:rPr>
          <w:delInstrText xml:space="preserve"> SEQ Hình \* ARABIC \s 1 </w:delInstrText>
        </w:r>
        <w:r w:rsidRPr="001A48D1" w:rsidDel="0015202E">
          <w:rPr>
            <w:rPrChange w:id="8158" w:author="The Si Tran" w:date="2012-12-16T17:32:00Z">
              <w:rPr>
                <w:b w:val="0"/>
              </w:rPr>
            </w:rPrChange>
          </w:rPr>
          <w:fldChar w:fldCharType="separate"/>
        </w:r>
        <w:r w:rsidRPr="001A48D1" w:rsidDel="0015202E">
          <w:rPr>
            <w:rPrChange w:id="8159" w:author="The Si Tran" w:date="2012-12-16T17:32:00Z">
              <w:rPr>
                <w:b w:val="0"/>
                <w:noProof/>
              </w:rPr>
            </w:rPrChange>
          </w:rPr>
          <w:delText>10</w:delText>
        </w:r>
        <w:r w:rsidRPr="001A48D1" w:rsidDel="0015202E">
          <w:rPr>
            <w:rPrChange w:id="8160" w:author="The Si Tran" w:date="2012-12-16T17:32:00Z">
              <w:rPr>
                <w:b w:val="0"/>
              </w:rPr>
            </w:rPrChange>
          </w:rPr>
          <w:fldChar w:fldCharType="end"/>
        </w:r>
      </w:del>
      <w:r w:rsidRPr="001A48D1">
        <w:rPr>
          <w:rPrChange w:id="8161" w:author="The Si Tran" w:date="2012-12-16T17:32:00Z">
            <w:rPr>
              <w:b w:val="0"/>
            </w:rPr>
          </w:rPrChange>
        </w:rPr>
        <w:t>: Giải thuật RPROP</w:t>
      </w:r>
      <w:bookmarkEnd w:id="8143"/>
      <w:bookmarkEnd w:id="8144"/>
      <w:bookmarkEnd w:id="8146"/>
    </w:p>
    <w:p w14:paraId="74FAFEBA" w14:textId="77777777" w:rsidR="003549D0" w:rsidRPr="001A48D1" w:rsidRDefault="003549D0" w:rsidP="003549D0">
      <w:pPr>
        <w:pStyle w:val="Hinh"/>
      </w:pPr>
    </w:p>
    <w:p w14:paraId="7D470EDE" w14:textId="07494C8D" w:rsidR="0088753F" w:rsidRPr="0049233F" w:rsidRDefault="0088753F">
      <w:pPr>
        <w:pPrChange w:id="8162"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rsidR="004E657C">
        <w:t>.</w:t>
      </w:r>
      <w:r w:rsidR="004E657C" w:rsidRPr="0049233F">
        <w:t xml:space="preserve"> </w:t>
      </w:r>
    </w:p>
    <w:p w14:paraId="2A125528" w14:textId="501F9D30" w:rsidR="0088753F" w:rsidRPr="0049233F" w:rsidRDefault="0088753F">
      <w:pPr>
        <w:pPrChange w:id="8163" w:author="The Si Tran" w:date="2012-12-16T08:29:00Z">
          <w:pPr>
            <w:spacing w:before="0"/>
            <w:ind w:firstLine="720"/>
          </w:pPr>
        </w:pPrChange>
      </w:pPr>
      <w:r w:rsidRPr="0049233F">
        <w:t xml:space="preserve">Ban đầu các giá trị cập nhập </w:t>
      </w:r>
      <m:oMath>
        <m:sSubSup>
          <m:sSubSupPr>
            <m:ctrlPr>
              <w:ins w:id="8164" w:author="The Si Tran" w:date="2012-12-06T03:36:00Z">
                <w:rPr>
                  <w:rFonts w:ascii="Cambria Math" w:hAnsi="Cambria Math"/>
                  <w:i/>
                </w:rPr>
              </w:ins>
            </m:ctrlPr>
          </m:sSubSupPr>
          <m:e>
            <w:ins w:id="8165" w:author="The Si Tran" w:date="2012-12-06T03:36:00Z">
              <m:r>
                <w:rPr>
                  <w:rFonts w:ascii="Cambria Math" w:hAnsi="Cambria Math"/>
                </w:rPr>
                <m:t>∆</m:t>
              </m:r>
            </w:ins>
          </m:e>
          <m:sub>
            <w:ins w:id="8166" w:author="The Si Tran" w:date="2012-12-06T03:36:00Z">
              <m:r>
                <w:rPr>
                  <w:rFonts w:ascii="Cambria Math" w:hAnsi="Cambria Math"/>
                </w:rPr>
                <m:t>ij</m:t>
              </m:r>
            </w:ins>
          </m:sub>
          <m:sup>
            <m:r>
              <w:rPr>
                <w:rFonts w:ascii="Cambria Math" w:hAnsi="Cambria Math"/>
              </w:rPr>
              <m:t xml:space="preserve"> </m:t>
            </m:r>
          </m:sup>
        </m:sSubSup>
      </m:oMath>
      <w:r w:rsidR="004E657C">
        <w:rPr>
          <w:rFonts w:eastAsiaTheme="minorEastAsia"/>
        </w:rPr>
        <w:t xml:space="preserve"> </w:t>
      </w:r>
      <w:r w:rsidRPr="0049233F">
        <w:t xml:space="preserve"> sẽ được khởi tạo một giá trị dương ban </w:t>
      </w:r>
      <w:proofErr w:type="gramStart"/>
      <w:r w:rsidRPr="0049233F">
        <w:t>đầu</w:t>
      </w:r>
      <w:r w:rsidR="004E657C">
        <w:t xml:space="preserve"> </w:t>
      </w:r>
      <w:proofErr w:type="gramEnd"/>
      <m:oMath>
        <m:sSubSup>
          <m:sSubSupPr>
            <m:ctrlPr>
              <w:ins w:id="8167" w:author="The Si Tran" w:date="2012-12-06T03:36:00Z">
                <w:rPr>
                  <w:rFonts w:ascii="Cambria Math" w:hAnsi="Cambria Math"/>
                  <w:i/>
                </w:rPr>
              </w:ins>
            </m:ctrlPr>
          </m:sSubSupPr>
          <m:e>
            <w:ins w:id="8168"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169" w:author="The Si Tran" w:date="2012-12-06T03:36:00Z">
                <w:rPr>
                  <w:rFonts w:ascii="Cambria Math" w:hAnsi="Cambria Math"/>
                  <w:i/>
                </w:rPr>
              </w:ins>
            </m:ctrlPr>
          </m:sSubSupPr>
          <m:e>
            <w:ins w:id="8170"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ins w:id="8171" w:author="The Si Tran" w:date="2012-12-06T03:36:00Z">
                <w:rPr>
                  <w:rFonts w:ascii="Cambria Math" w:hAnsi="Cambria Math"/>
                  <w:i/>
                </w:rPr>
              </w:ins>
            </m:ctrlPr>
          </m:sSubSupPr>
          <m:e>
            <w:ins w:id="8172"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173" w:author="The Si Tran" w:date="2012-12-06T03:36:00Z">
                <w:rPr>
                  <w:rFonts w:ascii="Cambria Math" w:hAnsi="Cambria Math"/>
                  <w:i/>
                </w:rPr>
              </w:ins>
            </m:ctrlPr>
          </m:sSubSupPr>
          <m:e>
            <w:ins w:id="817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sidR="0001268E">
        <w:rPr>
          <w:rFonts w:eastAsiaTheme="minorEastAsia"/>
        </w:rPr>
        <w:t xml:space="preserve"> </w:t>
      </w:r>
      <w:r w:rsidRPr="0049233F">
        <w:t xml:space="preserve">để tránh vấn đề tràn số của các biến thực. Giá trị </w:t>
      </w:r>
      <m:oMath>
        <m:sSubSup>
          <m:sSubSupPr>
            <m:ctrlPr>
              <w:ins w:id="8175" w:author="The Si Tran" w:date="2012-12-06T03:36:00Z">
                <w:rPr>
                  <w:rFonts w:ascii="Cambria Math" w:hAnsi="Cambria Math"/>
                  <w:i/>
                </w:rPr>
              </w:ins>
            </m:ctrlPr>
          </m:sSubSupPr>
          <m:e>
            <w:ins w:id="8176"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177" w:author="The Si Tran" w:date="2012-12-06T03:36:00Z">
                <w:rPr>
                  <w:rFonts w:ascii="Cambria Math" w:hAnsi="Cambria Math"/>
                  <w:i/>
                </w:rPr>
              </w:ins>
            </m:ctrlPr>
          </m:sSubSupPr>
          <m:e>
            <w:ins w:id="8178"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sidR="0001268E">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179" w:author="The Si Tran" w:date="2012-12-06T03:36:00Z">
                <w:rPr>
                  <w:rFonts w:ascii="Cambria Math" w:hAnsi="Cambria Math"/>
                  <w:i/>
                </w:rPr>
              </w:ins>
            </m:ctrlPr>
          </m:sSubSupPr>
          <m:e>
            <w:ins w:id="8180"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sidR="0001268E">
        <w:rPr>
          <w:rFonts w:eastAsiaTheme="minorEastAsia"/>
        </w:rPr>
        <w:t xml:space="preserve"> </w:t>
      </w:r>
      <w:r w:rsidRPr="0049233F">
        <w:t xml:space="preserve"> được chọn là một giá trị nhỏ (ví dụ 1.0) để ngăn giải thuật không rơi quá nhanh vào một cực tiểu cục bộ [4]. Hai thông số </w:t>
      </w:r>
      <m:oMath>
        <m:sSup>
          <m:sSupPr>
            <m:ctrlPr>
              <w:ins w:id="8181" w:author="The Si Tran" w:date="2012-12-06T03:40:00Z">
                <w:rPr>
                  <w:rFonts w:ascii="Cambria Math" w:hAnsi="Cambria Math"/>
                  <w:i/>
                </w:rPr>
              </w:ins>
            </m:ctrlPr>
          </m:sSupPr>
          <m:e>
            <w:ins w:id="8182"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183" w:author="The Si Tran" w:date="2012-12-06T03:40:00Z">
                <w:rPr>
                  <w:rFonts w:ascii="Cambria Math" w:hAnsi="Cambria Math"/>
                  <w:i/>
                </w:rPr>
              </w:ins>
            </m:ctrlPr>
          </m:sSupPr>
          <m:e>
            <w:ins w:id="8184" w:author="The Si Tran" w:date="2012-12-06T03:40:00Z">
              <m:r>
                <w:rPr>
                  <w:rFonts w:ascii="Cambria Math" w:hAnsi="Cambria Math"/>
                </w:rPr>
                <m:t>η</m:t>
              </m:r>
            </w:ins>
          </m:e>
          <m:sup>
            <w:ins w:id="8185" w:author="The Si Tran" w:date="2012-12-06T03:40:00Z">
              <m:r>
                <w:rPr>
                  <w:rFonts w:ascii="Cambria Math" w:hAnsi="Cambria Math"/>
                </w:rPr>
                <m:t>-</m:t>
              </m:r>
            </w:ins>
          </m:sup>
        </m:sSup>
      </m:oMath>
      <w:r w:rsidR="0001268E">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186" w:author="The Si Tran" w:date="2012-12-06T03:36:00Z">
                <w:rPr>
                  <w:rFonts w:ascii="Cambria Math" w:hAnsi="Cambria Math"/>
                  <w:i/>
                </w:rPr>
              </w:ins>
            </m:ctrlPr>
          </m:sSubSupPr>
          <m:e>
            <w:ins w:id="8187"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rsidR="004E657C">
        <w:t xml:space="preserve"> </w:t>
      </w:r>
      <w:proofErr w:type="gramEnd"/>
      <m:oMath>
        <m:sSubSup>
          <m:sSubSupPr>
            <m:ctrlPr>
              <w:ins w:id="8188" w:author="The Si Tran" w:date="2012-12-06T03:36:00Z">
                <w:rPr>
                  <w:rFonts w:ascii="Cambria Math" w:hAnsi="Cambria Math"/>
                  <w:i/>
                </w:rPr>
              </w:ins>
            </m:ctrlPr>
          </m:sSubSupPr>
          <m:e>
            <w:ins w:id="8189"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sidR="004E657C">
        <w:rPr>
          <w:rFonts w:eastAsiaTheme="minorEastAsia"/>
        </w:rPr>
        <w:t xml:space="preserve"> .</w:t>
      </w:r>
    </w:p>
    <w:p w14:paraId="1C59B8C6" w14:textId="77777777" w:rsidR="0088753F" w:rsidRPr="0049233F" w:rsidRDefault="0088753F">
      <w:pPr>
        <w:pPrChange w:id="8190"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191"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192" w:name="_Toc327348176"/>
      <w:bookmarkStart w:id="8193" w:name="_Toc343660586"/>
      <w:r w:rsidRPr="0049233F">
        <w:t>Hiện tượng quá khớp</w:t>
      </w:r>
      <w:bookmarkEnd w:id="8192"/>
      <w:bookmarkEnd w:id="8193"/>
    </w:p>
    <w:p w14:paraId="1FAA90D6" w14:textId="03E46DAC" w:rsidR="0088753F" w:rsidRPr="0049233F" w:rsidRDefault="0088753F">
      <w:pPr>
        <w:pPrChange w:id="8194"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195"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196" w:author="The Si Tran" w:date="2012-12-14T05:59:00Z"/>
          <w:szCs w:val="26"/>
        </w:rPr>
      </w:pPr>
      <w:del w:id="8197" w:author="The Si Tran" w:date="2012-12-14T05:59:00Z">
        <w:r w:rsidRPr="0049233F" w:rsidDel="005457E8">
          <w:rPr>
            <w:szCs w:val="26"/>
          </w:rPr>
          <w:br w:type="page"/>
        </w:r>
      </w:del>
    </w:p>
    <w:p w14:paraId="5AEE3EB3" w14:textId="1282A489" w:rsidR="00BE27EE" w:rsidRPr="002B1464" w:rsidDel="005457E8" w:rsidRDefault="00BE27EE" w:rsidP="00BE27EE">
      <w:pPr>
        <w:rPr>
          <w:del w:id="8198" w:author="The Si Tran" w:date="2012-12-14T05:59:00Z"/>
          <w:szCs w:val="26"/>
        </w:rPr>
      </w:pPr>
      <w:bookmarkStart w:id="8199" w:name="_Toc343232326"/>
      <w:bookmarkStart w:id="8200" w:name="_Toc343232739"/>
      <w:bookmarkStart w:id="8201" w:name="_Toc343233024"/>
      <w:bookmarkStart w:id="8202" w:name="_Toc343415529"/>
      <w:bookmarkStart w:id="8203" w:name="_Toc343415825"/>
      <w:bookmarkStart w:id="8204" w:name="_Toc343452484"/>
      <w:bookmarkStart w:id="8205" w:name="_Toc343461274"/>
      <w:bookmarkStart w:id="8206" w:name="_Toc343494161"/>
      <w:bookmarkStart w:id="8207" w:name="_Toc343494373"/>
      <w:bookmarkStart w:id="8208" w:name="_Toc343495146"/>
      <w:bookmarkStart w:id="8209" w:name="_Toc343660373"/>
      <w:bookmarkStart w:id="8210" w:name="_Toc343660587"/>
      <w:bookmarkEnd w:id="8199"/>
      <w:bookmarkEnd w:id="8200"/>
      <w:bookmarkEnd w:id="8201"/>
      <w:bookmarkEnd w:id="8202"/>
      <w:bookmarkEnd w:id="8203"/>
      <w:bookmarkEnd w:id="8204"/>
      <w:bookmarkEnd w:id="8205"/>
      <w:bookmarkEnd w:id="8206"/>
      <w:bookmarkEnd w:id="8207"/>
      <w:bookmarkEnd w:id="8208"/>
      <w:bookmarkEnd w:id="8209"/>
      <w:bookmarkEnd w:id="8210"/>
    </w:p>
    <w:p w14:paraId="00E85171" w14:textId="341F571A" w:rsidR="00A02652" w:rsidRPr="0049233F" w:rsidRDefault="00A02652" w:rsidP="00A02652">
      <w:pPr>
        <w:pStyle w:val="Heading2"/>
        <w:rPr>
          <w:sz w:val="26"/>
          <w:szCs w:val="26"/>
          <w:rPrChange w:id="8211" w:author="The Si Tran" w:date="2012-12-05T23:02:00Z">
            <w:rPr/>
          </w:rPrChange>
        </w:rPr>
      </w:pPr>
      <w:bookmarkStart w:id="8212" w:name="_Toc326315155"/>
      <w:bookmarkStart w:id="8213" w:name="_Toc327348181"/>
      <w:bookmarkStart w:id="8214" w:name="_Toc343660588"/>
      <w:r w:rsidRPr="0049233F">
        <w:rPr>
          <w:sz w:val="26"/>
          <w:szCs w:val="26"/>
          <w:rPrChange w:id="8215"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216" w:author="The Si Tran" w:date="2012-12-05T23:02:00Z">
            <w:rPr>
              <w:rFonts w:cs="Times New Roman"/>
              <w:b w:val="0"/>
              <w:bCs w:val="0"/>
              <w:iCs w:val="0"/>
              <w:sz w:val="20"/>
              <w:szCs w:val="20"/>
            </w:rPr>
          </w:rPrChange>
        </w:rPr>
        <w:t xml:space="preserve"> vào dự báo dữ liệu chuỗi thời gian</w:t>
      </w:r>
      <w:bookmarkEnd w:id="8212"/>
      <w:bookmarkEnd w:id="8213"/>
      <w:bookmarkEnd w:id="8214"/>
    </w:p>
    <w:p w14:paraId="7731F271" w14:textId="383600D4" w:rsidR="0015202E" w:rsidRPr="0049233F" w:rsidRDefault="00A02652">
      <w:pPr>
        <w:pPrChange w:id="8217"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218"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219"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220"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221" w:author="The Si Tran" w:date="2012-12-14T05:59:00Z">
        <w:r w:rsidR="005457E8">
          <w:tab/>
        </w:r>
      </w:ins>
    </w:p>
    <w:p w14:paraId="308D2AF9" w14:textId="77777777" w:rsidR="00642B1B" w:rsidRPr="0049233F" w:rsidRDefault="00642B1B">
      <w:pPr>
        <w:pStyle w:val="Canhgiua"/>
        <w:rPr>
          <w:noProof/>
        </w:rPr>
        <w:pPrChange w:id="8222" w:author="The Si Tran" w:date="2012-12-16T17:32:00Z">
          <w:pPr>
            <w:pStyle w:val="ListParagraph"/>
            <w:spacing w:after="0" w:line="360" w:lineRule="auto"/>
            <w:ind w:firstLine="720"/>
          </w:pPr>
        </w:pPrChange>
      </w:pPr>
      <w:r w:rsidRPr="002B1464">
        <w:rPr>
          <w:noProof/>
        </w:rPr>
        <w:drawing>
          <wp:inline distT="0" distB="0" distL="0" distR="0" wp14:anchorId="1C1A8923" wp14:editId="449A4A9E">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32B67105" w14:textId="77777777" w:rsidR="00642B1B" w:rsidRDefault="00642B1B">
      <w:pPr>
        <w:pStyle w:val="Hinh"/>
        <w:rPr>
          <w:ins w:id="8223" w:author="The Si Tran" w:date="2012-12-11T23:38:00Z"/>
        </w:rPr>
        <w:pPrChange w:id="8224" w:author="The Si Tran" w:date="2012-12-16T10:10:00Z">
          <w:pPr>
            <w:pStyle w:val="Caption"/>
            <w:ind w:left="1440" w:firstLine="720"/>
          </w:pPr>
        </w:pPrChange>
      </w:pPr>
      <w:bookmarkStart w:id="8225" w:name="_Toc326299578"/>
      <w:bookmarkStart w:id="8226" w:name="_Toc327348223"/>
      <w:bookmarkStart w:id="8227" w:name="_Toc343029969"/>
      <w:bookmarkStart w:id="8228" w:name="_Toc343660670"/>
      <w:r w:rsidRPr="0049233F">
        <w:t>Hình</w:t>
      </w:r>
      <w:ins w:id="8229" w:author="The Si Tran" w:date="2012-12-11T23:38:00Z">
        <w:r>
          <w:t xml:space="preserve"> 4.10</w:t>
        </w:r>
      </w:ins>
      <w:del w:id="8230"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231"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232"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rPr>
          <w:rPrChange w:id="8233" w:author="The Si Tran" w:date="2012-12-11T23:38:00Z">
            <w:rPr>
              <w:b w:val="0"/>
            </w:rPr>
          </w:rPrChange>
        </w:rPr>
        <w:t>c với chuỗi thời gian</w:t>
      </w:r>
      <w:bookmarkEnd w:id="8225"/>
      <w:bookmarkEnd w:id="8226"/>
      <w:bookmarkEnd w:id="8227"/>
      <w:bookmarkEnd w:id="8228"/>
    </w:p>
    <w:p w14:paraId="4EE7E01A" w14:textId="77777777" w:rsidR="00642B1B" w:rsidRPr="00097101" w:rsidRDefault="00642B1B" w:rsidP="00642B1B"/>
    <w:p w14:paraId="146B3BF3" w14:textId="4B74421E" w:rsidR="00A02652" w:rsidRPr="0049233F" w:rsidRDefault="00A02652" w:rsidP="00A02652">
      <w:pPr>
        <w:pStyle w:val="Heading2"/>
        <w:rPr>
          <w:sz w:val="26"/>
          <w:szCs w:val="26"/>
          <w:rPrChange w:id="8234" w:author="The Si Tran" w:date="2012-12-05T23:02:00Z">
            <w:rPr/>
          </w:rPrChange>
        </w:rPr>
      </w:pPr>
      <w:bookmarkStart w:id="8235" w:name="_Toc327348182"/>
      <w:bookmarkStart w:id="8236" w:name="_Toc343660589"/>
      <w:r w:rsidRPr="0049233F">
        <w:rPr>
          <w:sz w:val="26"/>
          <w:szCs w:val="26"/>
          <w:rPrChange w:id="8237"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238"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235"/>
      <w:bookmarkEnd w:id="8236"/>
    </w:p>
    <w:p w14:paraId="70E7852F" w14:textId="1BEE294F" w:rsidR="00A02652" w:rsidRPr="0049233F" w:rsidRDefault="00A02652">
      <w:pPr>
        <w:pPrChange w:id="8239"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Dự đoán và cải tiến</w:t>
      </w:r>
    </w:p>
    <w:p w14:paraId="5DC53BC1" w14:textId="77777777" w:rsidR="00A02652" w:rsidRPr="0049233F" w:rsidRDefault="00A02652">
      <w:pPr>
        <w:pPrChange w:id="8240"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241" w:name="_Toc327348183"/>
      <w:bookmarkStart w:id="8242" w:name="_Toc343660590"/>
      <w:r w:rsidRPr="0049233F">
        <w:t>Lựa chọn các biến</w:t>
      </w:r>
      <w:bookmarkEnd w:id="8241"/>
      <w:bookmarkEnd w:id="8242"/>
    </w:p>
    <w:p w14:paraId="71DA7A36" w14:textId="708085BC" w:rsidR="00A02652" w:rsidRPr="0049233F" w:rsidRDefault="00A02652">
      <w:pPr>
        <w:pStyle w:val="BuletL1"/>
        <w:pPrChange w:id="8243"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244"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245"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246"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247" w:name="_Toc327348184"/>
      <w:bookmarkStart w:id="8248" w:name="_Toc343660591"/>
      <w:r w:rsidRPr="0049233F">
        <w:rPr>
          <w:lang w:val="fr-FR"/>
        </w:rPr>
        <w:t>Thu thập dữ liệu</w:t>
      </w:r>
      <w:bookmarkEnd w:id="8247"/>
      <w:bookmarkEnd w:id="8248"/>
    </w:p>
    <w:p w14:paraId="16759051" w14:textId="0D2DFFB7" w:rsidR="00A02652" w:rsidRPr="0049233F" w:rsidRDefault="00A02652">
      <w:pPr>
        <w:pStyle w:val="BuletL1"/>
        <w:rPr>
          <w:u w:val="single"/>
        </w:rPr>
        <w:pPrChange w:id="8249"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w:t>
      </w:r>
      <w:r w:rsidRPr="0049233F">
        <w:lastRenderedPageBreak/>
        <w:t xml:space="preserve">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250"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251" w:name="_Toc327348185"/>
      <w:bookmarkStart w:id="8252" w:name="_Toc343660592"/>
      <w:r w:rsidRPr="0049233F">
        <w:t>Tiền xử lý dữ liệu</w:t>
      </w:r>
      <w:bookmarkEnd w:id="8251"/>
      <w:bookmarkEnd w:id="8252"/>
    </w:p>
    <w:p w14:paraId="4A5ADB02" w14:textId="12D48032" w:rsidR="00A02652" w:rsidRPr="0049233F" w:rsidRDefault="00A02652">
      <w:pPr>
        <w:pStyle w:val="BuletL1"/>
        <w:pPrChange w:id="8253"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334CAD">
        <w:rPr>
          <w:rPrChange w:id="8254" w:author="The Si Tran" w:date="2012-12-16T08:32:00Z">
            <w:rPr/>
          </w:rPrChange>
        </w:rPr>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255"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256" w:name="OLE_LINK5"/>
      <w:bookmarkStart w:id="8257" w:name="OLE_LINK6"/>
      <w:r w:rsidRPr="0049233F">
        <w:t xml:space="preserve">Việc lấy logarit tự nhiên </w:t>
      </w:r>
      <w:bookmarkEnd w:id="8256"/>
      <w:bookmarkEnd w:id="8257"/>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258" w:author="The Si Tran" w:date="2012-12-16T08:34:00Z">
            <w:rPr/>
          </w:rPrChange>
        </w:rPr>
        <w:pPrChange w:id="8259"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BB4B46">
        <w:rPr>
          <w:rPrChange w:id="8260" w:author="The Si Tran" w:date="2012-12-16T08:34:00Z">
            <w:rPr/>
          </w:rPrChange>
        </w:rPr>
        <w:t>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261" w:name="_Toc327348186"/>
      <w:bookmarkStart w:id="8262" w:name="_Toc343660593"/>
      <w:r w:rsidRPr="0049233F">
        <w:t>Phân chia tập dữ liệu</w:t>
      </w:r>
      <w:bookmarkEnd w:id="8261"/>
      <w:bookmarkEnd w:id="8262"/>
    </w:p>
    <w:p w14:paraId="150E077C" w14:textId="29F5C1BC" w:rsidR="00BB4B46" w:rsidRPr="00BB4B46" w:rsidRDefault="00A02652">
      <w:pPr>
        <w:pStyle w:val="BuletL1"/>
        <w:rPr>
          <w:u w:val="single"/>
          <w:rPrChange w:id="8263" w:author="The Si Tran" w:date="2012-12-16T08:35:00Z">
            <w:rPr>
              <w:u w:val="single"/>
            </w:rPr>
          </w:rPrChange>
        </w:rPr>
        <w:pPrChange w:id="8264"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7E3E87">
        <w:rPr>
          <w:rPrChange w:id="8265" w:author="The Si Tran" w:date="2012-12-14T06:20:00Z">
            <w:rPr/>
          </w:rPrChange>
        </w:rPr>
        <w:t xml:space="preserve">c tế, khi huấn luyện, người ta thường chia tập dữ liệu thành các tập: huấn luyện, kiểm tra và kiểm định (ngoài các mẫu). Tập huấn luyện thường là tập lớn </w:t>
      </w:r>
      <w:r w:rsidRPr="007E3E87">
        <w:rPr>
          <w:rPrChange w:id="8266" w:author="The Si Tran" w:date="2012-12-14T06:20:00Z">
            <w:rPr/>
          </w:rPrChange>
        </w:rPr>
        <w:lastRenderedPageBreak/>
        <w:t>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267" w:author="The Si Tran" w:date="2012-12-14T06:20:00Z">
            <w:rPr>
              <w:u w:val="single"/>
            </w:rPr>
          </w:rPrChange>
        </w:rPr>
        <w:pPrChange w:id="8268" w:author="The Si Tran" w:date="2012-12-16T08:35:00Z">
          <w:pPr>
            <w:pStyle w:val="ListParagraph"/>
            <w:numPr>
              <w:numId w:val="11"/>
            </w:numPr>
            <w:spacing w:after="0" w:line="360" w:lineRule="auto"/>
            <w:ind w:left="634" w:hanging="360"/>
            <w:jc w:val="both"/>
          </w:pPr>
        </w:pPrChange>
      </w:pPr>
      <w:r w:rsidRPr="007E3E87">
        <w:rPr>
          <w:rPrChange w:id="8269" w:author="The Si Tran" w:date="2012-12-14T06:20:00Z">
            <w:rPr/>
          </w:rPrChange>
        </w:rPr>
        <w:t>Có hai cách thực h</w:t>
      </w:r>
      <w:r w:rsidRPr="00BB4B46">
        <w:rPr>
          <w:rStyle w:val="BuletL1Char"/>
          <w:rPrChange w:id="8270" w:author="The Si Tran" w:date="2012-12-16T08:35:00Z">
            <w:rPr/>
          </w:rPrChange>
        </w:rPr>
        <w:t>i</w:t>
      </w:r>
      <w:r w:rsidRPr="00032D83">
        <w:t>ệ</w:t>
      </w:r>
      <w:r w:rsidRPr="000C3A28">
        <w:t>n xác đ</w:t>
      </w:r>
      <w:r w:rsidRPr="007E3E87">
        <w:rPr>
          <w:rPrChange w:id="8271" w:author="The Si Tran" w:date="2012-12-14T06:20:00Z">
            <w:rPr/>
          </w:rPrChange>
        </w:rPr>
        <w:t>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272" w:author="The Si Tran" w:date="2012-12-14T06:20:00Z">
            <w:rPr>
              <w:u w:val="single"/>
            </w:rPr>
          </w:rPrChange>
        </w:rPr>
        <w:pPrChange w:id="8273" w:author="The Si Tran" w:date="2012-12-16T08:35:00Z">
          <w:pPr>
            <w:pStyle w:val="ListParagraph"/>
            <w:numPr>
              <w:numId w:val="11"/>
            </w:numPr>
            <w:spacing w:after="0" w:line="360" w:lineRule="auto"/>
            <w:ind w:left="634" w:hanging="360"/>
            <w:jc w:val="both"/>
          </w:pPr>
        </w:pPrChange>
      </w:pPr>
      <w:r w:rsidRPr="007E3E87">
        <w:rPr>
          <w:rPrChange w:id="8274"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7E3E87">
        <w:rPr>
          <w:rPrChange w:id="8275" w:author="The Si Tran" w:date="2012-12-14T06:20:00Z">
            <w:rPr/>
          </w:rPrChange>
        </w:rPr>
        <w:t xml:space="preserve">ặc biệc trong trường hợp kích thước của tập kiểm tra tương đối lớn so với tập huấn luyện </w:t>
      </w:r>
      <w:proofErr w:type="gramStart"/>
      <w:r w:rsidRPr="007E3E87">
        <w:rPr>
          <w:rPrChange w:id="8276" w:author="The Si Tran" w:date="2012-12-14T06:20:00Z">
            <w:rPr/>
          </w:rPrChange>
        </w:rPr>
        <w:t>( khoảng</w:t>
      </w:r>
      <w:proofErr w:type="gramEnd"/>
      <w:r w:rsidRPr="007E3E87">
        <w:rPr>
          <w:rPrChange w:id="8277"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8278"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279"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280" w:name="_Toc327348187"/>
      <w:bookmarkStart w:id="8281" w:name="_Toc343660594"/>
      <w:r w:rsidRPr="0049233F">
        <w:t>Xây dựng cấu trúc mạng</w:t>
      </w:r>
      <w:bookmarkEnd w:id="8280"/>
      <w:bookmarkEnd w:id="8281"/>
    </w:p>
    <w:p w14:paraId="44FC4DD0" w14:textId="619055D4" w:rsidR="00A02652" w:rsidRPr="0049233F" w:rsidRDefault="00A02652">
      <w:pPr>
        <w:pStyle w:val="BuletL1"/>
        <w:pPrChange w:id="8282"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283"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w:t>
      </w:r>
      <w:r w:rsidRPr="0049233F">
        <w:lastRenderedPageBreak/>
        <w:t xml:space="preserve">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284"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BB4B46" w:rsidRDefault="00A02652">
      <w:pPr>
        <w:pStyle w:val="BuletL1"/>
        <w:rPr>
          <w:rPrChange w:id="8285" w:author="The Si Tran" w:date="2012-12-16T08:36:00Z">
            <w:rPr/>
          </w:rPrChange>
        </w:rPr>
        <w:pPrChange w:id="8286" w:author="The Si Tran" w:date="2012-12-16T08:36:00Z">
          <w:pPr>
            <w:pStyle w:val="ListParagraph"/>
            <w:numPr>
              <w:numId w:val="11"/>
            </w:numPr>
            <w:spacing w:after="0" w:line="360" w:lineRule="auto"/>
            <w:ind w:left="634" w:hanging="360"/>
            <w:jc w:val="both"/>
          </w:pPr>
        </w:pPrChange>
      </w:pPr>
      <w:r w:rsidRPr="00032D83">
        <w:t>S</w:t>
      </w:r>
      <w:r w:rsidRPr="000C3A28">
        <w:t>ố</w:t>
      </w:r>
      <w:r w:rsidRPr="00BB4B46">
        <w:rPr>
          <w:rPrChange w:id="8287" w:author="The Si Tran" w:date="2012-12-16T08:36:00Z">
            <w:rPr/>
          </w:rPrChange>
        </w:rPr>
        <w:t xml:space="preserve">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BB4B46">
        <w:rPr>
          <w:rPrChange w:id="8288" w:author="The Si Tran" w:date="2012-12-16T08:36:00Z">
            <w:rPr/>
          </w:rPrChange>
        </w:rPr>
        <w:t xml:space="preserve">ỉ khác nhau số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BB4B46">
        <w:rPr>
          <w:rPrChange w:id="8289" w:author="The Si Tran" w:date="2012-12-16T08:36:00Z">
            <w:rPr/>
          </w:rPrChange>
        </w:rPr>
        <w:t xml:space="preserve">ố nhỏ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290" w:author="The Si Tran" w:date="2012-12-16T08:36:00Z">
            <w:rPr/>
          </w:rPrChange>
        </w:rPr>
        <w:lastRenderedPageBreak/>
        <w:t xml:space="preserve">ra nhiều mạng </w:t>
      </w:r>
      <w:r w:rsidR="00976130">
        <w:t>nơron</w:t>
      </w:r>
      <w:r w:rsidRPr="000C3A28">
        <w:t xml:space="preserve"> riêng bi</w:t>
      </w:r>
      <w:r w:rsidRPr="00BB4B46">
        <w:rPr>
          <w:rPrChange w:id="8291" w:author="The Si Tran" w:date="2012-12-16T08:36:00Z">
            <w:rPr/>
          </w:rPrChange>
        </w:rPr>
        <w:t>ệt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292"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293" w:author="The Si Tran" w:date="2012-12-16T17:32:00Z">
          <w:pPr>
            <w:pStyle w:val="ListParagraph"/>
            <w:spacing w:after="0" w:line="360" w:lineRule="auto"/>
            <w:ind w:left="630"/>
          </w:pPr>
        </w:pPrChange>
      </w:pPr>
      <w:r w:rsidRPr="002B1464">
        <w:rPr>
          <w:noProof/>
          <w:lang w:val="en-US"/>
        </w:rPr>
        <w:drawing>
          <wp:inline distT="0" distB="0" distL="0" distR="0" wp14:anchorId="363508A5" wp14:editId="6E2D6184">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8294" w:author="The Si Tran" w:date="2012-12-16T17:33:00Z">
          <w:pPr>
            <w:pStyle w:val="Caption"/>
            <w:ind w:left="360" w:firstLine="720"/>
          </w:pPr>
        </w:pPrChange>
      </w:pPr>
      <w:bookmarkStart w:id="8295" w:name="_Toc327348224"/>
      <w:bookmarkStart w:id="8296" w:name="_Toc343029970"/>
      <w:r w:rsidRPr="0049233F">
        <w:t>Hình</w:t>
      </w:r>
      <w:ins w:id="8297" w:author="The Si Tran" w:date="2012-12-11T23:38:00Z">
        <w:r>
          <w:t xml:space="preserve"> 4.11</w:t>
        </w:r>
      </w:ins>
      <w:del w:id="8298"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299"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300"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BD0062">
        <w:rPr>
          <w:rPrChange w:id="8301" w:author="The Si Tran" w:date="2012-12-11T23:39:00Z">
            <w:rPr>
              <w:b w:val="0"/>
              <w:bCs w:val="0"/>
            </w:rPr>
          </w:rPrChange>
        </w:rPr>
        <w:t xml:space="preserve"> tục sử dụng phương pháp walk-forward chia tập dữ liệu</w:t>
      </w:r>
      <w:bookmarkEnd w:id="8295"/>
      <w:bookmarkEnd w:id="8296"/>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8302" w:name="_Toc327348188"/>
      <w:bookmarkStart w:id="8303" w:name="_Toc343660595"/>
      <w:r w:rsidRPr="0049233F">
        <w:t>Xác định tiêu chuẩn đánh giá</w:t>
      </w:r>
      <w:bookmarkEnd w:id="8302"/>
      <w:bookmarkEnd w:id="8303"/>
    </w:p>
    <w:p w14:paraId="5921BBBB" w14:textId="55A5C691" w:rsidR="00A02652" w:rsidRPr="0049233F" w:rsidRDefault="00A02652">
      <w:pPr>
        <w:pPrChange w:id="8304"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305" w:author="The Si Tran" w:date="2012-12-16T08:36:00Z">
          <w:pPr/>
        </w:pPrChange>
      </w:pPr>
      <w:ins w:id="8306" w:author="The Si Tran" w:date="2012-12-14T06:23:00Z">
        <w:r w:rsidRPr="000C3A28">
          <w:rPr>
            <w:noProof/>
            <w:rPrChange w:id="8307" w:author="Unknown">
              <w:rPr>
                <w:noProof/>
              </w:rPr>
            </w:rPrChange>
          </w:rPr>
          <mc:AlternateContent>
            <mc:Choice Requires="wps">
              <w:drawing>
                <wp:anchor distT="0" distB="0" distL="114300" distR="114300" simplePos="0" relativeHeight="251771392" behindDoc="0" locked="0" layoutInCell="1" allowOverlap="1" wp14:anchorId="4F57F08A" wp14:editId="5E030827">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B90956" w:rsidRDefault="00B90956">
                              <w:pPr>
                                <w:pStyle w:val="EquationIndex"/>
                                <w:pPrChange w:id="8308" w:author="The Si Tran" w:date="2012-12-16T08:36:00Z">
                                  <w:pPr/>
                                </w:pPrChange>
                              </w:pPr>
                              <w:ins w:id="8309" w:author="The Si Tran" w:date="2012-12-06T02:41:00Z">
                                <w:r>
                                  <w:t>(4.</w:t>
                                </w:r>
                              </w:ins>
                              <w:ins w:id="8310" w:author="The Si Tran" w:date="2012-12-06T02:44:00Z">
                                <w:r>
                                  <w:t>18</w:t>
                                </w:r>
                              </w:ins>
                              <w:ins w:id="83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B90956" w:rsidRDefault="00B90956">
                        <w:pPr>
                          <w:pStyle w:val="EquationIndex"/>
                          <w:pPrChange w:id="8312" w:author="The Si Tran" w:date="2012-12-16T08:36:00Z">
                            <w:pPr/>
                          </w:pPrChange>
                        </w:pPr>
                        <w:ins w:id="8313" w:author="The Si Tran" w:date="2012-12-06T02:41:00Z">
                          <w:r>
                            <w:t>(4.</w:t>
                          </w:r>
                        </w:ins>
                        <w:ins w:id="8314" w:author="The Si Tran" w:date="2012-12-06T02:44:00Z">
                          <w:r>
                            <w:t>18</w:t>
                          </w:r>
                        </w:ins>
                        <w:ins w:id="8315" w:author="The Si Tran" w:date="2012-12-06T02:41:00Z">
                          <w:r>
                            <w:t>)</w:t>
                          </w:r>
                        </w:ins>
                      </w:p>
                    </w:txbxContent>
                  </v:textbox>
                </v:shape>
              </w:pict>
            </mc:Fallback>
          </mc:AlternateContent>
        </w:r>
      </w:ins>
      <w:r w:rsidRPr="00BB4B46">
        <w:rPr>
          <w:rPrChange w:id="8316" w:author="The Si Tran" w:date="2012-12-16T08:36:00Z">
            <w:rPr/>
          </w:rPrChange>
        </w:rPr>
        <w:object w:dxaOrig="1900" w:dyaOrig="680" w14:anchorId="41722C5E">
          <v:shape id="_x0000_i1164" type="#_x0000_t75" style="width:131.25pt;height:50.25pt" o:ole="">
            <v:imagedata r:id="rId320" o:title=""/>
          </v:shape>
          <o:OLEObject Type="Embed" ProgID="Equation.DSMT4" ShapeID="_x0000_i1164" DrawAspect="Content" ObjectID="_1417414764" r:id="rId321"/>
        </w:object>
      </w:r>
    </w:p>
    <w:p w14:paraId="74DB8EBE" w14:textId="5EAFA784" w:rsidR="00A02652" w:rsidRPr="0049233F" w:rsidRDefault="00A02652">
      <w:pPr>
        <w:pPrChange w:id="8317"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318"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319" w:name="_Toc327348189"/>
      <w:bookmarkStart w:id="8320" w:name="_Toc343660596"/>
      <w:r w:rsidRPr="0049233F">
        <w:rPr>
          <w:lang w:val="fr-FR"/>
        </w:rPr>
        <w:lastRenderedPageBreak/>
        <w:t>Huấn luyện mạng</w:t>
      </w:r>
      <w:bookmarkEnd w:id="8319"/>
      <w:bookmarkEnd w:id="8320"/>
    </w:p>
    <w:p w14:paraId="5D62D645" w14:textId="77777777" w:rsidR="00A02652" w:rsidRPr="0049233F" w:rsidRDefault="00A02652">
      <w:pPr>
        <w:pStyle w:val="BuletL1"/>
        <w:pPrChange w:id="8321"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322"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8323" w:name="_Toc327348190"/>
      <w:bookmarkStart w:id="8324" w:name="_Toc343660597"/>
      <w:r w:rsidRPr="0049233F">
        <w:rPr>
          <w:lang w:val="fr-FR"/>
        </w:rPr>
        <w:t>Dự đoán và cải tiến</w:t>
      </w:r>
      <w:bookmarkEnd w:id="8323"/>
      <w:bookmarkEnd w:id="8324"/>
    </w:p>
    <w:p w14:paraId="30D1DB02" w14:textId="3BA13553" w:rsidR="00A02652" w:rsidRPr="0049233F" w:rsidRDefault="00A02652">
      <w:pPr>
        <w:rPr>
          <w:lang w:val="fr-FR"/>
        </w:rPr>
        <w:pPrChange w:id="8325"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326" w:author="The Si Tran" w:date="2012-12-06T21:13:00Z"/>
          <w:sz w:val="26"/>
          <w:szCs w:val="26"/>
          <w:rPrChange w:id="8327" w:author="The Si Tran" w:date="2012-12-05T23:02:00Z">
            <w:rPr>
              <w:del w:id="8328" w:author="The Si Tran" w:date="2012-12-06T21:13:00Z"/>
            </w:rPr>
          </w:rPrChange>
        </w:rPr>
      </w:pPr>
      <w:del w:id="8329" w:author="The Si Tran" w:date="2012-12-06T21:13:00Z">
        <w:r w:rsidRPr="0049233F" w:rsidDel="00AF1345">
          <w:rPr>
            <w:b w:val="0"/>
            <w:bCs w:val="0"/>
            <w:iCs w:val="0"/>
            <w:sz w:val="26"/>
            <w:szCs w:val="26"/>
            <w:rPrChange w:id="8330" w:author="The Si Tran" w:date="2012-12-05T23:02:00Z">
              <w:rPr>
                <w:rFonts w:ascii="Calibri" w:eastAsia="Calibri" w:hAnsi="Calibri"/>
                <w:b w:val="0"/>
                <w:bCs w:val="0"/>
                <w:iCs w:val="0"/>
                <w:sz w:val="20"/>
                <w:szCs w:val="20"/>
              </w:rPr>
            </w:rPrChange>
          </w:rPr>
          <w:delText>Kết quả thực nghiệm</w:delText>
        </w:r>
        <w:bookmarkStart w:id="8331" w:name="_Toc343083648"/>
        <w:bookmarkStart w:id="8332" w:name="_Toc343083862"/>
        <w:bookmarkStart w:id="8333" w:name="_Toc343084073"/>
        <w:bookmarkStart w:id="8334" w:name="_Toc343220832"/>
        <w:bookmarkStart w:id="8335" w:name="_Toc343232337"/>
        <w:bookmarkStart w:id="8336" w:name="_Toc343232750"/>
        <w:bookmarkStart w:id="8337" w:name="_Toc343233035"/>
        <w:bookmarkStart w:id="8338" w:name="_Toc343415540"/>
        <w:bookmarkStart w:id="8339" w:name="_Toc343415836"/>
        <w:bookmarkStart w:id="8340" w:name="_Toc343452495"/>
        <w:bookmarkStart w:id="8341" w:name="_Toc343461285"/>
        <w:bookmarkStart w:id="8342" w:name="_Toc343494172"/>
        <w:bookmarkStart w:id="8343" w:name="_Toc343494384"/>
        <w:bookmarkStart w:id="8344" w:name="_Toc343495157"/>
        <w:bookmarkStart w:id="8345" w:name="_Toc343660384"/>
        <w:bookmarkStart w:id="8346" w:name="_Toc343660598"/>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del>
    </w:p>
    <w:p w14:paraId="0B20EBEE" w14:textId="77777777" w:rsidR="00393709" w:rsidRPr="0049233F" w:rsidDel="00AF1345" w:rsidRDefault="00393709" w:rsidP="00393709">
      <w:pPr>
        <w:ind w:left="144"/>
        <w:rPr>
          <w:del w:id="8347" w:author="The Si Tran" w:date="2012-12-06T21:13:00Z"/>
          <w:color w:val="FF0000"/>
          <w:szCs w:val="26"/>
          <w:rPrChange w:id="8348" w:author="The Si Tran" w:date="2012-12-05T23:02:00Z">
            <w:rPr>
              <w:del w:id="8349" w:author="The Si Tran" w:date="2012-12-06T21:13:00Z"/>
              <w:color w:val="FF0000"/>
              <w:sz w:val="32"/>
            </w:rPr>
          </w:rPrChange>
        </w:rPr>
      </w:pPr>
      <w:del w:id="8350" w:author="The Si Tran" w:date="2012-12-06T21:13:00Z">
        <w:r w:rsidRPr="0049233F" w:rsidDel="00AF1345">
          <w:rPr>
            <w:color w:val="FF0000"/>
            <w:szCs w:val="26"/>
            <w:rPrChange w:id="8351" w:author="The Si Tran" w:date="2012-12-05T23:02:00Z">
              <w:rPr>
                <w:rFonts w:ascii="Calibri" w:eastAsia="Calibri" w:hAnsi="Calibri"/>
                <w:b/>
                <w:bCs/>
                <w:color w:val="FF0000"/>
                <w:sz w:val="32"/>
                <w:szCs w:val="20"/>
              </w:rPr>
            </w:rPrChange>
          </w:rPr>
          <w:delText>Bổ sung</w:delText>
        </w:r>
        <w:bookmarkStart w:id="8352" w:name="_Toc343083649"/>
        <w:bookmarkStart w:id="8353" w:name="_Toc343083863"/>
        <w:bookmarkStart w:id="8354" w:name="_Toc343084074"/>
        <w:bookmarkStart w:id="8355" w:name="_Toc343220833"/>
        <w:bookmarkStart w:id="8356" w:name="_Toc343232338"/>
        <w:bookmarkStart w:id="8357" w:name="_Toc343232751"/>
        <w:bookmarkStart w:id="8358" w:name="_Toc343233036"/>
        <w:bookmarkStart w:id="8359" w:name="_Toc343415541"/>
        <w:bookmarkStart w:id="8360" w:name="_Toc343415837"/>
        <w:bookmarkStart w:id="8361" w:name="_Toc343452496"/>
        <w:bookmarkStart w:id="8362" w:name="_Toc343461286"/>
        <w:bookmarkStart w:id="8363" w:name="_Toc343494173"/>
        <w:bookmarkStart w:id="8364" w:name="_Toc343494385"/>
        <w:bookmarkStart w:id="8365" w:name="_Toc343495158"/>
        <w:bookmarkStart w:id="8366" w:name="_Toc343660385"/>
        <w:bookmarkStart w:id="8367" w:name="_Toc343660599"/>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del>
    </w:p>
    <w:p w14:paraId="0907B599" w14:textId="77777777" w:rsidR="00393709" w:rsidRPr="0049233F" w:rsidRDefault="00001A0C" w:rsidP="00001A0C">
      <w:pPr>
        <w:pStyle w:val="Heading2"/>
        <w:rPr>
          <w:sz w:val="26"/>
          <w:szCs w:val="26"/>
          <w:rPrChange w:id="8368" w:author="The Si Tran" w:date="2012-12-05T23:02:00Z">
            <w:rPr/>
          </w:rPrChange>
        </w:rPr>
      </w:pPr>
      <w:bookmarkStart w:id="8369" w:name="_Toc343660600"/>
      <w:r w:rsidRPr="0049233F">
        <w:rPr>
          <w:sz w:val="26"/>
          <w:szCs w:val="26"/>
          <w:rPrChange w:id="8370" w:author="The Si Tran" w:date="2012-12-05T23:02:00Z">
            <w:rPr>
              <w:rFonts w:ascii="Calibri" w:eastAsia="Calibri" w:hAnsi="Calibri" w:cs="Times New Roman"/>
              <w:b w:val="0"/>
              <w:bCs w:val="0"/>
              <w:iCs w:val="0"/>
              <w:sz w:val="20"/>
              <w:szCs w:val="20"/>
            </w:rPr>
          </w:rPrChange>
        </w:rPr>
        <w:t>Kết luận</w:t>
      </w:r>
      <w:bookmarkEnd w:id="8369"/>
    </w:p>
    <w:p w14:paraId="07CE6189" w14:textId="14454B73" w:rsidR="006625BC" w:rsidRPr="0049233F" w:rsidRDefault="006625BC">
      <w:pPr>
        <w:pPrChange w:id="8371"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372"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8373"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374"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375" w:author="The Si Tran" w:date="2012-12-12T07:57:00Z"/>
          <w:szCs w:val="26"/>
        </w:rPr>
      </w:pPr>
      <w:ins w:id="8376" w:author="The Si Tran" w:date="2012-12-12T07:57:00Z">
        <w:r>
          <w:rPr>
            <w:szCs w:val="26"/>
          </w:rPr>
          <w:br w:type="page"/>
        </w:r>
      </w:ins>
    </w:p>
    <w:p w14:paraId="21D5EC8C" w14:textId="77777777" w:rsidR="006625BC" w:rsidRPr="002B1464" w:rsidDel="00D139B5" w:rsidRDefault="006625BC" w:rsidP="006625BC">
      <w:pPr>
        <w:rPr>
          <w:del w:id="8377" w:author="The Si Tran" w:date="2012-12-12T07:57:00Z"/>
          <w:szCs w:val="26"/>
        </w:rPr>
      </w:pPr>
      <w:bookmarkStart w:id="8378" w:name="_Toc343083651"/>
      <w:bookmarkStart w:id="8379" w:name="_Toc343083865"/>
      <w:bookmarkStart w:id="8380" w:name="_Toc343084076"/>
      <w:bookmarkStart w:id="8381" w:name="_Toc343220835"/>
      <w:bookmarkStart w:id="8382" w:name="_Toc343232340"/>
      <w:bookmarkStart w:id="8383" w:name="_Toc343232753"/>
      <w:bookmarkStart w:id="8384" w:name="_Toc343233038"/>
      <w:bookmarkStart w:id="8385" w:name="_Toc343415543"/>
      <w:bookmarkStart w:id="8386" w:name="_Toc343415839"/>
      <w:bookmarkStart w:id="8387" w:name="_Toc343452498"/>
      <w:bookmarkStart w:id="8388" w:name="_Toc343461288"/>
      <w:bookmarkStart w:id="8389" w:name="_Toc343494175"/>
      <w:bookmarkStart w:id="8390" w:name="_Toc343494387"/>
      <w:bookmarkStart w:id="8391" w:name="_Toc343495160"/>
      <w:bookmarkStart w:id="8392" w:name="_Toc343660387"/>
      <w:bookmarkStart w:id="8393" w:name="_Toc343660601"/>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p>
    <w:p w14:paraId="26E08AA2" w14:textId="352EFC97" w:rsidR="006A21F7" w:rsidRPr="0049233F" w:rsidRDefault="00266E2E" w:rsidP="00097101">
      <w:pPr>
        <w:pStyle w:val="Heading1"/>
        <w:rPr>
          <w:sz w:val="26"/>
          <w:szCs w:val="26"/>
          <w:rPrChange w:id="8394" w:author="The Si Tran" w:date="2012-12-05T23:02:00Z">
            <w:rPr/>
          </w:rPrChange>
        </w:rPr>
      </w:pPr>
      <w:ins w:id="8395" w:author="superchickend" w:date="2012-12-16T14:59:00Z">
        <w:r>
          <w:rPr>
            <w:sz w:val="26"/>
            <w:szCs w:val="26"/>
          </w:rPr>
          <w:t xml:space="preserve">    </w:t>
        </w:r>
      </w:ins>
      <w:del w:id="8396" w:author="The Si Tran" w:date="2012-12-12T13:57:00Z">
        <w:r w:rsidR="00FD0937" w:rsidRPr="0049233F" w:rsidDel="0050316D">
          <w:rPr>
            <w:sz w:val="26"/>
            <w:szCs w:val="26"/>
            <w:rPrChange w:id="8397" w:author="The Si Tran" w:date="2012-12-05T23:02:00Z">
              <w:rPr>
                <w:rFonts w:cs="Times New Roman"/>
                <w:b w:val="0"/>
                <w:bCs w:val="0"/>
                <w:kern w:val="0"/>
                <w:sz w:val="20"/>
                <w:szCs w:val="20"/>
              </w:rPr>
            </w:rPrChange>
          </w:rPr>
          <w:delText>Mô hình kết hợp giữa</w:delText>
        </w:r>
      </w:del>
      <w:bookmarkStart w:id="8398" w:name="_Toc343660602"/>
      <w:ins w:id="8399" w:author="The Si Tran" w:date="2012-12-12T13:57:00Z">
        <w:r w:rsidR="0050316D">
          <w:rPr>
            <w:sz w:val="26"/>
            <w:szCs w:val="26"/>
          </w:rPr>
          <w:t>MÔ HÌNH KẾT HỢP</w:t>
        </w:r>
      </w:ins>
      <w:r w:rsidR="00FD0937" w:rsidRPr="0049233F">
        <w:rPr>
          <w:sz w:val="26"/>
          <w:szCs w:val="26"/>
          <w:rPrChange w:id="8400" w:author="The Si Tran" w:date="2012-12-05T23:02:00Z">
            <w:rPr>
              <w:rFonts w:cs="Times New Roman"/>
              <w:b w:val="0"/>
              <w:bCs w:val="0"/>
              <w:kern w:val="0"/>
              <w:sz w:val="20"/>
              <w:szCs w:val="20"/>
            </w:rPr>
          </w:rPrChange>
        </w:rPr>
        <w:t xml:space="preserve"> ARIMA </w:t>
      </w:r>
      <w:ins w:id="8401" w:author="The Si Tran" w:date="2012-12-12T13:57:00Z">
        <w:r w:rsidR="00EE73AD">
          <w:rPr>
            <w:sz w:val="26"/>
            <w:szCs w:val="26"/>
          </w:rPr>
          <w:t>VÀ</w:t>
        </w:r>
      </w:ins>
      <w:del w:id="8402" w:author="The Si Tran" w:date="2012-12-12T13:57:00Z">
        <w:r w:rsidR="00FD0937" w:rsidRPr="0049233F" w:rsidDel="00EE73AD">
          <w:rPr>
            <w:sz w:val="26"/>
            <w:szCs w:val="26"/>
            <w:rPrChange w:id="8403" w:author="The Si Tran" w:date="2012-12-05T23:02:00Z">
              <w:rPr>
                <w:rFonts w:cs="Times New Roman"/>
                <w:b w:val="0"/>
                <w:bCs w:val="0"/>
                <w:kern w:val="0"/>
                <w:sz w:val="20"/>
                <w:szCs w:val="20"/>
              </w:rPr>
            </w:rPrChange>
          </w:rPr>
          <w:delText>và</w:delText>
        </w:r>
      </w:del>
      <w:r w:rsidR="00FD0937" w:rsidRPr="0049233F">
        <w:rPr>
          <w:sz w:val="26"/>
          <w:szCs w:val="26"/>
          <w:rPrChange w:id="8404" w:author="The Si Tran" w:date="2012-12-05T23:02:00Z">
            <w:rPr>
              <w:rFonts w:cs="Times New Roman"/>
              <w:b w:val="0"/>
              <w:bCs w:val="0"/>
              <w:kern w:val="0"/>
              <w:sz w:val="20"/>
              <w:szCs w:val="20"/>
            </w:rPr>
          </w:rPrChange>
        </w:rPr>
        <w:t xml:space="preserve"> ANN</w:t>
      </w:r>
      <w:bookmarkEnd w:id="8398"/>
    </w:p>
    <w:p w14:paraId="0F331F2E" w14:textId="77777777" w:rsidR="006A21F7" w:rsidRPr="00805B17" w:rsidRDefault="00CA12FA">
      <w:pPr>
        <w:pPrChange w:id="8405"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406"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407" w:author="The Si Tran" w:date="2012-12-05T23:02:00Z">
            <w:rPr>
              <w:b/>
              <w:bCs/>
              <w:sz w:val="20"/>
              <w:szCs w:val="20"/>
            </w:rPr>
          </w:rPrChange>
        </w:rPr>
        <w:t>n đề trên, người ta xấp xỉ chuỗi thời gian về dạng tuyến</w:t>
      </w:r>
      <w:r w:rsidR="00711ADB" w:rsidRPr="0049233F">
        <w:rPr>
          <w:rPrChange w:id="8408" w:author="The Si Tran" w:date="2012-12-05T23:02:00Z">
            <w:rPr>
              <w:b/>
              <w:bCs/>
              <w:sz w:val="20"/>
              <w:szCs w:val="20"/>
            </w:rPr>
          </w:rPrChange>
        </w:rPr>
        <w:t xml:space="preserve"> tính</w:t>
      </w:r>
      <w:r w:rsidRPr="0049233F">
        <w:rPr>
          <w:rPrChange w:id="8409"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410" w:author="The Si Tran" w:date="2012-12-05T23:02:00Z">
            <w:rPr>
              <w:b/>
              <w:bCs/>
              <w:sz w:val="20"/>
              <w:szCs w:val="20"/>
            </w:rPr>
          </w:rPrChange>
        </w:rPr>
        <w:t xml:space="preserve">an tổng quát về chuỗi thuần </w:t>
      </w:r>
      <w:r w:rsidRPr="0049233F">
        <w:rPr>
          <w:rPrChange w:id="8411" w:author="The Si Tran" w:date="2012-12-05T23:02:00Z">
            <w:rPr>
              <w:b/>
              <w:bCs/>
              <w:sz w:val="20"/>
              <w:szCs w:val="20"/>
            </w:rPr>
          </w:rPrChange>
        </w:rPr>
        <w:t xml:space="preserve">tuyến </w:t>
      </w:r>
      <w:r w:rsidR="00711ADB" w:rsidRPr="0049233F">
        <w:rPr>
          <w:rPrChange w:id="8412" w:author="The Si Tran" w:date="2012-12-05T23:02:00Z">
            <w:rPr>
              <w:b/>
              <w:bCs/>
              <w:sz w:val="20"/>
              <w:szCs w:val="20"/>
            </w:rPr>
          </w:rPrChange>
        </w:rPr>
        <w:t xml:space="preserve">tính </w:t>
      </w:r>
      <w:r w:rsidRPr="0049233F">
        <w:rPr>
          <w:rPrChange w:id="8413" w:author="The Si Tran" w:date="2012-12-05T23:02:00Z">
            <w:rPr>
              <w:b/>
              <w:bCs/>
              <w:sz w:val="20"/>
              <w:szCs w:val="20"/>
            </w:rPr>
          </w:rPrChange>
        </w:rPr>
        <w:t xml:space="preserve">sẽ làm mất đi tính </w:t>
      </w:r>
      <w:r w:rsidR="00711ADB" w:rsidRPr="0049233F">
        <w:rPr>
          <w:rPrChange w:id="8414" w:author="The Si Tran" w:date="2012-12-05T23:02:00Z">
            <w:rPr>
              <w:b/>
              <w:bCs/>
              <w:sz w:val="20"/>
              <w:szCs w:val="20"/>
            </w:rPr>
          </w:rPrChange>
        </w:rPr>
        <w:t xml:space="preserve">phi </w:t>
      </w:r>
      <w:r w:rsidRPr="0049233F">
        <w:rPr>
          <w:rPrChange w:id="8415"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416" w:author="The Si Tran" w:date="2012-12-16T08:37:00Z">
          <w:pPr>
            <w:ind w:firstLine="720"/>
          </w:pPr>
        </w:pPrChange>
      </w:pPr>
      <w:r w:rsidRPr="0049233F">
        <w:rPr>
          <w:rPrChange w:id="8417"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418" w:author="The Si Tran" w:date="2012-12-05T23:02:00Z">
            <w:rPr>
              <w:b/>
              <w:bCs/>
              <w:sz w:val="20"/>
              <w:szCs w:val="20"/>
            </w:rPr>
          </w:rPrChange>
        </w:rPr>
        <w:t>áo được hoàn toàn thành phần</w:t>
      </w:r>
      <w:r w:rsidRPr="0049233F">
        <w:rPr>
          <w:rPrChange w:id="8419" w:author="The Si Tran" w:date="2012-12-05T23:02:00Z">
            <w:rPr>
              <w:b/>
              <w:bCs/>
              <w:sz w:val="20"/>
              <w:szCs w:val="20"/>
            </w:rPr>
          </w:rPrChange>
        </w:rPr>
        <w:t xml:space="preserve"> tuyến </w:t>
      </w:r>
      <w:r w:rsidR="00711ADB" w:rsidRPr="0049233F">
        <w:rPr>
          <w:rPrChange w:id="8420" w:author="The Si Tran" w:date="2012-12-05T23:02:00Z">
            <w:rPr>
              <w:b/>
              <w:bCs/>
              <w:sz w:val="20"/>
              <w:szCs w:val="20"/>
            </w:rPr>
          </w:rPrChange>
        </w:rPr>
        <w:t xml:space="preserve">tính </w:t>
      </w:r>
      <w:r w:rsidRPr="0049233F">
        <w:rPr>
          <w:rPrChange w:id="8421" w:author="The Si Tran" w:date="2012-12-05T23:02:00Z">
            <w:rPr>
              <w:b/>
              <w:bCs/>
              <w:sz w:val="20"/>
              <w:szCs w:val="20"/>
            </w:rPr>
          </w:rPrChange>
        </w:rPr>
        <w:t>của chuỗi thời gian.</w:t>
      </w:r>
    </w:p>
    <w:p w14:paraId="56DE50F2" w14:textId="4FD6AF0B" w:rsidR="00D1749C" w:rsidRPr="007C782C" w:rsidDel="006F57E5" w:rsidRDefault="00B02B7B">
      <w:pPr>
        <w:rPr>
          <w:del w:id="8422" w:author="The Si Tran" w:date="2012-12-06T21:17:00Z"/>
        </w:rPr>
        <w:pPrChange w:id="8423" w:author="The Si Tran" w:date="2012-12-16T08:51:00Z">
          <w:pPr>
            <w:ind w:firstLine="720"/>
          </w:pPr>
        </w:pPrChange>
      </w:pPr>
      <w:ins w:id="8424" w:author="The Si Tran" w:date="2012-12-14T06:24:00Z">
        <w:r>
          <w:t>Một</w:t>
        </w:r>
      </w:ins>
      <w:del w:id="8425" w:author="The Si Tran" w:date="2012-12-14T06:24:00Z">
        <w:r w:rsidR="00D1749C" w:rsidRPr="0049233F" w:rsidDel="00B02B7B">
          <w:rPr>
            <w:rPrChange w:id="8426" w:author="The Si Tran" w:date="2012-12-05T23:02:00Z">
              <w:rPr>
                <w:b/>
                <w:bCs/>
                <w:sz w:val="20"/>
                <w:szCs w:val="20"/>
              </w:rPr>
            </w:rPrChange>
          </w:rPr>
          <w:delText>1</w:delText>
        </w:r>
      </w:del>
      <w:r w:rsidR="00D1749C" w:rsidRPr="0049233F">
        <w:rPr>
          <w:rPrChange w:id="8427"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428" w:author="The Si Tran" w:date="2012-12-06T21:17:00Z"/>
        </w:rPr>
        <w:pPrChange w:id="8429" w:author="The Si Tran" w:date="2012-12-16T08:51:00Z">
          <w:pPr>
            <w:ind w:firstLine="720"/>
          </w:pPr>
        </w:pPrChange>
      </w:pPr>
    </w:p>
    <w:p w14:paraId="4CC0CD37" w14:textId="77777777" w:rsidR="00B144CE" w:rsidRPr="0049233F" w:rsidRDefault="00B144CE">
      <w:pPr>
        <w:rPr>
          <w:rPrChange w:id="8430" w:author="The Si Tran" w:date="2012-12-05T23:02:00Z">
            <w:rPr/>
          </w:rPrChange>
        </w:rPr>
        <w:pPrChange w:id="8431" w:author="The Si Tran" w:date="2012-12-16T08:51:00Z">
          <w:pPr>
            <w:pStyle w:val="Heading2"/>
          </w:pPr>
        </w:pPrChange>
      </w:pPr>
      <w:del w:id="8432" w:author="The Si Tran" w:date="2012-12-06T21:17:00Z">
        <w:r w:rsidRPr="00032D83" w:rsidDel="00AF1345">
          <w:delText>Tông k</w:delText>
        </w:r>
        <w:r w:rsidRPr="000C3A28" w:rsidDel="00AF1345">
          <w:delText>ế</w:delText>
        </w:r>
        <w:r w:rsidRPr="0049233F" w:rsidDel="00AF1345">
          <w:rPr>
            <w:rPrChange w:id="8433" w:author="The Si Tran" w:date="2012-12-05T23:02:00Z">
              <w:rPr/>
            </w:rPrChange>
          </w:rPr>
          <w:delText xml:space="preserve">t về mô hình ARIMA </w:delText>
        </w:r>
      </w:del>
    </w:p>
    <w:p w14:paraId="1B8D9252" w14:textId="77777777" w:rsidR="00B144CE" w:rsidRPr="0049233F" w:rsidDel="00AF1345" w:rsidRDefault="00B144CE" w:rsidP="00B144CE">
      <w:pPr>
        <w:pStyle w:val="Heading3"/>
        <w:rPr>
          <w:del w:id="8434" w:author="The Si Tran" w:date="2012-12-06T21:14:00Z"/>
        </w:rPr>
      </w:pPr>
      <w:del w:id="8435" w:author="The Si Tran" w:date="2012-12-06T21:14:00Z">
        <w:r w:rsidRPr="0049233F" w:rsidDel="00AF1345">
          <w:delText>Ưu điểm</w:delText>
        </w:r>
        <w:bookmarkStart w:id="8436" w:name="_Toc343083653"/>
        <w:bookmarkStart w:id="8437" w:name="_Toc343083867"/>
        <w:bookmarkStart w:id="8438" w:name="_Toc343084078"/>
        <w:bookmarkStart w:id="8439" w:name="_Toc343220837"/>
        <w:bookmarkStart w:id="8440" w:name="_Toc343232342"/>
        <w:bookmarkStart w:id="8441" w:name="_Toc343232755"/>
        <w:bookmarkStart w:id="8442" w:name="_Toc343233040"/>
        <w:bookmarkStart w:id="8443" w:name="_Toc343415545"/>
        <w:bookmarkStart w:id="8444" w:name="_Toc343415841"/>
        <w:bookmarkStart w:id="8445" w:name="_Toc343452500"/>
        <w:bookmarkStart w:id="8446" w:name="_Toc343461290"/>
        <w:bookmarkStart w:id="8447" w:name="_Toc343494177"/>
        <w:bookmarkStart w:id="8448" w:name="_Toc343494389"/>
        <w:bookmarkStart w:id="8449" w:name="_Toc343495162"/>
        <w:bookmarkStart w:id="8450" w:name="_Toc343660389"/>
        <w:bookmarkStart w:id="8451" w:name="_Toc343660603"/>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del>
    </w:p>
    <w:p w14:paraId="21331760" w14:textId="77777777" w:rsidR="00B144CE" w:rsidRPr="0049233F" w:rsidDel="00AF1345" w:rsidRDefault="00B144CE" w:rsidP="00B144CE">
      <w:pPr>
        <w:pStyle w:val="Heading3"/>
        <w:rPr>
          <w:del w:id="8452" w:author="The Si Tran" w:date="2012-12-06T21:14:00Z"/>
        </w:rPr>
      </w:pPr>
      <w:del w:id="8453" w:author="The Si Tran" w:date="2012-12-06T21:14:00Z">
        <w:r w:rsidRPr="0049233F" w:rsidDel="00AF1345">
          <w:delText>Nhược điểm</w:delText>
        </w:r>
        <w:bookmarkStart w:id="8454" w:name="_Toc343083654"/>
        <w:bookmarkStart w:id="8455" w:name="_Toc343083868"/>
        <w:bookmarkStart w:id="8456" w:name="_Toc343084079"/>
        <w:bookmarkStart w:id="8457" w:name="_Toc343220838"/>
        <w:bookmarkStart w:id="8458" w:name="_Toc343232343"/>
        <w:bookmarkStart w:id="8459" w:name="_Toc343232756"/>
        <w:bookmarkStart w:id="8460" w:name="_Toc343233041"/>
        <w:bookmarkStart w:id="8461" w:name="_Toc343415546"/>
        <w:bookmarkStart w:id="8462" w:name="_Toc343415842"/>
        <w:bookmarkStart w:id="8463" w:name="_Toc343452501"/>
        <w:bookmarkStart w:id="8464" w:name="_Toc343461291"/>
        <w:bookmarkStart w:id="8465" w:name="_Toc343494178"/>
        <w:bookmarkStart w:id="8466" w:name="_Toc343494390"/>
        <w:bookmarkStart w:id="8467" w:name="_Toc343495163"/>
        <w:bookmarkStart w:id="8468" w:name="_Toc343660390"/>
        <w:bookmarkStart w:id="8469" w:name="_Toc343660604"/>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del>
    </w:p>
    <w:p w14:paraId="40149192" w14:textId="77777777" w:rsidR="00B144CE" w:rsidRPr="0049233F" w:rsidDel="00AF1345" w:rsidRDefault="00B144CE" w:rsidP="00B144CE">
      <w:pPr>
        <w:pStyle w:val="Heading2"/>
        <w:rPr>
          <w:del w:id="8470" w:author="The Si Tran" w:date="2012-12-06T21:14:00Z"/>
          <w:sz w:val="26"/>
          <w:szCs w:val="26"/>
          <w:rPrChange w:id="8471" w:author="The Si Tran" w:date="2012-12-05T23:02:00Z">
            <w:rPr>
              <w:del w:id="8472" w:author="The Si Tran" w:date="2012-12-06T21:14:00Z"/>
            </w:rPr>
          </w:rPrChange>
        </w:rPr>
      </w:pPr>
      <w:del w:id="8473" w:author="The Si Tran" w:date="2012-12-06T21:14:00Z">
        <w:r w:rsidRPr="0049233F" w:rsidDel="00AF1345">
          <w:rPr>
            <w:sz w:val="26"/>
            <w:szCs w:val="26"/>
            <w:rPrChange w:id="8474" w:author="The Si Tran" w:date="2012-12-05T23:02:00Z">
              <w:rPr/>
            </w:rPrChange>
          </w:rPr>
          <w:delText xml:space="preserve">Tồng kết về mô hình mạng Neuron </w:delText>
        </w:r>
        <w:bookmarkStart w:id="8475" w:name="_Toc343083655"/>
        <w:bookmarkStart w:id="8476" w:name="_Toc343083869"/>
        <w:bookmarkStart w:id="8477" w:name="_Toc343084080"/>
        <w:bookmarkStart w:id="8478" w:name="_Toc343220839"/>
        <w:bookmarkStart w:id="8479" w:name="_Toc343232344"/>
        <w:bookmarkStart w:id="8480" w:name="_Toc343232757"/>
        <w:bookmarkStart w:id="8481" w:name="_Toc343233042"/>
        <w:bookmarkStart w:id="8482" w:name="_Toc343415547"/>
        <w:bookmarkStart w:id="8483" w:name="_Toc343415843"/>
        <w:bookmarkStart w:id="8484" w:name="_Toc343452502"/>
        <w:bookmarkStart w:id="8485" w:name="_Toc343461292"/>
        <w:bookmarkStart w:id="8486" w:name="_Toc343494179"/>
        <w:bookmarkStart w:id="8487" w:name="_Toc343494391"/>
        <w:bookmarkStart w:id="8488" w:name="_Toc343495164"/>
        <w:bookmarkStart w:id="8489" w:name="_Toc343660391"/>
        <w:bookmarkStart w:id="8490" w:name="_Toc343660605"/>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del>
    </w:p>
    <w:p w14:paraId="702163C1" w14:textId="77777777" w:rsidR="00B144CE" w:rsidRPr="0049233F" w:rsidDel="00AF1345" w:rsidRDefault="00B144CE" w:rsidP="00B144CE">
      <w:pPr>
        <w:pStyle w:val="Heading3"/>
        <w:rPr>
          <w:del w:id="8491" w:author="The Si Tran" w:date="2012-12-06T21:14:00Z"/>
        </w:rPr>
      </w:pPr>
      <w:del w:id="8492" w:author="The Si Tran" w:date="2012-12-06T21:14:00Z">
        <w:r w:rsidRPr="0049233F" w:rsidDel="00AF1345">
          <w:delText>Ưu điểm</w:delText>
        </w:r>
        <w:bookmarkStart w:id="8493" w:name="_Toc343083656"/>
        <w:bookmarkStart w:id="8494" w:name="_Toc343083870"/>
        <w:bookmarkStart w:id="8495" w:name="_Toc343084081"/>
        <w:bookmarkStart w:id="8496" w:name="_Toc343220840"/>
        <w:bookmarkStart w:id="8497" w:name="_Toc343232345"/>
        <w:bookmarkStart w:id="8498" w:name="_Toc343232758"/>
        <w:bookmarkStart w:id="8499" w:name="_Toc343233043"/>
        <w:bookmarkStart w:id="8500" w:name="_Toc343415548"/>
        <w:bookmarkStart w:id="8501" w:name="_Toc343415844"/>
        <w:bookmarkStart w:id="8502" w:name="_Toc343452503"/>
        <w:bookmarkStart w:id="8503" w:name="_Toc343461293"/>
        <w:bookmarkStart w:id="8504" w:name="_Toc343494180"/>
        <w:bookmarkStart w:id="8505" w:name="_Toc343494392"/>
        <w:bookmarkStart w:id="8506" w:name="_Toc343495165"/>
        <w:bookmarkStart w:id="8507" w:name="_Toc343660392"/>
        <w:bookmarkStart w:id="8508" w:name="_Toc343660606"/>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del>
    </w:p>
    <w:p w14:paraId="4BFCDB86" w14:textId="77777777" w:rsidR="00B144CE" w:rsidRPr="0049233F" w:rsidDel="00AF1345" w:rsidRDefault="00B144CE" w:rsidP="00B144CE">
      <w:pPr>
        <w:pStyle w:val="Heading3"/>
        <w:rPr>
          <w:del w:id="8509" w:author="The Si Tran" w:date="2012-12-06T21:14:00Z"/>
        </w:rPr>
      </w:pPr>
      <w:del w:id="8510" w:author="The Si Tran" w:date="2012-12-06T21:14:00Z">
        <w:r w:rsidRPr="0049233F" w:rsidDel="00AF1345">
          <w:delText>Nhược điểm</w:delText>
        </w:r>
        <w:bookmarkStart w:id="8511" w:name="_Toc343083657"/>
        <w:bookmarkStart w:id="8512" w:name="_Toc343083871"/>
        <w:bookmarkStart w:id="8513" w:name="_Toc343084082"/>
        <w:bookmarkStart w:id="8514" w:name="_Toc343220841"/>
        <w:bookmarkStart w:id="8515" w:name="_Toc343232346"/>
        <w:bookmarkStart w:id="8516" w:name="_Toc343232759"/>
        <w:bookmarkStart w:id="8517" w:name="_Toc343233044"/>
        <w:bookmarkStart w:id="8518" w:name="_Toc343415549"/>
        <w:bookmarkStart w:id="8519" w:name="_Toc343415845"/>
        <w:bookmarkStart w:id="8520" w:name="_Toc343452504"/>
        <w:bookmarkStart w:id="8521" w:name="_Toc343461294"/>
        <w:bookmarkStart w:id="8522" w:name="_Toc343494181"/>
        <w:bookmarkStart w:id="8523" w:name="_Toc343494393"/>
        <w:bookmarkStart w:id="8524" w:name="_Toc343495166"/>
        <w:bookmarkStart w:id="8525" w:name="_Toc343660393"/>
        <w:bookmarkStart w:id="8526" w:name="_Toc343660607"/>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del>
    </w:p>
    <w:p w14:paraId="3E7E799F" w14:textId="77777777" w:rsidR="00231125" w:rsidRDefault="00231125" w:rsidP="00231125">
      <w:pPr>
        <w:pStyle w:val="Heading2"/>
        <w:rPr>
          <w:ins w:id="8527" w:author="The Si Tran" w:date="2012-12-06T21:18:00Z"/>
        </w:rPr>
      </w:pPr>
      <w:del w:id="8528" w:author="The Si Tran" w:date="2012-12-06T21:18:00Z">
        <w:r w:rsidRPr="0049233F" w:rsidDel="006C50E8">
          <w:rPr>
            <w:sz w:val="26"/>
            <w:szCs w:val="26"/>
            <w:rPrChange w:id="8529" w:author="The Si Tran" w:date="2012-12-05T23:02:00Z">
              <w:rPr/>
            </w:rPrChange>
          </w:rPr>
          <w:delText xml:space="preserve">Mô hình kết hợp ARIMA và Neuron </w:delText>
        </w:r>
      </w:del>
      <w:bookmarkStart w:id="8530" w:name="_Toc343660608"/>
      <w:ins w:id="8531" w:author="The Si Tran" w:date="2012-12-06T21:18:00Z">
        <w:r w:rsidR="006C50E8">
          <w:t>Nguyên nhân</w:t>
        </w:r>
        <w:bookmarkEnd w:id="8530"/>
        <w:r w:rsidR="006C50E8">
          <w:t xml:space="preserve"> </w:t>
        </w:r>
      </w:ins>
    </w:p>
    <w:p w14:paraId="150CAFB7" w14:textId="3EDFD46D" w:rsidR="00AC3890" w:rsidRPr="0049233F" w:rsidRDefault="00AC3890">
      <w:pPr>
        <w:rPr>
          <w:ins w:id="8532" w:author="The Si Tran" w:date="2012-12-06T21:18:00Z"/>
        </w:rPr>
      </w:pPr>
      <w:ins w:id="8533"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534" w:author="The Si Tran" w:date="2012-12-06T21:18:00Z">
        <w:r w:rsidRPr="0049233F">
          <w:t>,</w:t>
        </w:r>
      </w:ins>
      <w:r w:rsidR="001A0F8C" w:rsidRPr="001A0F8C">
        <w:rPr>
          <w:i/>
        </w:rPr>
        <w:t>q</w:t>
      </w:r>
      <w:ins w:id="8535" w:author="The Si Tran" w:date="2012-12-06T21:18:00Z">
        <w:r w:rsidRPr="0049233F">
          <w:t>)</w:t>
        </w:r>
      </w:ins>
      <w:r w:rsidR="001A0F8C">
        <w:t>×</w:t>
      </w:r>
      <w:ins w:id="8536"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537"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8538" w:author="The Si Tran" w:date="2012-12-06T21:18:00Z"/>
          <w:szCs w:val="26"/>
        </w:rPr>
      </w:pPr>
      <w:ins w:id="8539"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540" w:author="The Si Tran" w:date="2012-12-06T21:18:00Z"/>
        </w:rPr>
      </w:pPr>
      <w:ins w:id="8541"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542" w:author="The Si Tran" w:date="2012-12-06T21:18:00Z"/>
        </w:rPr>
        <w:pPrChange w:id="8543" w:author="The Si Tran" w:date="2012-12-16T08:37:00Z">
          <w:pPr>
            <w:pStyle w:val="ListParagraph"/>
            <w:numPr>
              <w:numId w:val="14"/>
            </w:numPr>
            <w:spacing w:after="0" w:line="259" w:lineRule="auto"/>
            <w:ind w:hanging="360"/>
          </w:pPr>
        </w:pPrChange>
      </w:pPr>
      <w:ins w:id="8544"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545" w:author="The Si Tran" w:date="2012-12-06T21:18:00Z"/>
        </w:rPr>
        <w:pPrChange w:id="8546" w:author="The Si Tran" w:date="2012-12-16T08:38:00Z">
          <w:pPr>
            <w:pStyle w:val="ListParagraph"/>
            <w:numPr>
              <w:numId w:val="14"/>
            </w:numPr>
            <w:spacing w:after="0" w:line="259" w:lineRule="auto"/>
            <w:ind w:hanging="360"/>
          </w:pPr>
        </w:pPrChange>
      </w:pPr>
      <w:ins w:id="8547"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548" w:author="The Si Tran" w:date="2012-12-16T08:38:00Z">
          <w:pPr>
            <w:pStyle w:val="Heading2"/>
          </w:pPr>
        </w:pPrChange>
      </w:pPr>
      <w:ins w:id="8549"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69C4E3D" w:rsidR="00EB028F" w:rsidRPr="000C119A" w:rsidRDefault="006C50E8">
      <w:pPr>
        <w:pStyle w:val="Heading2"/>
        <w:rPr>
          <w:ins w:id="8550" w:author="The Si Tran" w:date="2012-12-05T22:38:00Z"/>
          <w:szCs w:val="26"/>
        </w:rPr>
        <w:pPrChange w:id="8551" w:author="The Si Tran" w:date="2012-12-06T21:18:00Z">
          <w:pPr/>
        </w:pPrChange>
      </w:pPr>
      <w:bookmarkStart w:id="8552" w:name="_Toc343660609"/>
      <w:ins w:id="8553" w:author="The Si Tran" w:date="2012-12-06T21:18:00Z">
        <w:r w:rsidRPr="00911BBF">
          <w:rPr>
            <w:sz w:val="26"/>
            <w:szCs w:val="26"/>
          </w:rPr>
          <w:t xml:space="preserve">Mô hình kết hợp ARIMA và </w:t>
        </w:r>
      </w:ins>
      <w:r w:rsidR="001A0F8C">
        <w:rPr>
          <w:sz w:val="26"/>
          <w:szCs w:val="26"/>
        </w:rPr>
        <w:t>Mạng n</w:t>
      </w:r>
      <w:ins w:id="8554" w:author="The Si Tran" w:date="2012-12-09T10:14:00Z">
        <w:r w:rsidR="00385B37">
          <w:rPr>
            <w:sz w:val="26"/>
            <w:szCs w:val="26"/>
          </w:rPr>
          <w:t>ơron</w:t>
        </w:r>
      </w:ins>
      <w:bookmarkEnd w:id="8552"/>
      <w:ins w:id="8555" w:author="The Si Tran" w:date="2012-12-06T21:18:00Z">
        <w:r w:rsidRPr="0049233F" w:rsidDel="006C50E8">
          <w:rPr>
            <w:sz w:val="26"/>
            <w:szCs w:val="26"/>
            <w:rPrChange w:id="8556" w:author="The Si Tran" w:date="2012-12-05T23:02:00Z">
              <w:rPr>
                <w:szCs w:val="26"/>
              </w:rPr>
            </w:rPrChange>
          </w:rPr>
          <w:t xml:space="preserve"> </w:t>
        </w:r>
      </w:ins>
      <w:del w:id="8557" w:author="The Si Tran" w:date="2012-12-06T21:18:00Z">
        <w:r w:rsidR="00BE62E1" w:rsidRPr="0049233F" w:rsidDel="006C50E8">
          <w:rPr>
            <w:sz w:val="26"/>
            <w:szCs w:val="26"/>
            <w:rPrChange w:id="8558" w:author="The Si Tran" w:date="2012-12-05T23:02:00Z">
              <w:rPr/>
            </w:rPrChange>
          </w:rPr>
          <w:delText>Phương thức kết hợp</w:delText>
        </w:r>
      </w:del>
      <w:del w:id="8559" w:author="The Si Tran" w:date="2012-12-11T23:40:00Z">
        <w:r w:rsidR="00BE62E1" w:rsidRPr="0049233F" w:rsidDel="00BD0062">
          <w:rPr>
            <w:sz w:val="26"/>
            <w:szCs w:val="26"/>
            <w:rPrChange w:id="8560" w:author="The Si Tran" w:date="2012-12-05T23:02:00Z">
              <w:rPr/>
            </w:rPrChange>
          </w:rPr>
          <w:delText>:</w:delText>
        </w:r>
      </w:del>
    </w:p>
    <w:p w14:paraId="178077CA" w14:textId="77777777" w:rsidR="00EB028F" w:rsidRPr="0049233F" w:rsidRDefault="00EB028F">
      <w:pPr>
        <w:rPr>
          <w:ins w:id="8561" w:author="The Si Tran" w:date="2012-12-05T22:38:00Z"/>
        </w:rPr>
      </w:pPr>
      <w:ins w:id="8562" w:author="The Si Tran" w:date="2012-12-05T22:38:00Z">
        <w:r w:rsidRPr="0049233F">
          <w:t>Ta giả sử rằng mỗi chuỗi thời gian gồm cả thành phần tuyến tính và thành phần phi tuyến:</w:t>
        </w:r>
      </w:ins>
    </w:p>
    <w:p w14:paraId="36804146" w14:textId="77777777" w:rsidR="00EB028F" w:rsidRPr="00BB4B46" w:rsidRDefault="00BE2D8B" w:rsidP="00EB028F">
      <w:pPr>
        <w:ind w:left="720" w:firstLine="720"/>
        <w:rPr>
          <w:ins w:id="8563" w:author="The Si Tran" w:date="2012-12-05T22:38:00Z"/>
          <w:szCs w:val="26"/>
        </w:rPr>
      </w:pPr>
      <m:oMathPara>
        <m:oMathParaPr>
          <m:jc m:val="center"/>
        </m:oMathParaPr>
        <m:oMath>
          <m:sSub>
            <m:sSubPr>
              <m:ctrlPr>
                <w:ins w:id="8564" w:author="The Si Tran" w:date="2012-12-05T22:38:00Z">
                  <w:rPr>
                    <w:rFonts w:ascii="Cambria Math" w:hAnsi="Cambria Math"/>
                    <w:i/>
                    <w:szCs w:val="26"/>
                  </w:rPr>
                </w:ins>
              </m:ctrlPr>
            </m:sSubPr>
            <m:e>
              <w:ins w:id="8565" w:author="The Si Tran" w:date="2012-12-05T22:38:00Z">
                <m:r>
                  <w:rPr>
                    <w:rFonts w:ascii="Cambria Math" w:hAnsi="Cambria Math"/>
                    <w:szCs w:val="26"/>
                  </w:rPr>
                  <m:t>Y</m:t>
                </m:r>
              </w:ins>
            </m:e>
            <m:sub>
              <w:ins w:id="8566" w:author="The Si Tran" w:date="2012-12-05T22:38:00Z">
                <m:r>
                  <w:rPr>
                    <w:rFonts w:ascii="Cambria Math" w:hAnsi="Cambria Math"/>
                    <w:szCs w:val="26"/>
                  </w:rPr>
                  <m:t>t</m:t>
                </m:r>
              </w:ins>
            </m:sub>
          </m:sSub>
          <w:ins w:id="8567" w:author="The Si Tran" w:date="2012-12-05T22:38:00Z">
            <m:r>
              <w:rPr>
                <w:rFonts w:ascii="Cambria Math" w:hAnsi="Cambria Math"/>
                <w:szCs w:val="26"/>
              </w:rPr>
              <m:t>=</m:t>
            </m:r>
          </w:ins>
          <m:sSub>
            <m:sSubPr>
              <m:ctrlPr>
                <w:ins w:id="8568" w:author="The Si Tran" w:date="2012-12-05T22:38:00Z">
                  <w:rPr>
                    <w:rFonts w:ascii="Cambria Math" w:hAnsi="Cambria Math"/>
                    <w:i/>
                    <w:szCs w:val="26"/>
                  </w:rPr>
                </w:ins>
              </m:ctrlPr>
            </m:sSubPr>
            <m:e>
              <w:ins w:id="8569" w:author="The Si Tran" w:date="2012-12-05T22:38:00Z">
                <m:r>
                  <w:rPr>
                    <w:rFonts w:ascii="Cambria Math" w:hAnsi="Cambria Math"/>
                    <w:szCs w:val="26"/>
                  </w:rPr>
                  <m:t>L</m:t>
                </m:r>
              </w:ins>
            </m:e>
            <m:sub>
              <w:ins w:id="8570" w:author="The Si Tran" w:date="2012-12-05T22:38:00Z">
                <m:r>
                  <w:rPr>
                    <w:rFonts w:ascii="Cambria Math" w:hAnsi="Cambria Math"/>
                    <w:szCs w:val="26"/>
                  </w:rPr>
                  <m:t>t</m:t>
                </m:r>
              </w:ins>
            </m:sub>
          </m:sSub>
          <w:ins w:id="8571" w:author="The Si Tran" w:date="2012-12-05T22:38:00Z">
            <m:r>
              <w:rPr>
                <w:rFonts w:ascii="Cambria Math" w:hAnsi="Cambria Math"/>
                <w:szCs w:val="26"/>
              </w:rPr>
              <m:t>+</m:t>
            </m:r>
          </w:ins>
          <m:sSub>
            <m:sSubPr>
              <m:ctrlPr>
                <w:ins w:id="8572" w:author="The Si Tran" w:date="2012-12-05T22:38:00Z">
                  <w:rPr>
                    <w:rFonts w:ascii="Cambria Math" w:hAnsi="Cambria Math"/>
                    <w:i/>
                    <w:szCs w:val="26"/>
                  </w:rPr>
                </w:ins>
              </m:ctrlPr>
            </m:sSubPr>
            <m:e>
              <w:ins w:id="8573" w:author="The Si Tran" w:date="2012-12-05T22:38:00Z">
                <m:r>
                  <w:rPr>
                    <w:rFonts w:ascii="Cambria Math" w:hAnsi="Cambria Math"/>
                    <w:szCs w:val="26"/>
                  </w:rPr>
                  <m:t>N</m:t>
                </m:r>
              </w:ins>
            </m:e>
            <m:sub>
              <w:ins w:id="8574"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575" w:author="The Si Tran" w:date="2012-12-05T22:38:00Z"/>
          <w:szCs w:val="26"/>
        </w:rPr>
      </w:pPr>
      <w:ins w:id="8576"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577" w:author="The Si Tran" w:date="2012-12-05T22:38:00Z"/>
        </w:rPr>
        <w:pPrChange w:id="8578" w:author="The Si Tran" w:date="2012-12-16T17:33:00Z">
          <w:pPr/>
        </w:pPrChange>
      </w:pPr>
      <w:ins w:id="8579"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580" w:author="The Si Tran" w:date="2012-12-05T22:38:00Z"/>
        </w:rPr>
        <w:pPrChange w:id="8581" w:author="The Si Tran" w:date="2012-12-16T17:33:00Z">
          <w:pPr/>
        </w:pPrChange>
      </w:pPr>
      <w:ins w:id="8582"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583" w:author="The Si Tran" w:date="2012-12-05T22:38:00Z"/>
          <w:rFonts w:eastAsiaTheme="minorEastAsia"/>
        </w:rPr>
      </w:pPr>
      <w:ins w:id="8584"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585" w:author="The Si Tran" w:date="2012-12-05T22:38:00Z"/>
        </w:rPr>
      </w:pPr>
      <w:ins w:id="8586"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BE2D8B">
      <w:pPr>
        <w:jc w:val="center"/>
        <w:rPr>
          <w:ins w:id="8587" w:author="The Si Tran" w:date="2012-12-05T22:38:00Z"/>
          <w:rFonts w:eastAsiaTheme="minorEastAsia"/>
          <w:szCs w:val="26"/>
        </w:rPr>
        <w:pPrChange w:id="8588" w:author="The Si Tran" w:date="2012-12-14T06:25:00Z">
          <w:pPr/>
        </w:pPrChange>
      </w:pPr>
      <m:oMathPara>
        <m:oMath>
          <m:sSub>
            <m:sSubPr>
              <m:ctrlPr>
                <w:ins w:id="8589" w:author="The Si Tran" w:date="2012-12-05T22:38:00Z">
                  <w:rPr>
                    <w:rFonts w:ascii="Cambria Math" w:eastAsiaTheme="minorEastAsia" w:hAnsi="Cambria Math"/>
                    <w:i/>
                    <w:szCs w:val="26"/>
                  </w:rPr>
                </w:ins>
              </m:ctrlPr>
            </m:sSubPr>
            <m:e>
              <w:ins w:id="8590" w:author="The Si Tran" w:date="2012-12-05T22:38:00Z">
                <m:r>
                  <w:rPr>
                    <w:rFonts w:ascii="Cambria Math" w:eastAsiaTheme="minorEastAsia" w:hAnsi="Cambria Math"/>
                    <w:szCs w:val="26"/>
                  </w:rPr>
                  <m:t>e</m:t>
                </m:r>
              </w:ins>
            </m:e>
            <m:sub>
              <w:ins w:id="8591" w:author="The Si Tran" w:date="2012-12-05T22:38:00Z">
                <m:r>
                  <w:rPr>
                    <w:rFonts w:ascii="Cambria Math" w:eastAsiaTheme="minorEastAsia" w:hAnsi="Cambria Math"/>
                    <w:szCs w:val="26"/>
                  </w:rPr>
                  <m:t>t</m:t>
                </m:r>
              </w:ins>
            </m:sub>
          </m:sSub>
          <w:ins w:id="8592" w:author="The Si Tran" w:date="2012-12-05T22:38:00Z">
            <m:r>
              <w:rPr>
                <w:rFonts w:ascii="Cambria Math" w:eastAsiaTheme="minorEastAsia" w:hAnsi="Cambria Math"/>
                <w:szCs w:val="26"/>
              </w:rPr>
              <m:t>=f</m:t>
            </m:r>
          </w:ins>
          <m:d>
            <m:dPr>
              <m:ctrlPr>
                <w:ins w:id="8593" w:author="The Si Tran" w:date="2012-12-05T22:38:00Z">
                  <w:rPr>
                    <w:rFonts w:ascii="Cambria Math" w:eastAsiaTheme="minorEastAsia" w:hAnsi="Cambria Math"/>
                    <w:i/>
                    <w:szCs w:val="26"/>
                  </w:rPr>
                </w:ins>
              </m:ctrlPr>
            </m:dPr>
            <m:e>
              <m:sSub>
                <m:sSubPr>
                  <m:ctrlPr>
                    <w:ins w:id="8594" w:author="The Si Tran" w:date="2012-12-05T22:38:00Z">
                      <w:rPr>
                        <w:rFonts w:ascii="Cambria Math" w:eastAsiaTheme="minorEastAsia" w:hAnsi="Cambria Math"/>
                        <w:i/>
                        <w:szCs w:val="26"/>
                      </w:rPr>
                    </w:ins>
                  </m:ctrlPr>
                </m:sSubPr>
                <m:e>
                  <w:ins w:id="8595" w:author="The Si Tran" w:date="2012-12-05T22:38:00Z">
                    <m:r>
                      <w:rPr>
                        <w:rFonts w:ascii="Cambria Math" w:eastAsiaTheme="minorEastAsia" w:hAnsi="Cambria Math"/>
                        <w:szCs w:val="26"/>
                      </w:rPr>
                      <m:t>e</m:t>
                    </m:r>
                  </w:ins>
                </m:e>
                <m:sub>
                  <w:ins w:id="8596" w:author="The Si Tran" w:date="2012-12-05T22:38:00Z">
                    <m:r>
                      <w:rPr>
                        <w:rFonts w:ascii="Cambria Math" w:eastAsiaTheme="minorEastAsia" w:hAnsi="Cambria Math"/>
                        <w:szCs w:val="26"/>
                      </w:rPr>
                      <m:t>t-1</m:t>
                    </m:r>
                  </w:ins>
                </m:sub>
              </m:sSub>
              <w:ins w:id="8597" w:author="The Si Tran" w:date="2012-12-05T22:38:00Z">
                <m:r>
                  <w:rPr>
                    <w:rFonts w:ascii="Cambria Math" w:eastAsiaTheme="minorEastAsia" w:hAnsi="Cambria Math"/>
                    <w:szCs w:val="26"/>
                  </w:rPr>
                  <m:t xml:space="preserve">,  </m:t>
                </m:r>
              </w:ins>
              <m:sSub>
                <m:sSubPr>
                  <m:ctrlPr>
                    <w:ins w:id="8598" w:author="The Si Tran" w:date="2012-12-05T22:38:00Z">
                      <w:rPr>
                        <w:rFonts w:ascii="Cambria Math" w:eastAsiaTheme="minorEastAsia" w:hAnsi="Cambria Math"/>
                        <w:i/>
                        <w:szCs w:val="26"/>
                      </w:rPr>
                    </w:ins>
                  </m:ctrlPr>
                </m:sSubPr>
                <m:e>
                  <w:ins w:id="8599" w:author="The Si Tran" w:date="2012-12-05T22:38:00Z">
                    <m:r>
                      <w:rPr>
                        <w:rFonts w:ascii="Cambria Math" w:eastAsiaTheme="minorEastAsia" w:hAnsi="Cambria Math"/>
                        <w:szCs w:val="26"/>
                      </w:rPr>
                      <m:t>e</m:t>
                    </m:r>
                  </w:ins>
                </m:e>
                <m:sub>
                  <w:ins w:id="8600" w:author="The Si Tran" w:date="2012-12-05T22:38:00Z">
                    <m:r>
                      <w:rPr>
                        <w:rFonts w:ascii="Cambria Math" w:eastAsiaTheme="minorEastAsia" w:hAnsi="Cambria Math"/>
                        <w:szCs w:val="26"/>
                      </w:rPr>
                      <m:t>t-2</m:t>
                    </m:r>
                  </w:ins>
                </m:sub>
              </m:sSub>
              <w:ins w:id="8601" w:author="The Si Tran" w:date="2012-12-05T22:38:00Z">
                <m:r>
                  <w:rPr>
                    <w:rFonts w:ascii="Cambria Math" w:eastAsiaTheme="minorEastAsia" w:hAnsi="Cambria Math"/>
                    <w:szCs w:val="26"/>
                  </w:rPr>
                  <m:t xml:space="preserve">,…, </m:t>
                </m:r>
              </w:ins>
              <m:sSub>
                <m:sSubPr>
                  <m:ctrlPr>
                    <w:ins w:id="8602" w:author="The Si Tran" w:date="2012-12-05T22:38:00Z">
                      <w:rPr>
                        <w:rFonts w:ascii="Cambria Math" w:eastAsiaTheme="minorEastAsia" w:hAnsi="Cambria Math"/>
                        <w:i/>
                        <w:szCs w:val="26"/>
                      </w:rPr>
                    </w:ins>
                  </m:ctrlPr>
                </m:sSubPr>
                <m:e>
                  <w:ins w:id="8603" w:author="The Si Tran" w:date="2012-12-05T22:38:00Z">
                    <m:r>
                      <w:rPr>
                        <w:rFonts w:ascii="Cambria Math" w:eastAsiaTheme="minorEastAsia" w:hAnsi="Cambria Math"/>
                        <w:szCs w:val="26"/>
                      </w:rPr>
                      <m:t>e</m:t>
                    </m:r>
                  </w:ins>
                </m:e>
                <m:sub>
                  <w:ins w:id="8604" w:author="The Si Tran" w:date="2012-12-05T22:38:00Z">
                    <m:r>
                      <w:rPr>
                        <w:rFonts w:ascii="Cambria Math" w:eastAsiaTheme="minorEastAsia" w:hAnsi="Cambria Math"/>
                        <w:szCs w:val="26"/>
                      </w:rPr>
                      <m:t>t-n</m:t>
                    </m:r>
                  </w:ins>
                </m:sub>
              </m:sSub>
            </m:e>
          </m:d>
          <w:ins w:id="8605" w:author="The Si Tran" w:date="2012-12-05T22:38:00Z">
            <m:r>
              <w:rPr>
                <w:rFonts w:ascii="Cambria Math" w:eastAsiaTheme="minorEastAsia" w:hAnsi="Cambria Math"/>
                <w:szCs w:val="26"/>
              </w:rPr>
              <m:t xml:space="preserve">+ </m:t>
            </m:r>
          </w:ins>
          <m:sSub>
            <m:sSubPr>
              <m:ctrlPr>
                <w:ins w:id="8606" w:author="The Si Tran" w:date="2012-12-05T22:38:00Z">
                  <w:rPr>
                    <w:rFonts w:ascii="Cambria Math" w:eastAsiaTheme="minorEastAsia" w:hAnsi="Cambria Math"/>
                    <w:i/>
                    <w:szCs w:val="26"/>
                  </w:rPr>
                </w:ins>
              </m:ctrlPr>
            </m:sSubPr>
            <m:e>
              <w:ins w:id="8607" w:author="The Si Tran" w:date="2012-12-05T22:38:00Z">
                <m:r>
                  <w:rPr>
                    <w:rFonts w:ascii="Cambria Math" w:eastAsiaTheme="minorEastAsia" w:hAnsi="Cambria Math"/>
                    <w:szCs w:val="26"/>
                  </w:rPr>
                  <m:t>ε</m:t>
                </m:r>
              </w:ins>
            </m:e>
            <m:sub>
              <w:ins w:id="8608"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609" w:author="The Si Tran" w:date="2012-12-05T22:38:00Z"/>
        </w:rPr>
      </w:pPr>
      <w:ins w:id="8610"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611" w:author="The Si Tran" w:date="2012-12-05T22:38:00Z"/>
        </w:rPr>
      </w:pPr>
      <w:ins w:id="8612" w:author="The Si Tran" w:date="2012-12-05T22:38:00Z">
        <w:r w:rsidRPr="0049233F">
          <w:t>Sau khi mô hình đã được xây dựng, giá trị dự đoán từ hai mô hình thành phần là:</w:t>
        </w:r>
      </w:ins>
    </w:p>
    <w:p w14:paraId="24EACECF" w14:textId="34560B80" w:rsidR="00EB028F" w:rsidRPr="0049233F" w:rsidRDefault="00BE2D8B">
      <w:pPr>
        <w:pStyle w:val="EquationIndex"/>
        <w:rPr>
          <w:ins w:id="8613" w:author="The Si Tran" w:date="2012-12-05T22:38:00Z"/>
        </w:rPr>
        <w:pPrChange w:id="8614" w:author="The Si Tran" w:date="2012-12-15T08:05:00Z">
          <w:pPr/>
        </w:pPrChange>
      </w:pPr>
      <m:oMathPara>
        <m:oMath>
          <m:sSub>
            <m:sSubPr>
              <m:ctrlPr>
                <w:ins w:id="8615" w:author="The Si Tran" w:date="2012-12-05T22:38:00Z">
                  <w:rPr>
                    <w:rFonts w:ascii="Cambria Math" w:hAnsi="Cambria Math"/>
                  </w:rPr>
                </w:ins>
              </m:ctrlPr>
            </m:sSubPr>
            <m:e>
              <m:acc>
                <m:accPr>
                  <m:ctrlPr>
                    <w:ins w:id="8616" w:author="The Si Tran" w:date="2012-12-05T22:38:00Z">
                      <w:rPr>
                        <w:rFonts w:ascii="Cambria Math" w:hAnsi="Cambria Math"/>
                      </w:rPr>
                    </w:ins>
                  </m:ctrlPr>
                </m:accPr>
                <m:e>
                  <w:ins w:id="8617" w:author="The Si Tran" w:date="2012-12-05T22:38:00Z">
                    <m:r>
                      <w:rPr>
                        <w:rFonts w:ascii="Cambria Math" w:hAnsi="Cambria Math"/>
                      </w:rPr>
                      <m:t>Y</m:t>
                    </m:r>
                  </w:ins>
                </m:e>
              </m:acc>
            </m:e>
            <m:sub>
              <w:ins w:id="8618" w:author="The Si Tran" w:date="2012-12-05T22:38:00Z">
                <m:r>
                  <w:rPr>
                    <w:rFonts w:ascii="Cambria Math" w:hAnsi="Cambria Math"/>
                  </w:rPr>
                  <m:t>t</m:t>
                </m:r>
              </w:ins>
            </m:sub>
          </m:sSub>
          <w:ins w:id="8619" w:author="The Si Tran" w:date="2012-12-05T22:38:00Z">
            <m:r>
              <m:rPr>
                <m:sty m:val="p"/>
              </m:rPr>
              <w:rPr>
                <w:rFonts w:ascii="Cambria Math" w:hAnsi="Cambria Math"/>
              </w:rPr>
              <m:t>=</m:t>
            </m:r>
          </w:ins>
          <m:sSub>
            <m:sSubPr>
              <m:ctrlPr>
                <w:ins w:id="8620" w:author="The Si Tran" w:date="2012-12-05T22:38:00Z">
                  <w:rPr>
                    <w:rFonts w:ascii="Cambria Math" w:hAnsi="Cambria Math"/>
                  </w:rPr>
                </w:ins>
              </m:ctrlPr>
            </m:sSubPr>
            <m:e>
              <m:acc>
                <m:accPr>
                  <m:ctrlPr>
                    <w:ins w:id="8621" w:author="The Si Tran" w:date="2012-12-05T22:38:00Z">
                      <w:rPr>
                        <w:rFonts w:ascii="Cambria Math" w:hAnsi="Cambria Math"/>
                      </w:rPr>
                    </w:ins>
                  </m:ctrlPr>
                </m:accPr>
                <m:e>
                  <w:ins w:id="8622" w:author="The Si Tran" w:date="2012-12-05T22:38:00Z">
                    <m:r>
                      <w:rPr>
                        <w:rFonts w:ascii="Cambria Math" w:hAnsi="Cambria Math"/>
                      </w:rPr>
                      <m:t>L</m:t>
                    </m:r>
                  </w:ins>
                </m:e>
              </m:acc>
            </m:e>
            <m:sub>
              <w:ins w:id="8623" w:author="The Si Tran" w:date="2012-12-05T22:38:00Z">
                <m:r>
                  <w:rPr>
                    <w:rFonts w:ascii="Cambria Math" w:hAnsi="Cambria Math"/>
                  </w:rPr>
                  <m:t>t</m:t>
                </m:r>
              </w:ins>
            </m:sub>
          </m:sSub>
          <w:ins w:id="8624" w:author="The Si Tran" w:date="2012-12-05T22:38:00Z">
            <m:r>
              <m:rPr>
                <m:sty m:val="p"/>
              </m:rPr>
              <w:rPr>
                <w:rFonts w:ascii="Cambria Math" w:hAnsi="Cambria Math"/>
              </w:rPr>
              <m:t>+</m:t>
            </m:r>
          </w:ins>
          <m:sSub>
            <m:sSubPr>
              <m:ctrlPr>
                <w:ins w:id="8625" w:author="The Si Tran" w:date="2012-12-05T22:38:00Z">
                  <w:rPr>
                    <w:rFonts w:ascii="Cambria Math" w:hAnsi="Cambria Math"/>
                  </w:rPr>
                </w:ins>
              </m:ctrlPr>
            </m:sSubPr>
            <m:e>
              <m:acc>
                <m:accPr>
                  <m:ctrlPr>
                    <w:ins w:id="8626" w:author="The Si Tran" w:date="2012-12-05T22:38:00Z">
                      <w:rPr>
                        <w:rFonts w:ascii="Cambria Math" w:hAnsi="Cambria Math"/>
                      </w:rPr>
                    </w:ins>
                  </m:ctrlPr>
                </m:accPr>
                <m:e>
                  <w:ins w:id="8627" w:author="The Si Tran" w:date="2012-12-05T22:38:00Z">
                    <m:r>
                      <w:rPr>
                        <w:rFonts w:ascii="Cambria Math" w:hAnsi="Cambria Math"/>
                      </w:rPr>
                      <m:t>N</m:t>
                    </m:r>
                  </w:ins>
                </m:e>
              </m:acc>
            </m:e>
            <m:sub>
              <w:ins w:id="8628" w:author="The Si Tran" w:date="2012-12-05T22:38:00Z">
                <m:r>
                  <w:rPr>
                    <w:rFonts w:ascii="Cambria Math" w:hAnsi="Cambria Math"/>
                  </w:rPr>
                  <m:t>t</m:t>
                </m:r>
              </w:ins>
            </m:sub>
          </m:sSub>
        </m:oMath>
      </m:oMathPara>
    </w:p>
    <w:p w14:paraId="5F0C8FDF" w14:textId="77777777" w:rsidR="00EB028F" w:rsidRPr="0049233F" w:rsidRDefault="00EB028F" w:rsidP="00EB028F">
      <w:pPr>
        <w:rPr>
          <w:ins w:id="8629" w:author="The Si Tran" w:date="2012-12-05T22:38:00Z"/>
          <w:rFonts w:eastAsiaTheme="minorEastAsia"/>
          <w:szCs w:val="26"/>
        </w:rPr>
      </w:pPr>
      <w:ins w:id="8630"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631" w:author="The Si Tran" w:date="2012-12-05T22:38:00Z"/>
          <w:rFonts w:eastAsiaTheme="minorEastAsia"/>
          <w:szCs w:val="26"/>
        </w:rPr>
      </w:pPr>
      <w:ins w:id="8632" w:author="The Si Tran" w:date="2012-12-05T22:38:00Z">
        <w:r w:rsidRPr="002B1464">
          <w:rPr>
            <w:rFonts w:eastAsiaTheme="minorEastAsia"/>
            <w:noProof/>
            <w:szCs w:val="26"/>
            <w:rPrChange w:id="8633" w:author="Unknown">
              <w:rPr>
                <w:noProof/>
              </w:rPr>
            </w:rPrChange>
          </w:rPr>
          <mc:AlternateContent>
            <mc:Choice Requires="wpc">
              <w:drawing>
                <wp:inline distT="0" distB="0" distL="0" distR="0" wp14:anchorId="541CD821" wp14:editId="355C9C1B">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B90956" w:rsidRPr="000C3A28" w:rsidRDefault="00B90956">
                                <w:pPr>
                                  <w:pStyle w:val="BangBody"/>
                                  <w:pPrChange w:id="8634" w:author="The Si Tran" w:date="2012-12-16T10:20:00Z">
                                    <w:pPr>
                                      <w:spacing w:line="240" w:lineRule="auto"/>
                                      <w:jc w:val="center"/>
                                    </w:pPr>
                                  </w:pPrChange>
                                </w:pPr>
                                <w:r w:rsidRPr="00DF53A6">
                                  <w:rPr>
                                    <w:rFonts w:eastAsia="MS Mincho"/>
                                    <w:sz w:val="26"/>
                                    <w:szCs w:val="26"/>
                                    <w:rPrChange w:id="8635"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B90956" w:rsidRDefault="00B90956">
                                <w:pPr>
                                  <w:pStyle w:val="NormalWeb"/>
                                  <w:spacing w:before="0" w:beforeAutospacing="0" w:after="0" w:afterAutospacing="0"/>
                                  <w:ind w:firstLine="0"/>
                                  <w:jc w:val="center"/>
                                  <w:pPrChange w:id="8636"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B90956" w:rsidRDefault="00B90956">
                                <w:pPr>
                                  <w:pStyle w:val="NormalWeb"/>
                                  <w:spacing w:before="0" w:beforeAutospacing="0" w:after="0" w:afterAutospacing="0"/>
                                  <w:ind w:firstLine="0"/>
                                  <w:jc w:val="center"/>
                                  <w:pPrChange w:id="8637"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B90956" w:rsidRDefault="00B90956"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B90956" w:rsidRPr="00993A8B" w:rsidRDefault="00B9095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">
                  <v:shape id="_x0000_s1063" type="#_x0000_t75" style="position:absolute;width:54864;height:27432;visibility:visible;mso-wrap-style:square">
                    <v:fill o:detectmouseclick="t"/>
                    <v:path o:connecttype="none"/>
                  </v:shape>
                  <v:shape id="Text Box 12" o:spid="_x0000_s1064"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B90956" w:rsidRPr="000C3A28" w:rsidRDefault="00B90956">
                          <w:pPr>
                            <w:pStyle w:val="BangBody"/>
                            <w:pPrChange w:id="8638" w:author="The Si Tran" w:date="2012-12-16T10:20:00Z">
                              <w:pPr>
                                <w:spacing w:line="240" w:lineRule="auto"/>
                                <w:jc w:val="center"/>
                              </w:pPr>
                            </w:pPrChange>
                          </w:pPr>
                          <w:r w:rsidRPr="00DF53A6">
                            <w:rPr>
                              <w:rFonts w:eastAsia="MS Mincho"/>
                              <w:sz w:val="26"/>
                              <w:szCs w:val="26"/>
                              <w:rPrChange w:id="8639" w:author="The Si Tran" w:date="2012-12-16T10:20:00Z">
                                <w:rPr/>
                              </w:rPrChange>
                            </w:rPr>
                            <w:t>Time series</w:t>
                          </w:r>
                          <w:r w:rsidRPr="00032D83">
                            <w:t xml:space="preserve"> data</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B90956" w:rsidRDefault="00B90956">
                          <w:pPr>
                            <w:pStyle w:val="NormalWeb"/>
                            <w:spacing w:before="0" w:beforeAutospacing="0" w:after="0" w:afterAutospacing="0"/>
                            <w:ind w:firstLine="0"/>
                            <w:jc w:val="center"/>
                            <w:pPrChange w:id="8640"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B90956" w:rsidRDefault="00B90956">
                          <w:pPr>
                            <w:pStyle w:val="NormalWeb"/>
                            <w:spacing w:before="0" w:beforeAutospacing="0" w:after="0" w:afterAutospacing="0"/>
                            <w:ind w:firstLine="0"/>
                            <w:jc w:val="center"/>
                            <w:pPrChange w:id="8641"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B90956" w:rsidRDefault="00B90956"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B90956" w:rsidRPr="00993A8B" w:rsidRDefault="00B9095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0A51F8" w:rsidRDefault="001C2225">
      <w:pPr>
        <w:pStyle w:val="Hinh"/>
        <w:rPr>
          <w:ins w:id="8642" w:author="The Si Tran" w:date="2012-12-11T23:40:00Z"/>
          <w:rPrChange w:id="8643" w:author="The Si Tran" w:date="2012-12-16T17:34:00Z">
            <w:rPr>
              <w:ins w:id="8644" w:author="The Si Tran" w:date="2012-12-11T23:40:00Z"/>
            </w:rPr>
          </w:rPrChange>
        </w:rPr>
        <w:pPrChange w:id="8645" w:author="The Si Tran" w:date="2012-12-16T17:34:00Z">
          <w:pPr/>
        </w:pPrChange>
      </w:pPr>
      <w:bookmarkStart w:id="8646" w:name="_Toc343660671"/>
      <w:ins w:id="8647" w:author="The Si Tran" w:date="2012-12-11T23:40:00Z">
        <w:r w:rsidRPr="000A51F8">
          <w:rPr>
            <w:rStyle w:val="HinhChar"/>
            <w:rFonts w:cs="Times New Roman"/>
            <w:bCs/>
            <w:rPrChange w:id="8648" w:author="The Si Tran" w:date="2012-12-16T17:34:00Z">
              <w:rPr>
                <w:rStyle w:val="HinhChar"/>
                <w:b/>
                <w:bCs w:val="0"/>
              </w:rPr>
            </w:rPrChange>
          </w:rPr>
          <w:t>Hình 5.1</w:t>
        </w:r>
        <w:r w:rsidRPr="00032D83">
          <w:t xml:space="preserve"> </w:t>
        </w:r>
      </w:ins>
      <w:ins w:id="8649" w:author="The Si Tran" w:date="2012-12-16T10:21:00Z">
        <w:r w:rsidR="00DF53A6" w:rsidRPr="000C3A28">
          <w:t>Mô hình k</w:t>
        </w:r>
        <w:r w:rsidR="00DF53A6" w:rsidRPr="000A51F8">
          <w:rPr>
            <w:rPrChange w:id="8650" w:author="The Si Tran" w:date="2012-12-16T17:34:00Z">
              <w:rPr>
                <w:bCs/>
              </w:rPr>
            </w:rPrChange>
          </w:rPr>
          <w:t xml:space="preserve">ết hợp ARIMA và </w:t>
        </w:r>
      </w:ins>
      <w:r w:rsidR="001A0F8C">
        <w:t>mạng n</w:t>
      </w:r>
      <w:ins w:id="8651" w:author="The Si Tran" w:date="2012-12-16T10:21:00Z">
        <w:r w:rsidR="00DF53A6" w:rsidRPr="000A51F8">
          <w:rPr>
            <w:rPrChange w:id="8652" w:author="The Si Tran" w:date="2012-12-16T17:34:00Z">
              <w:rPr>
                <w:bCs/>
              </w:rPr>
            </w:rPrChange>
          </w:rPr>
          <w:t>ơron</w:t>
        </w:r>
      </w:ins>
      <w:bookmarkEnd w:id="8646"/>
    </w:p>
    <w:p w14:paraId="6A3F304C" w14:textId="77777777" w:rsidR="001C2225" w:rsidRPr="001C2225" w:rsidRDefault="001C2225">
      <w:pPr>
        <w:pStyle w:val="Hinh"/>
        <w:rPr>
          <w:ins w:id="8653" w:author="The Si Tran" w:date="2012-12-05T22:38:00Z"/>
          <w:rPrChange w:id="8654" w:author="The Si Tran" w:date="2012-12-11T23:40:00Z">
            <w:rPr>
              <w:ins w:id="8655" w:author="The Si Tran" w:date="2012-12-05T22:38:00Z"/>
              <w:rFonts w:eastAsiaTheme="minorEastAsia"/>
              <w:szCs w:val="26"/>
            </w:rPr>
          </w:rPrChange>
        </w:rPr>
        <w:pPrChange w:id="8656" w:author="The Si Tran" w:date="2012-12-16T10:10:00Z">
          <w:pPr/>
        </w:pPrChange>
      </w:pPr>
    </w:p>
    <w:p w14:paraId="70068F6D" w14:textId="622732E2" w:rsidR="00D139B5" w:rsidRPr="00032D83" w:rsidRDefault="00EB028F">
      <w:pPr>
        <w:rPr>
          <w:ins w:id="8657" w:author="The Si Tran" w:date="2012-12-12T07:57:00Z"/>
        </w:rPr>
        <w:pPrChange w:id="8658" w:author="The Si Tran" w:date="2012-12-16T17:34:00Z">
          <w:pPr>
            <w:spacing w:before="0" w:after="200" w:line="276" w:lineRule="auto"/>
            <w:jc w:val="left"/>
          </w:pPr>
        </w:pPrChange>
      </w:pPr>
      <w:ins w:id="8659"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660" w:author="The Si Tran" w:date="2012-12-12T07:57:00Z"/>
        </w:rPr>
        <w:pPrChange w:id="8661" w:author="The Si Tran" w:date="2012-12-05T22:37:00Z">
          <w:pPr>
            <w:pStyle w:val="Heading2"/>
          </w:pPr>
        </w:pPrChange>
      </w:pPr>
      <w:bookmarkStart w:id="8662" w:name="_Toc343083660"/>
      <w:bookmarkStart w:id="8663" w:name="_Toc343083874"/>
      <w:bookmarkStart w:id="8664" w:name="_Toc343084085"/>
      <w:bookmarkStart w:id="8665" w:name="_Toc343220844"/>
      <w:bookmarkStart w:id="8666" w:name="_Toc343232349"/>
      <w:bookmarkStart w:id="8667" w:name="_Toc343232762"/>
      <w:bookmarkStart w:id="8668" w:name="_Toc343233047"/>
      <w:bookmarkStart w:id="8669" w:name="_Toc343415552"/>
      <w:bookmarkStart w:id="8670" w:name="_Toc343415848"/>
      <w:bookmarkStart w:id="8671" w:name="_Toc343452507"/>
      <w:bookmarkStart w:id="8672" w:name="_Toc343461297"/>
      <w:bookmarkStart w:id="8673" w:name="_Toc343494184"/>
      <w:bookmarkStart w:id="8674" w:name="_Toc343494396"/>
      <w:bookmarkStart w:id="8675" w:name="_Toc343495169"/>
      <w:bookmarkStart w:id="8676" w:name="_Toc343660396"/>
      <w:bookmarkStart w:id="8677" w:name="_Toc343660610"/>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p>
    <w:p w14:paraId="4C673B03" w14:textId="77777777" w:rsidR="00BE62E1" w:rsidRPr="00032D83" w:rsidDel="006F07F0" w:rsidRDefault="00BE62E1" w:rsidP="00BE62E1">
      <w:pPr>
        <w:ind w:left="720"/>
        <w:rPr>
          <w:del w:id="8678" w:author="The Si Tran" w:date="2012-12-05T22:36:00Z"/>
        </w:rPr>
      </w:pPr>
      <w:del w:id="8679" w:author="The Si Tran" w:date="2012-12-05T22:36:00Z">
        <w:r w:rsidRPr="003E4DFC" w:rsidDel="006F07F0">
          <w:rPr>
            <w:rPrChange w:id="8680" w:author="The Si Tran" w:date="2012-12-16T09:44:00Z">
              <w:rPr>
                <w:rFonts w:cs="Arial"/>
                <w:b/>
                <w:bCs/>
                <w:iCs/>
                <w:sz w:val="28"/>
                <w:szCs w:val="26"/>
              </w:rPr>
            </w:rPrChange>
          </w:rPr>
          <w:delText>Ta biểu diễn chuỗi thời gian tổng quát theo công thức như bên dưới:</w:delText>
        </w:r>
        <w:bookmarkStart w:id="8681" w:name="_Toc343083661"/>
        <w:bookmarkStart w:id="8682" w:name="_Toc343083875"/>
        <w:bookmarkStart w:id="8683" w:name="_Toc343084086"/>
        <w:bookmarkStart w:id="8684" w:name="_Toc343220845"/>
        <w:bookmarkStart w:id="8685" w:name="_Toc343232350"/>
        <w:bookmarkStart w:id="8686" w:name="_Toc343232763"/>
        <w:bookmarkStart w:id="8687" w:name="_Toc343233048"/>
        <w:bookmarkStart w:id="8688" w:name="_Toc343415553"/>
        <w:bookmarkStart w:id="8689" w:name="_Toc343415849"/>
        <w:bookmarkStart w:id="8690" w:name="_Toc343452508"/>
        <w:bookmarkStart w:id="8691" w:name="_Toc343461298"/>
        <w:bookmarkStart w:id="8692" w:name="_Toc343494185"/>
        <w:bookmarkStart w:id="8693" w:name="_Toc343494397"/>
        <w:bookmarkStart w:id="8694" w:name="_Toc343495170"/>
        <w:bookmarkStart w:id="8695" w:name="_Toc343660397"/>
        <w:bookmarkStart w:id="8696" w:name="_Toc343660611"/>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del>
    </w:p>
    <w:p w14:paraId="2F4FCE23" w14:textId="77777777" w:rsidR="00BE62E1" w:rsidRPr="00032D83" w:rsidDel="006F07F0" w:rsidRDefault="00BE62E1" w:rsidP="00BE62E1">
      <w:pPr>
        <w:ind w:left="720"/>
        <w:rPr>
          <w:del w:id="8697" w:author="The Si Tran" w:date="2012-12-05T22:36:00Z"/>
        </w:rPr>
      </w:pPr>
      <w:del w:id="8698" w:author="The Si Tran" w:date="2012-12-05T22:36:00Z">
        <w:r w:rsidRPr="003E4DFC" w:rsidDel="006F07F0">
          <w:rPr>
            <w:rPrChange w:id="8699" w:author="The Si Tran" w:date="2012-12-16T09:44:00Z">
              <w:rPr>
                <w:rFonts w:cs="Arial"/>
                <w:b/>
                <w:bCs/>
                <w:iCs/>
                <w:sz w:val="28"/>
                <w:szCs w:val="26"/>
              </w:rPr>
            </w:rPrChange>
          </w:rPr>
          <w:tab/>
          <w:delText>yt  = Lt  + Nt</w:delText>
        </w:r>
        <w:bookmarkStart w:id="8700" w:name="_Toc343083662"/>
        <w:bookmarkStart w:id="8701" w:name="_Toc343083876"/>
        <w:bookmarkStart w:id="8702" w:name="_Toc343084087"/>
        <w:bookmarkStart w:id="8703" w:name="_Toc343220846"/>
        <w:bookmarkStart w:id="8704" w:name="_Toc343232351"/>
        <w:bookmarkStart w:id="8705" w:name="_Toc343232764"/>
        <w:bookmarkStart w:id="8706" w:name="_Toc343233049"/>
        <w:bookmarkStart w:id="8707" w:name="_Toc343415554"/>
        <w:bookmarkStart w:id="8708" w:name="_Toc343415850"/>
        <w:bookmarkStart w:id="8709" w:name="_Toc343452509"/>
        <w:bookmarkStart w:id="8710" w:name="_Toc343461299"/>
        <w:bookmarkStart w:id="8711" w:name="_Toc343494186"/>
        <w:bookmarkStart w:id="8712" w:name="_Toc343494398"/>
        <w:bookmarkStart w:id="8713" w:name="_Toc343495171"/>
        <w:bookmarkStart w:id="8714" w:name="_Toc343660398"/>
        <w:bookmarkStart w:id="8715" w:name="_Toc343660612"/>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del>
    </w:p>
    <w:p w14:paraId="23A3EBB5" w14:textId="77777777" w:rsidR="00BE62E1" w:rsidRPr="00032D83" w:rsidDel="006F07F0" w:rsidRDefault="00BE62E1" w:rsidP="00BE62E1">
      <w:pPr>
        <w:ind w:left="720"/>
        <w:rPr>
          <w:del w:id="8716" w:author="The Si Tran" w:date="2012-12-05T22:36:00Z"/>
        </w:rPr>
      </w:pPr>
      <w:del w:id="8717" w:author="The Si Tran" w:date="2012-12-05T22:36:00Z">
        <w:r w:rsidRPr="003E4DFC" w:rsidDel="006F07F0">
          <w:rPr>
            <w:rPrChange w:id="8718" w:author="The Si Tran" w:date="2012-12-16T09:44:00Z">
              <w:rPr>
                <w:rFonts w:cs="Arial"/>
                <w:b/>
                <w:bCs/>
                <w:iCs/>
                <w:sz w:val="28"/>
                <w:szCs w:val="26"/>
              </w:rPr>
            </w:rPrChange>
          </w:rPr>
          <w:delText>trong đó:</w:delText>
        </w:r>
        <w:bookmarkStart w:id="8719" w:name="_Toc343083663"/>
        <w:bookmarkStart w:id="8720" w:name="_Toc343083877"/>
        <w:bookmarkStart w:id="8721" w:name="_Toc343084088"/>
        <w:bookmarkStart w:id="8722" w:name="_Toc343220847"/>
        <w:bookmarkStart w:id="8723" w:name="_Toc343232352"/>
        <w:bookmarkStart w:id="8724" w:name="_Toc343232765"/>
        <w:bookmarkStart w:id="8725" w:name="_Toc343233050"/>
        <w:bookmarkStart w:id="8726" w:name="_Toc343415555"/>
        <w:bookmarkStart w:id="8727" w:name="_Toc343415851"/>
        <w:bookmarkStart w:id="8728" w:name="_Toc343452510"/>
        <w:bookmarkStart w:id="8729" w:name="_Toc343461300"/>
        <w:bookmarkStart w:id="8730" w:name="_Toc343494187"/>
        <w:bookmarkStart w:id="8731" w:name="_Toc343494399"/>
        <w:bookmarkStart w:id="8732" w:name="_Toc343495172"/>
        <w:bookmarkStart w:id="8733" w:name="_Toc343660399"/>
        <w:bookmarkStart w:id="8734" w:name="_Toc343660613"/>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del>
    </w:p>
    <w:p w14:paraId="6296542C" w14:textId="77777777" w:rsidR="00BE62E1" w:rsidRPr="00032D83" w:rsidDel="006F07F0" w:rsidRDefault="00BE62E1" w:rsidP="00BE62E1">
      <w:pPr>
        <w:ind w:left="720"/>
        <w:rPr>
          <w:del w:id="8735" w:author="The Si Tran" w:date="2012-12-05T22:36:00Z"/>
        </w:rPr>
      </w:pPr>
      <w:del w:id="8736" w:author="The Si Tran" w:date="2012-12-05T22:36:00Z">
        <w:r w:rsidRPr="003E4DFC" w:rsidDel="006F07F0">
          <w:rPr>
            <w:rPrChange w:id="8737" w:author="The Si Tran" w:date="2012-12-16T09:44:00Z">
              <w:rPr>
                <w:rFonts w:cs="Arial"/>
                <w:b/>
                <w:bCs/>
                <w:iCs/>
                <w:sz w:val="28"/>
                <w:szCs w:val="26"/>
              </w:rPr>
            </w:rPrChange>
          </w:rPr>
          <w:tab/>
          <w:delText>L : biểu diễn thành phần tuyến tính của chuỗi thời gian</w:delText>
        </w:r>
        <w:bookmarkStart w:id="8738" w:name="_Toc343083664"/>
        <w:bookmarkStart w:id="8739" w:name="_Toc343083878"/>
        <w:bookmarkStart w:id="8740" w:name="_Toc343084089"/>
        <w:bookmarkStart w:id="8741" w:name="_Toc343220848"/>
        <w:bookmarkStart w:id="8742" w:name="_Toc343232353"/>
        <w:bookmarkStart w:id="8743" w:name="_Toc343232766"/>
        <w:bookmarkStart w:id="8744" w:name="_Toc343233051"/>
        <w:bookmarkStart w:id="8745" w:name="_Toc343415556"/>
        <w:bookmarkStart w:id="8746" w:name="_Toc343415852"/>
        <w:bookmarkStart w:id="8747" w:name="_Toc343452511"/>
        <w:bookmarkStart w:id="8748" w:name="_Toc343461301"/>
        <w:bookmarkStart w:id="8749" w:name="_Toc343494188"/>
        <w:bookmarkStart w:id="8750" w:name="_Toc343494400"/>
        <w:bookmarkStart w:id="8751" w:name="_Toc343495173"/>
        <w:bookmarkStart w:id="8752" w:name="_Toc343660400"/>
        <w:bookmarkStart w:id="8753" w:name="_Toc343660614"/>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del>
    </w:p>
    <w:p w14:paraId="3C27F885" w14:textId="77777777" w:rsidR="00BE62E1" w:rsidRPr="00032D83" w:rsidDel="006F07F0" w:rsidRDefault="00BE62E1" w:rsidP="00BE62E1">
      <w:pPr>
        <w:ind w:left="720"/>
        <w:rPr>
          <w:del w:id="8754" w:author="The Si Tran" w:date="2012-12-05T22:36:00Z"/>
        </w:rPr>
      </w:pPr>
      <w:del w:id="8755" w:author="The Si Tran" w:date="2012-12-05T22:36:00Z">
        <w:r w:rsidRPr="003E4DFC" w:rsidDel="006F07F0">
          <w:rPr>
            <w:rPrChange w:id="8756" w:author="The Si Tran" w:date="2012-12-16T09:44:00Z">
              <w:rPr>
                <w:rFonts w:cs="Arial"/>
                <w:b/>
                <w:bCs/>
                <w:iCs/>
                <w:sz w:val="28"/>
                <w:szCs w:val="28"/>
              </w:rPr>
            </w:rPrChange>
          </w:rPr>
          <w:tab/>
          <w:delText>N: biểu diễn thành phần phi tuyến của chuỗi thời gian</w:delText>
        </w:r>
        <w:bookmarkStart w:id="8757" w:name="_Toc343083665"/>
        <w:bookmarkStart w:id="8758" w:name="_Toc343083879"/>
        <w:bookmarkStart w:id="8759" w:name="_Toc343084090"/>
        <w:bookmarkStart w:id="8760" w:name="_Toc343220849"/>
        <w:bookmarkStart w:id="8761" w:name="_Toc343232354"/>
        <w:bookmarkStart w:id="8762" w:name="_Toc343232767"/>
        <w:bookmarkStart w:id="8763" w:name="_Toc343233052"/>
        <w:bookmarkStart w:id="8764" w:name="_Toc343415557"/>
        <w:bookmarkStart w:id="8765" w:name="_Toc343415853"/>
        <w:bookmarkStart w:id="8766" w:name="_Toc343452512"/>
        <w:bookmarkStart w:id="8767" w:name="_Toc343461302"/>
        <w:bookmarkStart w:id="8768" w:name="_Toc343494189"/>
        <w:bookmarkStart w:id="8769" w:name="_Toc343494401"/>
        <w:bookmarkStart w:id="8770" w:name="_Toc343495174"/>
        <w:bookmarkStart w:id="8771" w:name="_Toc343660401"/>
        <w:bookmarkStart w:id="8772" w:name="_Toc343660615"/>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del>
    </w:p>
    <w:p w14:paraId="6475ECAB" w14:textId="77777777" w:rsidR="00711ADB" w:rsidRPr="003E4DFC" w:rsidDel="006F07F0" w:rsidRDefault="00711ADB" w:rsidP="00BE62E1">
      <w:pPr>
        <w:ind w:left="720"/>
        <w:rPr>
          <w:del w:id="8773" w:author="The Si Tran" w:date="2012-12-05T22:36:00Z"/>
        </w:rPr>
      </w:pPr>
      <w:bookmarkStart w:id="8774" w:name="_Toc343083666"/>
      <w:bookmarkStart w:id="8775" w:name="_Toc343083880"/>
      <w:bookmarkStart w:id="8776" w:name="_Toc343084091"/>
      <w:bookmarkStart w:id="8777" w:name="_Toc343220850"/>
      <w:bookmarkStart w:id="8778" w:name="_Toc343232355"/>
      <w:bookmarkStart w:id="8779" w:name="_Toc343232768"/>
      <w:bookmarkStart w:id="8780" w:name="_Toc343233053"/>
      <w:bookmarkStart w:id="8781" w:name="_Toc343415558"/>
      <w:bookmarkStart w:id="8782" w:name="_Toc343415854"/>
      <w:bookmarkStart w:id="8783" w:name="_Toc343452513"/>
      <w:bookmarkStart w:id="8784" w:name="_Toc343461303"/>
      <w:bookmarkStart w:id="8785" w:name="_Toc343494190"/>
      <w:bookmarkStart w:id="8786" w:name="_Toc343494402"/>
      <w:bookmarkStart w:id="8787" w:name="_Toc343495175"/>
      <w:bookmarkStart w:id="8788" w:name="_Toc343660402"/>
      <w:bookmarkStart w:id="8789" w:name="_Toc343660616"/>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p>
    <w:p w14:paraId="1B053A9C" w14:textId="77777777" w:rsidR="00711ADB" w:rsidRPr="00032D83" w:rsidDel="006F07F0" w:rsidRDefault="00711ADB" w:rsidP="00BE62E1">
      <w:pPr>
        <w:ind w:left="720"/>
        <w:rPr>
          <w:del w:id="8790" w:author="The Si Tran" w:date="2012-12-05T22:36:00Z"/>
        </w:rPr>
      </w:pPr>
      <w:del w:id="8791" w:author="The Si Tran" w:date="2012-12-05T22:36:00Z">
        <w:r w:rsidRPr="003E4DFC" w:rsidDel="006F07F0">
          <w:rPr>
            <w:rPrChange w:id="8792"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793" w:name="_Toc343083667"/>
        <w:bookmarkStart w:id="8794" w:name="_Toc343083881"/>
        <w:bookmarkStart w:id="8795" w:name="_Toc343084092"/>
        <w:bookmarkStart w:id="8796" w:name="_Toc343220851"/>
        <w:bookmarkStart w:id="8797" w:name="_Toc343232356"/>
        <w:bookmarkStart w:id="8798" w:name="_Toc343232769"/>
        <w:bookmarkStart w:id="8799" w:name="_Toc343233054"/>
        <w:bookmarkStart w:id="8800" w:name="_Toc343415559"/>
        <w:bookmarkStart w:id="8801" w:name="_Toc343415855"/>
        <w:bookmarkStart w:id="8802" w:name="_Toc343452514"/>
        <w:bookmarkStart w:id="8803" w:name="_Toc343461304"/>
        <w:bookmarkStart w:id="8804" w:name="_Toc343494191"/>
        <w:bookmarkStart w:id="8805" w:name="_Toc343494403"/>
        <w:bookmarkStart w:id="8806" w:name="_Toc343495176"/>
        <w:bookmarkStart w:id="8807" w:name="_Toc343660403"/>
        <w:bookmarkStart w:id="8808" w:name="_Toc343660617"/>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del>
    </w:p>
    <w:p w14:paraId="32A62806" w14:textId="77777777" w:rsidR="00711ADB" w:rsidRPr="00032D83" w:rsidDel="006F07F0" w:rsidRDefault="00711ADB" w:rsidP="00BE62E1">
      <w:pPr>
        <w:ind w:left="720"/>
        <w:rPr>
          <w:del w:id="8809" w:author="The Si Tran" w:date="2012-12-05T22:36:00Z"/>
        </w:rPr>
      </w:pPr>
      <w:del w:id="8810" w:author="The Si Tran" w:date="2012-12-05T22:36:00Z">
        <w:r w:rsidRPr="003E4DFC" w:rsidDel="006F07F0">
          <w:rPr>
            <w:rPrChange w:id="8811" w:author="The Si Tran" w:date="2012-12-16T09:44:00Z">
              <w:rPr>
                <w:rFonts w:cs="Arial"/>
                <w:b/>
                <w:bCs/>
                <w:iCs/>
                <w:sz w:val="28"/>
                <w:szCs w:val="28"/>
              </w:rPr>
            </w:rPrChange>
          </w:rPr>
          <w:tab/>
          <w:delText xml:space="preserve">et   = yt  - ^Lt </w:delText>
        </w:r>
        <w:bookmarkStart w:id="8812" w:name="_Toc343083668"/>
        <w:bookmarkStart w:id="8813" w:name="_Toc343083882"/>
        <w:bookmarkStart w:id="8814" w:name="_Toc343084093"/>
        <w:bookmarkStart w:id="8815" w:name="_Toc343220852"/>
        <w:bookmarkStart w:id="8816" w:name="_Toc343232357"/>
        <w:bookmarkStart w:id="8817" w:name="_Toc343232770"/>
        <w:bookmarkStart w:id="8818" w:name="_Toc343233055"/>
        <w:bookmarkStart w:id="8819" w:name="_Toc343415560"/>
        <w:bookmarkStart w:id="8820" w:name="_Toc343415856"/>
        <w:bookmarkStart w:id="8821" w:name="_Toc343452515"/>
        <w:bookmarkStart w:id="8822" w:name="_Toc343461305"/>
        <w:bookmarkStart w:id="8823" w:name="_Toc343494192"/>
        <w:bookmarkStart w:id="8824" w:name="_Toc343494404"/>
        <w:bookmarkStart w:id="8825" w:name="_Toc343495177"/>
        <w:bookmarkStart w:id="8826" w:name="_Toc343660404"/>
        <w:bookmarkStart w:id="8827" w:name="_Toc343660618"/>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del>
    </w:p>
    <w:p w14:paraId="2B5A2E3F" w14:textId="77777777" w:rsidR="00711ADB" w:rsidRPr="00032D83" w:rsidDel="006F07F0" w:rsidRDefault="00711ADB" w:rsidP="00BE62E1">
      <w:pPr>
        <w:ind w:left="720"/>
        <w:rPr>
          <w:del w:id="8828" w:author="The Si Tran" w:date="2012-12-05T22:36:00Z"/>
        </w:rPr>
      </w:pPr>
      <w:del w:id="8829" w:author="The Si Tran" w:date="2012-12-05T22:36:00Z">
        <w:r w:rsidRPr="003E4DFC" w:rsidDel="006F07F0">
          <w:rPr>
            <w:rPrChange w:id="8830" w:author="The Si Tran" w:date="2012-12-16T09:44:00Z">
              <w:rPr>
                <w:rFonts w:cs="Arial"/>
                <w:b/>
                <w:bCs/>
                <w:iCs/>
                <w:sz w:val="28"/>
                <w:szCs w:val="28"/>
              </w:rPr>
            </w:rPrChange>
          </w:rPr>
          <w:delText>trong đó:</w:delText>
        </w:r>
        <w:bookmarkStart w:id="8831" w:name="_Toc343083669"/>
        <w:bookmarkStart w:id="8832" w:name="_Toc343083883"/>
        <w:bookmarkStart w:id="8833" w:name="_Toc343084094"/>
        <w:bookmarkStart w:id="8834" w:name="_Toc343220853"/>
        <w:bookmarkStart w:id="8835" w:name="_Toc343232358"/>
        <w:bookmarkStart w:id="8836" w:name="_Toc343232771"/>
        <w:bookmarkStart w:id="8837" w:name="_Toc343233056"/>
        <w:bookmarkStart w:id="8838" w:name="_Toc343415561"/>
        <w:bookmarkStart w:id="8839" w:name="_Toc343415857"/>
        <w:bookmarkStart w:id="8840" w:name="_Toc343452516"/>
        <w:bookmarkStart w:id="8841" w:name="_Toc343461306"/>
        <w:bookmarkStart w:id="8842" w:name="_Toc343494193"/>
        <w:bookmarkStart w:id="8843" w:name="_Toc343494405"/>
        <w:bookmarkStart w:id="8844" w:name="_Toc343495178"/>
        <w:bookmarkStart w:id="8845" w:name="_Toc343660405"/>
        <w:bookmarkStart w:id="8846" w:name="_Toc343660619"/>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del>
    </w:p>
    <w:p w14:paraId="3DACE5FA" w14:textId="77777777" w:rsidR="00711ADB" w:rsidRPr="00032D83" w:rsidDel="006F07F0" w:rsidRDefault="00711ADB" w:rsidP="00BE62E1">
      <w:pPr>
        <w:ind w:left="720"/>
        <w:rPr>
          <w:del w:id="8847" w:author="The Si Tran" w:date="2012-12-05T22:36:00Z"/>
        </w:rPr>
      </w:pPr>
      <w:del w:id="8848" w:author="The Si Tran" w:date="2012-12-05T22:36:00Z">
        <w:r w:rsidRPr="003E4DFC" w:rsidDel="006F07F0">
          <w:rPr>
            <w:rPrChange w:id="8849" w:author="The Si Tran" w:date="2012-12-16T09:44:00Z">
              <w:rPr>
                <w:rFonts w:cs="Arial"/>
                <w:b/>
                <w:bCs/>
                <w:iCs/>
                <w:sz w:val="28"/>
                <w:szCs w:val="28"/>
              </w:rPr>
            </w:rPrChange>
          </w:rPr>
          <w:tab/>
          <w:delText xml:space="preserve">et : là thành phần lỗi của mô hình ARIMA </w:delText>
        </w:r>
        <w:bookmarkStart w:id="8850" w:name="_Toc343083670"/>
        <w:bookmarkStart w:id="8851" w:name="_Toc343083884"/>
        <w:bookmarkStart w:id="8852" w:name="_Toc343084095"/>
        <w:bookmarkStart w:id="8853" w:name="_Toc343220854"/>
        <w:bookmarkStart w:id="8854" w:name="_Toc343232359"/>
        <w:bookmarkStart w:id="8855" w:name="_Toc343232772"/>
        <w:bookmarkStart w:id="8856" w:name="_Toc343233057"/>
        <w:bookmarkStart w:id="8857" w:name="_Toc343415562"/>
        <w:bookmarkStart w:id="8858" w:name="_Toc343415858"/>
        <w:bookmarkStart w:id="8859" w:name="_Toc343452517"/>
        <w:bookmarkStart w:id="8860" w:name="_Toc343461307"/>
        <w:bookmarkStart w:id="8861" w:name="_Toc343494194"/>
        <w:bookmarkStart w:id="8862" w:name="_Toc343494406"/>
        <w:bookmarkStart w:id="8863" w:name="_Toc343495179"/>
        <w:bookmarkStart w:id="8864" w:name="_Toc343660406"/>
        <w:bookmarkStart w:id="8865" w:name="_Toc343660620"/>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del>
    </w:p>
    <w:p w14:paraId="2CFF7F6A" w14:textId="77777777" w:rsidR="006A21F7" w:rsidRPr="00032D83" w:rsidDel="006F07F0" w:rsidRDefault="00711ADB" w:rsidP="005A22B0">
      <w:pPr>
        <w:rPr>
          <w:del w:id="8866" w:author="The Si Tran" w:date="2012-12-05T22:36:00Z"/>
        </w:rPr>
      </w:pPr>
      <w:del w:id="8867" w:author="The Si Tran" w:date="2012-12-05T22:36:00Z">
        <w:r w:rsidRPr="003E4DFC" w:rsidDel="006F07F0">
          <w:rPr>
            <w:rPrChange w:id="8868" w:author="The Si Tran" w:date="2012-12-16T09:44:00Z">
              <w:rPr>
                <w:rFonts w:cs="Arial"/>
                <w:b/>
                <w:bCs/>
                <w:iCs/>
                <w:sz w:val="28"/>
                <w:szCs w:val="28"/>
              </w:rPr>
            </w:rPrChange>
          </w:rPr>
          <w:tab/>
          <w:delText>Bước tiếp theo, ta dùng mô hình ANN để phân tích thành phần lỗi bên trên</w:delText>
        </w:r>
        <w:bookmarkStart w:id="8869" w:name="_Toc343083671"/>
        <w:bookmarkStart w:id="8870" w:name="_Toc343083885"/>
        <w:bookmarkStart w:id="8871" w:name="_Toc343084096"/>
        <w:bookmarkStart w:id="8872" w:name="_Toc343220855"/>
        <w:bookmarkStart w:id="8873" w:name="_Toc343232360"/>
        <w:bookmarkStart w:id="8874" w:name="_Toc343232773"/>
        <w:bookmarkStart w:id="8875" w:name="_Toc343233058"/>
        <w:bookmarkStart w:id="8876" w:name="_Toc343415563"/>
        <w:bookmarkStart w:id="8877" w:name="_Toc343415859"/>
        <w:bookmarkStart w:id="8878" w:name="_Toc343452518"/>
        <w:bookmarkStart w:id="8879" w:name="_Toc343461308"/>
        <w:bookmarkStart w:id="8880" w:name="_Toc343494195"/>
        <w:bookmarkStart w:id="8881" w:name="_Toc343494407"/>
        <w:bookmarkStart w:id="8882" w:name="_Toc343495180"/>
        <w:bookmarkStart w:id="8883" w:name="_Toc343660407"/>
        <w:bookmarkStart w:id="8884" w:name="_Toc343660621"/>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del>
    </w:p>
    <w:p w14:paraId="60C7C5F2" w14:textId="77777777" w:rsidR="00711ADB" w:rsidRPr="00032D83" w:rsidDel="006F07F0" w:rsidRDefault="00711ADB" w:rsidP="005A22B0">
      <w:pPr>
        <w:rPr>
          <w:del w:id="8885" w:author="The Si Tran" w:date="2012-12-05T22:36:00Z"/>
        </w:rPr>
      </w:pPr>
      <w:del w:id="8886" w:author="The Si Tran" w:date="2012-12-05T22:36:00Z">
        <w:r w:rsidRPr="003E4DFC" w:rsidDel="006F07F0">
          <w:rPr>
            <w:rPrChange w:id="8887" w:author="The Si Tran" w:date="2012-12-16T09:44:00Z">
              <w:rPr>
                <w:rFonts w:cs="Arial"/>
                <w:b/>
                <w:bCs/>
                <w:iCs/>
                <w:sz w:val="28"/>
                <w:szCs w:val="28"/>
              </w:rPr>
            </w:rPrChange>
          </w:rPr>
          <w:tab/>
        </w:r>
        <w:r w:rsidRPr="003E4DFC" w:rsidDel="006F07F0">
          <w:rPr>
            <w:rPrChange w:id="8888" w:author="The Si Tran" w:date="2012-12-16T09:44:00Z">
              <w:rPr>
                <w:rFonts w:cs="Arial"/>
                <w:b/>
                <w:bCs/>
                <w:iCs/>
                <w:sz w:val="28"/>
                <w:szCs w:val="28"/>
              </w:rPr>
            </w:rPrChange>
          </w:rPr>
          <w:tab/>
          <w:delText>et = f(et−1;et−2;:::;et−n)+ t</w:delText>
        </w:r>
        <w:bookmarkStart w:id="8889" w:name="_Toc343083672"/>
        <w:bookmarkStart w:id="8890" w:name="_Toc343083886"/>
        <w:bookmarkStart w:id="8891" w:name="_Toc343084097"/>
        <w:bookmarkStart w:id="8892" w:name="_Toc343220856"/>
        <w:bookmarkStart w:id="8893" w:name="_Toc343232361"/>
        <w:bookmarkStart w:id="8894" w:name="_Toc343232774"/>
        <w:bookmarkStart w:id="8895" w:name="_Toc343233059"/>
        <w:bookmarkStart w:id="8896" w:name="_Toc343415564"/>
        <w:bookmarkStart w:id="8897" w:name="_Toc343415860"/>
        <w:bookmarkStart w:id="8898" w:name="_Toc343452519"/>
        <w:bookmarkStart w:id="8899" w:name="_Toc343461309"/>
        <w:bookmarkStart w:id="8900" w:name="_Toc343494196"/>
        <w:bookmarkStart w:id="8901" w:name="_Toc343494408"/>
        <w:bookmarkStart w:id="8902" w:name="_Toc343495181"/>
        <w:bookmarkStart w:id="8903" w:name="_Toc343660408"/>
        <w:bookmarkStart w:id="8904" w:name="_Toc343660622"/>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del>
    </w:p>
    <w:p w14:paraId="6B01B6D8" w14:textId="77777777" w:rsidR="00711ADB" w:rsidRPr="00032D83" w:rsidDel="006F07F0" w:rsidRDefault="00711ADB" w:rsidP="005A22B0">
      <w:pPr>
        <w:rPr>
          <w:del w:id="8905" w:author="The Si Tran" w:date="2012-12-05T22:36:00Z"/>
        </w:rPr>
      </w:pPr>
      <w:del w:id="8906" w:author="The Si Tran" w:date="2012-12-05T22:36:00Z">
        <w:r w:rsidRPr="003E4DFC" w:rsidDel="006F07F0">
          <w:rPr>
            <w:rPrChange w:id="8907" w:author="The Si Tran" w:date="2012-12-16T09:44:00Z">
              <w:rPr>
                <w:rFonts w:cs="Arial"/>
                <w:b/>
                <w:bCs/>
                <w:iCs/>
                <w:sz w:val="28"/>
                <w:szCs w:val="28"/>
              </w:rPr>
            </w:rPrChange>
          </w:rPr>
          <w:tab/>
          <w:delText>ta thu được kết quả dự đoán của chuỗi thời gian như sau:</w:delText>
        </w:r>
        <w:bookmarkStart w:id="8908" w:name="_Toc343083673"/>
        <w:bookmarkStart w:id="8909" w:name="_Toc343083887"/>
        <w:bookmarkStart w:id="8910" w:name="_Toc343084098"/>
        <w:bookmarkStart w:id="8911" w:name="_Toc343220857"/>
        <w:bookmarkStart w:id="8912" w:name="_Toc343232362"/>
        <w:bookmarkStart w:id="8913" w:name="_Toc343232775"/>
        <w:bookmarkStart w:id="8914" w:name="_Toc343233060"/>
        <w:bookmarkStart w:id="8915" w:name="_Toc343415565"/>
        <w:bookmarkStart w:id="8916" w:name="_Toc343415861"/>
        <w:bookmarkStart w:id="8917" w:name="_Toc343452520"/>
        <w:bookmarkStart w:id="8918" w:name="_Toc343461310"/>
        <w:bookmarkStart w:id="8919" w:name="_Toc343494197"/>
        <w:bookmarkStart w:id="8920" w:name="_Toc343494409"/>
        <w:bookmarkStart w:id="8921" w:name="_Toc343495182"/>
        <w:bookmarkStart w:id="8922" w:name="_Toc343660409"/>
        <w:bookmarkStart w:id="8923" w:name="_Toc343660623"/>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del>
    </w:p>
    <w:p w14:paraId="3BD065D2" w14:textId="77777777" w:rsidR="00711ADB" w:rsidRPr="00032D83" w:rsidDel="006F07F0" w:rsidRDefault="00165810" w:rsidP="005A22B0">
      <w:pPr>
        <w:rPr>
          <w:del w:id="8924" w:author="The Si Tran" w:date="2012-12-05T22:36:00Z"/>
        </w:rPr>
      </w:pPr>
      <w:del w:id="8925" w:author="The Si Tran" w:date="2012-12-05T22:36:00Z">
        <w:r w:rsidRPr="003E4DFC" w:rsidDel="006F07F0">
          <w:rPr>
            <w:rPrChange w:id="8926" w:author="The Si Tran" w:date="2012-12-16T09:44:00Z">
              <w:rPr>
                <w:rFonts w:cs="Arial"/>
                <w:b/>
                <w:bCs/>
                <w:iCs/>
                <w:sz w:val="28"/>
                <w:szCs w:val="28"/>
              </w:rPr>
            </w:rPrChange>
          </w:rPr>
          <w:tab/>
        </w:r>
        <w:r w:rsidRPr="003E4DFC" w:rsidDel="006F07F0">
          <w:rPr>
            <w:rPrChange w:id="8927" w:author="The Si Tran" w:date="2012-12-16T09:44:00Z">
              <w:rPr>
                <w:rFonts w:cs="Arial"/>
                <w:b/>
                <w:bCs/>
                <w:iCs/>
                <w:sz w:val="28"/>
                <w:szCs w:val="28"/>
              </w:rPr>
            </w:rPrChange>
          </w:rPr>
          <w:tab/>
          <w:delText>^yt = ^Lt + ^Nt</w:delText>
        </w:r>
        <w:r w:rsidR="00E47F01" w:rsidRPr="003E4DFC" w:rsidDel="006F07F0">
          <w:rPr>
            <w:rPrChange w:id="8928" w:author="The Si Tran" w:date="2012-12-16T09:44:00Z">
              <w:rPr>
                <w:rFonts w:cs="Arial"/>
                <w:b/>
                <w:bCs/>
                <w:iCs/>
                <w:sz w:val="28"/>
                <w:szCs w:val="28"/>
                <w:vertAlign w:val="subscript"/>
              </w:rPr>
            </w:rPrChange>
          </w:rPr>
          <w:delText xml:space="preserve"> </w:delText>
        </w:r>
        <w:bookmarkStart w:id="8929" w:name="_Toc343083674"/>
        <w:bookmarkStart w:id="8930" w:name="_Toc343083888"/>
        <w:bookmarkStart w:id="8931" w:name="_Toc343084099"/>
        <w:bookmarkStart w:id="8932" w:name="_Toc343220858"/>
        <w:bookmarkStart w:id="8933" w:name="_Toc343232363"/>
        <w:bookmarkStart w:id="8934" w:name="_Toc343232776"/>
        <w:bookmarkStart w:id="8935" w:name="_Toc343233061"/>
        <w:bookmarkStart w:id="8936" w:name="_Toc343415566"/>
        <w:bookmarkStart w:id="8937" w:name="_Toc343415862"/>
        <w:bookmarkStart w:id="8938" w:name="_Toc343452521"/>
        <w:bookmarkStart w:id="8939" w:name="_Toc343461311"/>
        <w:bookmarkStart w:id="8940" w:name="_Toc343494198"/>
        <w:bookmarkStart w:id="8941" w:name="_Toc343494410"/>
        <w:bookmarkStart w:id="8942" w:name="_Toc343495183"/>
        <w:bookmarkStart w:id="8943" w:name="_Toc343660410"/>
        <w:bookmarkStart w:id="8944" w:name="_Toc343660624"/>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del>
    </w:p>
    <w:p w14:paraId="44DEEBC0" w14:textId="77777777" w:rsidR="00E47F01" w:rsidRPr="00032D83" w:rsidDel="006F07F0" w:rsidRDefault="00E47F01" w:rsidP="005A22B0">
      <w:pPr>
        <w:rPr>
          <w:del w:id="8945" w:author="The Si Tran" w:date="2012-12-05T22:36:00Z"/>
        </w:rPr>
      </w:pPr>
      <w:del w:id="8946" w:author="The Si Tran" w:date="2012-12-05T22:36:00Z">
        <w:r w:rsidRPr="003E4DFC" w:rsidDel="006F07F0">
          <w:rPr>
            <w:rPrChange w:id="8947" w:author="The Si Tran" w:date="2012-12-16T09:44:00Z">
              <w:rPr>
                <w:rFonts w:cs="Arial"/>
                <w:b/>
                <w:bCs/>
                <w:iCs/>
                <w:sz w:val="28"/>
                <w:szCs w:val="28"/>
              </w:rPr>
            </w:rPrChange>
          </w:rPr>
          <w:tab/>
        </w:r>
        <w:bookmarkStart w:id="8948" w:name="_Toc343083675"/>
        <w:bookmarkStart w:id="8949" w:name="_Toc343083889"/>
        <w:bookmarkStart w:id="8950" w:name="_Toc343084100"/>
        <w:bookmarkStart w:id="8951" w:name="_Toc343220859"/>
        <w:bookmarkStart w:id="8952" w:name="_Toc343232364"/>
        <w:bookmarkStart w:id="8953" w:name="_Toc343232777"/>
        <w:bookmarkStart w:id="8954" w:name="_Toc343233062"/>
        <w:bookmarkStart w:id="8955" w:name="_Toc343415567"/>
        <w:bookmarkStart w:id="8956" w:name="_Toc343415863"/>
        <w:bookmarkStart w:id="8957" w:name="_Toc343452522"/>
        <w:bookmarkStart w:id="8958" w:name="_Toc343461312"/>
        <w:bookmarkStart w:id="8959" w:name="_Toc343494199"/>
        <w:bookmarkStart w:id="8960" w:name="_Toc343494411"/>
        <w:bookmarkStart w:id="8961" w:name="_Toc343495184"/>
        <w:bookmarkStart w:id="8962" w:name="_Toc343660411"/>
        <w:bookmarkStart w:id="8963" w:name="_Toc343660625"/>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del>
    </w:p>
    <w:p w14:paraId="37070303" w14:textId="77777777" w:rsidR="006A21F7" w:rsidRPr="003E4DFC" w:rsidDel="006F07F0" w:rsidRDefault="006A21F7" w:rsidP="005A22B0">
      <w:pPr>
        <w:rPr>
          <w:del w:id="8964" w:author="The Si Tran" w:date="2012-12-05T22:36:00Z"/>
        </w:rPr>
      </w:pPr>
      <w:bookmarkStart w:id="8965" w:name="_Toc343083676"/>
      <w:bookmarkStart w:id="8966" w:name="_Toc343083890"/>
      <w:bookmarkStart w:id="8967" w:name="_Toc343084101"/>
      <w:bookmarkStart w:id="8968" w:name="_Toc343220860"/>
      <w:bookmarkStart w:id="8969" w:name="_Toc343232365"/>
      <w:bookmarkStart w:id="8970" w:name="_Toc343232778"/>
      <w:bookmarkStart w:id="8971" w:name="_Toc343233063"/>
      <w:bookmarkStart w:id="8972" w:name="_Toc343415568"/>
      <w:bookmarkStart w:id="8973" w:name="_Toc343415864"/>
      <w:bookmarkStart w:id="8974" w:name="_Toc343452523"/>
      <w:bookmarkStart w:id="8975" w:name="_Toc343461313"/>
      <w:bookmarkStart w:id="8976" w:name="_Toc343494200"/>
      <w:bookmarkStart w:id="8977" w:name="_Toc343494412"/>
      <w:bookmarkStart w:id="8978" w:name="_Toc343495185"/>
      <w:bookmarkStart w:id="8979" w:name="_Toc343660412"/>
      <w:bookmarkStart w:id="8980" w:name="_Toc343660626"/>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p>
    <w:p w14:paraId="230B50E6" w14:textId="77777777" w:rsidR="00783FDB" w:rsidRPr="003E4DFC" w:rsidDel="006F07F0" w:rsidRDefault="00783FDB">
      <w:pPr>
        <w:spacing w:before="0" w:after="200" w:line="276" w:lineRule="auto"/>
        <w:jc w:val="left"/>
        <w:rPr>
          <w:del w:id="8981" w:author="The Si Tran" w:date="2012-12-05T22:36:00Z"/>
          <w:rPrChange w:id="8982" w:author="The Si Tran" w:date="2012-12-16T09:44:00Z">
            <w:rPr>
              <w:del w:id="8983" w:author="The Si Tran" w:date="2012-12-05T22:36:00Z"/>
              <w:b/>
              <w:bCs/>
              <w:kern w:val="32"/>
              <w:sz w:val="32"/>
              <w:szCs w:val="32"/>
            </w:rPr>
          </w:rPrChange>
        </w:rPr>
      </w:pPr>
      <w:del w:id="8984" w:author="The Si Tran" w:date="2012-12-05T22:36:00Z">
        <w:r w:rsidRPr="003E4DFC" w:rsidDel="006F07F0">
          <w:rPr>
            <w:rPrChange w:id="8985"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986" w:author="The Si Tran" w:date="2012-12-09T14:49:00Z"/>
          <w:rPrChange w:id="8987" w:author="The Si Tran" w:date="2012-12-12T13:58:00Z">
            <w:rPr>
              <w:ins w:id="8988" w:author="The Si Tran" w:date="2012-12-09T14:49:00Z"/>
              <w:rFonts w:cs="Times New Roman"/>
              <w:sz w:val="26"/>
              <w:szCs w:val="26"/>
            </w:rPr>
          </w:rPrChange>
        </w:rPr>
        <w:pPrChange w:id="8989" w:author="The Si Tran" w:date="2012-12-16T09:44:00Z">
          <w:pPr>
            <w:pStyle w:val="Heading1"/>
            <w:jc w:val="left"/>
          </w:pPr>
        </w:pPrChange>
      </w:pPr>
      <w:ins w:id="8990" w:author="superchickend" w:date="2012-12-16T14:59:00Z">
        <w:r>
          <w:t xml:space="preserve">    </w:t>
        </w:r>
      </w:ins>
      <w:bookmarkStart w:id="8991" w:name="_Toc343660627"/>
      <w:ins w:id="8992" w:author="The Si Tran" w:date="2012-12-06T21:19:00Z">
        <w:r w:rsidR="00EF77AD" w:rsidRPr="003E4DFC">
          <w:rPr>
            <w:rPrChange w:id="8993" w:author="The Si Tran" w:date="2012-12-16T09:44:00Z">
              <w:rPr>
                <w:rFonts w:cs="Times New Roman"/>
                <w:sz w:val="26"/>
                <w:szCs w:val="26"/>
              </w:rPr>
            </w:rPrChange>
          </w:rPr>
          <w:t>KẾT</w:t>
        </w:r>
        <w:r w:rsidR="00EF77AD" w:rsidRPr="000064E1">
          <w:rPr>
            <w:rPrChange w:id="8994" w:author="The Si Tran" w:date="2012-12-12T13:58:00Z">
              <w:rPr>
                <w:rFonts w:cs="Times New Roman"/>
                <w:sz w:val="26"/>
                <w:szCs w:val="26"/>
              </w:rPr>
            </w:rPrChange>
          </w:rPr>
          <w:t xml:space="preserve"> QUẢ</w:t>
        </w:r>
      </w:ins>
      <w:del w:id="8995" w:author="The Si Tran" w:date="2012-12-06T21:19:00Z">
        <w:r w:rsidR="00EA14F5" w:rsidRPr="000064E1" w:rsidDel="00EF77AD">
          <w:rPr>
            <w:rPrChange w:id="8996" w:author="The Si Tran" w:date="2012-12-12T13:58:00Z">
              <w:rPr>
                <w:rFonts w:cs="Times New Roman"/>
                <w:iCs/>
                <w:kern w:val="0"/>
                <w:sz w:val="28"/>
                <w:szCs w:val="28"/>
              </w:rPr>
            </w:rPrChange>
          </w:rPr>
          <w:delText>HIỆN THỰC VÀ</w:delText>
        </w:r>
      </w:del>
      <w:r w:rsidR="00EA14F5" w:rsidRPr="000064E1">
        <w:rPr>
          <w:rPrChange w:id="8997" w:author="The Si Tran" w:date="2012-12-12T13:58:00Z">
            <w:rPr>
              <w:rFonts w:cs="Times New Roman"/>
              <w:iCs/>
              <w:kern w:val="0"/>
              <w:sz w:val="28"/>
              <w:szCs w:val="28"/>
            </w:rPr>
          </w:rPrChange>
        </w:rPr>
        <w:t xml:space="preserve"> THỰC NGHIỆM</w:t>
      </w:r>
      <w:bookmarkEnd w:id="8991"/>
    </w:p>
    <w:p w14:paraId="0D41A884" w14:textId="77777777" w:rsidR="00C83C77" w:rsidRDefault="00256858">
      <w:pPr>
        <w:rPr>
          <w:ins w:id="8998" w:author="The Si Tran" w:date="2012-12-09T14:50:00Z"/>
        </w:rPr>
        <w:pPrChange w:id="8999" w:author="The Si Tran" w:date="2012-12-16T08:38:00Z">
          <w:pPr>
            <w:spacing w:before="0"/>
          </w:pPr>
        </w:pPrChange>
      </w:pPr>
      <w:ins w:id="9000"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001" w:author="The Si Tran" w:date="2012-12-09T14:51:00Z">
        <w:r w:rsidR="00C83C77">
          <w:t>các</w:t>
        </w:r>
      </w:ins>
      <w:ins w:id="9002"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77777777" w:rsidR="00256858" w:rsidRPr="00945B99" w:rsidRDefault="00256858">
      <w:pPr>
        <w:rPr>
          <w:ins w:id="9003" w:author="The Si Tran" w:date="2012-12-06T21:19:00Z"/>
        </w:rPr>
        <w:pPrChange w:id="9004" w:author="The Si Tran" w:date="2012-12-16T08:39:00Z">
          <w:pPr>
            <w:pStyle w:val="Heading1"/>
            <w:jc w:val="left"/>
          </w:pPr>
        </w:pPrChange>
      </w:pPr>
      <w:ins w:id="9005"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9006" w:author="The Si Tran" w:date="2012-12-09T14:53:00Z"/>
        </w:rPr>
        <w:pPrChange w:id="9007" w:author="The Si Tran" w:date="2012-12-06T21:19:00Z">
          <w:pPr>
            <w:pStyle w:val="Heading1"/>
            <w:jc w:val="left"/>
          </w:pPr>
        </w:pPrChange>
      </w:pPr>
      <w:bookmarkStart w:id="9008" w:name="_Toc343660628"/>
      <w:ins w:id="9009" w:author="The Si Tran" w:date="2012-12-06T21:19:00Z">
        <w:r>
          <w:t>Dữ liệu thực nghiệm</w:t>
        </w:r>
      </w:ins>
      <w:bookmarkEnd w:id="9008"/>
    </w:p>
    <w:p w14:paraId="4D308342" w14:textId="77777777" w:rsidR="00314F23" w:rsidRDefault="00314F23">
      <w:pPr>
        <w:rPr>
          <w:ins w:id="9010" w:author="The Si Tran" w:date="2012-12-09T14:53:00Z"/>
        </w:rPr>
      </w:pPr>
      <w:ins w:id="9011"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1B5AEC7D" w14:textId="5BF3E7D0" w:rsidR="002D6925" w:rsidRPr="00097101" w:rsidRDefault="002D6925">
      <w:pPr>
        <w:pStyle w:val="Bang"/>
        <w:rPr>
          <w:ins w:id="9012" w:author="The Si Tran" w:date="2012-12-09T14:53:00Z"/>
        </w:rPr>
        <w:pPrChange w:id="9013" w:author="The Si Tran" w:date="2012-12-16T10:03:00Z">
          <w:pPr/>
        </w:pPrChange>
      </w:pPr>
      <w:bookmarkStart w:id="9014" w:name="_Toc343033793"/>
      <w:bookmarkStart w:id="9015" w:name="_Toc343660051"/>
      <w:ins w:id="9016" w:author="The Si Tran" w:date="2012-12-14T06:25:00Z">
        <w:r w:rsidRPr="00B1472C">
          <w:t>Bảng 6.1:</w:t>
        </w:r>
        <w:r w:rsidRPr="006068E1">
          <w:t xml:space="preserve"> </w:t>
        </w:r>
        <w:r>
          <w:t>Phân loại dữ liệu thực nghiệm</w:t>
        </w:r>
      </w:ins>
      <w:bookmarkStart w:id="9017" w:name="_GoBack"/>
      <w:bookmarkEnd w:id="9014"/>
      <w:bookmarkEnd w:id="9015"/>
      <w:bookmarkEnd w:id="9017"/>
    </w:p>
    <w:tbl>
      <w:tblPr>
        <w:tblStyle w:val="TableGrid"/>
        <w:tblpPr w:leftFromText="180" w:rightFromText="180" w:vertAnchor="text" w:horzAnchor="margin" w:tblpX="108" w:tblpY="34"/>
        <w:tblW w:w="0" w:type="auto"/>
        <w:tblLook w:val="04A0" w:firstRow="1" w:lastRow="0" w:firstColumn="1" w:lastColumn="0" w:noHBand="0" w:noVBand="1"/>
        <w:tblPrChange w:id="9018"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40"/>
        <w:gridCol w:w="1818"/>
        <w:gridCol w:w="3967"/>
        <w:tblGridChange w:id="9019">
          <w:tblGrid>
            <w:gridCol w:w="1364"/>
            <w:gridCol w:w="1410"/>
            <w:gridCol w:w="1649"/>
            <w:gridCol w:w="3633"/>
          </w:tblGrid>
        </w:tblGridChange>
      </w:tblGrid>
      <w:tr w:rsidR="00BB4B46" w14:paraId="479D5E26" w14:textId="77777777" w:rsidTr="00B203D9">
        <w:trPr>
          <w:trHeight w:val="278"/>
          <w:ins w:id="9020" w:author="The Si Tran" w:date="2012-12-09T14:54:00Z"/>
        </w:trPr>
        <w:tc>
          <w:tcPr>
            <w:tcW w:w="1601" w:type="dxa"/>
            <w:tcPrChange w:id="9021" w:author="The Si Tran" w:date="2012-12-16T08:40:00Z">
              <w:tcPr>
                <w:tcW w:w="1364" w:type="dxa"/>
              </w:tcPr>
            </w:tcPrChange>
          </w:tcPr>
          <w:p w14:paraId="7B89E4C0" w14:textId="7AAE676C" w:rsidR="00BB4B46" w:rsidRPr="006948EF" w:rsidRDefault="001A0F8C" w:rsidP="001A0F8C">
            <w:pPr>
              <w:spacing w:before="0" w:line="276" w:lineRule="auto"/>
              <w:ind w:firstLine="0"/>
              <w:jc w:val="center"/>
              <w:rPr>
                <w:ins w:id="9022" w:author="The Si Tran" w:date="2012-12-09T14:54:00Z"/>
                <w:b/>
                <w:bCs/>
                <w:sz w:val="28"/>
                <w:szCs w:val="26"/>
              </w:rPr>
              <w:pPrChange w:id="9023"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r>
              <w:rPr>
                <w:b/>
                <w:szCs w:val="26"/>
              </w:rPr>
              <w:t>Dữ liệu</w:t>
            </w:r>
          </w:p>
        </w:tc>
        <w:tc>
          <w:tcPr>
            <w:tcW w:w="1540" w:type="dxa"/>
            <w:tcPrChange w:id="9024" w:author="The Si Tran" w:date="2012-12-16T08:40:00Z">
              <w:tcPr>
                <w:tcW w:w="1413" w:type="dxa"/>
              </w:tcPr>
            </w:tcPrChange>
          </w:tcPr>
          <w:p w14:paraId="74198B90" w14:textId="77777777" w:rsidR="00BB4B46" w:rsidRPr="006948EF" w:rsidRDefault="00BB4B46" w:rsidP="001A0F8C">
            <w:pPr>
              <w:spacing w:before="0" w:line="276" w:lineRule="auto"/>
              <w:ind w:firstLine="19"/>
              <w:jc w:val="center"/>
              <w:rPr>
                <w:ins w:id="9025" w:author="The Si Tran" w:date="2012-12-09T14:54:00Z"/>
                <w:b/>
                <w:bCs/>
                <w:sz w:val="28"/>
                <w:szCs w:val="26"/>
              </w:rPr>
              <w:pPrChange w:id="9026"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9027" w:author="The Si Tran" w:date="2012-12-09T14:54:00Z">
              <w:r w:rsidRPr="006948EF">
                <w:rPr>
                  <w:b/>
                  <w:szCs w:val="26"/>
                </w:rPr>
                <w:t>Type</w:t>
              </w:r>
            </w:ins>
          </w:p>
        </w:tc>
        <w:tc>
          <w:tcPr>
            <w:tcW w:w="1818" w:type="dxa"/>
            <w:tcPrChange w:id="9028" w:author="The Si Tran" w:date="2012-12-16T08:40:00Z">
              <w:tcPr>
                <w:tcW w:w="1651" w:type="dxa"/>
              </w:tcPr>
            </w:tcPrChange>
          </w:tcPr>
          <w:p w14:paraId="50D70664" w14:textId="77777777" w:rsidR="00BB4B46" w:rsidRPr="006948EF" w:rsidRDefault="00BB4B46" w:rsidP="001A0F8C">
            <w:pPr>
              <w:spacing w:before="0" w:line="276" w:lineRule="auto"/>
              <w:ind w:firstLine="0"/>
              <w:jc w:val="center"/>
              <w:rPr>
                <w:ins w:id="9029" w:author="The Si Tran" w:date="2012-12-09T14:54:00Z"/>
                <w:b/>
                <w:bCs/>
                <w:sz w:val="28"/>
                <w:szCs w:val="26"/>
              </w:rPr>
              <w:pPrChange w:id="9030"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9031" w:author="The Si Tran" w:date="2012-12-09T14:54:00Z">
              <w:r w:rsidRPr="006948EF">
                <w:rPr>
                  <w:b/>
                  <w:szCs w:val="26"/>
                </w:rPr>
                <w:t>Domain</w:t>
              </w:r>
            </w:ins>
          </w:p>
        </w:tc>
        <w:tc>
          <w:tcPr>
            <w:tcW w:w="3967" w:type="dxa"/>
            <w:tcPrChange w:id="9032" w:author="The Si Tran" w:date="2012-12-16T08:40:00Z">
              <w:tcPr>
                <w:tcW w:w="3671" w:type="dxa"/>
              </w:tcPr>
            </w:tcPrChange>
          </w:tcPr>
          <w:p w14:paraId="641D0032" w14:textId="1E5DFB62" w:rsidR="00BB4B46" w:rsidRPr="006948EF" w:rsidRDefault="001A0F8C" w:rsidP="001A0F8C">
            <w:pPr>
              <w:spacing w:before="0" w:line="276" w:lineRule="auto"/>
              <w:ind w:firstLine="0"/>
              <w:jc w:val="center"/>
              <w:rPr>
                <w:ins w:id="9033" w:author="The Si Tran" w:date="2012-12-09T14:54:00Z"/>
                <w:b/>
                <w:bCs/>
                <w:sz w:val="28"/>
                <w:szCs w:val="26"/>
              </w:rPr>
              <w:pPrChange w:id="9034"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r>
              <w:rPr>
                <w:b/>
                <w:szCs w:val="26"/>
              </w:rPr>
              <w:t>Mô tả</w:t>
            </w:r>
          </w:p>
        </w:tc>
      </w:tr>
      <w:tr w:rsidR="00BB4B46" w14:paraId="5616068F" w14:textId="77777777" w:rsidTr="00B203D9">
        <w:trPr>
          <w:trHeight w:val="711"/>
          <w:ins w:id="9035" w:author="The Si Tran" w:date="2012-12-09T14:54:00Z"/>
        </w:trPr>
        <w:tc>
          <w:tcPr>
            <w:tcW w:w="1601" w:type="dxa"/>
            <w:tcPrChange w:id="9036" w:author="The Si Tran" w:date="2012-12-16T10:13:00Z">
              <w:tcPr>
                <w:tcW w:w="1364" w:type="dxa"/>
              </w:tcPr>
            </w:tcPrChange>
          </w:tcPr>
          <w:p w14:paraId="7B31A56D" w14:textId="77777777" w:rsidR="00BB4B46" w:rsidRPr="00032D83" w:rsidRDefault="00BB4B46">
            <w:pPr>
              <w:pStyle w:val="BangBody"/>
              <w:jc w:val="center"/>
              <w:rPr>
                <w:ins w:id="9037" w:author="The Si Tran" w:date="2012-12-09T14:54:00Z"/>
                <w:b/>
                <w:bCs/>
                <w:sz w:val="28"/>
                <w:szCs w:val="26"/>
              </w:rPr>
              <w:pPrChange w:id="9038" w:author="The Si Tran" w:date="2012-12-16T10:12:00Z">
                <w:pPr>
                  <w:keepNext/>
                  <w:framePr w:hSpace="180" w:wrap="around" w:vAnchor="text" w:hAnchor="margin" w:x="108" w:y="34"/>
                  <w:numPr>
                    <w:ilvl w:val="3"/>
                    <w:numId w:val="1"/>
                  </w:numPr>
                  <w:tabs>
                    <w:tab w:val="num" w:pos="1440"/>
                  </w:tabs>
                  <w:ind w:left="1440" w:hanging="1008"/>
                  <w:outlineLvl w:val="3"/>
                </w:pPr>
              </w:pPrChange>
            </w:pPr>
            <w:ins w:id="9039" w:author="The Si Tran" w:date="2012-12-09T14:54:00Z">
              <w:r w:rsidRPr="006948EF">
                <w:rPr>
                  <w:sz w:val="26"/>
                  <w:szCs w:val="26"/>
                  <w:rPrChange w:id="9040" w:author="The Si Tran" w:date="2012-12-16T10:53:00Z">
                    <w:rPr/>
                  </w:rPrChange>
                </w:rPr>
                <w:t>Passengers</w:t>
              </w:r>
            </w:ins>
          </w:p>
          <w:p w14:paraId="2F8DE101" w14:textId="77777777" w:rsidR="00831D65" w:rsidRDefault="00831D65" w:rsidP="00831D65">
            <w:pPr>
              <w:pStyle w:val="BangBody"/>
              <w:jc w:val="center"/>
              <w:rPr>
                <w:sz w:val="26"/>
                <w:szCs w:val="26"/>
              </w:rPr>
            </w:pPr>
          </w:p>
          <w:p w14:paraId="3AA44DB2" w14:textId="77777777" w:rsidR="00BB4B46" w:rsidRPr="00032D83" w:rsidRDefault="00BB4B46" w:rsidP="00831D65">
            <w:pPr>
              <w:pStyle w:val="BangBody"/>
              <w:spacing w:before="0"/>
              <w:jc w:val="center"/>
              <w:rPr>
                <w:ins w:id="9041" w:author="The Si Tran" w:date="2012-12-09T14:54:00Z"/>
                <w:b/>
                <w:bCs/>
                <w:sz w:val="28"/>
                <w:szCs w:val="26"/>
              </w:rPr>
              <w:pPrChange w:id="9042" w:author="The Si Tran" w:date="2012-12-16T10:12:00Z">
                <w:pPr>
                  <w:keepNext/>
                  <w:framePr w:hSpace="180" w:wrap="around" w:vAnchor="text" w:hAnchor="margin" w:x="108" w:y="34"/>
                  <w:numPr>
                    <w:ilvl w:val="3"/>
                    <w:numId w:val="1"/>
                  </w:numPr>
                  <w:tabs>
                    <w:tab w:val="num" w:pos="1440"/>
                  </w:tabs>
                  <w:ind w:left="1440" w:hanging="1008"/>
                  <w:outlineLvl w:val="3"/>
                </w:pPr>
              </w:pPrChange>
            </w:pPr>
            <w:ins w:id="9043" w:author="The Si Tran" w:date="2012-12-09T14:54:00Z">
              <w:r w:rsidRPr="006948EF">
                <w:rPr>
                  <w:sz w:val="26"/>
                  <w:szCs w:val="26"/>
                  <w:rPrChange w:id="9044" w:author="The Si Tran" w:date="2012-12-16T10:53:00Z">
                    <w:rPr/>
                  </w:rPrChange>
                </w:rPr>
                <w:t>Paper</w:t>
              </w:r>
            </w:ins>
          </w:p>
        </w:tc>
        <w:tc>
          <w:tcPr>
            <w:tcW w:w="1540" w:type="dxa"/>
            <w:tcPrChange w:id="9045" w:author="The Si Tran" w:date="2012-12-16T10:13:00Z">
              <w:tcPr>
                <w:tcW w:w="1413" w:type="dxa"/>
              </w:tcPr>
            </w:tcPrChange>
          </w:tcPr>
          <w:p w14:paraId="4C456C52" w14:textId="3EF625DB" w:rsidR="00BB4B46" w:rsidRPr="00032D83" w:rsidRDefault="001A0F8C">
            <w:pPr>
              <w:pStyle w:val="BangBody"/>
              <w:jc w:val="center"/>
              <w:rPr>
                <w:ins w:id="9046" w:author="The Si Tran" w:date="2012-12-09T14:54:00Z"/>
                <w:b/>
                <w:bCs/>
                <w:sz w:val="28"/>
                <w:szCs w:val="26"/>
              </w:rPr>
              <w:pPrChange w:id="9047"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Tính mùa</w:t>
            </w:r>
          </w:p>
          <w:p w14:paraId="1E596AA5" w14:textId="55D1D6AA" w:rsidR="00BB4B46" w:rsidRPr="00032D83" w:rsidRDefault="00BB4B46" w:rsidP="001A0F8C">
            <w:pPr>
              <w:pStyle w:val="BangBody"/>
              <w:jc w:val="center"/>
              <w:rPr>
                <w:ins w:id="9048" w:author="The Si Tran" w:date="2012-12-09T14:54:00Z"/>
                <w:b/>
                <w:bCs/>
                <w:sz w:val="28"/>
                <w:szCs w:val="26"/>
              </w:rPr>
              <w:pPrChange w:id="9049" w:author="The Si Tran" w:date="2012-12-16T10:12:00Z">
                <w:pPr>
                  <w:keepNext/>
                  <w:framePr w:hSpace="180" w:wrap="around" w:vAnchor="text" w:hAnchor="margin" w:x="108" w:y="34"/>
                  <w:numPr>
                    <w:ilvl w:val="3"/>
                    <w:numId w:val="1"/>
                  </w:numPr>
                  <w:tabs>
                    <w:tab w:val="num" w:pos="1440"/>
                  </w:tabs>
                  <w:ind w:left="1440" w:hanging="1008"/>
                  <w:outlineLvl w:val="3"/>
                </w:pPr>
              </w:pPrChange>
            </w:pPr>
            <w:ins w:id="9050" w:author="The Si Tran" w:date="2012-12-09T14:54:00Z">
              <w:r w:rsidRPr="006948EF">
                <w:rPr>
                  <w:sz w:val="26"/>
                  <w:szCs w:val="26"/>
                  <w:rPrChange w:id="9051" w:author="The Si Tran" w:date="2012-12-16T10:53:00Z">
                    <w:rPr/>
                  </w:rPrChange>
                </w:rPr>
                <w:t xml:space="preserve">&amp; </w:t>
              </w:r>
            </w:ins>
            <w:r w:rsidR="001A0F8C">
              <w:rPr>
                <w:sz w:val="26"/>
                <w:szCs w:val="26"/>
              </w:rPr>
              <w:t>xu hướng</w:t>
            </w:r>
          </w:p>
        </w:tc>
        <w:tc>
          <w:tcPr>
            <w:tcW w:w="1818" w:type="dxa"/>
            <w:tcPrChange w:id="9052" w:author="The Si Tran" w:date="2012-12-16T10:13:00Z">
              <w:tcPr>
                <w:tcW w:w="1651" w:type="dxa"/>
              </w:tcPr>
            </w:tcPrChange>
          </w:tcPr>
          <w:p w14:paraId="76284D35" w14:textId="75194799" w:rsidR="00BB4B46" w:rsidRDefault="009803E5">
            <w:pPr>
              <w:pStyle w:val="BangBody"/>
              <w:jc w:val="center"/>
              <w:rPr>
                <w:sz w:val="26"/>
                <w:szCs w:val="26"/>
              </w:rPr>
              <w:pPrChange w:id="9053"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Du lịch</w:t>
            </w:r>
          </w:p>
          <w:p w14:paraId="592C2693" w14:textId="77777777" w:rsidR="009803E5" w:rsidRPr="00032D83" w:rsidRDefault="009803E5" w:rsidP="009803E5">
            <w:pPr>
              <w:pStyle w:val="BangBody"/>
              <w:spacing w:before="0"/>
              <w:jc w:val="center"/>
              <w:rPr>
                <w:ins w:id="9054" w:author="The Si Tran" w:date="2012-12-09T14:54:00Z"/>
                <w:b/>
                <w:bCs/>
                <w:sz w:val="28"/>
                <w:szCs w:val="26"/>
              </w:rPr>
            </w:pPr>
          </w:p>
          <w:p w14:paraId="0326EF8E" w14:textId="7FB18AF0" w:rsidR="00BB4B46" w:rsidRPr="00032D83" w:rsidRDefault="009803E5">
            <w:pPr>
              <w:pStyle w:val="BangBody"/>
              <w:jc w:val="center"/>
              <w:rPr>
                <w:ins w:id="9055" w:author="The Si Tran" w:date="2012-12-09T14:54:00Z"/>
                <w:b/>
                <w:bCs/>
                <w:sz w:val="28"/>
                <w:szCs w:val="26"/>
              </w:rPr>
              <w:pPrChange w:id="9056"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Thương mại</w:t>
            </w:r>
          </w:p>
        </w:tc>
        <w:tc>
          <w:tcPr>
            <w:tcW w:w="3967" w:type="dxa"/>
            <w:tcPrChange w:id="9057" w:author="The Si Tran" w:date="2012-12-16T10:13:00Z">
              <w:tcPr>
                <w:tcW w:w="3671" w:type="dxa"/>
              </w:tcPr>
            </w:tcPrChange>
          </w:tcPr>
          <w:p w14:paraId="07C0D376" w14:textId="77777777" w:rsidR="00BB4B46" w:rsidRPr="00032D83" w:rsidRDefault="00BB4B46">
            <w:pPr>
              <w:pStyle w:val="BangBody"/>
              <w:rPr>
                <w:ins w:id="9058" w:author="The Si Tran" w:date="2012-12-09T14:54:00Z"/>
                <w:b/>
                <w:bCs/>
                <w:sz w:val="28"/>
                <w:szCs w:val="26"/>
              </w:rPr>
              <w:pPrChange w:id="9059" w:author="The Si Tran" w:date="2012-12-16T10:12:00Z">
                <w:pPr>
                  <w:keepNext/>
                  <w:framePr w:hSpace="180" w:wrap="around" w:vAnchor="text" w:hAnchor="margin" w:x="108" w:y="34"/>
                  <w:numPr>
                    <w:ilvl w:val="3"/>
                    <w:numId w:val="1"/>
                  </w:numPr>
                  <w:tabs>
                    <w:tab w:val="num" w:pos="1440"/>
                  </w:tabs>
                  <w:ind w:left="1440" w:hanging="1008"/>
                  <w:outlineLvl w:val="3"/>
                </w:pPr>
              </w:pPrChange>
            </w:pPr>
            <w:ins w:id="9060" w:author="The Si Tran" w:date="2012-12-09T14:54:00Z">
              <w:r w:rsidRPr="006948EF">
                <w:rPr>
                  <w:sz w:val="26"/>
                  <w:szCs w:val="26"/>
                  <w:rPrChange w:id="9061" w:author="The Si Tran" w:date="2012-12-16T10:53:00Z">
                    <w:rPr/>
                  </w:rPrChange>
                </w:rPr>
                <w:t>Monthly international airline passengers</w:t>
              </w:r>
            </w:ins>
          </w:p>
          <w:p w14:paraId="0B7D042E" w14:textId="77777777" w:rsidR="00BB4B46" w:rsidRPr="00032D83" w:rsidRDefault="00BB4B46">
            <w:pPr>
              <w:pStyle w:val="BangBody"/>
              <w:rPr>
                <w:ins w:id="9062" w:author="The Si Tran" w:date="2012-12-09T14:54:00Z"/>
                <w:b/>
                <w:bCs/>
                <w:sz w:val="28"/>
                <w:szCs w:val="26"/>
              </w:rPr>
              <w:pPrChange w:id="9063" w:author="The Si Tran" w:date="2012-12-16T10:12:00Z">
                <w:pPr>
                  <w:keepNext/>
                  <w:framePr w:hSpace="180" w:wrap="around" w:vAnchor="text" w:hAnchor="margin" w:x="108" w:y="34"/>
                  <w:numPr>
                    <w:ilvl w:val="3"/>
                    <w:numId w:val="1"/>
                  </w:numPr>
                  <w:tabs>
                    <w:tab w:val="num" w:pos="1440"/>
                  </w:tabs>
                  <w:ind w:left="1440" w:hanging="1008"/>
                  <w:outlineLvl w:val="3"/>
                </w:pPr>
              </w:pPrChange>
            </w:pPr>
            <w:ins w:id="9064" w:author="The Si Tran" w:date="2012-12-09T14:54:00Z">
              <w:r w:rsidRPr="006948EF">
                <w:rPr>
                  <w:sz w:val="26"/>
                  <w:szCs w:val="26"/>
                  <w:rPrChange w:id="9065" w:author="The Si Tran" w:date="2012-12-16T10:53:00Z">
                    <w:rPr/>
                  </w:rPrChange>
                </w:rPr>
                <w:t>Monthly sales of French paper</w:t>
              </w:r>
            </w:ins>
          </w:p>
        </w:tc>
      </w:tr>
      <w:tr w:rsidR="00BB4B46" w14:paraId="2BB05C84" w14:textId="77777777" w:rsidTr="00B203D9">
        <w:trPr>
          <w:trHeight w:val="782"/>
          <w:ins w:id="9066" w:author="The Si Tran" w:date="2012-12-09T14:54:00Z"/>
        </w:trPr>
        <w:tc>
          <w:tcPr>
            <w:tcW w:w="1601" w:type="dxa"/>
            <w:tcPrChange w:id="9067" w:author="The Si Tran" w:date="2012-12-16T10:13:00Z">
              <w:tcPr>
                <w:tcW w:w="1364" w:type="dxa"/>
              </w:tcPr>
            </w:tcPrChange>
          </w:tcPr>
          <w:p w14:paraId="26066CD4" w14:textId="77777777" w:rsidR="00BB4B46" w:rsidRPr="00032D83" w:rsidRDefault="00BB4B46">
            <w:pPr>
              <w:pStyle w:val="BangBody"/>
              <w:jc w:val="center"/>
              <w:rPr>
                <w:ins w:id="9068" w:author="The Si Tran" w:date="2012-12-09T14:54:00Z"/>
                <w:b/>
                <w:bCs/>
                <w:sz w:val="28"/>
                <w:szCs w:val="26"/>
              </w:rPr>
              <w:pPrChange w:id="9069" w:author="The Si Tran" w:date="2012-12-16T10:12:00Z">
                <w:pPr>
                  <w:keepNext/>
                  <w:framePr w:hSpace="180" w:wrap="around" w:vAnchor="text" w:hAnchor="margin" w:x="108" w:y="34"/>
                  <w:numPr>
                    <w:ilvl w:val="3"/>
                    <w:numId w:val="1"/>
                  </w:numPr>
                  <w:tabs>
                    <w:tab w:val="num" w:pos="1440"/>
                  </w:tabs>
                  <w:ind w:left="1440" w:hanging="1008"/>
                  <w:outlineLvl w:val="3"/>
                </w:pPr>
              </w:pPrChange>
            </w:pPr>
            <w:ins w:id="9070" w:author="The Si Tran" w:date="2012-12-09T14:54:00Z">
              <w:r w:rsidRPr="006948EF">
                <w:rPr>
                  <w:sz w:val="26"/>
                  <w:szCs w:val="26"/>
                  <w:rPrChange w:id="9071" w:author="The Si Tran" w:date="2012-12-16T10:53:00Z">
                    <w:rPr/>
                  </w:rPrChange>
                </w:rPr>
                <w:t>Deaths</w:t>
              </w:r>
            </w:ins>
          </w:p>
          <w:p w14:paraId="56590126" w14:textId="77777777" w:rsidR="00831D65" w:rsidRDefault="00831D65" w:rsidP="00831D65">
            <w:pPr>
              <w:pStyle w:val="BangBody"/>
              <w:jc w:val="center"/>
              <w:rPr>
                <w:sz w:val="26"/>
                <w:szCs w:val="26"/>
              </w:rPr>
            </w:pPr>
          </w:p>
          <w:p w14:paraId="5F89BB88" w14:textId="77777777" w:rsidR="00BB4B46" w:rsidRPr="00032D83" w:rsidRDefault="00BB4B46">
            <w:pPr>
              <w:pStyle w:val="BangBody"/>
              <w:jc w:val="center"/>
              <w:rPr>
                <w:ins w:id="9072" w:author="The Si Tran" w:date="2012-12-09T14:54:00Z"/>
                <w:b/>
                <w:bCs/>
                <w:sz w:val="28"/>
                <w:szCs w:val="26"/>
              </w:rPr>
              <w:pPrChange w:id="9073" w:author="The Si Tran" w:date="2012-12-16T10:12:00Z">
                <w:pPr>
                  <w:keepNext/>
                  <w:framePr w:hSpace="180" w:wrap="around" w:vAnchor="text" w:hAnchor="margin" w:x="108" w:y="34"/>
                  <w:numPr>
                    <w:ilvl w:val="3"/>
                    <w:numId w:val="1"/>
                  </w:numPr>
                  <w:tabs>
                    <w:tab w:val="num" w:pos="1440"/>
                  </w:tabs>
                  <w:ind w:left="1440" w:hanging="1008"/>
                  <w:outlineLvl w:val="3"/>
                </w:pPr>
              </w:pPrChange>
            </w:pPr>
            <w:ins w:id="9074" w:author="The Si Tran" w:date="2012-12-09T14:54:00Z">
              <w:r w:rsidRPr="006948EF">
                <w:rPr>
                  <w:sz w:val="26"/>
                  <w:szCs w:val="26"/>
                  <w:rPrChange w:id="9075" w:author="The Si Tran" w:date="2012-12-16T10:53:00Z">
                    <w:rPr/>
                  </w:rPrChange>
                </w:rPr>
                <w:t>Maxtemp</w:t>
              </w:r>
            </w:ins>
          </w:p>
        </w:tc>
        <w:tc>
          <w:tcPr>
            <w:tcW w:w="1540" w:type="dxa"/>
            <w:tcPrChange w:id="9076" w:author="The Si Tran" w:date="2012-12-16T10:13:00Z">
              <w:tcPr>
                <w:tcW w:w="1413" w:type="dxa"/>
              </w:tcPr>
            </w:tcPrChange>
          </w:tcPr>
          <w:p w14:paraId="41EC4B4A" w14:textId="4353A478" w:rsidR="00BB4B46" w:rsidRPr="00032D83" w:rsidRDefault="001A0F8C">
            <w:pPr>
              <w:pStyle w:val="BangBody"/>
              <w:jc w:val="center"/>
              <w:rPr>
                <w:ins w:id="9077" w:author="The Si Tran" w:date="2012-12-09T14:54:00Z"/>
                <w:b/>
                <w:bCs/>
                <w:sz w:val="28"/>
                <w:szCs w:val="26"/>
              </w:rPr>
              <w:pPrChange w:id="9078"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Tính mùa</w:t>
            </w:r>
          </w:p>
        </w:tc>
        <w:tc>
          <w:tcPr>
            <w:tcW w:w="1818" w:type="dxa"/>
            <w:tcPrChange w:id="9079" w:author="The Si Tran" w:date="2012-12-16T10:13:00Z">
              <w:tcPr>
                <w:tcW w:w="1651" w:type="dxa"/>
              </w:tcPr>
            </w:tcPrChange>
          </w:tcPr>
          <w:p w14:paraId="2ABFA51F" w14:textId="10D1A3EC" w:rsidR="00BB4B46" w:rsidRPr="00032D83" w:rsidRDefault="009803E5">
            <w:pPr>
              <w:pStyle w:val="BangBody"/>
              <w:jc w:val="center"/>
              <w:rPr>
                <w:ins w:id="9080" w:author="The Si Tran" w:date="2012-12-09T14:54:00Z"/>
                <w:b/>
                <w:bCs/>
                <w:sz w:val="28"/>
                <w:szCs w:val="26"/>
              </w:rPr>
              <w:pPrChange w:id="9081"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Giao thông</w:t>
            </w:r>
          </w:p>
          <w:p w14:paraId="723BD99C" w14:textId="77777777" w:rsidR="009803E5" w:rsidRDefault="009803E5" w:rsidP="009803E5">
            <w:pPr>
              <w:pStyle w:val="BangBody"/>
              <w:jc w:val="center"/>
              <w:rPr>
                <w:sz w:val="26"/>
                <w:szCs w:val="26"/>
              </w:rPr>
            </w:pPr>
          </w:p>
          <w:p w14:paraId="152E7041" w14:textId="6310CE33" w:rsidR="009803E5" w:rsidRPr="00032D83" w:rsidRDefault="009803E5" w:rsidP="009803E5">
            <w:pPr>
              <w:pStyle w:val="BangBody"/>
              <w:spacing w:before="0"/>
              <w:jc w:val="center"/>
              <w:rPr>
                <w:ins w:id="9082" w:author="The Si Tran" w:date="2012-12-09T14:54:00Z"/>
                <w:b/>
                <w:bCs/>
                <w:sz w:val="28"/>
                <w:szCs w:val="26"/>
              </w:rPr>
              <w:pPrChange w:id="9083"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Khí tượng học</w:t>
            </w:r>
          </w:p>
        </w:tc>
        <w:tc>
          <w:tcPr>
            <w:tcW w:w="3967" w:type="dxa"/>
            <w:tcPrChange w:id="9084" w:author="The Si Tran" w:date="2012-12-16T10:13:00Z">
              <w:tcPr>
                <w:tcW w:w="3671" w:type="dxa"/>
              </w:tcPr>
            </w:tcPrChange>
          </w:tcPr>
          <w:p w14:paraId="319526DC" w14:textId="77777777" w:rsidR="00BB4B46" w:rsidRPr="00032D83" w:rsidRDefault="00BB4B46">
            <w:pPr>
              <w:pStyle w:val="BangBody"/>
              <w:rPr>
                <w:ins w:id="9085" w:author="The Si Tran" w:date="2012-12-09T14:54:00Z"/>
                <w:b/>
                <w:bCs/>
                <w:sz w:val="28"/>
                <w:szCs w:val="26"/>
              </w:rPr>
              <w:pPrChange w:id="9086" w:author="The Si Tran" w:date="2012-12-16T10:12:00Z">
                <w:pPr>
                  <w:keepNext/>
                  <w:framePr w:hSpace="180" w:wrap="around" w:vAnchor="text" w:hAnchor="margin" w:x="108" w:y="34"/>
                  <w:numPr>
                    <w:ilvl w:val="3"/>
                    <w:numId w:val="1"/>
                  </w:numPr>
                  <w:tabs>
                    <w:tab w:val="num" w:pos="1440"/>
                  </w:tabs>
                  <w:ind w:left="1440" w:hanging="1008"/>
                  <w:outlineLvl w:val="3"/>
                </w:pPr>
              </w:pPrChange>
            </w:pPr>
            <w:ins w:id="9087" w:author="The Si Tran" w:date="2012-12-09T14:54:00Z">
              <w:r w:rsidRPr="006948EF">
                <w:rPr>
                  <w:sz w:val="26"/>
                  <w:szCs w:val="26"/>
                  <w:rPrChange w:id="9088" w:author="The Si Tran" w:date="2012-12-16T10:53:00Z">
                    <w:rPr/>
                  </w:rPrChange>
                </w:rPr>
                <w:t>Monthly deaths &amp; injuries in UK roads</w:t>
              </w:r>
            </w:ins>
          </w:p>
          <w:p w14:paraId="42009712" w14:textId="77777777" w:rsidR="00BB4B46" w:rsidRPr="00032D83" w:rsidRDefault="00BB4B46">
            <w:pPr>
              <w:pStyle w:val="BangBody"/>
              <w:rPr>
                <w:ins w:id="9089" w:author="The Si Tran" w:date="2012-12-09T14:54:00Z"/>
                <w:b/>
                <w:bCs/>
                <w:sz w:val="28"/>
                <w:szCs w:val="26"/>
              </w:rPr>
              <w:pPrChange w:id="9090" w:author="The Si Tran" w:date="2012-12-16T10:12:00Z">
                <w:pPr>
                  <w:keepNext/>
                  <w:framePr w:hSpace="180" w:wrap="around" w:vAnchor="text" w:hAnchor="margin" w:x="108" w:y="34"/>
                  <w:numPr>
                    <w:ilvl w:val="3"/>
                    <w:numId w:val="1"/>
                  </w:numPr>
                  <w:tabs>
                    <w:tab w:val="num" w:pos="1440"/>
                  </w:tabs>
                  <w:ind w:left="1440" w:hanging="1008"/>
                  <w:outlineLvl w:val="3"/>
                </w:pPr>
              </w:pPrChange>
            </w:pPr>
            <w:ins w:id="9091" w:author="The Si Tran" w:date="2012-12-09T14:54:00Z">
              <w:r w:rsidRPr="006948EF">
                <w:rPr>
                  <w:sz w:val="26"/>
                  <w:szCs w:val="26"/>
                  <w:rPrChange w:id="9092" w:author="The Si Tran" w:date="2012-12-16T10:53:00Z">
                    <w:rPr/>
                  </w:rPrChange>
                </w:rPr>
                <w:t>Maximum temperature in Melbourne</w:t>
              </w:r>
            </w:ins>
          </w:p>
        </w:tc>
      </w:tr>
      <w:tr w:rsidR="00BB4B46" w14:paraId="4C74D903" w14:textId="77777777" w:rsidTr="00B203D9">
        <w:trPr>
          <w:trHeight w:val="718"/>
          <w:ins w:id="9093" w:author="The Si Tran" w:date="2012-12-09T14:54:00Z"/>
        </w:trPr>
        <w:tc>
          <w:tcPr>
            <w:tcW w:w="1601" w:type="dxa"/>
            <w:tcPrChange w:id="9094" w:author="The Si Tran" w:date="2012-12-16T10:13:00Z">
              <w:tcPr>
                <w:tcW w:w="1364" w:type="dxa"/>
              </w:tcPr>
            </w:tcPrChange>
          </w:tcPr>
          <w:p w14:paraId="27D9F8AA" w14:textId="77777777" w:rsidR="00BB4B46" w:rsidRPr="00032D83" w:rsidRDefault="00BB4B46">
            <w:pPr>
              <w:pStyle w:val="BangBody"/>
              <w:jc w:val="center"/>
              <w:rPr>
                <w:ins w:id="9095" w:author="The Si Tran" w:date="2012-12-09T14:54:00Z"/>
                <w:b/>
                <w:bCs/>
                <w:sz w:val="28"/>
                <w:szCs w:val="26"/>
              </w:rPr>
              <w:pPrChange w:id="9096" w:author="The Si Tran" w:date="2012-12-16T10:12:00Z">
                <w:pPr>
                  <w:keepNext/>
                  <w:framePr w:hSpace="180" w:wrap="around" w:vAnchor="text" w:hAnchor="margin" w:x="108" w:y="34"/>
                  <w:numPr>
                    <w:ilvl w:val="3"/>
                    <w:numId w:val="1"/>
                  </w:numPr>
                  <w:tabs>
                    <w:tab w:val="num" w:pos="1440"/>
                  </w:tabs>
                  <w:ind w:left="1440" w:hanging="1008"/>
                  <w:outlineLvl w:val="3"/>
                </w:pPr>
              </w:pPrChange>
            </w:pPr>
            <w:ins w:id="9097" w:author="The Si Tran" w:date="2012-12-09T14:54:00Z">
              <w:r w:rsidRPr="006948EF">
                <w:rPr>
                  <w:sz w:val="26"/>
                  <w:szCs w:val="26"/>
                  <w:rPrChange w:id="9098" w:author="The Si Tran" w:date="2012-12-16T10:53:00Z">
                    <w:rPr/>
                  </w:rPrChange>
                </w:rPr>
                <w:t>Chemical</w:t>
              </w:r>
            </w:ins>
          </w:p>
          <w:p w14:paraId="11E60CC7" w14:textId="77777777" w:rsidR="00831D65" w:rsidRDefault="00831D65" w:rsidP="00831D65">
            <w:pPr>
              <w:pStyle w:val="BangBody"/>
              <w:jc w:val="center"/>
              <w:rPr>
                <w:sz w:val="26"/>
                <w:szCs w:val="26"/>
              </w:rPr>
            </w:pPr>
          </w:p>
          <w:p w14:paraId="70255AE3" w14:textId="77777777" w:rsidR="00BB4B46" w:rsidRPr="00032D83" w:rsidRDefault="00BB4B46" w:rsidP="00831D65">
            <w:pPr>
              <w:pStyle w:val="BangBody"/>
              <w:spacing w:before="0"/>
              <w:jc w:val="center"/>
              <w:rPr>
                <w:ins w:id="9099" w:author="The Si Tran" w:date="2012-12-09T14:54:00Z"/>
                <w:b/>
                <w:bCs/>
                <w:sz w:val="28"/>
                <w:szCs w:val="26"/>
              </w:rPr>
              <w:pPrChange w:id="9100" w:author="The Si Tran" w:date="2012-12-16T10:12:00Z">
                <w:pPr>
                  <w:keepNext/>
                  <w:framePr w:hSpace="180" w:wrap="around" w:vAnchor="text" w:hAnchor="margin" w:x="108" w:y="34"/>
                  <w:numPr>
                    <w:ilvl w:val="3"/>
                    <w:numId w:val="1"/>
                  </w:numPr>
                  <w:tabs>
                    <w:tab w:val="num" w:pos="1440"/>
                  </w:tabs>
                  <w:ind w:left="1440" w:hanging="1008"/>
                  <w:outlineLvl w:val="3"/>
                </w:pPr>
              </w:pPrChange>
            </w:pPr>
            <w:ins w:id="9101" w:author="The Si Tran" w:date="2012-12-09T14:54:00Z">
              <w:r w:rsidRPr="006948EF">
                <w:rPr>
                  <w:sz w:val="26"/>
                  <w:szCs w:val="26"/>
                  <w:rPrChange w:id="9102" w:author="The Si Tran" w:date="2012-12-16T10:53:00Z">
                    <w:rPr/>
                  </w:rPrChange>
                </w:rPr>
                <w:t>Prices</w:t>
              </w:r>
            </w:ins>
          </w:p>
        </w:tc>
        <w:tc>
          <w:tcPr>
            <w:tcW w:w="1540" w:type="dxa"/>
            <w:tcPrChange w:id="9103" w:author="The Si Tran" w:date="2012-12-16T10:13:00Z">
              <w:tcPr>
                <w:tcW w:w="1413" w:type="dxa"/>
              </w:tcPr>
            </w:tcPrChange>
          </w:tcPr>
          <w:p w14:paraId="641C9B17" w14:textId="63FED441" w:rsidR="00BB4B46" w:rsidRPr="00032D83" w:rsidRDefault="001A0F8C">
            <w:pPr>
              <w:pStyle w:val="BangBody"/>
              <w:jc w:val="center"/>
              <w:rPr>
                <w:ins w:id="9104" w:author="The Si Tran" w:date="2012-12-09T14:54:00Z"/>
                <w:b/>
                <w:bCs/>
                <w:sz w:val="28"/>
                <w:szCs w:val="26"/>
              </w:rPr>
              <w:pPrChange w:id="9105"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Xu hướng</w:t>
            </w:r>
          </w:p>
        </w:tc>
        <w:tc>
          <w:tcPr>
            <w:tcW w:w="1818" w:type="dxa"/>
            <w:tcPrChange w:id="9106" w:author="The Si Tran" w:date="2012-12-16T10:13:00Z">
              <w:tcPr>
                <w:tcW w:w="1651" w:type="dxa"/>
              </w:tcPr>
            </w:tcPrChange>
          </w:tcPr>
          <w:p w14:paraId="3E9BE03E" w14:textId="36645404" w:rsidR="00BB4B46" w:rsidRPr="00032D83" w:rsidRDefault="002D3300">
            <w:pPr>
              <w:pStyle w:val="BangBody"/>
              <w:jc w:val="center"/>
              <w:rPr>
                <w:ins w:id="9107" w:author="The Si Tran" w:date="2012-12-09T14:54:00Z"/>
                <w:b/>
                <w:bCs/>
                <w:sz w:val="28"/>
                <w:szCs w:val="26"/>
              </w:rPr>
              <w:pPrChange w:id="9108"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Hóa chất</w:t>
            </w:r>
          </w:p>
          <w:p w14:paraId="35009C79" w14:textId="77777777" w:rsidR="00831D65" w:rsidRDefault="00831D65" w:rsidP="00831D65">
            <w:pPr>
              <w:pStyle w:val="BangBody"/>
              <w:jc w:val="center"/>
              <w:rPr>
                <w:sz w:val="26"/>
                <w:szCs w:val="26"/>
              </w:rPr>
            </w:pPr>
          </w:p>
          <w:p w14:paraId="7CF68436" w14:textId="565A0C73" w:rsidR="00BB4B46" w:rsidRPr="00032D83" w:rsidRDefault="002D3300" w:rsidP="00831D65">
            <w:pPr>
              <w:pStyle w:val="BangBody"/>
              <w:spacing w:before="0"/>
              <w:jc w:val="center"/>
              <w:rPr>
                <w:ins w:id="9109" w:author="The Si Tran" w:date="2012-12-09T14:54:00Z"/>
                <w:b/>
                <w:bCs/>
                <w:sz w:val="28"/>
                <w:szCs w:val="26"/>
              </w:rPr>
              <w:pPrChange w:id="9110" w:author="The Si Tran" w:date="2012-12-16T10:12:00Z">
                <w:pPr>
                  <w:keepNext/>
                  <w:framePr w:hSpace="180" w:wrap="around" w:vAnchor="text" w:hAnchor="margin" w:x="108" w:y="34"/>
                  <w:numPr>
                    <w:ilvl w:val="3"/>
                    <w:numId w:val="1"/>
                  </w:numPr>
                  <w:tabs>
                    <w:tab w:val="num" w:pos="1440"/>
                  </w:tabs>
                  <w:ind w:left="1440" w:hanging="1008"/>
                  <w:outlineLvl w:val="3"/>
                </w:pPr>
              </w:pPrChange>
            </w:pPr>
            <w:r>
              <w:rPr>
                <w:sz w:val="26"/>
                <w:szCs w:val="26"/>
              </w:rPr>
              <w:t>Kinh tế</w:t>
            </w:r>
          </w:p>
        </w:tc>
        <w:tc>
          <w:tcPr>
            <w:tcW w:w="3967" w:type="dxa"/>
            <w:tcPrChange w:id="9111" w:author="The Si Tran" w:date="2012-12-16T10:13:00Z">
              <w:tcPr>
                <w:tcW w:w="3671" w:type="dxa"/>
              </w:tcPr>
            </w:tcPrChange>
          </w:tcPr>
          <w:p w14:paraId="183AF5B8" w14:textId="77777777" w:rsidR="00BB4B46" w:rsidRPr="00032D83" w:rsidRDefault="00BB4B46">
            <w:pPr>
              <w:pStyle w:val="BangBody"/>
              <w:rPr>
                <w:ins w:id="9112" w:author="The Si Tran" w:date="2012-12-09T14:54:00Z"/>
                <w:b/>
                <w:bCs/>
                <w:sz w:val="28"/>
                <w:szCs w:val="26"/>
              </w:rPr>
              <w:pPrChange w:id="9113" w:author="The Si Tran" w:date="2012-12-16T10:12:00Z">
                <w:pPr>
                  <w:keepNext/>
                  <w:framePr w:hSpace="180" w:wrap="around" w:vAnchor="text" w:hAnchor="margin" w:x="108" w:y="34"/>
                  <w:numPr>
                    <w:ilvl w:val="3"/>
                    <w:numId w:val="1"/>
                  </w:numPr>
                  <w:tabs>
                    <w:tab w:val="num" w:pos="1440"/>
                  </w:tabs>
                  <w:ind w:left="1440" w:hanging="1008"/>
                  <w:outlineLvl w:val="3"/>
                </w:pPr>
              </w:pPrChange>
            </w:pPr>
            <w:ins w:id="9114" w:author="The Si Tran" w:date="2012-12-09T14:54:00Z">
              <w:r w:rsidRPr="006948EF">
                <w:rPr>
                  <w:sz w:val="26"/>
                  <w:szCs w:val="26"/>
                  <w:rPrChange w:id="9115" w:author="The Si Tran" w:date="2012-12-16T10:53:00Z">
                    <w:rPr/>
                  </w:rPrChange>
                </w:rPr>
                <w:t>Chemical concentration readings</w:t>
              </w:r>
            </w:ins>
          </w:p>
          <w:p w14:paraId="28F14F1D" w14:textId="77777777" w:rsidR="00BB4B46" w:rsidRPr="00032D83" w:rsidRDefault="00BB4B46">
            <w:pPr>
              <w:pStyle w:val="BangBody"/>
              <w:rPr>
                <w:ins w:id="9116" w:author="The Si Tran" w:date="2012-12-09T14:54:00Z"/>
                <w:b/>
                <w:bCs/>
                <w:sz w:val="28"/>
                <w:szCs w:val="26"/>
              </w:rPr>
              <w:pPrChange w:id="9117" w:author="The Si Tran" w:date="2012-12-16T10:12:00Z">
                <w:pPr>
                  <w:keepNext/>
                  <w:framePr w:hSpace="180" w:wrap="around" w:vAnchor="text" w:hAnchor="margin" w:x="108" w:y="34"/>
                  <w:numPr>
                    <w:ilvl w:val="3"/>
                    <w:numId w:val="1"/>
                  </w:numPr>
                  <w:tabs>
                    <w:tab w:val="num" w:pos="1440"/>
                  </w:tabs>
                  <w:ind w:left="1440" w:hanging="1008"/>
                  <w:outlineLvl w:val="3"/>
                </w:pPr>
              </w:pPrChange>
            </w:pPr>
            <w:ins w:id="9118" w:author="The Si Tran" w:date="2012-12-09T14:54:00Z">
              <w:r w:rsidRPr="006948EF">
                <w:rPr>
                  <w:sz w:val="26"/>
                  <w:szCs w:val="26"/>
                  <w:rPrChange w:id="9119" w:author="The Si Tran" w:date="2012-12-16T10:53:00Z">
                    <w:rPr/>
                  </w:rPrChange>
                </w:rPr>
                <w:t xml:space="preserve">Daily </w:t>
              </w:r>
              <w:r w:rsidRPr="006948EF">
                <w:rPr>
                  <w:i/>
                  <w:sz w:val="26"/>
                  <w:szCs w:val="26"/>
                  <w:rPrChange w:id="9120" w:author="The Si Tran" w:date="2012-12-16T10:53:00Z">
                    <w:rPr>
                      <w:i/>
                    </w:rPr>
                  </w:rPrChange>
                </w:rPr>
                <w:t>IBM</w:t>
              </w:r>
              <w:r w:rsidRPr="006948EF">
                <w:rPr>
                  <w:sz w:val="26"/>
                  <w:szCs w:val="26"/>
                  <w:rPrChange w:id="9121" w:author="The Si Tran" w:date="2012-12-16T10:53:00Z">
                    <w:rPr/>
                  </w:rPrChange>
                </w:rPr>
                <w:t xml:space="preserve"> common stock closing prices</w:t>
              </w:r>
            </w:ins>
          </w:p>
        </w:tc>
      </w:tr>
      <w:tr w:rsidR="00BB4B46" w14:paraId="11DB69FB" w14:textId="77777777" w:rsidTr="00B203D9">
        <w:trPr>
          <w:trHeight w:val="865"/>
          <w:ins w:id="9122" w:author="The Si Tran" w:date="2012-12-09T14:54:00Z"/>
        </w:trPr>
        <w:tc>
          <w:tcPr>
            <w:tcW w:w="1601" w:type="dxa"/>
            <w:tcPrChange w:id="9123" w:author="The Si Tran" w:date="2012-12-16T10:13:00Z">
              <w:tcPr>
                <w:tcW w:w="1364" w:type="dxa"/>
              </w:tcPr>
            </w:tcPrChange>
          </w:tcPr>
          <w:p w14:paraId="39B61AE3" w14:textId="77777777" w:rsidR="00BB4B46" w:rsidRPr="00032D83" w:rsidRDefault="00BB4B46">
            <w:pPr>
              <w:pStyle w:val="BangBody"/>
              <w:jc w:val="center"/>
              <w:rPr>
                <w:ins w:id="9124" w:author="The Si Tran" w:date="2012-12-09T14:54:00Z"/>
                <w:b/>
                <w:bCs/>
                <w:sz w:val="28"/>
                <w:szCs w:val="26"/>
              </w:rPr>
              <w:pPrChange w:id="9125" w:author="The Si Tran" w:date="2012-12-16T10:13:00Z">
                <w:pPr>
                  <w:keepNext/>
                  <w:framePr w:hSpace="180" w:wrap="around" w:vAnchor="text" w:hAnchor="margin" w:x="108" w:y="34"/>
                  <w:numPr>
                    <w:ilvl w:val="3"/>
                    <w:numId w:val="1"/>
                  </w:numPr>
                  <w:tabs>
                    <w:tab w:val="num" w:pos="1440"/>
                  </w:tabs>
                  <w:ind w:left="1440" w:hanging="1008"/>
                  <w:outlineLvl w:val="3"/>
                </w:pPr>
              </w:pPrChange>
            </w:pPr>
            <w:ins w:id="9126" w:author="The Si Tran" w:date="2012-12-09T14:54:00Z">
              <w:r w:rsidRPr="006948EF">
                <w:rPr>
                  <w:sz w:val="26"/>
                  <w:szCs w:val="26"/>
                  <w:rPrChange w:id="9127" w:author="The Si Tran" w:date="2012-12-16T10:53:00Z">
                    <w:rPr/>
                  </w:rPrChange>
                </w:rPr>
                <w:t>Sunspots</w:t>
              </w:r>
            </w:ins>
          </w:p>
          <w:p w14:paraId="5C3188D3" w14:textId="77777777" w:rsidR="00831D65" w:rsidRDefault="00831D65" w:rsidP="00831D65">
            <w:pPr>
              <w:pStyle w:val="BangBody"/>
              <w:jc w:val="center"/>
              <w:rPr>
                <w:sz w:val="26"/>
                <w:szCs w:val="26"/>
              </w:rPr>
            </w:pPr>
          </w:p>
          <w:p w14:paraId="1A32454B" w14:textId="77777777" w:rsidR="00BB4B46" w:rsidRPr="00032D83" w:rsidRDefault="00BB4B46" w:rsidP="00831D65">
            <w:pPr>
              <w:pStyle w:val="BangBody"/>
              <w:spacing w:before="0"/>
              <w:jc w:val="center"/>
              <w:rPr>
                <w:ins w:id="9128" w:author="The Si Tran" w:date="2012-12-09T14:54:00Z"/>
                <w:b/>
                <w:bCs/>
                <w:sz w:val="28"/>
                <w:szCs w:val="26"/>
              </w:rPr>
              <w:pPrChange w:id="9129" w:author="The Si Tran" w:date="2012-12-16T10:13:00Z">
                <w:pPr>
                  <w:keepNext/>
                  <w:framePr w:hSpace="180" w:wrap="around" w:vAnchor="text" w:hAnchor="margin" w:x="108" w:y="34"/>
                  <w:numPr>
                    <w:ilvl w:val="3"/>
                    <w:numId w:val="1"/>
                  </w:numPr>
                  <w:tabs>
                    <w:tab w:val="num" w:pos="1440"/>
                  </w:tabs>
                  <w:ind w:left="1440" w:hanging="1008"/>
                  <w:outlineLvl w:val="3"/>
                </w:pPr>
              </w:pPrChange>
            </w:pPr>
            <w:ins w:id="9130" w:author="The Si Tran" w:date="2012-12-09T14:54:00Z">
              <w:r w:rsidRPr="006948EF">
                <w:rPr>
                  <w:sz w:val="26"/>
                  <w:szCs w:val="26"/>
                  <w:rPrChange w:id="9131" w:author="The Si Tran" w:date="2012-12-16T10:53:00Z">
                    <w:rPr/>
                  </w:rPrChange>
                </w:rPr>
                <w:t>Kobe</w:t>
              </w:r>
            </w:ins>
          </w:p>
        </w:tc>
        <w:tc>
          <w:tcPr>
            <w:tcW w:w="1540" w:type="dxa"/>
            <w:tcPrChange w:id="9132" w:author="The Si Tran" w:date="2012-12-16T10:13:00Z">
              <w:tcPr>
                <w:tcW w:w="1413" w:type="dxa"/>
              </w:tcPr>
            </w:tcPrChange>
          </w:tcPr>
          <w:p w14:paraId="15990506" w14:textId="571DCE09" w:rsidR="00BB4B46" w:rsidRPr="00032D83" w:rsidRDefault="001A0F8C">
            <w:pPr>
              <w:pStyle w:val="BangBody"/>
              <w:jc w:val="center"/>
              <w:rPr>
                <w:ins w:id="9133" w:author="The Si Tran" w:date="2012-12-09T14:54:00Z"/>
                <w:b/>
                <w:bCs/>
                <w:sz w:val="28"/>
                <w:szCs w:val="26"/>
              </w:rPr>
              <w:pPrChange w:id="9134" w:author="The Si Tran" w:date="2012-12-16T10:13:00Z">
                <w:pPr>
                  <w:keepNext/>
                  <w:framePr w:hSpace="180" w:wrap="around" w:vAnchor="text" w:hAnchor="margin" w:x="108" w:y="34"/>
                  <w:numPr>
                    <w:ilvl w:val="3"/>
                    <w:numId w:val="1"/>
                  </w:numPr>
                  <w:tabs>
                    <w:tab w:val="num" w:pos="1440"/>
                  </w:tabs>
                  <w:ind w:left="1440" w:hanging="1008"/>
                  <w:outlineLvl w:val="3"/>
                </w:pPr>
              </w:pPrChange>
            </w:pPr>
            <w:r>
              <w:rPr>
                <w:sz w:val="26"/>
                <w:szCs w:val="26"/>
              </w:rPr>
              <w:t>Phi tuyến</w:t>
            </w:r>
          </w:p>
        </w:tc>
        <w:tc>
          <w:tcPr>
            <w:tcW w:w="1818" w:type="dxa"/>
            <w:tcPrChange w:id="9135" w:author="The Si Tran" w:date="2012-12-16T10:13:00Z">
              <w:tcPr>
                <w:tcW w:w="1651" w:type="dxa"/>
              </w:tcPr>
            </w:tcPrChange>
          </w:tcPr>
          <w:p w14:paraId="1B5DAF52" w14:textId="5612582A" w:rsidR="00BB4B46" w:rsidRPr="00032D83" w:rsidRDefault="002D3300">
            <w:pPr>
              <w:pStyle w:val="BangBody"/>
              <w:jc w:val="center"/>
              <w:rPr>
                <w:ins w:id="9136" w:author="The Si Tran" w:date="2012-12-09T14:54:00Z"/>
                <w:b/>
                <w:bCs/>
                <w:sz w:val="28"/>
                <w:szCs w:val="26"/>
              </w:rPr>
              <w:pPrChange w:id="9137" w:author="The Si Tran" w:date="2012-12-16T10:13:00Z">
                <w:pPr>
                  <w:keepNext/>
                  <w:framePr w:hSpace="180" w:wrap="around" w:vAnchor="text" w:hAnchor="margin" w:x="108" w:y="34"/>
                  <w:numPr>
                    <w:ilvl w:val="3"/>
                    <w:numId w:val="1"/>
                  </w:numPr>
                  <w:tabs>
                    <w:tab w:val="num" w:pos="1440"/>
                  </w:tabs>
                  <w:ind w:left="1440" w:hanging="1008"/>
                  <w:outlineLvl w:val="3"/>
                </w:pPr>
              </w:pPrChange>
            </w:pPr>
            <w:r>
              <w:rPr>
                <w:sz w:val="26"/>
                <w:szCs w:val="26"/>
              </w:rPr>
              <w:t>Vật lý</w:t>
            </w:r>
          </w:p>
          <w:p w14:paraId="39913D61" w14:textId="77777777" w:rsidR="00831D65" w:rsidRDefault="00831D65" w:rsidP="00831D65">
            <w:pPr>
              <w:pStyle w:val="BangBody"/>
              <w:jc w:val="center"/>
              <w:rPr>
                <w:sz w:val="26"/>
                <w:szCs w:val="26"/>
              </w:rPr>
            </w:pPr>
          </w:p>
          <w:p w14:paraId="741B9522" w14:textId="44756EF4" w:rsidR="00BB4B46" w:rsidRPr="00032D83" w:rsidRDefault="002D3300" w:rsidP="00831D65">
            <w:pPr>
              <w:pStyle w:val="BangBody"/>
              <w:spacing w:before="0"/>
              <w:jc w:val="center"/>
              <w:rPr>
                <w:ins w:id="9138" w:author="The Si Tran" w:date="2012-12-09T14:54:00Z"/>
                <w:b/>
                <w:bCs/>
                <w:sz w:val="28"/>
                <w:szCs w:val="26"/>
              </w:rPr>
              <w:pPrChange w:id="9139" w:author="The Si Tran" w:date="2012-12-16T10:13:00Z">
                <w:pPr>
                  <w:keepNext/>
                  <w:framePr w:hSpace="180" w:wrap="around" w:vAnchor="text" w:hAnchor="margin" w:x="108" w:y="34"/>
                  <w:numPr>
                    <w:ilvl w:val="3"/>
                    <w:numId w:val="1"/>
                  </w:numPr>
                  <w:tabs>
                    <w:tab w:val="num" w:pos="1440"/>
                  </w:tabs>
                  <w:ind w:left="1440" w:hanging="1008"/>
                  <w:outlineLvl w:val="3"/>
                </w:pPr>
              </w:pPrChange>
            </w:pPr>
            <w:r>
              <w:rPr>
                <w:sz w:val="26"/>
                <w:szCs w:val="26"/>
              </w:rPr>
              <w:t>Đật chất</w:t>
            </w:r>
          </w:p>
        </w:tc>
        <w:tc>
          <w:tcPr>
            <w:tcW w:w="3967" w:type="dxa"/>
            <w:tcPrChange w:id="9140" w:author="The Si Tran" w:date="2012-12-16T10:13:00Z">
              <w:tcPr>
                <w:tcW w:w="3671" w:type="dxa"/>
              </w:tcPr>
            </w:tcPrChange>
          </w:tcPr>
          <w:p w14:paraId="613529F8" w14:textId="77777777" w:rsidR="00BB4B46" w:rsidRPr="00032D83" w:rsidRDefault="00BB4B46">
            <w:pPr>
              <w:pStyle w:val="BangBody"/>
              <w:rPr>
                <w:ins w:id="9141" w:author="The Si Tran" w:date="2012-12-09T14:54:00Z"/>
                <w:b/>
                <w:bCs/>
                <w:sz w:val="28"/>
                <w:szCs w:val="26"/>
              </w:rPr>
              <w:pPrChange w:id="9142" w:author="The Si Tran" w:date="2012-12-16T10:13:00Z">
                <w:pPr>
                  <w:keepNext/>
                  <w:framePr w:hSpace="180" w:wrap="around" w:vAnchor="text" w:hAnchor="margin" w:x="108" w:y="34"/>
                  <w:numPr>
                    <w:ilvl w:val="3"/>
                    <w:numId w:val="1"/>
                  </w:numPr>
                  <w:tabs>
                    <w:tab w:val="num" w:pos="1440"/>
                  </w:tabs>
                  <w:ind w:left="1440" w:hanging="1008"/>
                  <w:outlineLvl w:val="3"/>
                </w:pPr>
              </w:pPrChange>
            </w:pPr>
            <w:ins w:id="9143" w:author="The Si Tran" w:date="2012-12-09T14:54:00Z">
              <w:r w:rsidRPr="006948EF">
                <w:rPr>
                  <w:sz w:val="26"/>
                  <w:szCs w:val="26"/>
                  <w:rPrChange w:id="9144" w:author="The Si Tran" w:date="2012-12-16T10:53:00Z">
                    <w:rPr/>
                  </w:rPrChange>
                </w:rPr>
                <w:t>Annual Wolf’s Sunspot Numbers</w:t>
              </w:r>
            </w:ins>
          </w:p>
          <w:p w14:paraId="4F97E93B" w14:textId="77777777" w:rsidR="00BB4B46" w:rsidRPr="00032D83" w:rsidRDefault="00BB4B46">
            <w:pPr>
              <w:pStyle w:val="BangBody"/>
              <w:rPr>
                <w:ins w:id="9145" w:author="The Si Tran" w:date="2012-12-09T14:54:00Z"/>
                <w:b/>
                <w:bCs/>
                <w:sz w:val="28"/>
                <w:szCs w:val="26"/>
              </w:rPr>
              <w:pPrChange w:id="9146" w:author="The Si Tran" w:date="2012-12-16T10:13:00Z">
                <w:pPr>
                  <w:keepNext/>
                  <w:framePr w:hSpace="180" w:wrap="around" w:vAnchor="text" w:hAnchor="margin" w:x="108" w:y="34"/>
                  <w:numPr>
                    <w:ilvl w:val="3"/>
                    <w:numId w:val="1"/>
                  </w:numPr>
                  <w:tabs>
                    <w:tab w:val="num" w:pos="1440"/>
                  </w:tabs>
                  <w:ind w:left="1440" w:hanging="1008"/>
                  <w:outlineLvl w:val="3"/>
                </w:pPr>
              </w:pPrChange>
            </w:pPr>
            <w:ins w:id="9147" w:author="The Si Tran" w:date="2012-12-09T14:54:00Z">
              <w:r w:rsidRPr="006948EF">
                <w:rPr>
                  <w:sz w:val="26"/>
                  <w:szCs w:val="26"/>
                  <w:rPrChange w:id="9148" w:author="The Si Tran" w:date="2012-12-16T10:53:00Z">
                    <w:rPr/>
                  </w:rPrChange>
                </w:rPr>
                <w:t>Seismograph of the Kobe earthquake</w:t>
              </w:r>
            </w:ins>
          </w:p>
        </w:tc>
      </w:tr>
    </w:tbl>
    <w:p w14:paraId="69935C0C" w14:textId="04DC12DD" w:rsidR="00BB4B46" w:rsidRPr="003E5C02" w:rsidRDefault="00B203D9" w:rsidP="003E5C02">
      <w:pPr>
        <w:rPr>
          <w:ins w:id="9149" w:author="The Si Tran" w:date="2012-12-16T08:40:00Z"/>
        </w:rPr>
      </w:pPr>
      <w:ins w:id="9150" w:author="The Si Tran" w:date="2012-12-09T14:53:00Z">
        <w:r>
          <w:t xml:space="preserve">Các dữ liệu này trải rộng từ dữ liệu thị trường tài chính cho đến các quá trình tự nhiên và được phân thành bốn loại </w:t>
        </w:r>
      </w:ins>
      <w:r w:rsidR="001A0F8C">
        <w:rPr>
          <w:i/>
        </w:rPr>
        <w:t>Tính mùa</w:t>
      </w:r>
      <w:ins w:id="9151" w:author="The Si Tran" w:date="2012-12-09T14:53:00Z">
        <w:r>
          <w:t xml:space="preserve">, </w:t>
        </w:r>
      </w:ins>
      <w:r w:rsidR="001A0F8C">
        <w:rPr>
          <w:i/>
        </w:rPr>
        <w:t>xu hướng</w:t>
      </w:r>
      <w:ins w:id="9152" w:author="The Si Tran" w:date="2012-12-09T14:53:00Z">
        <w:r>
          <w:t xml:space="preserve">, </w:t>
        </w:r>
      </w:ins>
      <w:r w:rsidR="001A0F8C">
        <w:rPr>
          <w:i/>
        </w:rPr>
        <w:t>tính mùa</w:t>
      </w:r>
      <w:ins w:id="9153" w:author="The Si Tran" w:date="2012-12-09T14:53:00Z">
        <w:r>
          <w:rPr>
            <w:i/>
          </w:rPr>
          <w:t xml:space="preserve"> and </w:t>
        </w:r>
      </w:ins>
      <w:r w:rsidR="001A0F8C">
        <w:rPr>
          <w:i/>
        </w:rPr>
        <w:t>xu hướng</w:t>
      </w:r>
      <w:r w:rsidR="001A0F8C">
        <w:t>,</w:t>
      </w:r>
      <w:r w:rsidR="001A0F8C">
        <w:rPr>
          <w:i/>
        </w:rPr>
        <w:t xml:space="preserve"> phi tuyến</w:t>
      </w:r>
      <w:ins w:id="9154" w:author="The Si Tran" w:date="2012-12-09T14:53:00Z">
        <w:r>
          <w:t>.</w:t>
        </w:r>
      </w:ins>
    </w:p>
    <w:p w14:paraId="716F82E0" w14:textId="134EA93F" w:rsidR="002D6925" w:rsidRPr="000620C7" w:rsidRDefault="00945B99" w:rsidP="00B03FC4">
      <w:pPr>
        <w:rPr>
          <w:ins w:id="9155" w:author="The Si Tran" w:date="2012-12-10T07:15:00Z"/>
          <w:szCs w:val="26"/>
        </w:rPr>
      </w:pPr>
      <w:ins w:id="9156" w:author="The Si Tran" w:date="2012-12-10T07:15:00Z">
        <w:r>
          <w:rPr>
            <w:szCs w:val="26"/>
          </w:rPr>
          <w:t>Các hình biểu diễn đồ thị của các chuỗi dữ liệu thời gian:</w:t>
        </w:r>
      </w:ins>
    </w:p>
    <w:p w14:paraId="51F5004B" w14:textId="77777777" w:rsidR="00314F23" w:rsidRDefault="00945B99">
      <w:pPr>
        <w:rPr>
          <w:ins w:id="9157" w:author="The Si Tran" w:date="2012-12-10T07:17:00Z"/>
        </w:rPr>
        <w:pPrChange w:id="9158" w:author="The Si Tran" w:date="2012-12-09T14:53:00Z">
          <w:pPr>
            <w:pStyle w:val="Heading1"/>
            <w:jc w:val="left"/>
          </w:pPr>
        </w:pPrChange>
      </w:pPr>
      <w:ins w:id="9159" w:author="The Si Tran" w:date="2012-12-10T07:16:00Z">
        <w:r w:rsidRPr="000C3A28">
          <w:rPr>
            <w:noProof/>
            <w:rPrChange w:id="9160" w:author="Unknown">
              <w:rPr>
                <w:b w:val="0"/>
                <w:bCs w:val="0"/>
                <w:noProof/>
              </w:rPr>
            </w:rPrChange>
          </w:rPr>
          <w:lastRenderedPageBreak/>
          <w:drawing>
            <wp:inline distT="0" distB="0" distL="0" distR="0" wp14:anchorId="16A3027F" wp14:editId="3CDD8CC7">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2"/>
                      <a:stretch>
                        <a:fillRect/>
                      </a:stretch>
                    </pic:blipFill>
                    <pic:spPr>
                      <a:xfrm>
                        <a:off x="0" y="0"/>
                        <a:ext cx="5765880" cy="3225262"/>
                      </a:xfrm>
                      <a:prstGeom prst="rect">
                        <a:avLst/>
                      </a:prstGeom>
                    </pic:spPr>
                  </pic:pic>
                </a:graphicData>
              </a:graphic>
            </wp:inline>
          </w:drawing>
        </w:r>
      </w:ins>
    </w:p>
    <w:p w14:paraId="3F1929E4" w14:textId="48977E76" w:rsidR="00945B99" w:rsidRPr="000A51F8" w:rsidRDefault="006234D7">
      <w:pPr>
        <w:pStyle w:val="Hinh"/>
        <w:rPr>
          <w:ins w:id="9161" w:author="The Si Tran" w:date="2012-12-11T23:41:00Z"/>
          <w:rPrChange w:id="9162" w:author="The Si Tran" w:date="2012-12-16T17:34:00Z">
            <w:rPr>
              <w:ins w:id="9163" w:author="The Si Tran" w:date="2012-12-11T23:41:00Z"/>
            </w:rPr>
          </w:rPrChange>
        </w:rPr>
        <w:pPrChange w:id="9164" w:author="The Si Tran" w:date="2012-12-16T17:34:00Z">
          <w:pPr>
            <w:pStyle w:val="Heading1"/>
            <w:jc w:val="left"/>
          </w:pPr>
        </w:pPrChange>
      </w:pPr>
      <w:bookmarkStart w:id="9165" w:name="_Toc343660672"/>
      <w:ins w:id="9166" w:author="The Si Tran" w:date="2012-12-11T20:03:00Z">
        <w:r w:rsidRPr="00D66E4C">
          <w:rPr>
            <w:rStyle w:val="Heading6Char"/>
            <w:rFonts w:eastAsiaTheme="minorHAnsi"/>
            <w:b w:val="0"/>
            <w:bCs/>
            <w:rPrChange w:id="9167" w:author="The Si Tran" w:date="2012-12-16T17:34:00Z">
              <w:rPr/>
            </w:rPrChange>
          </w:rPr>
          <w:t xml:space="preserve">Hình </w:t>
        </w:r>
      </w:ins>
      <w:ins w:id="9168" w:author="The Si Tran" w:date="2012-12-11T22:47:00Z">
        <w:r w:rsidR="00D742D5" w:rsidRPr="00D66E4C">
          <w:rPr>
            <w:rStyle w:val="Heading6Char"/>
            <w:rFonts w:eastAsiaTheme="minorHAnsi"/>
            <w:b w:val="0"/>
            <w:bCs/>
            <w:rPrChange w:id="9169" w:author="The Si Tran" w:date="2012-12-16T20:18:00Z">
              <w:rPr>
                <w:b w:val="0"/>
              </w:rPr>
            </w:rPrChange>
          </w:rPr>
          <w:t>6.1</w:t>
        </w:r>
      </w:ins>
      <w:ins w:id="9170" w:author="The Si Tran" w:date="2012-12-11T20:03:00Z">
        <w:r w:rsidRPr="00D66E4C">
          <w:t>:</w:t>
        </w:r>
      </w:ins>
      <w:ins w:id="9171" w:author="The Si Tran" w:date="2012-12-11T23:41:00Z">
        <w:r w:rsidR="004D6F02" w:rsidRPr="000C3A28">
          <w:t xml:space="preserve"> </w:t>
        </w:r>
      </w:ins>
      <w:ins w:id="9172" w:author="The Si Tran" w:date="2012-12-10T07:17:00Z">
        <w:r w:rsidR="00945B99" w:rsidRPr="000A51F8">
          <w:rPr>
            <w:rPrChange w:id="9173" w:author="The Si Tran" w:date="2012-12-16T17:34:00Z">
              <w:rPr>
                <w:b w:val="0"/>
              </w:rPr>
            </w:rPrChange>
          </w:rPr>
          <w:t>Đồ thị chuỗi dữ liệu Passengers</w:t>
        </w:r>
      </w:ins>
      <w:bookmarkEnd w:id="9165"/>
    </w:p>
    <w:p w14:paraId="4368F834" w14:textId="77777777" w:rsidR="004D6F02" w:rsidRPr="007C782C" w:rsidRDefault="004D6F02">
      <w:pPr>
        <w:pStyle w:val="Hinh"/>
        <w:rPr>
          <w:ins w:id="9174" w:author="The Si Tran" w:date="2012-12-10T07:17:00Z"/>
        </w:rPr>
        <w:pPrChange w:id="9175" w:author="The Si Tran" w:date="2012-12-16T10:10:00Z">
          <w:pPr>
            <w:pStyle w:val="Heading1"/>
            <w:jc w:val="left"/>
          </w:pPr>
        </w:pPrChange>
      </w:pPr>
    </w:p>
    <w:p w14:paraId="2D06BDB5" w14:textId="77777777" w:rsidR="00945B99" w:rsidRDefault="00945B99">
      <w:pPr>
        <w:rPr>
          <w:ins w:id="9176" w:author="The Si Tran" w:date="2012-12-11T20:04:00Z"/>
        </w:rPr>
        <w:pPrChange w:id="9177" w:author="The Si Tran" w:date="2012-12-09T14:53:00Z">
          <w:pPr>
            <w:pStyle w:val="Heading1"/>
            <w:jc w:val="left"/>
          </w:pPr>
        </w:pPrChange>
      </w:pPr>
      <w:ins w:id="9178" w:author="The Si Tran" w:date="2012-12-10T07:17:00Z">
        <w:r w:rsidRPr="000C3A28">
          <w:rPr>
            <w:noProof/>
            <w:rPrChange w:id="9179" w:author="Unknown">
              <w:rPr>
                <w:b w:val="0"/>
                <w:bCs w:val="0"/>
                <w:noProof/>
              </w:rPr>
            </w:rPrChange>
          </w:rPr>
          <w:drawing>
            <wp:inline distT="0" distB="0" distL="0" distR="0" wp14:anchorId="4884D277" wp14:editId="1A6E8763">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3"/>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9180" w:author="The Si Tran" w:date="2012-12-16T08:42:00Z"/>
          <w:rPrChange w:id="9181" w:author="The Si Tran" w:date="2012-12-16T17:34:00Z">
            <w:rPr>
              <w:ins w:id="9182" w:author="The Si Tran" w:date="2012-12-16T08:42:00Z"/>
            </w:rPr>
          </w:rPrChange>
        </w:rPr>
        <w:pPrChange w:id="9183" w:author="The Si Tran" w:date="2012-12-16T17:34:00Z">
          <w:pPr>
            <w:pStyle w:val="Heading1"/>
            <w:jc w:val="left"/>
          </w:pPr>
        </w:pPrChange>
      </w:pPr>
      <w:bookmarkStart w:id="9184" w:name="_Toc343660673"/>
      <w:ins w:id="9185" w:author="The Si Tran" w:date="2012-12-11T20:04:00Z">
        <w:r w:rsidRPr="00032D83">
          <w:t xml:space="preserve">Hình </w:t>
        </w:r>
      </w:ins>
      <w:ins w:id="9186" w:author="The Si Tran" w:date="2012-12-11T23:41:00Z">
        <w:r w:rsidR="004D6F02" w:rsidRPr="000C3A28">
          <w:t>6.2</w:t>
        </w:r>
      </w:ins>
      <w:ins w:id="9187" w:author="The Si Tran" w:date="2012-12-11T20:04:00Z">
        <w:r w:rsidRPr="000A51F8">
          <w:rPr>
            <w:rPrChange w:id="9188" w:author="The Si Tran" w:date="2012-12-16T17:34:00Z">
              <w:rPr>
                <w:b w:val="0"/>
              </w:rPr>
            </w:rPrChange>
          </w:rPr>
          <w:t>:</w:t>
        </w:r>
      </w:ins>
      <w:ins w:id="9189" w:author="The Si Tran" w:date="2012-12-11T23:41:00Z">
        <w:r w:rsidR="004D6F02" w:rsidRPr="000A51F8">
          <w:rPr>
            <w:rPrChange w:id="9190" w:author="The Si Tran" w:date="2012-12-16T17:34:00Z">
              <w:rPr>
                <w:b w:val="0"/>
              </w:rPr>
            </w:rPrChange>
          </w:rPr>
          <w:t xml:space="preserve"> </w:t>
        </w:r>
      </w:ins>
      <w:ins w:id="9191" w:author="The Si Tran" w:date="2012-12-11T20:04:00Z">
        <w:r w:rsidRPr="000A51F8">
          <w:rPr>
            <w:rPrChange w:id="9192" w:author="The Si Tran" w:date="2012-12-16T17:34:00Z">
              <w:rPr>
                <w:b w:val="0"/>
              </w:rPr>
            </w:rPrChange>
          </w:rPr>
          <w:t>Đồ thị chuỗi dữ liệu Paper</w:t>
        </w:r>
      </w:ins>
      <w:bookmarkEnd w:id="9184"/>
    </w:p>
    <w:p w14:paraId="46234884" w14:textId="77777777" w:rsidR="00BB4B46" w:rsidRPr="002D6925" w:rsidRDefault="00BB4B46">
      <w:pPr>
        <w:pStyle w:val="Hinh"/>
        <w:rPr>
          <w:ins w:id="9193" w:author="The Si Tran" w:date="2012-12-10T07:17:00Z"/>
          <w:rPrChange w:id="9194" w:author="The Si Tran" w:date="2012-12-14T06:27:00Z">
            <w:rPr>
              <w:ins w:id="9195" w:author="The Si Tran" w:date="2012-12-10T07:17:00Z"/>
            </w:rPr>
          </w:rPrChange>
        </w:rPr>
        <w:pPrChange w:id="9196" w:author="The Si Tran" w:date="2012-12-16T10:10:00Z">
          <w:pPr>
            <w:pStyle w:val="Heading1"/>
            <w:jc w:val="left"/>
          </w:pPr>
        </w:pPrChange>
      </w:pPr>
    </w:p>
    <w:p w14:paraId="77C21609" w14:textId="77777777" w:rsidR="00945B99" w:rsidRDefault="00945B99">
      <w:pPr>
        <w:rPr>
          <w:ins w:id="9197" w:author="The Si Tran" w:date="2012-12-11T20:04:00Z"/>
        </w:rPr>
        <w:pPrChange w:id="9198" w:author="The Si Tran" w:date="2012-12-09T14:53:00Z">
          <w:pPr>
            <w:pStyle w:val="Heading1"/>
            <w:jc w:val="left"/>
          </w:pPr>
        </w:pPrChange>
      </w:pPr>
      <w:ins w:id="9199" w:author="The Si Tran" w:date="2012-12-10T07:18:00Z">
        <w:r w:rsidRPr="000C3A28">
          <w:rPr>
            <w:noProof/>
            <w:rPrChange w:id="9200" w:author="Unknown">
              <w:rPr>
                <w:b w:val="0"/>
                <w:bCs w:val="0"/>
                <w:noProof/>
              </w:rPr>
            </w:rPrChange>
          </w:rPr>
          <w:lastRenderedPageBreak/>
          <w:drawing>
            <wp:inline distT="0" distB="0" distL="0" distR="0" wp14:anchorId="3059BB06" wp14:editId="1D4C9352">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4"/>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9201" w:author="The Si Tran" w:date="2012-12-11T20:04:00Z"/>
          <w:rPrChange w:id="9202" w:author="The Si Tran" w:date="2012-12-16T17:34:00Z">
            <w:rPr>
              <w:ins w:id="9203" w:author="The Si Tran" w:date="2012-12-11T20:04:00Z"/>
            </w:rPr>
          </w:rPrChange>
        </w:rPr>
        <w:pPrChange w:id="9204" w:author="The Si Tran" w:date="2012-12-16T17:34:00Z">
          <w:pPr>
            <w:pStyle w:val="Heading3"/>
            <w:numPr>
              <w:ilvl w:val="0"/>
              <w:numId w:val="0"/>
            </w:numPr>
            <w:tabs>
              <w:tab w:val="clear" w:pos="1080"/>
            </w:tabs>
            <w:ind w:left="0" w:firstLine="0"/>
            <w:jc w:val="center"/>
          </w:pPr>
        </w:pPrChange>
      </w:pPr>
      <w:bookmarkStart w:id="9205" w:name="_Toc343660674"/>
      <w:ins w:id="9206" w:author="The Si Tran" w:date="2012-12-11T20:04:00Z">
        <w:r w:rsidRPr="00032D83">
          <w:t xml:space="preserve">Hình </w:t>
        </w:r>
      </w:ins>
      <w:ins w:id="9207" w:author="The Si Tran" w:date="2012-12-11T23:42:00Z">
        <w:r w:rsidR="004D6F02" w:rsidRPr="000C3A28">
          <w:t>6.3</w:t>
        </w:r>
      </w:ins>
      <w:ins w:id="9208" w:author="The Si Tran" w:date="2012-12-11T20:04:00Z">
        <w:r w:rsidRPr="000A51F8">
          <w:rPr>
            <w:rPrChange w:id="9209" w:author="The Si Tran" w:date="2012-12-16T17:34:00Z">
              <w:rPr>
                <w:b w:val="0"/>
              </w:rPr>
            </w:rPrChange>
          </w:rPr>
          <w:t>:</w:t>
        </w:r>
      </w:ins>
      <w:ins w:id="9210" w:author="The Si Tran" w:date="2012-12-11T23:42:00Z">
        <w:r w:rsidR="004D6F02" w:rsidRPr="000A51F8">
          <w:rPr>
            <w:rPrChange w:id="9211" w:author="The Si Tran" w:date="2012-12-16T17:34:00Z">
              <w:rPr>
                <w:b w:val="0"/>
              </w:rPr>
            </w:rPrChange>
          </w:rPr>
          <w:t xml:space="preserve"> </w:t>
        </w:r>
      </w:ins>
      <w:ins w:id="9212" w:author="The Si Tran" w:date="2012-12-11T20:04:00Z">
        <w:r w:rsidRPr="000A51F8">
          <w:rPr>
            <w:rPrChange w:id="9213" w:author="The Si Tran" w:date="2012-12-16T17:34:00Z">
              <w:rPr>
                <w:b w:val="0"/>
              </w:rPr>
            </w:rPrChange>
          </w:rPr>
          <w:t xml:space="preserve">Đồ thị chuỗi dữ liệu </w:t>
        </w:r>
      </w:ins>
      <w:ins w:id="9214" w:author="The Si Tran" w:date="2012-12-11T20:05:00Z">
        <w:r w:rsidRPr="000A51F8">
          <w:rPr>
            <w:rPrChange w:id="9215" w:author="The Si Tran" w:date="2012-12-16T17:34:00Z">
              <w:rPr>
                <w:b w:val="0"/>
              </w:rPr>
            </w:rPrChange>
          </w:rPr>
          <w:t>Deaths</w:t>
        </w:r>
      </w:ins>
      <w:bookmarkEnd w:id="9205"/>
    </w:p>
    <w:p w14:paraId="4B0A3BD7" w14:textId="77777777" w:rsidR="006234D7" w:rsidRDefault="006234D7">
      <w:pPr>
        <w:rPr>
          <w:ins w:id="9216" w:author="The Si Tran" w:date="2012-12-10T07:18:00Z"/>
        </w:rPr>
        <w:pPrChange w:id="9217" w:author="The Si Tran" w:date="2012-12-09T14:53:00Z">
          <w:pPr>
            <w:pStyle w:val="Heading1"/>
            <w:jc w:val="left"/>
          </w:pPr>
        </w:pPrChange>
      </w:pPr>
    </w:p>
    <w:p w14:paraId="62A688BC" w14:textId="77777777" w:rsidR="00945B99" w:rsidRDefault="00945B99">
      <w:pPr>
        <w:rPr>
          <w:ins w:id="9218" w:author="The Si Tran" w:date="2012-12-11T20:05:00Z"/>
        </w:rPr>
        <w:pPrChange w:id="9219" w:author="The Si Tran" w:date="2012-12-09T14:53:00Z">
          <w:pPr>
            <w:pStyle w:val="Heading1"/>
            <w:jc w:val="left"/>
          </w:pPr>
        </w:pPrChange>
      </w:pPr>
      <w:ins w:id="9220" w:author="The Si Tran" w:date="2012-12-10T07:19:00Z">
        <w:r w:rsidRPr="000C3A28">
          <w:rPr>
            <w:noProof/>
            <w:rPrChange w:id="9221" w:author="Unknown">
              <w:rPr>
                <w:b w:val="0"/>
                <w:bCs w:val="0"/>
                <w:noProof/>
              </w:rPr>
            </w:rPrChange>
          </w:rPr>
          <w:drawing>
            <wp:inline distT="0" distB="0" distL="0" distR="0" wp14:anchorId="3123C61D" wp14:editId="1DBC66AA">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5"/>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9222" w:author="The Si Tran" w:date="2012-12-11T23:42:00Z"/>
          <w:rPrChange w:id="9223" w:author="The Si Tran" w:date="2012-12-16T17:34:00Z">
            <w:rPr>
              <w:ins w:id="9224" w:author="The Si Tran" w:date="2012-12-11T23:42:00Z"/>
            </w:rPr>
          </w:rPrChange>
        </w:rPr>
        <w:pPrChange w:id="9225" w:author="The Si Tran" w:date="2012-12-16T17:34:00Z">
          <w:pPr>
            <w:pStyle w:val="Heading1"/>
            <w:jc w:val="left"/>
          </w:pPr>
        </w:pPrChange>
      </w:pPr>
      <w:bookmarkStart w:id="9226" w:name="_Toc343660675"/>
      <w:ins w:id="9227" w:author="The Si Tran" w:date="2012-12-11T20:05:00Z">
        <w:r w:rsidRPr="00032D83">
          <w:t xml:space="preserve">Hình </w:t>
        </w:r>
      </w:ins>
      <w:ins w:id="9228" w:author="The Si Tran" w:date="2012-12-11T23:42:00Z">
        <w:r w:rsidR="004D6F02" w:rsidRPr="000C3A28">
          <w:t>6.4</w:t>
        </w:r>
      </w:ins>
      <w:ins w:id="9229" w:author="The Si Tran" w:date="2012-12-11T20:05:00Z">
        <w:r w:rsidRPr="000A51F8">
          <w:rPr>
            <w:rPrChange w:id="9230" w:author="The Si Tran" w:date="2012-12-16T17:34:00Z">
              <w:rPr>
                <w:b w:val="0"/>
              </w:rPr>
            </w:rPrChange>
          </w:rPr>
          <w:t>:</w:t>
        </w:r>
      </w:ins>
      <w:ins w:id="9231" w:author="The Si Tran" w:date="2012-12-11T23:42:00Z">
        <w:r w:rsidR="004D6F02" w:rsidRPr="000A51F8">
          <w:rPr>
            <w:rPrChange w:id="9232" w:author="The Si Tran" w:date="2012-12-16T17:34:00Z">
              <w:rPr>
                <w:b w:val="0"/>
              </w:rPr>
            </w:rPrChange>
          </w:rPr>
          <w:t xml:space="preserve"> </w:t>
        </w:r>
      </w:ins>
      <w:ins w:id="9233" w:author="The Si Tran" w:date="2012-12-11T20:05:00Z">
        <w:r w:rsidRPr="000A51F8">
          <w:rPr>
            <w:rPrChange w:id="9234" w:author="The Si Tran" w:date="2012-12-16T17:34:00Z">
              <w:rPr>
                <w:b w:val="0"/>
              </w:rPr>
            </w:rPrChange>
          </w:rPr>
          <w:t>Đồ thị chuỗi dữ liệu Maxtemp</w:t>
        </w:r>
      </w:ins>
      <w:bookmarkEnd w:id="9226"/>
    </w:p>
    <w:p w14:paraId="72EB7982" w14:textId="77777777" w:rsidR="004D6F02" w:rsidRPr="007C782C" w:rsidRDefault="004D6F02">
      <w:pPr>
        <w:pStyle w:val="Hinh"/>
        <w:rPr>
          <w:ins w:id="9235" w:author="The Si Tran" w:date="2012-12-10T07:19:00Z"/>
        </w:rPr>
        <w:pPrChange w:id="9236" w:author="The Si Tran" w:date="2012-12-16T10:10:00Z">
          <w:pPr>
            <w:pStyle w:val="Heading1"/>
            <w:jc w:val="left"/>
          </w:pPr>
        </w:pPrChange>
      </w:pPr>
    </w:p>
    <w:p w14:paraId="4EA1656A" w14:textId="77777777" w:rsidR="001E7EC0" w:rsidRDefault="001E7EC0">
      <w:pPr>
        <w:rPr>
          <w:ins w:id="9237" w:author="The Si Tran" w:date="2012-12-11T20:06:00Z"/>
        </w:rPr>
        <w:pPrChange w:id="9238" w:author="The Si Tran" w:date="2012-12-09T14:53:00Z">
          <w:pPr>
            <w:pStyle w:val="Heading1"/>
            <w:jc w:val="left"/>
          </w:pPr>
        </w:pPrChange>
      </w:pPr>
      <w:ins w:id="9239" w:author="The Si Tran" w:date="2012-12-10T07:20:00Z">
        <w:r w:rsidRPr="000C3A28">
          <w:rPr>
            <w:noProof/>
            <w:rPrChange w:id="9240" w:author="Unknown">
              <w:rPr>
                <w:b w:val="0"/>
                <w:bCs w:val="0"/>
                <w:noProof/>
              </w:rPr>
            </w:rPrChange>
          </w:rPr>
          <w:lastRenderedPageBreak/>
          <w:drawing>
            <wp:inline distT="0" distB="0" distL="0" distR="0" wp14:anchorId="3597D9B9" wp14:editId="5FBB523C">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6"/>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9241" w:author="The Si Tran" w:date="2012-12-12T07:58:00Z"/>
          <w:rPrChange w:id="9242" w:author="The Si Tran" w:date="2012-12-16T17:34:00Z">
            <w:rPr>
              <w:ins w:id="9243" w:author="The Si Tran" w:date="2012-12-12T07:58:00Z"/>
            </w:rPr>
          </w:rPrChange>
        </w:rPr>
        <w:pPrChange w:id="9244" w:author="The Si Tran" w:date="2012-12-16T17:34:00Z">
          <w:pPr>
            <w:pStyle w:val="Heading3"/>
            <w:numPr>
              <w:ilvl w:val="0"/>
              <w:numId w:val="0"/>
            </w:numPr>
            <w:tabs>
              <w:tab w:val="clear" w:pos="1080"/>
            </w:tabs>
            <w:ind w:left="0" w:firstLine="0"/>
            <w:jc w:val="center"/>
          </w:pPr>
        </w:pPrChange>
      </w:pPr>
      <w:bookmarkStart w:id="9245" w:name="_Toc343660676"/>
      <w:ins w:id="9246" w:author="The Si Tran" w:date="2012-12-11T20:06:00Z">
        <w:r w:rsidRPr="00032D83">
          <w:t xml:space="preserve">Hình </w:t>
        </w:r>
      </w:ins>
      <w:ins w:id="9247" w:author="The Si Tran" w:date="2012-12-11T23:42:00Z">
        <w:r w:rsidR="004D6F02" w:rsidRPr="000C3A28">
          <w:t>6.5</w:t>
        </w:r>
      </w:ins>
      <w:ins w:id="9248" w:author="The Si Tran" w:date="2012-12-11T20:06:00Z">
        <w:r w:rsidRPr="000A51F8">
          <w:rPr>
            <w:rPrChange w:id="9249" w:author="The Si Tran" w:date="2012-12-16T17:34:00Z">
              <w:rPr>
                <w:b w:val="0"/>
              </w:rPr>
            </w:rPrChange>
          </w:rPr>
          <w:t>:</w:t>
        </w:r>
      </w:ins>
      <w:ins w:id="9250" w:author="The Si Tran" w:date="2012-12-11T23:43:00Z">
        <w:r w:rsidR="004D6F02" w:rsidRPr="000A51F8">
          <w:rPr>
            <w:rPrChange w:id="9251" w:author="The Si Tran" w:date="2012-12-16T17:34:00Z">
              <w:rPr>
                <w:b w:val="0"/>
              </w:rPr>
            </w:rPrChange>
          </w:rPr>
          <w:t xml:space="preserve"> </w:t>
        </w:r>
      </w:ins>
      <w:ins w:id="9252" w:author="The Si Tran" w:date="2012-12-11T20:06:00Z">
        <w:r w:rsidRPr="000A51F8">
          <w:rPr>
            <w:rPrChange w:id="9253" w:author="The Si Tran" w:date="2012-12-16T17:34:00Z">
              <w:rPr>
                <w:b w:val="0"/>
              </w:rPr>
            </w:rPrChange>
          </w:rPr>
          <w:t>Đồ thị chuỗi dữ liệu Chemical</w:t>
        </w:r>
      </w:ins>
      <w:bookmarkEnd w:id="9245"/>
    </w:p>
    <w:p w14:paraId="783A3B4F" w14:textId="77777777" w:rsidR="001444EB" w:rsidRDefault="001444EB">
      <w:pPr>
        <w:pStyle w:val="Hinh"/>
        <w:rPr>
          <w:ins w:id="9254" w:author="The Si Tran" w:date="2012-12-12T07:58:00Z"/>
        </w:rPr>
        <w:pPrChange w:id="9255"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256" w:author="The Si Tran" w:date="2012-12-11T20:06:00Z"/>
        </w:rPr>
        <w:pPrChange w:id="9257"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9258" w:author="The Si Tran" w:date="2012-12-11T20:07:00Z"/>
        </w:rPr>
        <w:pPrChange w:id="9259" w:author="The Si Tran" w:date="2012-12-09T14:53:00Z">
          <w:pPr>
            <w:pStyle w:val="Heading1"/>
            <w:jc w:val="left"/>
          </w:pPr>
        </w:pPrChange>
      </w:pPr>
      <w:ins w:id="9260" w:author="The Si Tran" w:date="2012-12-10T07:21:00Z">
        <w:r w:rsidRPr="000C3A28">
          <w:rPr>
            <w:noProof/>
            <w:rPrChange w:id="9261" w:author="Unknown">
              <w:rPr>
                <w:b w:val="0"/>
                <w:bCs w:val="0"/>
                <w:noProof/>
              </w:rPr>
            </w:rPrChange>
          </w:rPr>
          <w:drawing>
            <wp:inline distT="0" distB="0" distL="0" distR="0" wp14:anchorId="10F0555E" wp14:editId="304EB6C4">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27"/>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9262" w:author="The Si Tran" w:date="2012-12-11T20:08:00Z"/>
          <w:rPrChange w:id="9263" w:author="The Si Tran" w:date="2012-12-16T17:34:00Z">
            <w:rPr>
              <w:ins w:id="9264" w:author="The Si Tran" w:date="2012-12-11T20:08:00Z"/>
            </w:rPr>
          </w:rPrChange>
        </w:rPr>
        <w:pPrChange w:id="9265" w:author="The Si Tran" w:date="2012-12-16T17:34:00Z">
          <w:pPr>
            <w:pStyle w:val="Heading3"/>
            <w:numPr>
              <w:ilvl w:val="0"/>
              <w:numId w:val="0"/>
            </w:numPr>
            <w:tabs>
              <w:tab w:val="clear" w:pos="1080"/>
            </w:tabs>
            <w:ind w:left="0" w:firstLine="0"/>
            <w:jc w:val="center"/>
          </w:pPr>
        </w:pPrChange>
      </w:pPr>
      <w:bookmarkStart w:id="9266" w:name="_Toc343660677"/>
      <w:ins w:id="9267" w:author="The Si Tran" w:date="2012-12-11T20:08:00Z">
        <w:r w:rsidRPr="00032D83">
          <w:t xml:space="preserve">Hình </w:t>
        </w:r>
      </w:ins>
      <w:ins w:id="9268" w:author="The Si Tran" w:date="2012-12-11T23:43:00Z">
        <w:r w:rsidR="004D6F02" w:rsidRPr="000C3A28">
          <w:t>6.6</w:t>
        </w:r>
      </w:ins>
      <w:ins w:id="9269" w:author="The Si Tran" w:date="2012-12-11T20:08:00Z">
        <w:r w:rsidRPr="000A51F8">
          <w:rPr>
            <w:rPrChange w:id="9270" w:author="The Si Tran" w:date="2012-12-16T17:34:00Z">
              <w:rPr>
                <w:b w:val="0"/>
              </w:rPr>
            </w:rPrChange>
          </w:rPr>
          <w:t>:</w:t>
        </w:r>
      </w:ins>
      <w:ins w:id="9271" w:author="The Si Tran" w:date="2012-12-11T23:43:00Z">
        <w:r w:rsidR="004D6F02" w:rsidRPr="000A51F8">
          <w:rPr>
            <w:rPrChange w:id="9272" w:author="The Si Tran" w:date="2012-12-16T17:34:00Z">
              <w:rPr>
                <w:b w:val="0"/>
              </w:rPr>
            </w:rPrChange>
          </w:rPr>
          <w:t xml:space="preserve"> </w:t>
        </w:r>
      </w:ins>
      <w:ins w:id="9273" w:author="The Si Tran" w:date="2012-12-11T20:08:00Z">
        <w:r w:rsidRPr="000A51F8">
          <w:rPr>
            <w:rPrChange w:id="9274" w:author="The Si Tran" w:date="2012-12-16T17:34:00Z">
              <w:rPr>
                <w:b w:val="0"/>
              </w:rPr>
            </w:rPrChange>
          </w:rPr>
          <w:t>Đồ thị chuỗi dữ liệu Prices</w:t>
        </w:r>
        <w:bookmarkEnd w:id="9266"/>
      </w:ins>
    </w:p>
    <w:p w14:paraId="5775560B" w14:textId="77777777" w:rsidR="006234D7" w:rsidRDefault="006234D7">
      <w:pPr>
        <w:rPr>
          <w:ins w:id="9275" w:author="The Si Tran" w:date="2012-12-10T07:20:00Z"/>
        </w:rPr>
        <w:pPrChange w:id="9276" w:author="The Si Tran" w:date="2012-12-09T14:53:00Z">
          <w:pPr>
            <w:pStyle w:val="Heading1"/>
            <w:jc w:val="left"/>
          </w:pPr>
        </w:pPrChange>
      </w:pPr>
    </w:p>
    <w:p w14:paraId="5E573A58" w14:textId="77777777" w:rsidR="00F61ABD" w:rsidRDefault="001E7EC0">
      <w:pPr>
        <w:jc w:val="center"/>
        <w:rPr>
          <w:ins w:id="9277" w:author="The Si Tran" w:date="2012-12-16T20:20:00Z"/>
          <w:rStyle w:val="HinhChar"/>
          <w:kern w:val="32"/>
          <w:sz w:val="32"/>
        </w:rPr>
        <w:pPrChange w:id="9278" w:author="The Si Tran" w:date="2012-12-11T23:44:00Z">
          <w:pPr>
            <w:pStyle w:val="Heading3"/>
            <w:numPr>
              <w:ilvl w:val="0"/>
              <w:numId w:val="0"/>
            </w:numPr>
            <w:tabs>
              <w:tab w:val="clear" w:pos="1080"/>
            </w:tabs>
            <w:ind w:left="0" w:firstLine="0"/>
            <w:jc w:val="center"/>
          </w:pPr>
        </w:pPrChange>
      </w:pPr>
      <w:ins w:id="9279" w:author="The Si Tran" w:date="2012-12-10T07:21:00Z">
        <w:r w:rsidRPr="000C3A28">
          <w:rPr>
            <w:noProof/>
            <w:rPrChange w:id="9280" w:author="Unknown">
              <w:rPr>
                <w:b w:val="0"/>
                <w:bCs w:val="0"/>
                <w:noProof/>
              </w:rPr>
            </w:rPrChange>
          </w:rPr>
          <w:lastRenderedPageBreak/>
          <w:drawing>
            <wp:inline distT="0" distB="0" distL="0" distR="0" wp14:anchorId="15E9F9A0" wp14:editId="56C6576A">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28"/>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9281" w:author="The Si Tran" w:date="2012-12-14T06:28:00Z"/>
        </w:rPr>
        <w:pPrChange w:id="9282" w:author="The Si Tran" w:date="2012-12-16T20:20:00Z">
          <w:pPr>
            <w:pStyle w:val="Heading3"/>
            <w:numPr>
              <w:ilvl w:val="0"/>
              <w:numId w:val="0"/>
            </w:numPr>
            <w:tabs>
              <w:tab w:val="clear" w:pos="1080"/>
            </w:tabs>
            <w:ind w:left="0" w:firstLine="0"/>
            <w:jc w:val="center"/>
          </w:pPr>
        </w:pPrChange>
      </w:pPr>
      <w:bookmarkStart w:id="9283" w:name="_Toc343660678"/>
      <w:ins w:id="9284" w:author="The Si Tran" w:date="2012-12-11T20:08:00Z">
        <w:r w:rsidRPr="00F61ABD">
          <w:rPr>
            <w:rStyle w:val="HinhChar"/>
            <w:rPrChange w:id="9285" w:author="The Si Tran" w:date="2012-12-16T20:18:00Z">
              <w:rPr>
                <w:bCs w:val="0"/>
              </w:rPr>
            </w:rPrChange>
          </w:rPr>
          <w:t xml:space="preserve">Hình </w:t>
        </w:r>
      </w:ins>
      <w:ins w:id="9286" w:author="The Si Tran" w:date="2012-12-11T23:43:00Z">
        <w:r w:rsidR="00BA41C5" w:rsidRPr="00F61ABD">
          <w:rPr>
            <w:rStyle w:val="HinhChar"/>
            <w:rPrChange w:id="9287" w:author="The Si Tran" w:date="2012-12-16T20:18:00Z">
              <w:rPr>
                <w:bCs w:val="0"/>
              </w:rPr>
            </w:rPrChange>
          </w:rPr>
          <w:t>6.7</w:t>
        </w:r>
      </w:ins>
      <w:ins w:id="9288" w:author="The Si Tran" w:date="2012-12-11T20:08:00Z">
        <w:r w:rsidRPr="00F61ABD">
          <w:rPr>
            <w:rStyle w:val="HinhChar"/>
            <w:rPrChange w:id="9289" w:author="The Si Tran" w:date="2012-12-16T20:18:00Z">
              <w:rPr>
                <w:bCs w:val="0"/>
              </w:rPr>
            </w:rPrChange>
          </w:rPr>
          <w:t>:</w:t>
        </w:r>
      </w:ins>
      <w:ins w:id="9290" w:author="The Si Tran" w:date="2012-12-11T23:43:00Z">
        <w:r w:rsidR="00BA41C5" w:rsidRPr="00F61ABD">
          <w:rPr>
            <w:rStyle w:val="HinhChar"/>
            <w:rPrChange w:id="9291" w:author="The Si Tran" w:date="2012-12-16T20:18:00Z">
              <w:rPr>
                <w:bCs w:val="0"/>
              </w:rPr>
            </w:rPrChange>
          </w:rPr>
          <w:t xml:space="preserve"> </w:t>
        </w:r>
      </w:ins>
      <w:ins w:id="9292" w:author="The Si Tran" w:date="2012-12-11T20:08:00Z">
        <w:r w:rsidRPr="00F61ABD">
          <w:rPr>
            <w:rStyle w:val="HinhChar"/>
            <w:rPrChange w:id="9293" w:author="The Si Tran" w:date="2012-12-16T20:18:00Z">
              <w:rPr>
                <w:b w:val="0"/>
                <w:bCs w:val="0"/>
              </w:rPr>
            </w:rPrChange>
          </w:rPr>
          <w:t xml:space="preserve">Đồ thị chuỗi dữ liệu </w:t>
        </w:r>
      </w:ins>
      <w:ins w:id="9294" w:author="The Si Tran" w:date="2012-12-11T20:09:00Z">
        <w:r w:rsidRPr="00F61ABD">
          <w:rPr>
            <w:rStyle w:val="HinhChar"/>
            <w:rPrChange w:id="9295" w:author="The Si Tran" w:date="2012-12-16T20:18:00Z">
              <w:rPr>
                <w:b w:val="0"/>
                <w:bCs w:val="0"/>
              </w:rPr>
            </w:rPrChange>
          </w:rPr>
          <w:t>Sunspots</w:t>
        </w:r>
      </w:ins>
      <w:bookmarkEnd w:id="9283"/>
    </w:p>
    <w:p w14:paraId="32D5EB39" w14:textId="77777777" w:rsidR="00722731" w:rsidRPr="00BA41C5" w:rsidRDefault="00722731">
      <w:pPr>
        <w:jc w:val="center"/>
        <w:rPr>
          <w:ins w:id="9296" w:author="The Si Tran" w:date="2012-12-11T23:44:00Z"/>
          <w:b/>
          <w:rPrChange w:id="9297" w:author="The Si Tran" w:date="2012-12-11T23:44:00Z">
            <w:rPr>
              <w:ins w:id="9298" w:author="The Si Tran" w:date="2012-12-11T23:44:00Z"/>
              <w:b w:val="0"/>
            </w:rPr>
          </w:rPrChange>
        </w:rPr>
        <w:pPrChange w:id="9299"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9300" w:author="The Si Tran" w:date="2012-12-11T20:08:00Z"/>
        </w:rPr>
        <w:pPrChange w:id="9301"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9302" w:author="The Si Tran" w:date="2012-12-11T20:09:00Z"/>
          <w:szCs w:val="26"/>
        </w:rPr>
        <w:pPrChange w:id="9303" w:author="The Si Tran" w:date="2012-12-09T14:53:00Z">
          <w:pPr>
            <w:pStyle w:val="Heading1"/>
            <w:jc w:val="left"/>
          </w:pPr>
        </w:pPrChange>
      </w:pPr>
      <w:ins w:id="9304" w:author="The Si Tran" w:date="2012-12-10T07:21:00Z">
        <w:r w:rsidRPr="000C3A28">
          <w:rPr>
            <w:noProof/>
            <w:rPrChange w:id="9305" w:author="Unknown">
              <w:rPr>
                <w:b w:val="0"/>
                <w:bCs w:val="0"/>
                <w:noProof/>
              </w:rPr>
            </w:rPrChange>
          </w:rPr>
          <w:drawing>
            <wp:inline distT="0" distB="0" distL="0" distR="0" wp14:anchorId="2307301A" wp14:editId="12147206">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9"/>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9306" w:author="The Si Tran" w:date="2012-12-11T20:09:00Z"/>
          <w:rPrChange w:id="9307" w:author="The Si Tran" w:date="2012-12-16T17:35:00Z">
            <w:rPr>
              <w:ins w:id="9308" w:author="The Si Tran" w:date="2012-12-11T20:09:00Z"/>
            </w:rPr>
          </w:rPrChange>
        </w:rPr>
        <w:pPrChange w:id="9309" w:author="The Si Tran" w:date="2012-12-16T17:35:00Z">
          <w:pPr>
            <w:pStyle w:val="Heading3"/>
            <w:numPr>
              <w:ilvl w:val="0"/>
              <w:numId w:val="0"/>
            </w:numPr>
            <w:tabs>
              <w:tab w:val="clear" w:pos="1080"/>
            </w:tabs>
            <w:ind w:left="0" w:firstLine="0"/>
            <w:jc w:val="center"/>
          </w:pPr>
        </w:pPrChange>
      </w:pPr>
      <w:bookmarkStart w:id="9310" w:name="_Toc343660679"/>
      <w:ins w:id="9311" w:author="The Si Tran" w:date="2012-12-11T20:09:00Z">
        <w:r w:rsidRPr="00032D83">
          <w:t xml:space="preserve">Hình </w:t>
        </w:r>
      </w:ins>
      <w:ins w:id="9312" w:author="The Si Tran" w:date="2012-12-11T23:45:00Z">
        <w:r w:rsidR="00BA41C5" w:rsidRPr="000C3A28">
          <w:t>6.8</w:t>
        </w:r>
      </w:ins>
      <w:ins w:id="9313" w:author="The Si Tran" w:date="2012-12-11T20:09:00Z">
        <w:r w:rsidRPr="000A51F8">
          <w:rPr>
            <w:rPrChange w:id="9314" w:author="The Si Tran" w:date="2012-12-16T17:35:00Z">
              <w:rPr>
                <w:b w:val="0"/>
              </w:rPr>
            </w:rPrChange>
          </w:rPr>
          <w:t>:</w:t>
        </w:r>
      </w:ins>
      <w:ins w:id="9315" w:author="The Si Tran" w:date="2012-12-11T23:45:00Z">
        <w:r w:rsidR="00BA41C5" w:rsidRPr="000A51F8">
          <w:rPr>
            <w:rPrChange w:id="9316" w:author="The Si Tran" w:date="2012-12-16T17:35:00Z">
              <w:rPr>
                <w:b w:val="0"/>
              </w:rPr>
            </w:rPrChange>
          </w:rPr>
          <w:t xml:space="preserve"> </w:t>
        </w:r>
      </w:ins>
      <w:ins w:id="9317" w:author="The Si Tran" w:date="2012-12-11T20:09:00Z">
        <w:r w:rsidRPr="000A51F8">
          <w:rPr>
            <w:rPrChange w:id="9318" w:author="The Si Tran" w:date="2012-12-16T17:35:00Z">
              <w:rPr>
                <w:b w:val="0"/>
              </w:rPr>
            </w:rPrChange>
          </w:rPr>
          <w:t>Đồ thị chuỗi dữ liệu Kobe</w:t>
        </w:r>
        <w:bookmarkEnd w:id="9310"/>
      </w:ins>
    </w:p>
    <w:p w14:paraId="348758B0" w14:textId="762C11F9" w:rsidR="00EF77AD" w:rsidRDefault="00EF77AD">
      <w:pPr>
        <w:pStyle w:val="Heading2"/>
        <w:rPr>
          <w:ins w:id="9319" w:author="superchickend" w:date="2012-12-16T15:24:00Z"/>
        </w:rPr>
        <w:pPrChange w:id="9320" w:author="The Si Tran" w:date="2012-12-06T21:19:00Z">
          <w:pPr>
            <w:pStyle w:val="Heading1"/>
            <w:jc w:val="left"/>
          </w:pPr>
        </w:pPrChange>
      </w:pPr>
      <w:bookmarkStart w:id="9321" w:name="_Toc343660629"/>
      <w:ins w:id="9322" w:author="The Si Tran" w:date="2012-12-06T21:21:00Z">
        <w:r>
          <w:lastRenderedPageBreak/>
          <w:t>Kết quả thực nghiệ</w:t>
        </w:r>
        <w:r w:rsidR="00835F6C">
          <w:t>m</w:t>
        </w:r>
      </w:ins>
      <w:bookmarkEnd w:id="9321"/>
    </w:p>
    <w:p w14:paraId="1FE4844E" w14:textId="1CB4617B" w:rsidR="00271541" w:rsidRPr="00032D83" w:rsidRDefault="00271541">
      <w:pPr>
        <w:ind w:firstLine="648"/>
        <w:rPr>
          <w:ins w:id="9323" w:author="The Si Tran" w:date="2012-12-06T21:21:00Z"/>
        </w:rPr>
        <w:pPrChange w:id="9324" w:author="superchickend" w:date="2012-12-16T15:27:00Z">
          <w:pPr>
            <w:pStyle w:val="Heading1"/>
            <w:jc w:val="left"/>
          </w:pPr>
        </w:pPrChange>
      </w:pPr>
      <w:ins w:id="9325"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326" w:author="The Si Tran" w:date="2012-12-06T21:22:00Z">
          <w:pPr>
            <w:pStyle w:val="Heading1"/>
            <w:jc w:val="left"/>
          </w:pPr>
        </w:pPrChange>
      </w:pPr>
      <w:bookmarkStart w:id="9327" w:name="_Toc343660630"/>
      <w:ins w:id="9328" w:author="The Si Tran" w:date="2012-12-06T21:22:00Z">
        <w:r>
          <w:t>Bộ dữ liệ</w:t>
        </w:r>
        <w:r w:rsidR="00810267">
          <w:t xml:space="preserve">u </w:t>
        </w:r>
      </w:ins>
      <w:ins w:id="9329" w:author="The Si Tran" w:date="2012-12-10T07:23:00Z">
        <w:r w:rsidR="00810267">
          <w:t>có tính mùa và xu hướng</w:t>
        </w:r>
      </w:ins>
      <w:bookmarkEnd w:id="9327"/>
    </w:p>
    <w:p w14:paraId="5A5B5379" w14:textId="77777777" w:rsidR="002E3DC5" w:rsidRPr="002E3DC5" w:rsidRDefault="002E3DC5" w:rsidP="002E3DC5">
      <w:pPr>
        <w:rPr>
          <w:ins w:id="9330" w:author="The Si Tran" w:date="2012-12-14T06:29:00Z"/>
        </w:rPr>
      </w:pPr>
    </w:p>
    <w:p w14:paraId="472957A1" w14:textId="07076E86" w:rsidR="00722731" w:rsidRPr="00EF4E32" w:rsidRDefault="00722731" w:rsidP="00EF4E32">
      <w:pPr>
        <w:pStyle w:val="Bang"/>
        <w:rPr>
          <w:ins w:id="9331" w:author="The Si Tran" w:date="2012-12-10T07:25:00Z"/>
        </w:rPr>
        <w:pPrChange w:id="9332" w:author="The Si Tran" w:date="2012-12-16T10:03:00Z">
          <w:pPr>
            <w:pStyle w:val="Heading1"/>
            <w:jc w:val="left"/>
          </w:pPr>
        </w:pPrChange>
      </w:pPr>
      <w:bookmarkStart w:id="9333" w:name="_Toc343033794"/>
      <w:bookmarkStart w:id="9334" w:name="_Toc343660052"/>
      <w:ins w:id="9335" w:author="The Si Tran" w:date="2012-12-14T06:29:00Z">
        <w:r w:rsidRPr="00EF4E32">
          <w:t>Bảng 6.2: Kết quả thực nghiệm chuỗi dữ liệu Passengers</w:t>
        </w:r>
      </w:ins>
      <w:bookmarkEnd w:id="9333"/>
      <w:bookmarkEnd w:id="9334"/>
    </w:p>
    <w:tbl>
      <w:tblPr>
        <w:tblW w:w="9321" w:type="dxa"/>
        <w:tblLook w:val="04A0" w:firstRow="1" w:lastRow="0" w:firstColumn="1" w:lastColumn="0" w:noHBand="0" w:noVBand="1"/>
        <w:tblPrChange w:id="9336"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337">
          <w:tblGrid>
            <w:gridCol w:w="1072"/>
            <w:gridCol w:w="6843"/>
            <w:gridCol w:w="801"/>
            <w:gridCol w:w="931"/>
            <w:gridCol w:w="828"/>
          </w:tblGrid>
        </w:tblGridChange>
      </w:tblGrid>
      <w:tr w:rsidR="00A837C3" w:rsidRPr="009D2F47" w14:paraId="0506A383" w14:textId="77777777" w:rsidTr="006431AB">
        <w:trPr>
          <w:trHeight w:val="220"/>
          <w:ins w:id="9338" w:author="The Si Tran" w:date="2012-12-10T07:27:00Z"/>
          <w:trPrChange w:id="9339"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40"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9341" w:author="The Si Tran" w:date="2012-12-10T07:27:00Z"/>
                <w:sz w:val="26"/>
                <w:szCs w:val="26"/>
                <w:rPrChange w:id="9342" w:author="The Si Tran" w:date="2012-12-14T06:33:00Z">
                  <w:rPr>
                    <w:ins w:id="9343" w:author="The Si Tran" w:date="2012-12-10T07:27:00Z"/>
                    <w:rFonts w:ascii="Calibri" w:eastAsia="Times New Roman" w:hAnsi="Calibri"/>
                    <w:color w:val="000000"/>
                    <w:sz w:val="22"/>
                  </w:rPr>
                </w:rPrChange>
              </w:rPr>
              <w:pPrChange w:id="9344"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345"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9346" w:author="The Si Tran" w:date="2012-12-10T07:27:00Z"/>
                <w:b/>
                <w:sz w:val="26"/>
                <w:szCs w:val="26"/>
                <w:rPrChange w:id="9347" w:author="superchickend" w:date="2012-12-16T15:28:00Z">
                  <w:rPr>
                    <w:ins w:id="9348" w:author="The Si Tran" w:date="2012-12-10T07:27:00Z"/>
                    <w:rFonts w:ascii="Calibri" w:eastAsia="Times New Roman" w:hAnsi="Calibri"/>
                    <w:color w:val="000000"/>
                    <w:sz w:val="22"/>
                  </w:rPr>
                </w:rPrChange>
              </w:rPr>
              <w:pPrChange w:id="9349" w:author="superchickend" w:date="2012-12-16T15:28:00Z">
                <w:pPr>
                  <w:spacing w:line="240" w:lineRule="auto"/>
                  <w:ind w:hanging="18"/>
                </w:pPr>
              </w:pPrChange>
            </w:pPr>
            <w:ins w:id="9350" w:author="The Si Tran" w:date="2012-12-10T07:27:00Z">
              <w:r w:rsidRPr="004C2D67">
                <w:rPr>
                  <w:b/>
                  <w:sz w:val="26"/>
                  <w:szCs w:val="26"/>
                  <w:rPrChange w:id="9351"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352"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9353" w:author="The Si Tran" w:date="2012-12-10T07:27:00Z"/>
                <w:b/>
                <w:sz w:val="26"/>
                <w:szCs w:val="26"/>
                <w:rPrChange w:id="9354" w:author="superchickend" w:date="2012-12-16T15:28:00Z">
                  <w:rPr>
                    <w:ins w:id="9355" w:author="The Si Tran" w:date="2012-12-10T07:27:00Z"/>
                    <w:rFonts w:ascii="Calibri" w:eastAsia="Times New Roman" w:hAnsi="Calibri"/>
                    <w:color w:val="000000"/>
                    <w:sz w:val="22"/>
                  </w:rPr>
                </w:rPrChange>
              </w:rPr>
              <w:pPrChange w:id="9356" w:author="superchickend" w:date="2012-12-16T15:28:00Z">
                <w:pPr>
                  <w:spacing w:line="240" w:lineRule="auto"/>
                </w:pPr>
              </w:pPrChange>
            </w:pPr>
            <w:ins w:id="9357" w:author="The Si Tran" w:date="2012-12-10T07:27:00Z">
              <w:r w:rsidRPr="004C2D67">
                <w:rPr>
                  <w:b/>
                  <w:sz w:val="26"/>
                  <w:szCs w:val="26"/>
                  <w:rPrChange w:id="9358"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9359"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9360" w:author="The Si Tran" w:date="2012-12-10T07:27:00Z"/>
                <w:b/>
                <w:sz w:val="26"/>
                <w:szCs w:val="26"/>
                <w:rPrChange w:id="9361" w:author="superchickend" w:date="2012-12-16T15:28:00Z">
                  <w:rPr>
                    <w:ins w:id="9362" w:author="The Si Tran" w:date="2012-12-10T07:27:00Z"/>
                    <w:rFonts w:ascii="Calibri" w:eastAsia="Times New Roman" w:hAnsi="Calibri"/>
                    <w:color w:val="000000"/>
                    <w:sz w:val="22"/>
                  </w:rPr>
                </w:rPrChange>
              </w:rPr>
              <w:pPrChange w:id="9363" w:author="superchickend" w:date="2012-12-16T15:28:00Z">
                <w:pPr>
                  <w:spacing w:line="240" w:lineRule="auto"/>
                </w:pPr>
              </w:pPrChange>
            </w:pPr>
            <w:ins w:id="9364" w:author="The Si Tran" w:date="2012-12-10T07:27:00Z">
              <w:r w:rsidRPr="004C2D67">
                <w:rPr>
                  <w:b/>
                  <w:sz w:val="26"/>
                  <w:szCs w:val="26"/>
                  <w:rPrChange w:id="9365"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9366"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9367" w:author="The Si Tran" w:date="2012-12-10T07:27:00Z"/>
                <w:b/>
                <w:sz w:val="26"/>
                <w:szCs w:val="26"/>
                <w:rPrChange w:id="9368" w:author="superchickend" w:date="2012-12-16T15:28:00Z">
                  <w:rPr>
                    <w:ins w:id="9369" w:author="The Si Tran" w:date="2012-12-10T07:27:00Z"/>
                    <w:rFonts w:ascii="Calibri" w:eastAsia="Times New Roman" w:hAnsi="Calibri"/>
                    <w:color w:val="000000"/>
                    <w:sz w:val="22"/>
                  </w:rPr>
                </w:rPrChange>
              </w:rPr>
              <w:pPrChange w:id="9370" w:author="superchickend" w:date="2012-12-16T15:28:00Z">
                <w:pPr>
                  <w:spacing w:line="240" w:lineRule="auto"/>
                </w:pPr>
              </w:pPrChange>
            </w:pPr>
            <w:ins w:id="9371" w:author="The Si Tran" w:date="2012-12-10T07:27:00Z">
              <w:r w:rsidRPr="004C2D67">
                <w:rPr>
                  <w:b/>
                  <w:sz w:val="26"/>
                  <w:szCs w:val="26"/>
                  <w:rPrChange w:id="9372"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9373" w:author="The Si Tran" w:date="2012-12-10T07:27:00Z"/>
          <w:trPrChange w:id="9374"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7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4C2D67" w:rsidRDefault="00A837C3">
            <w:pPr>
              <w:pStyle w:val="BangBody"/>
              <w:jc w:val="center"/>
              <w:rPr>
                <w:ins w:id="9376" w:author="The Si Tran" w:date="2012-12-10T07:27:00Z"/>
                <w:b/>
                <w:sz w:val="26"/>
                <w:szCs w:val="26"/>
                <w:rPrChange w:id="9377" w:author="superchickend" w:date="2012-12-16T15:28:00Z">
                  <w:rPr>
                    <w:ins w:id="9378" w:author="The Si Tran" w:date="2012-12-10T07:27:00Z"/>
                    <w:rFonts w:ascii="Calibri" w:eastAsia="Times New Roman" w:hAnsi="Calibri"/>
                    <w:color w:val="000000"/>
                    <w:sz w:val="22"/>
                  </w:rPr>
                </w:rPrChange>
              </w:rPr>
              <w:pPrChange w:id="9379" w:author="superchickend" w:date="2012-12-16T15:28:00Z">
                <w:pPr>
                  <w:spacing w:line="240" w:lineRule="auto"/>
                  <w:jc w:val="center"/>
                </w:pPr>
              </w:pPrChange>
            </w:pPr>
            <w:ins w:id="9380" w:author="The Si Tran" w:date="2012-12-10T07:27:00Z">
              <w:r w:rsidRPr="004C2D67">
                <w:rPr>
                  <w:b/>
                  <w:sz w:val="26"/>
                  <w:szCs w:val="26"/>
                  <w:rPrChange w:id="9381"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938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9383" w:author="The Si Tran" w:date="2012-12-10T07:27:00Z"/>
                <w:sz w:val="26"/>
                <w:szCs w:val="26"/>
                <w:rPrChange w:id="9384" w:author="The Si Tran" w:date="2012-12-14T06:33:00Z">
                  <w:rPr>
                    <w:ins w:id="9385" w:author="The Si Tran" w:date="2012-12-10T07:27:00Z"/>
                    <w:rFonts w:ascii="Calibri" w:eastAsia="Times New Roman" w:hAnsi="Calibri"/>
                    <w:color w:val="000000"/>
                    <w:sz w:val="22"/>
                  </w:rPr>
                </w:rPrChange>
              </w:rPr>
              <w:pPrChange w:id="9386" w:author="The Si Tran" w:date="2012-12-16T08:45:00Z">
                <w:pPr>
                  <w:spacing w:line="240" w:lineRule="auto"/>
                  <w:jc w:val="left"/>
                </w:pPr>
              </w:pPrChange>
            </w:pPr>
            <w:r>
              <w:rPr>
                <w:sz w:val="26"/>
                <w:szCs w:val="26"/>
              </w:rPr>
              <w:t>Nơron</w:t>
            </w:r>
            <w:ins w:id="9387" w:author="The Si Tran" w:date="2012-12-10T07:27:00Z">
              <w:r w:rsidR="00A837C3" w:rsidRPr="004C2D67">
                <w:rPr>
                  <w:sz w:val="26"/>
                  <w:szCs w:val="26"/>
                  <w:rPrChange w:id="9388"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389"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9390" w:author="The Si Tran" w:date="2012-12-10T07:27:00Z"/>
                <w:sz w:val="26"/>
                <w:szCs w:val="26"/>
                <w:rPrChange w:id="9391" w:author="The Si Tran" w:date="2012-12-14T06:33:00Z">
                  <w:rPr>
                    <w:ins w:id="9392" w:author="The Si Tran" w:date="2012-12-10T07:27:00Z"/>
                    <w:rFonts w:ascii="Calibri" w:eastAsia="Times New Roman" w:hAnsi="Calibri"/>
                    <w:color w:val="000000"/>
                    <w:sz w:val="22"/>
                  </w:rPr>
                </w:rPrChange>
              </w:rPr>
              <w:pPrChange w:id="9393" w:author="superchickend" w:date="2012-12-16T15:28:00Z">
                <w:pPr>
                  <w:spacing w:line="240" w:lineRule="auto"/>
                  <w:jc w:val="right"/>
                </w:pPr>
              </w:pPrChange>
            </w:pPr>
            <w:ins w:id="9394" w:author="The Si Tran" w:date="2012-12-10T07:27:00Z">
              <w:r w:rsidRPr="004C2D67">
                <w:rPr>
                  <w:sz w:val="26"/>
                  <w:szCs w:val="26"/>
                  <w:rPrChange w:id="9395"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9396"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9397" w:author="The Si Tran" w:date="2012-12-10T07:27:00Z"/>
                <w:sz w:val="26"/>
                <w:szCs w:val="26"/>
                <w:rPrChange w:id="9398" w:author="The Si Tran" w:date="2012-12-14T06:33:00Z">
                  <w:rPr>
                    <w:ins w:id="9399" w:author="The Si Tran" w:date="2012-12-10T07:27:00Z"/>
                    <w:rFonts w:ascii="Calibri" w:eastAsia="Times New Roman" w:hAnsi="Calibri"/>
                    <w:color w:val="000000"/>
                    <w:sz w:val="22"/>
                  </w:rPr>
                </w:rPrChange>
              </w:rPr>
              <w:pPrChange w:id="9400" w:author="superchickend" w:date="2012-12-16T15:28:00Z">
                <w:pPr>
                  <w:spacing w:line="240" w:lineRule="auto"/>
                  <w:jc w:val="right"/>
                </w:pPr>
              </w:pPrChange>
            </w:pPr>
            <w:ins w:id="9401" w:author="The Si Tran" w:date="2012-12-10T07:27:00Z">
              <w:r w:rsidRPr="004C2D67">
                <w:rPr>
                  <w:sz w:val="26"/>
                  <w:szCs w:val="26"/>
                  <w:rPrChange w:id="9402"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9403"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9404" w:author="The Si Tran" w:date="2012-12-10T07:27:00Z"/>
                <w:sz w:val="26"/>
                <w:szCs w:val="26"/>
                <w:rPrChange w:id="9405" w:author="The Si Tran" w:date="2012-12-14T06:33:00Z">
                  <w:rPr>
                    <w:ins w:id="9406" w:author="The Si Tran" w:date="2012-12-10T07:27:00Z"/>
                    <w:rFonts w:ascii="Calibri" w:eastAsia="Times New Roman" w:hAnsi="Calibri"/>
                    <w:color w:val="000000"/>
                    <w:sz w:val="22"/>
                  </w:rPr>
                </w:rPrChange>
              </w:rPr>
              <w:pPrChange w:id="9407" w:author="superchickend" w:date="2012-12-16T15:28:00Z">
                <w:pPr>
                  <w:spacing w:line="240" w:lineRule="auto"/>
                  <w:jc w:val="right"/>
                </w:pPr>
              </w:pPrChange>
            </w:pPr>
            <w:ins w:id="9408" w:author="The Si Tran" w:date="2012-12-10T07:27:00Z">
              <w:r w:rsidRPr="004C2D67">
                <w:rPr>
                  <w:sz w:val="26"/>
                  <w:szCs w:val="26"/>
                  <w:rPrChange w:id="9409" w:author="The Si Tran" w:date="2012-12-14T06:33:00Z">
                    <w:rPr>
                      <w:rFonts w:ascii="Calibri" w:hAnsi="Calibri"/>
                      <w:sz w:val="22"/>
                    </w:rPr>
                  </w:rPrChange>
                </w:rPr>
                <w:t>8.92</w:t>
              </w:r>
            </w:ins>
          </w:p>
        </w:tc>
      </w:tr>
      <w:tr w:rsidR="00A837C3" w:rsidRPr="009D2F47" w14:paraId="6BE6CD20" w14:textId="77777777" w:rsidTr="008B0B04">
        <w:trPr>
          <w:trHeight w:val="441"/>
          <w:ins w:id="9410" w:author="The Si Tran" w:date="2012-12-10T07:27:00Z"/>
          <w:trPrChange w:id="9411"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412"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413" w:author="The Si Tran" w:date="2012-12-10T07:27:00Z"/>
                <w:b/>
                <w:sz w:val="26"/>
                <w:szCs w:val="26"/>
                <w:rPrChange w:id="9414" w:author="superchickend" w:date="2012-12-16T15:28:00Z">
                  <w:rPr>
                    <w:ins w:id="9415" w:author="The Si Tran" w:date="2012-12-10T07:27:00Z"/>
                    <w:rFonts w:ascii="Calibri" w:eastAsia="Times New Roman" w:hAnsi="Calibri"/>
                    <w:color w:val="000000"/>
                    <w:sz w:val="22"/>
                  </w:rPr>
                </w:rPrChange>
              </w:rPr>
              <w:pPrChange w:id="9416"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417"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418" w:author="The Si Tran" w:date="2012-12-10T07:27:00Z"/>
                <w:sz w:val="26"/>
                <w:szCs w:val="26"/>
                <w:rPrChange w:id="9419" w:author="The Si Tran" w:date="2012-12-14T06:33:00Z">
                  <w:rPr>
                    <w:ins w:id="9420" w:author="The Si Tran" w:date="2012-12-10T07:27:00Z"/>
                    <w:rFonts w:ascii="Calibri" w:eastAsia="Times New Roman" w:hAnsi="Calibri"/>
                    <w:color w:val="000000"/>
                    <w:sz w:val="22"/>
                  </w:rPr>
                </w:rPrChange>
              </w:rPr>
              <w:pPrChange w:id="9421" w:author="The Si Tran" w:date="2012-12-16T08:45:00Z">
                <w:pPr>
                  <w:spacing w:line="240" w:lineRule="auto"/>
                </w:pPr>
              </w:pPrChange>
            </w:pPr>
            <w:r>
              <w:rPr>
                <w:sz w:val="26"/>
                <w:szCs w:val="26"/>
              </w:rPr>
              <w:t>Nơron</w:t>
            </w:r>
            <w:ins w:id="9422" w:author="The Si Tran" w:date="2012-12-10T07:27:00Z">
              <w:r w:rsidR="00A837C3" w:rsidRPr="004C2D67">
                <w:rPr>
                  <w:sz w:val="26"/>
                  <w:szCs w:val="26"/>
                  <w:rPrChange w:id="9423"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424"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425" w:author="The Si Tran" w:date="2012-12-10T07:27:00Z"/>
                <w:sz w:val="26"/>
                <w:szCs w:val="26"/>
                <w:rPrChange w:id="9426" w:author="The Si Tran" w:date="2012-12-14T06:33:00Z">
                  <w:rPr>
                    <w:ins w:id="9427" w:author="The Si Tran" w:date="2012-12-10T07:27:00Z"/>
                    <w:rFonts w:ascii="Calibri" w:eastAsia="Times New Roman" w:hAnsi="Calibri"/>
                    <w:color w:val="000000"/>
                    <w:sz w:val="22"/>
                  </w:rPr>
                </w:rPrChange>
              </w:rPr>
              <w:pPrChange w:id="9428" w:author="superchickend" w:date="2012-12-16T15:29:00Z">
                <w:pPr>
                  <w:spacing w:line="240" w:lineRule="auto"/>
                  <w:jc w:val="right"/>
                </w:pPr>
              </w:pPrChange>
            </w:pPr>
            <w:ins w:id="9429" w:author="The Si Tran" w:date="2012-12-10T07:27:00Z">
              <w:r w:rsidRPr="004C2D67">
                <w:rPr>
                  <w:sz w:val="26"/>
                  <w:szCs w:val="26"/>
                  <w:rPrChange w:id="9430"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431"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432" w:author="The Si Tran" w:date="2012-12-10T07:27:00Z"/>
                <w:sz w:val="26"/>
                <w:szCs w:val="26"/>
                <w:rPrChange w:id="9433" w:author="The Si Tran" w:date="2012-12-14T06:33:00Z">
                  <w:rPr>
                    <w:ins w:id="9434" w:author="The Si Tran" w:date="2012-12-10T07:27:00Z"/>
                    <w:rFonts w:ascii="Calibri" w:eastAsia="Times New Roman" w:hAnsi="Calibri"/>
                    <w:color w:val="000000"/>
                    <w:sz w:val="22"/>
                  </w:rPr>
                </w:rPrChange>
              </w:rPr>
              <w:pPrChange w:id="9435" w:author="superchickend" w:date="2012-12-16T15:29:00Z">
                <w:pPr>
                  <w:spacing w:line="240" w:lineRule="auto"/>
                  <w:jc w:val="right"/>
                </w:pPr>
              </w:pPrChange>
            </w:pPr>
            <w:ins w:id="9436" w:author="The Si Tran" w:date="2012-12-10T07:27:00Z">
              <w:r w:rsidRPr="004C2D67">
                <w:rPr>
                  <w:sz w:val="26"/>
                  <w:szCs w:val="26"/>
                  <w:rPrChange w:id="9437"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438"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439" w:author="The Si Tran" w:date="2012-12-10T07:27:00Z"/>
                <w:sz w:val="26"/>
                <w:szCs w:val="26"/>
                <w:rPrChange w:id="9440" w:author="The Si Tran" w:date="2012-12-14T06:33:00Z">
                  <w:rPr>
                    <w:ins w:id="9441" w:author="The Si Tran" w:date="2012-12-10T07:27:00Z"/>
                    <w:rFonts w:ascii="Calibri" w:eastAsia="Times New Roman" w:hAnsi="Calibri"/>
                    <w:color w:val="000000"/>
                    <w:sz w:val="22"/>
                  </w:rPr>
                </w:rPrChange>
              </w:rPr>
              <w:pPrChange w:id="9442" w:author="superchickend" w:date="2012-12-16T15:29:00Z">
                <w:pPr>
                  <w:spacing w:line="240" w:lineRule="auto"/>
                  <w:jc w:val="right"/>
                </w:pPr>
              </w:pPrChange>
            </w:pPr>
            <w:ins w:id="9443" w:author="The Si Tran" w:date="2012-12-10T07:27:00Z">
              <w:r w:rsidRPr="004C2D67">
                <w:rPr>
                  <w:sz w:val="26"/>
                  <w:szCs w:val="26"/>
                  <w:rPrChange w:id="9444" w:author="The Si Tran" w:date="2012-12-14T06:33:00Z">
                    <w:rPr>
                      <w:rFonts w:ascii="Calibri" w:hAnsi="Calibri"/>
                      <w:sz w:val="22"/>
                    </w:rPr>
                  </w:rPrChange>
                </w:rPr>
                <w:t>9.74</w:t>
              </w:r>
            </w:ins>
          </w:p>
        </w:tc>
      </w:tr>
      <w:tr w:rsidR="00A837C3" w:rsidRPr="009D2F47" w14:paraId="5E1ADA4E" w14:textId="77777777" w:rsidTr="00511C5F">
        <w:trPr>
          <w:trHeight w:val="220"/>
          <w:ins w:id="9445" w:author="The Si Tran" w:date="2012-12-10T07:27:00Z"/>
          <w:trPrChange w:id="9446"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447"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448" w:author="The Si Tran" w:date="2012-12-10T07:27:00Z"/>
                <w:b/>
                <w:sz w:val="26"/>
                <w:szCs w:val="26"/>
                <w:rPrChange w:id="9449" w:author="superchickend" w:date="2012-12-16T15:28:00Z">
                  <w:rPr>
                    <w:ins w:id="9450" w:author="The Si Tran" w:date="2012-12-10T07:27:00Z"/>
                    <w:rFonts w:ascii="Calibri" w:eastAsia="Times New Roman" w:hAnsi="Calibri"/>
                    <w:color w:val="000000"/>
                    <w:sz w:val="22"/>
                  </w:rPr>
                </w:rPrChange>
              </w:rPr>
              <w:pPrChange w:id="9451" w:author="superchickend" w:date="2012-12-16T15:28:00Z">
                <w:pPr>
                  <w:spacing w:line="240" w:lineRule="auto"/>
                  <w:jc w:val="center"/>
                </w:pPr>
              </w:pPrChange>
            </w:pPr>
            <w:ins w:id="9452" w:author="The Si Tran" w:date="2012-12-10T07:27:00Z">
              <w:r w:rsidRPr="004C2D67">
                <w:rPr>
                  <w:b/>
                  <w:sz w:val="26"/>
                  <w:szCs w:val="26"/>
                  <w:rPrChange w:id="9453"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45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455" w:author="The Si Tran" w:date="2012-12-10T07:27:00Z"/>
                <w:sz w:val="26"/>
                <w:szCs w:val="26"/>
                <w:rPrChange w:id="9456" w:author="The Si Tran" w:date="2012-12-14T06:33:00Z">
                  <w:rPr>
                    <w:ins w:id="9457" w:author="The Si Tran" w:date="2012-12-10T07:27:00Z"/>
                    <w:rFonts w:ascii="Calibri" w:eastAsia="Times New Roman" w:hAnsi="Calibri"/>
                    <w:color w:val="000000"/>
                    <w:sz w:val="22"/>
                  </w:rPr>
                </w:rPrChange>
              </w:rPr>
              <w:pPrChange w:id="9458" w:author="The Si Tran" w:date="2012-12-16T08:45:00Z">
                <w:pPr>
                  <w:spacing w:line="240" w:lineRule="auto"/>
                  <w:jc w:val="left"/>
                </w:pPr>
              </w:pPrChange>
            </w:pPr>
            <w:ins w:id="9459" w:author="The Si Tran" w:date="2012-12-10T07:27:00Z">
              <w:r w:rsidRPr="004C2D67">
                <w:rPr>
                  <w:sz w:val="26"/>
                  <w:szCs w:val="26"/>
                  <w:rPrChange w:id="9460"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46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462" w:author="The Si Tran" w:date="2012-12-10T07:27:00Z"/>
                <w:sz w:val="26"/>
                <w:szCs w:val="26"/>
                <w:rPrChange w:id="9463" w:author="The Si Tran" w:date="2012-12-14T06:33:00Z">
                  <w:rPr>
                    <w:ins w:id="9464" w:author="The Si Tran" w:date="2012-12-10T07:27:00Z"/>
                    <w:rFonts w:ascii="Calibri" w:eastAsia="Times New Roman" w:hAnsi="Calibri"/>
                    <w:color w:val="000000"/>
                    <w:sz w:val="22"/>
                  </w:rPr>
                </w:rPrChange>
              </w:rPr>
              <w:pPrChange w:id="9465" w:author="superchickend" w:date="2012-12-16T15:28:00Z">
                <w:pPr>
                  <w:spacing w:line="240" w:lineRule="auto"/>
                  <w:jc w:val="right"/>
                </w:pPr>
              </w:pPrChange>
            </w:pPr>
            <w:ins w:id="9466" w:author="The Si Tran" w:date="2012-12-10T07:27:00Z">
              <w:r w:rsidRPr="004C2D67">
                <w:rPr>
                  <w:sz w:val="26"/>
                  <w:szCs w:val="26"/>
                  <w:rPrChange w:id="9467"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46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469" w:author="The Si Tran" w:date="2012-12-10T07:27:00Z"/>
                <w:sz w:val="26"/>
                <w:szCs w:val="26"/>
                <w:rPrChange w:id="9470" w:author="The Si Tran" w:date="2012-12-14T06:33:00Z">
                  <w:rPr>
                    <w:ins w:id="9471" w:author="The Si Tran" w:date="2012-12-10T07:27:00Z"/>
                    <w:rFonts w:ascii="Calibri" w:eastAsia="Times New Roman" w:hAnsi="Calibri"/>
                    <w:color w:val="000000"/>
                    <w:sz w:val="22"/>
                  </w:rPr>
                </w:rPrChange>
              </w:rPr>
              <w:pPrChange w:id="9472" w:author="superchickend" w:date="2012-12-16T15:28:00Z">
                <w:pPr>
                  <w:spacing w:line="240" w:lineRule="auto"/>
                  <w:jc w:val="right"/>
                </w:pPr>
              </w:pPrChange>
            </w:pPr>
            <w:ins w:id="9473" w:author="The Si Tran" w:date="2012-12-10T07:27:00Z">
              <w:r w:rsidRPr="004C2D67">
                <w:rPr>
                  <w:sz w:val="26"/>
                  <w:szCs w:val="26"/>
                  <w:rPrChange w:id="9474"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47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476" w:author="The Si Tran" w:date="2012-12-10T07:27:00Z"/>
                <w:sz w:val="26"/>
                <w:szCs w:val="26"/>
                <w:rPrChange w:id="9477" w:author="The Si Tran" w:date="2012-12-14T06:33:00Z">
                  <w:rPr>
                    <w:ins w:id="9478" w:author="The Si Tran" w:date="2012-12-10T07:27:00Z"/>
                    <w:rFonts w:ascii="Calibri" w:eastAsia="Times New Roman" w:hAnsi="Calibri"/>
                    <w:color w:val="000000"/>
                    <w:sz w:val="22"/>
                  </w:rPr>
                </w:rPrChange>
              </w:rPr>
              <w:pPrChange w:id="9479" w:author="superchickend" w:date="2012-12-16T15:28:00Z">
                <w:pPr>
                  <w:spacing w:line="240" w:lineRule="auto"/>
                  <w:jc w:val="right"/>
                </w:pPr>
              </w:pPrChange>
            </w:pPr>
            <w:ins w:id="9480" w:author="The Si Tran" w:date="2012-12-10T07:27:00Z">
              <w:r w:rsidRPr="004C2D67">
                <w:rPr>
                  <w:sz w:val="26"/>
                  <w:szCs w:val="26"/>
                  <w:rPrChange w:id="9481" w:author="The Si Tran" w:date="2012-12-14T06:33:00Z">
                    <w:rPr>
                      <w:rFonts w:ascii="Calibri" w:hAnsi="Calibri"/>
                      <w:sz w:val="22"/>
                    </w:rPr>
                  </w:rPrChange>
                </w:rPr>
                <w:t>2.97</w:t>
              </w:r>
            </w:ins>
          </w:p>
        </w:tc>
      </w:tr>
      <w:tr w:rsidR="00A837C3" w:rsidRPr="009D2F47" w14:paraId="0D4CDA74" w14:textId="77777777" w:rsidTr="008B0B04">
        <w:trPr>
          <w:trHeight w:val="674"/>
          <w:ins w:id="9482" w:author="The Si Tran" w:date="2012-12-10T07:27:00Z"/>
          <w:trPrChange w:id="9483"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84"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485" w:author="The Si Tran" w:date="2012-12-10T07:27:00Z"/>
                <w:b/>
                <w:sz w:val="26"/>
                <w:szCs w:val="26"/>
                <w:rPrChange w:id="9486" w:author="superchickend" w:date="2012-12-16T15:28:00Z">
                  <w:rPr>
                    <w:ins w:id="9487" w:author="The Si Tran" w:date="2012-12-10T07:27:00Z"/>
                    <w:rFonts w:ascii="Calibri" w:eastAsia="Times New Roman" w:hAnsi="Calibri"/>
                    <w:color w:val="000000"/>
                    <w:sz w:val="22"/>
                  </w:rPr>
                </w:rPrChange>
              </w:rPr>
              <w:pPrChange w:id="9488" w:author="superchickend" w:date="2012-12-16T15:28:00Z">
                <w:pPr>
                  <w:spacing w:line="240" w:lineRule="auto"/>
                  <w:jc w:val="center"/>
                </w:pPr>
              </w:pPrChange>
            </w:pPr>
            <w:ins w:id="9489" w:author="The Si Tran" w:date="2012-12-10T07:27:00Z">
              <w:r w:rsidRPr="004C2D67">
                <w:rPr>
                  <w:b/>
                  <w:sz w:val="26"/>
                  <w:szCs w:val="26"/>
                  <w:rPrChange w:id="9490"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49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492" w:author="The Si Tran" w:date="2012-12-10T07:27:00Z"/>
                <w:sz w:val="26"/>
                <w:szCs w:val="26"/>
                <w:rPrChange w:id="9493" w:author="The Si Tran" w:date="2012-12-14T06:33:00Z">
                  <w:rPr>
                    <w:ins w:id="9494" w:author="The Si Tran" w:date="2012-12-10T07:27:00Z"/>
                    <w:rFonts w:ascii="Calibri" w:eastAsia="Times New Roman" w:hAnsi="Calibri"/>
                    <w:color w:val="000000"/>
                    <w:sz w:val="22"/>
                  </w:rPr>
                </w:rPrChange>
              </w:rPr>
              <w:pPrChange w:id="9495" w:author="The Si Tran" w:date="2012-12-16T08:45:00Z">
                <w:pPr>
                  <w:spacing w:line="240" w:lineRule="auto"/>
                  <w:jc w:val="left"/>
                </w:pPr>
              </w:pPrChange>
            </w:pPr>
            <w:ins w:id="9496" w:author="The Si Tran" w:date="2012-12-10T07:27:00Z">
              <w:r w:rsidRPr="004C2D67">
                <w:rPr>
                  <w:sz w:val="26"/>
                  <w:szCs w:val="26"/>
                  <w:rPrChange w:id="9497" w:author="The Si Tran" w:date="2012-12-14T06:33:00Z">
                    <w:rPr>
                      <w:rFonts w:ascii="Calibri" w:hAnsi="Calibri"/>
                      <w:sz w:val="22"/>
                    </w:rPr>
                  </w:rPrChange>
                </w:rPr>
                <w:t>ARIMA(1, 1, 0)(1, 1, 0)12</w:t>
              </w:r>
              <w:r w:rsidRPr="004C2D67">
                <w:rPr>
                  <w:sz w:val="26"/>
                  <w:szCs w:val="26"/>
                  <w:rPrChange w:id="9498" w:author="The Si Tran" w:date="2012-12-14T06:33:00Z">
                    <w:rPr>
                      <w:rFonts w:ascii="Calibri" w:hAnsi="Calibri"/>
                      <w:sz w:val="22"/>
                    </w:rPr>
                  </w:rPrChange>
                </w:rPr>
                <w:br/>
              </w:r>
            </w:ins>
            <w:r w:rsidR="00976130">
              <w:rPr>
                <w:sz w:val="26"/>
                <w:szCs w:val="26"/>
              </w:rPr>
              <w:t>Nơron</w:t>
            </w:r>
            <w:ins w:id="9499" w:author="The Si Tran" w:date="2012-12-10T07:27:00Z">
              <w:r w:rsidRPr="004C2D67">
                <w:rPr>
                  <w:sz w:val="26"/>
                  <w:szCs w:val="26"/>
                  <w:rPrChange w:id="9500"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50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502" w:author="The Si Tran" w:date="2012-12-10T07:27:00Z"/>
                <w:b/>
                <w:sz w:val="26"/>
                <w:szCs w:val="26"/>
                <w:rPrChange w:id="9503" w:author="superchickend" w:date="2012-12-16T15:29:00Z">
                  <w:rPr>
                    <w:ins w:id="9504" w:author="The Si Tran" w:date="2012-12-10T07:27:00Z"/>
                    <w:rFonts w:ascii="Calibri" w:eastAsia="Times New Roman" w:hAnsi="Calibri"/>
                    <w:color w:val="000000"/>
                    <w:sz w:val="22"/>
                  </w:rPr>
                </w:rPrChange>
              </w:rPr>
              <w:pPrChange w:id="9505" w:author="superchickend" w:date="2012-12-16T15:28:00Z">
                <w:pPr>
                  <w:spacing w:line="240" w:lineRule="auto"/>
                  <w:jc w:val="right"/>
                </w:pPr>
              </w:pPrChange>
            </w:pPr>
            <w:ins w:id="9506" w:author="The Si Tran" w:date="2012-12-10T07:27:00Z">
              <w:r w:rsidRPr="004C2D67">
                <w:rPr>
                  <w:b/>
                  <w:sz w:val="26"/>
                  <w:szCs w:val="26"/>
                  <w:rPrChange w:id="9507"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50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509" w:author="The Si Tran" w:date="2012-12-10T07:27:00Z"/>
                <w:b/>
                <w:sz w:val="26"/>
                <w:szCs w:val="26"/>
                <w:rPrChange w:id="9510" w:author="superchickend" w:date="2012-12-16T15:29:00Z">
                  <w:rPr>
                    <w:ins w:id="9511" w:author="The Si Tran" w:date="2012-12-10T07:27:00Z"/>
                    <w:rFonts w:ascii="Calibri" w:eastAsia="Times New Roman" w:hAnsi="Calibri"/>
                    <w:color w:val="000000"/>
                    <w:sz w:val="22"/>
                  </w:rPr>
                </w:rPrChange>
              </w:rPr>
              <w:pPrChange w:id="9512" w:author="superchickend" w:date="2012-12-16T15:28:00Z">
                <w:pPr>
                  <w:spacing w:line="240" w:lineRule="auto"/>
                  <w:jc w:val="right"/>
                </w:pPr>
              </w:pPrChange>
            </w:pPr>
            <w:ins w:id="9513" w:author="The Si Tran" w:date="2012-12-10T07:27:00Z">
              <w:r w:rsidRPr="004C2D67">
                <w:rPr>
                  <w:b/>
                  <w:sz w:val="26"/>
                  <w:szCs w:val="26"/>
                  <w:rPrChange w:id="9514"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51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516" w:author="The Si Tran" w:date="2012-12-10T07:27:00Z"/>
                <w:b/>
                <w:sz w:val="26"/>
                <w:szCs w:val="26"/>
                <w:rPrChange w:id="9517" w:author="superchickend" w:date="2012-12-16T15:29:00Z">
                  <w:rPr>
                    <w:ins w:id="9518" w:author="The Si Tran" w:date="2012-12-10T07:27:00Z"/>
                    <w:rFonts w:ascii="Calibri" w:eastAsia="Times New Roman" w:hAnsi="Calibri"/>
                    <w:color w:val="000000"/>
                    <w:sz w:val="22"/>
                  </w:rPr>
                </w:rPrChange>
              </w:rPr>
              <w:pPrChange w:id="9519" w:author="superchickend" w:date="2012-12-16T15:28:00Z">
                <w:pPr>
                  <w:spacing w:line="240" w:lineRule="auto"/>
                  <w:jc w:val="right"/>
                </w:pPr>
              </w:pPrChange>
            </w:pPr>
            <w:ins w:id="9520" w:author="The Si Tran" w:date="2012-12-10T07:27:00Z">
              <w:r w:rsidRPr="004C2D67">
                <w:rPr>
                  <w:b/>
                  <w:sz w:val="26"/>
                  <w:szCs w:val="26"/>
                  <w:rPrChange w:id="9521" w:author="superchickend" w:date="2012-12-16T15:29:00Z">
                    <w:rPr>
                      <w:rFonts w:ascii="Calibri" w:hAnsi="Calibri"/>
                      <w:sz w:val="22"/>
                    </w:rPr>
                  </w:rPrChange>
                </w:rPr>
                <w:t>2.75</w:t>
              </w:r>
            </w:ins>
          </w:p>
        </w:tc>
      </w:tr>
      <w:tr w:rsidR="00A837C3" w:rsidRPr="009D2F47" w14:paraId="176B0DF2" w14:textId="77777777" w:rsidTr="00D4703F">
        <w:trPr>
          <w:trHeight w:val="664"/>
          <w:ins w:id="9522" w:author="The Si Tran" w:date="2012-12-10T07:27:00Z"/>
          <w:trPrChange w:id="9523"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524"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525" w:author="The Si Tran" w:date="2012-12-10T07:27:00Z"/>
                <w:sz w:val="26"/>
                <w:szCs w:val="26"/>
                <w:rPrChange w:id="9526" w:author="The Si Tran" w:date="2012-12-14T06:33:00Z">
                  <w:rPr>
                    <w:ins w:id="9527" w:author="The Si Tran" w:date="2012-12-10T07:27:00Z"/>
                    <w:rFonts w:ascii="Calibri" w:eastAsia="Times New Roman" w:hAnsi="Calibri"/>
                    <w:color w:val="000000"/>
                    <w:sz w:val="22"/>
                  </w:rPr>
                </w:rPrChange>
              </w:rPr>
              <w:pPrChange w:id="9528"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529"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530" w:author="The Si Tran" w:date="2012-12-10T07:27:00Z"/>
                <w:sz w:val="26"/>
                <w:szCs w:val="26"/>
                <w:rPrChange w:id="9531" w:author="The Si Tran" w:date="2012-12-14T06:33:00Z">
                  <w:rPr>
                    <w:ins w:id="9532" w:author="The Si Tran" w:date="2012-12-10T07:27:00Z"/>
                    <w:rFonts w:ascii="Calibri" w:eastAsia="Times New Roman" w:hAnsi="Calibri"/>
                    <w:color w:val="000000"/>
                    <w:sz w:val="22"/>
                  </w:rPr>
                </w:rPrChange>
              </w:rPr>
              <w:pPrChange w:id="9533" w:author="The Si Tran" w:date="2012-12-16T08:45:00Z">
                <w:pPr>
                  <w:spacing w:line="240" w:lineRule="auto"/>
                </w:pPr>
              </w:pPrChange>
            </w:pPr>
            <w:ins w:id="9534" w:author="The Si Tran" w:date="2012-12-10T07:27:00Z">
              <w:r w:rsidRPr="004C2D67">
                <w:rPr>
                  <w:sz w:val="26"/>
                  <w:szCs w:val="26"/>
                  <w:rPrChange w:id="9535" w:author="The Si Tran" w:date="2012-12-14T06:33:00Z">
                    <w:rPr>
                      <w:rFonts w:ascii="Calibri" w:hAnsi="Calibri"/>
                      <w:sz w:val="22"/>
                    </w:rPr>
                  </w:rPrChange>
                </w:rPr>
                <w:t>ARIMA(1, 1, 0)(1, 1, 0)12</w:t>
              </w:r>
              <w:r w:rsidRPr="004C2D67">
                <w:rPr>
                  <w:sz w:val="26"/>
                  <w:szCs w:val="26"/>
                  <w:rPrChange w:id="9536" w:author="The Si Tran" w:date="2012-12-14T06:33:00Z">
                    <w:rPr>
                      <w:rFonts w:ascii="Calibri" w:hAnsi="Calibri"/>
                      <w:sz w:val="22"/>
                    </w:rPr>
                  </w:rPrChange>
                </w:rPr>
                <w:br/>
              </w:r>
            </w:ins>
            <w:r w:rsidR="00976130">
              <w:rPr>
                <w:sz w:val="26"/>
                <w:szCs w:val="26"/>
              </w:rPr>
              <w:t>Nơron</w:t>
            </w:r>
            <w:ins w:id="9537" w:author="The Si Tran" w:date="2012-12-10T07:27:00Z">
              <w:r w:rsidRPr="004C2D67">
                <w:rPr>
                  <w:sz w:val="26"/>
                  <w:szCs w:val="26"/>
                  <w:rPrChange w:id="9538"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539"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540" w:author="The Si Tran" w:date="2012-12-10T07:27:00Z"/>
                <w:b/>
                <w:sz w:val="26"/>
                <w:szCs w:val="26"/>
                <w:rPrChange w:id="9541" w:author="superchickend" w:date="2012-12-16T15:29:00Z">
                  <w:rPr>
                    <w:ins w:id="9542" w:author="The Si Tran" w:date="2012-12-10T07:27:00Z"/>
                    <w:rFonts w:ascii="Calibri" w:eastAsia="Times New Roman" w:hAnsi="Calibri"/>
                    <w:color w:val="000000"/>
                    <w:sz w:val="22"/>
                  </w:rPr>
                </w:rPrChange>
              </w:rPr>
              <w:pPrChange w:id="9543" w:author="superchickend" w:date="2012-12-16T15:29:00Z">
                <w:pPr>
                  <w:spacing w:line="240" w:lineRule="auto"/>
                  <w:jc w:val="right"/>
                </w:pPr>
              </w:pPrChange>
            </w:pPr>
            <w:ins w:id="9544" w:author="The Si Tran" w:date="2012-12-10T07:27:00Z">
              <w:r w:rsidRPr="004C2D67">
                <w:rPr>
                  <w:b/>
                  <w:sz w:val="26"/>
                  <w:szCs w:val="26"/>
                  <w:rPrChange w:id="9545"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546"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547" w:author="The Si Tran" w:date="2012-12-10T07:27:00Z"/>
                <w:b/>
                <w:sz w:val="26"/>
                <w:szCs w:val="26"/>
                <w:rPrChange w:id="9548" w:author="superchickend" w:date="2012-12-16T15:29:00Z">
                  <w:rPr>
                    <w:ins w:id="9549" w:author="The Si Tran" w:date="2012-12-10T07:27:00Z"/>
                    <w:rFonts w:ascii="Calibri" w:eastAsia="Times New Roman" w:hAnsi="Calibri"/>
                    <w:color w:val="000000"/>
                    <w:sz w:val="22"/>
                  </w:rPr>
                </w:rPrChange>
              </w:rPr>
              <w:pPrChange w:id="9550" w:author="superchickend" w:date="2012-12-16T15:29:00Z">
                <w:pPr>
                  <w:spacing w:line="240" w:lineRule="auto"/>
                  <w:jc w:val="right"/>
                </w:pPr>
              </w:pPrChange>
            </w:pPr>
            <w:ins w:id="9551" w:author="The Si Tran" w:date="2012-12-10T07:27:00Z">
              <w:r w:rsidRPr="004C2D67">
                <w:rPr>
                  <w:b/>
                  <w:sz w:val="26"/>
                  <w:szCs w:val="26"/>
                  <w:rPrChange w:id="9552"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553"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554" w:author="The Si Tran" w:date="2012-12-10T07:27:00Z"/>
                <w:b/>
                <w:sz w:val="26"/>
                <w:szCs w:val="26"/>
                <w:rPrChange w:id="9555" w:author="superchickend" w:date="2012-12-16T15:29:00Z">
                  <w:rPr>
                    <w:ins w:id="9556" w:author="The Si Tran" w:date="2012-12-10T07:27:00Z"/>
                    <w:rFonts w:ascii="Calibri" w:eastAsia="Times New Roman" w:hAnsi="Calibri"/>
                    <w:color w:val="000000"/>
                    <w:sz w:val="22"/>
                  </w:rPr>
                </w:rPrChange>
              </w:rPr>
              <w:pPrChange w:id="9557" w:author="superchickend" w:date="2012-12-16T15:29:00Z">
                <w:pPr>
                  <w:spacing w:line="240" w:lineRule="auto"/>
                  <w:jc w:val="right"/>
                </w:pPr>
              </w:pPrChange>
            </w:pPr>
            <w:ins w:id="9558" w:author="The Si Tran" w:date="2012-12-10T07:27:00Z">
              <w:r w:rsidRPr="004C2D67">
                <w:rPr>
                  <w:b/>
                  <w:sz w:val="26"/>
                  <w:szCs w:val="26"/>
                  <w:rPrChange w:id="9559"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9560" w:author="The Si Tran" w:date="2012-12-14T06:30:00Z"/>
        </w:rPr>
        <w:pPrChange w:id="9561" w:author="The Si Tran" w:date="2012-12-16T10:03:00Z">
          <w:pPr>
            <w:pStyle w:val="Heading1"/>
            <w:jc w:val="left"/>
          </w:pPr>
        </w:pPrChange>
      </w:pPr>
    </w:p>
    <w:p w14:paraId="34B0E26D" w14:textId="1C1C8649" w:rsidR="00722731" w:rsidRPr="00EF4E32" w:rsidRDefault="00722731" w:rsidP="00EF4E32">
      <w:pPr>
        <w:pStyle w:val="Bang"/>
        <w:rPr>
          <w:ins w:id="9562" w:author="The Si Tran" w:date="2012-12-10T07:28:00Z"/>
        </w:rPr>
        <w:pPrChange w:id="9563" w:author="The Si Tran" w:date="2012-12-16T10:03:00Z">
          <w:pPr>
            <w:pStyle w:val="Heading1"/>
            <w:jc w:val="left"/>
          </w:pPr>
        </w:pPrChange>
      </w:pPr>
      <w:bookmarkStart w:id="9564" w:name="_Toc343033795"/>
      <w:bookmarkStart w:id="9565" w:name="_Toc343660053"/>
      <w:ins w:id="9566" w:author="The Si Tran" w:date="2012-12-14T06:30:00Z">
        <w:r w:rsidRPr="00EF4E32">
          <w:lastRenderedPageBreak/>
          <w:t>Bảng 6.3: Kết quả thực nghiệm chuỗi dữ liệu Paper</w:t>
        </w:r>
      </w:ins>
      <w:bookmarkEnd w:id="9564"/>
      <w:bookmarkEnd w:id="9565"/>
    </w:p>
    <w:tbl>
      <w:tblPr>
        <w:tblW w:w="9436" w:type="dxa"/>
        <w:tblLook w:val="04A0" w:firstRow="1" w:lastRow="0" w:firstColumn="1" w:lastColumn="0" w:noHBand="0" w:noVBand="1"/>
      </w:tblPr>
      <w:tblGrid>
        <w:gridCol w:w="1253"/>
        <w:gridCol w:w="5405"/>
        <w:gridCol w:w="805"/>
        <w:gridCol w:w="1043"/>
        <w:gridCol w:w="964"/>
        <w:tblGridChange w:id="9567">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568"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569" w:author="The Si Tran" w:date="2012-12-10T07:28:00Z"/>
                <w:sz w:val="26"/>
                <w:szCs w:val="26"/>
                <w:rPrChange w:id="9570" w:author="The Si Tran" w:date="2012-12-14T06:33:00Z">
                  <w:rPr>
                    <w:ins w:id="9571" w:author="The Si Tran" w:date="2012-12-10T07:28:00Z"/>
                    <w:rFonts w:ascii="Calibri" w:eastAsia="Times New Roman" w:hAnsi="Calibri"/>
                    <w:color w:val="000000"/>
                    <w:sz w:val="22"/>
                  </w:rPr>
                </w:rPrChange>
              </w:rPr>
              <w:pPrChange w:id="9572" w:author="The Si Tran" w:date="2012-12-16T08:45:00Z">
                <w:pPr>
                  <w:spacing w:line="240" w:lineRule="auto"/>
                </w:pPr>
              </w:pPrChange>
            </w:pPr>
            <w:ins w:id="9573" w:author="The Si Tran" w:date="2012-12-10T07:28:00Z">
              <w:r w:rsidRPr="004C2D67">
                <w:rPr>
                  <w:sz w:val="26"/>
                  <w:szCs w:val="26"/>
                  <w:rPrChange w:id="9574"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575" w:author="The Si Tran" w:date="2012-12-10T07:28:00Z"/>
                <w:b/>
                <w:sz w:val="26"/>
                <w:szCs w:val="26"/>
                <w:rPrChange w:id="9576" w:author="superchickend" w:date="2012-12-16T15:30:00Z">
                  <w:rPr>
                    <w:ins w:id="9577" w:author="The Si Tran" w:date="2012-12-10T07:28:00Z"/>
                    <w:rFonts w:ascii="Calibri" w:eastAsia="Times New Roman" w:hAnsi="Calibri"/>
                    <w:color w:val="000000"/>
                    <w:sz w:val="22"/>
                  </w:rPr>
                </w:rPrChange>
              </w:rPr>
              <w:pPrChange w:id="9578" w:author="superchickend" w:date="2012-12-16T15:30:00Z">
                <w:pPr>
                  <w:spacing w:line="240" w:lineRule="auto"/>
                </w:pPr>
              </w:pPrChange>
            </w:pPr>
            <w:ins w:id="9579" w:author="The Si Tran" w:date="2012-12-10T07:28:00Z">
              <w:r w:rsidRPr="004C2D67">
                <w:rPr>
                  <w:b/>
                  <w:sz w:val="26"/>
                  <w:szCs w:val="26"/>
                  <w:rPrChange w:id="9580"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581" w:author="The Si Tran" w:date="2012-12-10T07:28:00Z"/>
                <w:b/>
                <w:sz w:val="26"/>
                <w:szCs w:val="26"/>
                <w:rPrChange w:id="9582" w:author="superchickend" w:date="2012-12-16T15:30:00Z">
                  <w:rPr>
                    <w:ins w:id="9583" w:author="The Si Tran" w:date="2012-12-10T07:28:00Z"/>
                    <w:rFonts w:ascii="Calibri" w:eastAsia="Times New Roman" w:hAnsi="Calibri"/>
                    <w:color w:val="000000"/>
                    <w:sz w:val="22"/>
                  </w:rPr>
                </w:rPrChange>
              </w:rPr>
              <w:pPrChange w:id="9584" w:author="superchickend" w:date="2012-12-16T15:30:00Z">
                <w:pPr>
                  <w:spacing w:line="240" w:lineRule="auto"/>
                </w:pPr>
              </w:pPrChange>
            </w:pPr>
            <w:ins w:id="9585" w:author="The Si Tran" w:date="2012-12-10T07:28:00Z">
              <w:r w:rsidRPr="004C2D67">
                <w:rPr>
                  <w:b/>
                  <w:sz w:val="26"/>
                  <w:szCs w:val="26"/>
                  <w:rPrChange w:id="9586"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587" w:author="The Si Tran" w:date="2012-12-10T07:28:00Z"/>
                <w:b/>
                <w:sz w:val="26"/>
                <w:szCs w:val="26"/>
                <w:rPrChange w:id="9588" w:author="superchickend" w:date="2012-12-16T15:30:00Z">
                  <w:rPr>
                    <w:ins w:id="9589" w:author="The Si Tran" w:date="2012-12-10T07:28:00Z"/>
                    <w:rFonts w:ascii="Calibri" w:eastAsia="Times New Roman" w:hAnsi="Calibri"/>
                    <w:color w:val="000000"/>
                    <w:sz w:val="22"/>
                  </w:rPr>
                </w:rPrChange>
              </w:rPr>
              <w:pPrChange w:id="9590" w:author="superchickend" w:date="2012-12-16T15:30:00Z">
                <w:pPr>
                  <w:spacing w:line="240" w:lineRule="auto"/>
                </w:pPr>
              </w:pPrChange>
            </w:pPr>
            <w:ins w:id="9591" w:author="The Si Tran" w:date="2012-12-10T07:28:00Z">
              <w:r w:rsidRPr="004C2D67">
                <w:rPr>
                  <w:b/>
                  <w:sz w:val="26"/>
                  <w:szCs w:val="26"/>
                  <w:rPrChange w:id="9592"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593" w:author="The Si Tran" w:date="2012-12-10T07:28:00Z"/>
                <w:b/>
                <w:sz w:val="26"/>
                <w:szCs w:val="26"/>
                <w:rPrChange w:id="9594" w:author="superchickend" w:date="2012-12-16T15:30:00Z">
                  <w:rPr>
                    <w:ins w:id="9595" w:author="The Si Tran" w:date="2012-12-10T07:28:00Z"/>
                    <w:rFonts w:ascii="Calibri" w:eastAsia="Times New Roman" w:hAnsi="Calibri"/>
                    <w:color w:val="000000"/>
                    <w:sz w:val="22"/>
                  </w:rPr>
                </w:rPrChange>
              </w:rPr>
              <w:pPrChange w:id="9596" w:author="superchickend" w:date="2012-12-16T15:30:00Z">
                <w:pPr>
                  <w:spacing w:line="240" w:lineRule="auto"/>
                </w:pPr>
              </w:pPrChange>
            </w:pPr>
            <w:ins w:id="9597" w:author="The Si Tran" w:date="2012-12-10T07:28:00Z">
              <w:r w:rsidRPr="004C2D67">
                <w:rPr>
                  <w:b/>
                  <w:sz w:val="26"/>
                  <w:szCs w:val="26"/>
                  <w:rPrChange w:id="9598"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599" w:author="superchickend" w:date="2012-12-16T15:30:00Z">
            <w:tblPrEx>
              <w:tblW w:w="9291" w:type="dxa"/>
            </w:tblPrEx>
          </w:tblPrExChange>
        </w:tblPrEx>
        <w:trPr>
          <w:trHeight w:val="550"/>
          <w:ins w:id="9600" w:author="The Si Tran" w:date="2012-12-10T07:28:00Z"/>
          <w:trPrChange w:id="9601"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02"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4C2D67" w:rsidRDefault="00A837C3">
            <w:pPr>
              <w:pStyle w:val="BangBody"/>
              <w:jc w:val="center"/>
              <w:rPr>
                <w:ins w:id="9603" w:author="The Si Tran" w:date="2012-12-10T07:28:00Z"/>
                <w:b/>
                <w:sz w:val="26"/>
                <w:szCs w:val="26"/>
                <w:rPrChange w:id="9604" w:author="superchickend" w:date="2012-12-16T15:30:00Z">
                  <w:rPr>
                    <w:ins w:id="9605" w:author="The Si Tran" w:date="2012-12-10T07:28:00Z"/>
                    <w:rFonts w:ascii="Calibri" w:eastAsia="Times New Roman" w:hAnsi="Calibri"/>
                    <w:color w:val="000000"/>
                    <w:sz w:val="22"/>
                  </w:rPr>
                </w:rPrChange>
              </w:rPr>
              <w:pPrChange w:id="9606" w:author="superchickend" w:date="2012-12-16T15:30:00Z">
                <w:pPr>
                  <w:spacing w:line="240" w:lineRule="auto"/>
                  <w:jc w:val="center"/>
                </w:pPr>
              </w:pPrChange>
            </w:pPr>
            <w:ins w:id="9607" w:author="The Si Tran" w:date="2012-12-10T07:28:00Z">
              <w:r w:rsidRPr="004C2D67">
                <w:rPr>
                  <w:b/>
                  <w:sz w:val="26"/>
                  <w:szCs w:val="26"/>
                  <w:rPrChange w:id="9608" w:author="superchickend" w:date="2012-12-16T15:30:00Z">
                    <w:rPr>
                      <w:rFonts w:ascii="Calibri" w:hAnsi="Calibri" w:cs="Arial"/>
                      <w:b/>
                      <w:bCs/>
                      <w:kern w:val="32"/>
                      <w:sz w:val="22"/>
                      <w:szCs w:val="32"/>
                    </w:rPr>
                  </w:rPrChange>
                </w:rPr>
                <w:t>ANNs</w:t>
              </w:r>
            </w:ins>
          </w:p>
        </w:tc>
        <w:tc>
          <w:tcPr>
            <w:tcW w:w="5405" w:type="dxa"/>
            <w:tcBorders>
              <w:top w:val="nil"/>
              <w:left w:val="nil"/>
              <w:bottom w:val="single" w:sz="4" w:space="0" w:color="auto"/>
              <w:right w:val="single" w:sz="4" w:space="0" w:color="auto"/>
            </w:tcBorders>
            <w:shd w:val="clear" w:color="auto" w:fill="auto"/>
            <w:vAlign w:val="bottom"/>
            <w:hideMark/>
            <w:tcPrChange w:id="960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610" w:author="The Si Tran" w:date="2012-12-10T07:28:00Z"/>
                <w:sz w:val="26"/>
                <w:szCs w:val="26"/>
                <w:rPrChange w:id="9611" w:author="The Si Tran" w:date="2012-12-14T06:33:00Z">
                  <w:rPr>
                    <w:ins w:id="9612" w:author="The Si Tran" w:date="2012-12-10T07:28:00Z"/>
                    <w:rFonts w:ascii="Calibri" w:eastAsia="Times New Roman" w:hAnsi="Calibri"/>
                    <w:color w:val="000000"/>
                    <w:sz w:val="22"/>
                  </w:rPr>
                </w:rPrChange>
              </w:rPr>
              <w:pPrChange w:id="9613" w:author="The Si Tran" w:date="2012-12-16T08:45:00Z">
                <w:pPr>
                  <w:spacing w:line="240" w:lineRule="auto"/>
                </w:pPr>
              </w:pPrChange>
            </w:pPr>
            <w:r>
              <w:rPr>
                <w:sz w:val="26"/>
                <w:szCs w:val="26"/>
              </w:rPr>
              <w:t>Nơron</w:t>
            </w:r>
            <w:ins w:id="9614" w:author="The Si Tran" w:date="2012-12-10T07:28:00Z">
              <w:r w:rsidR="00A837C3" w:rsidRPr="004C2D67">
                <w:rPr>
                  <w:sz w:val="26"/>
                  <w:szCs w:val="26"/>
                  <w:rPrChange w:id="9615"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616"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617" w:author="The Si Tran" w:date="2012-12-10T07:28:00Z"/>
                <w:sz w:val="26"/>
                <w:szCs w:val="26"/>
                <w:rPrChange w:id="9618" w:author="The Si Tran" w:date="2012-12-14T06:33:00Z">
                  <w:rPr>
                    <w:ins w:id="9619" w:author="The Si Tran" w:date="2012-12-10T07:28:00Z"/>
                    <w:rFonts w:ascii="Calibri" w:eastAsia="Times New Roman" w:hAnsi="Calibri"/>
                    <w:color w:val="000000"/>
                    <w:sz w:val="22"/>
                  </w:rPr>
                </w:rPrChange>
              </w:rPr>
              <w:pPrChange w:id="9620" w:author="superchickend" w:date="2012-12-16T15:30:00Z">
                <w:pPr>
                  <w:spacing w:line="240" w:lineRule="auto"/>
                  <w:jc w:val="right"/>
                </w:pPr>
              </w:pPrChange>
            </w:pPr>
            <w:ins w:id="9621" w:author="The Si Tran" w:date="2012-12-10T07:28:00Z">
              <w:r w:rsidRPr="004C2D67">
                <w:rPr>
                  <w:sz w:val="26"/>
                  <w:szCs w:val="26"/>
                  <w:rPrChange w:id="9622"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623"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624" w:author="The Si Tran" w:date="2012-12-10T07:28:00Z"/>
                <w:sz w:val="26"/>
                <w:szCs w:val="26"/>
                <w:rPrChange w:id="9625" w:author="The Si Tran" w:date="2012-12-14T06:33:00Z">
                  <w:rPr>
                    <w:ins w:id="9626" w:author="The Si Tran" w:date="2012-12-10T07:28:00Z"/>
                    <w:rFonts w:ascii="Calibri" w:eastAsia="Times New Roman" w:hAnsi="Calibri"/>
                    <w:color w:val="000000"/>
                    <w:sz w:val="22"/>
                  </w:rPr>
                </w:rPrChange>
              </w:rPr>
              <w:pPrChange w:id="9627" w:author="superchickend" w:date="2012-12-16T15:30:00Z">
                <w:pPr>
                  <w:spacing w:line="240" w:lineRule="auto"/>
                  <w:jc w:val="right"/>
                </w:pPr>
              </w:pPrChange>
            </w:pPr>
            <w:ins w:id="9628" w:author="The Si Tran" w:date="2012-12-10T07:28:00Z">
              <w:r w:rsidRPr="004C2D67">
                <w:rPr>
                  <w:sz w:val="26"/>
                  <w:szCs w:val="26"/>
                  <w:rPrChange w:id="9629"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630"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631" w:author="The Si Tran" w:date="2012-12-10T07:28:00Z"/>
                <w:sz w:val="26"/>
                <w:szCs w:val="26"/>
                <w:rPrChange w:id="9632" w:author="The Si Tran" w:date="2012-12-14T06:33:00Z">
                  <w:rPr>
                    <w:ins w:id="9633" w:author="The Si Tran" w:date="2012-12-10T07:28:00Z"/>
                    <w:rFonts w:ascii="Calibri" w:eastAsia="Times New Roman" w:hAnsi="Calibri"/>
                    <w:color w:val="000000"/>
                    <w:sz w:val="22"/>
                  </w:rPr>
                </w:rPrChange>
              </w:rPr>
              <w:pPrChange w:id="9634" w:author="superchickend" w:date="2012-12-16T15:30:00Z">
                <w:pPr>
                  <w:spacing w:line="240" w:lineRule="auto"/>
                  <w:jc w:val="right"/>
                </w:pPr>
              </w:pPrChange>
            </w:pPr>
            <w:ins w:id="9635" w:author="The Si Tran" w:date="2012-12-10T07:28:00Z">
              <w:r w:rsidRPr="004C2D67">
                <w:rPr>
                  <w:sz w:val="26"/>
                  <w:szCs w:val="26"/>
                  <w:rPrChange w:id="9636"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637" w:author="superchickend" w:date="2012-12-16T15:30:00Z">
            <w:tblPrEx>
              <w:tblW w:w="9291" w:type="dxa"/>
            </w:tblPrEx>
          </w:tblPrExChange>
        </w:tblPrEx>
        <w:trPr>
          <w:trHeight w:val="550"/>
          <w:ins w:id="9638" w:author="The Si Tran" w:date="2012-12-10T07:28:00Z"/>
          <w:trPrChange w:id="9639"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640"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641" w:author="The Si Tran" w:date="2012-12-10T07:28:00Z"/>
                <w:b/>
                <w:sz w:val="26"/>
                <w:szCs w:val="26"/>
                <w:rPrChange w:id="9642" w:author="superchickend" w:date="2012-12-16T15:30:00Z">
                  <w:rPr>
                    <w:ins w:id="9643" w:author="The Si Tran" w:date="2012-12-10T07:28:00Z"/>
                    <w:rFonts w:ascii="Calibri" w:eastAsia="Times New Roman" w:hAnsi="Calibri"/>
                    <w:color w:val="000000"/>
                    <w:sz w:val="22"/>
                  </w:rPr>
                </w:rPrChange>
              </w:rPr>
              <w:pPrChange w:id="9644"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645"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646" w:author="The Si Tran" w:date="2012-12-10T07:28:00Z"/>
                <w:sz w:val="26"/>
                <w:szCs w:val="26"/>
                <w:rPrChange w:id="9647" w:author="The Si Tran" w:date="2012-12-14T06:33:00Z">
                  <w:rPr>
                    <w:ins w:id="9648" w:author="The Si Tran" w:date="2012-12-10T07:28:00Z"/>
                    <w:rFonts w:ascii="Calibri" w:eastAsia="Times New Roman" w:hAnsi="Calibri"/>
                    <w:color w:val="000000"/>
                    <w:sz w:val="22"/>
                  </w:rPr>
                </w:rPrChange>
              </w:rPr>
              <w:pPrChange w:id="9649" w:author="The Si Tran" w:date="2012-12-16T08:45:00Z">
                <w:pPr>
                  <w:spacing w:line="240" w:lineRule="auto"/>
                </w:pPr>
              </w:pPrChange>
            </w:pPr>
            <w:r>
              <w:rPr>
                <w:sz w:val="26"/>
                <w:szCs w:val="26"/>
              </w:rPr>
              <w:t>Nơron</w:t>
            </w:r>
            <w:ins w:id="9650" w:author="The Si Tran" w:date="2012-12-10T07:28:00Z">
              <w:r w:rsidR="00A837C3" w:rsidRPr="004C2D67">
                <w:rPr>
                  <w:sz w:val="26"/>
                  <w:szCs w:val="26"/>
                  <w:rPrChange w:id="9651"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65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653" w:author="The Si Tran" w:date="2012-12-10T07:28:00Z"/>
                <w:sz w:val="26"/>
                <w:szCs w:val="26"/>
                <w:rPrChange w:id="9654" w:author="The Si Tran" w:date="2012-12-14T06:33:00Z">
                  <w:rPr>
                    <w:ins w:id="9655" w:author="The Si Tran" w:date="2012-12-10T07:28:00Z"/>
                    <w:rFonts w:ascii="Calibri" w:eastAsia="Times New Roman" w:hAnsi="Calibri"/>
                    <w:color w:val="000000"/>
                    <w:sz w:val="22"/>
                  </w:rPr>
                </w:rPrChange>
              </w:rPr>
              <w:pPrChange w:id="9656" w:author="superchickend" w:date="2012-12-16T15:30:00Z">
                <w:pPr>
                  <w:spacing w:line="240" w:lineRule="auto"/>
                  <w:jc w:val="right"/>
                </w:pPr>
              </w:pPrChange>
            </w:pPr>
            <w:ins w:id="9657" w:author="The Si Tran" w:date="2012-12-10T07:28:00Z">
              <w:r w:rsidRPr="004C2D67">
                <w:rPr>
                  <w:sz w:val="26"/>
                  <w:szCs w:val="26"/>
                  <w:rPrChange w:id="9658"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659"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660" w:author="The Si Tran" w:date="2012-12-10T07:28:00Z"/>
                <w:sz w:val="26"/>
                <w:szCs w:val="26"/>
                <w:rPrChange w:id="9661" w:author="The Si Tran" w:date="2012-12-14T06:33:00Z">
                  <w:rPr>
                    <w:ins w:id="9662" w:author="The Si Tran" w:date="2012-12-10T07:28:00Z"/>
                    <w:rFonts w:ascii="Calibri" w:eastAsia="Times New Roman" w:hAnsi="Calibri"/>
                    <w:color w:val="000000"/>
                    <w:sz w:val="22"/>
                  </w:rPr>
                </w:rPrChange>
              </w:rPr>
              <w:pPrChange w:id="9663" w:author="superchickend" w:date="2012-12-16T15:30:00Z">
                <w:pPr>
                  <w:spacing w:line="240" w:lineRule="auto"/>
                  <w:jc w:val="right"/>
                </w:pPr>
              </w:pPrChange>
            </w:pPr>
            <w:ins w:id="9664" w:author="The Si Tran" w:date="2012-12-10T07:28:00Z">
              <w:r w:rsidRPr="004C2D67">
                <w:rPr>
                  <w:sz w:val="26"/>
                  <w:szCs w:val="26"/>
                  <w:rPrChange w:id="9665"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666"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667" w:author="The Si Tran" w:date="2012-12-10T07:28:00Z"/>
                <w:sz w:val="26"/>
                <w:szCs w:val="26"/>
                <w:rPrChange w:id="9668" w:author="The Si Tran" w:date="2012-12-14T06:33:00Z">
                  <w:rPr>
                    <w:ins w:id="9669" w:author="The Si Tran" w:date="2012-12-10T07:28:00Z"/>
                    <w:rFonts w:ascii="Calibri" w:eastAsia="Times New Roman" w:hAnsi="Calibri"/>
                    <w:color w:val="000000"/>
                    <w:sz w:val="22"/>
                  </w:rPr>
                </w:rPrChange>
              </w:rPr>
              <w:pPrChange w:id="9670" w:author="superchickend" w:date="2012-12-16T15:30:00Z">
                <w:pPr>
                  <w:spacing w:line="240" w:lineRule="auto"/>
                  <w:jc w:val="right"/>
                </w:pPr>
              </w:pPrChange>
            </w:pPr>
            <w:ins w:id="9671" w:author="The Si Tran" w:date="2012-12-10T07:28:00Z">
              <w:r w:rsidRPr="004C2D67">
                <w:rPr>
                  <w:sz w:val="26"/>
                  <w:szCs w:val="26"/>
                  <w:rPrChange w:id="9672"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673" w:author="superchickend" w:date="2012-12-16T15:30:00Z">
            <w:tblPrEx>
              <w:tblW w:w="9291" w:type="dxa"/>
            </w:tblPrEx>
          </w:tblPrExChange>
        </w:tblPrEx>
        <w:trPr>
          <w:trHeight w:val="274"/>
          <w:ins w:id="9674" w:author="The Si Tran" w:date="2012-12-10T07:28:00Z"/>
          <w:trPrChange w:id="9675"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676"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677" w:author="The Si Tran" w:date="2012-12-10T07:28:00Z"/>
                <w:b/>
                <w:sz w:val="26"/>
                <w:szCs w:val="26"/>
                <w:rPrChange w:id="9678" w:author="superchickend" w:date="2012-12-16T15:30:00Z">
                  <w:rPr>
                    <w:ins w:id="9679" w:author="The Si Tran" w:date="2012-12-10T07:28:00Z"/>
                    <w:rFonts w:ascii="Calibri" w:eastAsia="Times New Roman" w:hAnsi="Calibri"/>
                    <w:color w:val="000000"/>
                    <w:sz w:val="22"/>
                  </w:rPr>
                </w:rPrChange>
              </w:rPr>
              <w:pPrChange w:id="9680" w:author="superchickend" w:date="2012-12-16T15:30:00Z">
                <w:pPr>
                  <w:spacing w:line="240" w:lineRule="auto"/>
                  <w:jc w:val="center"/>
                </w:pPr>
              </w:pPrChange>
            </w:pPr>
            <w:ins w:id="9681" w:author="The Si Tran" w:date="2012-12-10T07:28:00Z">
              <w:r w:rsidRPr="004C2D67">
                <w:rPr>
                  <w:b/>
                  <w:sz w:val="26"/>
                  <w:szCs w:val="26"/>
                  <w:rPrChange w:id="9682"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68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684" w:author="The Si Tran" w:date="2012-12-10T07:28:00Z"/>
                <w:sz w:val="26"/>
                <w:szCs w:val="26"/>
                <w:rPrChange w:id="9685" w:author="The Si Tran" w:date="2012-12-14T06:33:00Z">
                  <w:rPr>
                    <w:ins w:id="9686" w:author="The Si Tran" w:date="2012-12-10T07:28:00Z"/>
                    <w:rFonts w:ascii="Calibri" w:eastAsia="Times New Roman" w:hAnsi="Calibri"/>
                    <w:color w:val="000000"/>
                    <w:sz w:val="22"/>
                  </w:rPr>
                </w:rPrChange>
              </w:rPr>
              <w:pPrChange w:id="9687" w:author="The Si Tran" w:date="2012-12-16T08:45:00Z">
                <w:pPr>
                  <w:spacing w:line="240" w:lineRule="auto"/>
                </w:pPr>
              </w:pPrChange>
            </w:pPr>
            <w:ins w:id="9688" w:author="The Si Tran" w:date="2012-12-10T07:28:00Z">
              <w:r w:rsidRPr="004C2D67">
                <w:rPr>
                  <w:sz w:val="26"/>
                  <w:szCs w:val="26"/>
                  <w:rPrChange w:id="9689"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69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691" w:author="The Si Tran" w:date="2012-12-10T07:28:00Z"/>
                <w:sz w:val="26"/>
                <w:szCs w:val="26"/>
                <w:rPrChange w:id="9692" w:author="The Si Tran" w:date="2012-12-14T06:33:00Z">
                  <w:rPr>
                    <w:ins w:id="9693" w:author="The Si Tran" w:date="2012-12-10T07:28:00Z"/>
                    <w:rFonts w:ascii="Calibri" w:eastAsia="Times New Roman" w:hAnsi="Calibri"/>
                    <w:color w:val="000000"/>
                    <w:sz w:val="22"/>
                  </w:rPr>
                </w:rPrChange>
              </w:rPr>
              <w:pPrChange w:id="9694" w:author="superchickend" w:date="2012-12-16T15:30:00Z">
                <w:pPr>
                  <w:spacing w:line="240" w:lineRule="auto"/>
                  <w:jc w:val="right"/>
                </w:pPr>
              </w:pPrChange>
            </w:pPr>
            <w:ins w:id="9695" w:author="The Si Tran" w:date="2012-12-10T07:28:00Z">
              <w:r w:rsidRPr="004C2D67">
                <w:rPr>
                  <w:sz w:val="26"/>
                  <w:szCs w:val="26"/>
                  <w:rPrChange w:id="9696"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69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698" w:author="The Si Tran" w:date="2012-12-10T07:28:00Z"/>
                <w:sz w:val="26"/>
                <w:szCs w:val="26"/>
                <w:rPrChange w:id="9699" w:author="The Si Tran" w:date="2012-12-14T06:33:00Z">
                  <w:rPr>
                    <w:ins w:id="9700" w:author="The Si Tran" w:date="2012-12-10T07:28:00Z"/>
                    <w:rFonts w:ascii="Calibri" w:eastAsia="Times New Roman" w:hAnsi="Calibri"/>
                    <w:color w:val="000000"/>
                    <w:sz w:val="22"/>
                  </w:rPr>
                </w:rPrChange>
              </w:rPr>
              <w:pPrChange w:id="9701" w:author="superchickend" w:date="2012-12-16T15:30:00Z">
                <w:pPr>
                  <w:spacing w:line="240" w:lineRule="auto"/>
                  <w:jc w:val="right"/>
                </w:pPr>
              </w:pPrChange>
            </w:pPr>
            <w:ins w:id="9702" w:author="The Si Tran" w:date="2012-12-10T07:28:00Z">
              <w:r w:rsidRPr="004C2D67">
                <w:rPr>
                  <w:sz w:val="26"/>
                  <w:szCs w:val="26"/>
                  <w:rPrChange w:id="9703"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70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705" w:author="The Si Tran" w:date="2012-12-10T07:28:00Z"/>
                <w:sz w:val="26"/>
                <w:szCs w:val="26"/>
                <w:rPrChange w:id="9706" w:author="The Si Tran" w:date="2012-12-14T06:33:00Z">
                  <w:rPr>
                    <w:ins w:id="9707" w:author="The Si Tran" w:date="2012-12-10T07:28:00Z"/>
                    <w:rFonts w:ascii="Calibri" w:eastAsia="Times New Roman" w:hAnsi="Calibri"/>
                    <w:color w:val="000000"/>
                    <w:sz w:val="22"/>
                  </w:rPr>
                </w:rPrChange>
              </w:rPr>
              <w:pPrChange w:id="9708" w:author="superchickend" w:date="2012-12-16T15:30:00Z">
                <w:pPr>
                  <w:spacing w:line="240" w:lineRule="auto"/>
                  <w:jc w:val="right"/>
                </w:pPr>
              </w:pPrChange>
            </w:pPr>
            <w:ins w:id="9709" w:author="The Si Tran" w:date="2012-12-10T07:28:00Z">
              <w:r w:rsidRPr="004C2D67">
                <w:rPr>
                  <w:sz w:val="26"/>
                  <w:szCs w:val="26"/>
                  <w:rPrChange w:id="9710"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711" w:author="superchickend" w:date="2012-12-16T15:30:00Z">
            <w:tblPrEx>
              <w:tblW w:w="9291" w:type="dxa"/>
            </w:tblPrEx>
          </w:tblPrExChange>
        </w:tblPrEx>
        <w:trPr>
          <w:trHeight w:val="828"/>
          <w:ins w:id="9712" w:author="The Si Tran" w:date="2012-12-10T07:28:00Z"/>
          <w:trPrChange w:id="9713"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14"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715" w:author="The Si Tran" w:date="2012-12-10T07:28:00Z"/>
                <w:b/>
                <w:sz w:val="26"/>
                <w:szCs w:val="26"/>
                <w:rPrChange w:id="9716" w:author="superchickend" w:date="2012-12-16T15:30:00Z">
                  <w:rPr>
                    <w:ins w:id="9717" w:author="The Si Tran" w:date="2012-12-10T07:28:00Z"/>
                    <w:rFonts w:ascii="Calibri" w:eastAsia="Times New Roman" w:hAnsi="Calibri"/>
                    <w:color w:val="000000"/>
                    <w:sz w:val="22"/>
                  </w:rPr>
                </w:rPrChange>
              </w:rPr>
              <w:pPrChange w:id="9718" w:author="superchickend" w:date="2012-12-16T15:30:00Z">
                <w:pPr>
                  <w:spacing w:line="240" w:lineRule="auto"/>
                  <w:jc w:val="center"/>
                </w:pPr>
              </w:pPrChange>
            </w:pPr>
            <w:ins w:id="9719" w:author="The Si Tran" w:date="2012-12-10T07:28:00Z">
              <w:r w:rsidRPr="004C2D67">
                <w:rPr>
                  <w:b/>
                  <w:sz w:val="26"/>
                  <w:szCs w:val="26"/>
                  <w:rPrChange w:id="9720"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72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722" w:author="The Si Tran" w:date="2012-12-10T07:28:00Z"/>
                <w:sz w:val="26"/>
                <w:szCs w:val="26"/>
                <w:rPrChange w:id="9723" w:author="The Si Tran" w:date="2012-12-14T06:33:00Z">
                  <w:rPr>
                    <w:ins w:id="9724" w:author="The Si Tran" w:date="2012-12-10T07:28:00Z"/>
                    <w:rFonts w:ascii="Calibri" w:eastAsia="Times New Roman" w:hAnsi="Calibri"/>
                    <w:color w:val="000000"/>
                    <w:sz w:val="22"/>
                  </w:rPr>
                </w:rPrChange>
              </w:rPr>
              <w:pPrChange w:id="9725" w:author="The Si Tran" w:date="2012-12-16T08:45:00Z">
                <w:pPr>
                  <w:spacing w:line="240" w:lineRule="auto"/>
                  <w:jc w:val="left"/>
                </w:pPr>
              </w:pPrChange>
            </w:pPr>
            <w:ins w:id="9726" w:author="The Si Tran" w:date="2012-12-10T07:28:00Z">
              <w:r w:rsidRPr="004C2D67">
                <w:rPr>
                  <w:sz w:val="26"/>
                  <w:szCs w:val="26"/>
                  <w:rPrChange w:id="9727" w:author="The Si Tran" w:date="2012-12-14T06:33:00Z">
                    <w:rPr>
                      <w:rFonts w:ascii="Calibri" w:hAnsi="Calibri"/>
                      <w:sz w:val="22"/>
                    </w:rPr>
                  </w:rPrChange>
                </w:rPr>
                <w:t>ARIMA(0, 0, 0)(0, 1, 0)12</w:t>
              </w:r>
              <w:r w:rsidRPr="004C2D67">
                <w:rPr>
                  <w:sz w:val="26"/>
                  <w:szCs w:val="26"/>
                  <w:rPrChange w:id="9728" w:author="The Si Tran" w:date="2012-12-14T06:33:00Z">
                    <w:rPr>
                      <w:rFonts w:ascii="Calibri" w:hAnsi="Calibri"/>
                      <w:sz w:val="22"/>
                    </w:rPr>
                  </w:rPrChange>
                </w:rPr>
                <w:br/>
              </w:r>
            </w:ins>
            <w:r w:rsidR="00976130">
              <w:rPr>
                <w:sz w:val="26"/>
                <w:szCs w:val="26"/>
              </w:rPr>
              <w:t>Nơron</w:t>
            </w:r>
            <w:ins w:id="9729" w:author="The Si Tran" w:date="2012-12-10T07:28:00Z">
              <w:r w:rsidRPr="004C2D67">
                <w:rPr>
                  <w:sz w:val="26"/>
                  <w:szCs w:val="26"/>
                  <w:rPrChange w:id="9730"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73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732" w:author="The Si Tran" w:date="2012-12-10T07:28:00Z"/>
                <w:b/>
                <w:sz w:val="26"/>
                <w:szCs w:val="26"/>
                <w:rPrChange w:id="9733" w:author="superchickend" w:date="2012-12-16T15:30:00Z">
                  <w:rPr>
                    <w:ins w:id="9734" w:author="The Si Tran" w:date="2012-12-10T07:28:00Z"/>
                    <w:rFonts w:ascii="Calibri" w:eastAsia="Times New Roman" w:hAnsi="Calibri"/>
                    <w:color w:val="000000"/>
                    <w:sz w:val="22"/>
                  </w:rPr>
                </w:rPrChange>
              </w:rPr>
              <w:pPrChange w:id="9735" w:author="superchickend" w:date="2012-12-16T15:30:00Z">
                <w:pPr>
                  <w:spacing w:line="240" w:lineRule="auto"/>
                  <w:jc w:val="right"/>
                </w:pPr>
              </w:pPrChange>
            </w:pPr>
            <w:ins w:id="9736" w:author="The Si Tran" w:date="2012-12-10T07:28:00Z">
              <w:r w:rsidRPr="004C2D67">
                <w:rPr>
                  <w:b/>
                  <w:sz w:val="26"/>
                  <w:szCs w:val="26"/>
                  <w:rPrChange w:id="9737"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73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739" w:author="The Si Tran" w:date="2012-12-10T07:28:00Z"/>
                <w:b/>
                <w:sz w:val="26"/>
                <w:szCs w:val="26"/>
                <w:rPrChange w:id="9740" w:author="superchickend" w:date="2012-12-16T15:30:00Z">
                  <w:rPr>
                    <w:ins w:id="9741" w:author="The Si Tran" w:date="2012-12-10T07:28:00Z"/>
                    <w:rFonts w:ascii="Calibri" w:eastAsia="Times New Roman" w:hAnsi="Calibri"/>
                    <w:color w:val="000000"/>
                    <w:sz w:val="22"/>
                  </w:rPr>
                </w:rPrChange>
              </w:rPr>
              <w:pPrChange w:id="9742" w:author="superchickend" w:date="2012-12-16T15:30:00Z">
                <w:pPr>
                  <w:spacing w:line="240" w:lineRule="auto"/>
                  <w:jc w:val="right"/>
                </w:pPr>
              </w:pPrChange>
            </w:pPr>
            <w:ins w:id="9743" w:author="The Si Tran" w:date="2012-12-10T07:28:00Z">
              <w:r w:rsidRPr="004C2D67">
                <w:rPr>
                  <w:b/>
                  <w:sz w:val="26"/>
                  <w:szCs w:val="26"/>
                  <w:rPrChange w:id="9744"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74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746" w:author="The Si Tran" w:date="2012-12-10T07:28:00Z"/>
                <w:b/>
                <w:sz w:val="26"/>
                <w:szCs w:val="26"/>
                <w:rPrChange w:id="9747" w:author="superchickend" w:date="2012-12-16T15:30:00Z">
                  <w:rPr>
                    <w:ins w:id="9748" w:author="The Si Tran" w:date="2012-12-10T07:28:00Z"/>
                    <w:rFonts w:ascii="Calibri" w:eastAsia="Times New Roman" w:hAnsi="Calibri"/>
                    <w:color w:val="000000"/>
                    <w:sz w:val="22"/>
                  </w:rPr>
                </w:rPrChange>
              </w:rPr>
              <w:pPrChange w:id="9749" w:author="superchickend" w:date="2012-12-16T15:30:00Z">
                <w:pPr>
                  <w:spacing w:line="240" w:lineRule="auto"/>
                  <w:jc w:val="right"/>
                </w:pPr>
              </w:pPrChange>
            </w:pPr>
            <w:ins w:id="9750" w:author="The Si Tran" w:date="2012-12-10T07:28:00Z">
              <w:r w:rsidRPr="004C2D67">
                <w:rPr>
                  <w:b/>
                  <w:sz w:val="26"/>
                  <w:szCs w:val="26"/>
                  <w:rPrChange w:id="9751"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752" w:author="superchickend" w:date="2012-12-16T15:30:00Z">
            <w:tblPrEx>
              <w:tblW w:w="9291" w:type="dxa"/>
            </w:tblPrEx>
          </w:tblPrExChange>
        </w:tblPrEx>
        <w:trPr>
          <w:trHeight w:val="88"/>
          <w:ins w:id="9753" w:author="The Si Tran" w:date="2012-12-10T07:28:00Z"/>
          <w:trPrChange w:id="9754"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755"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756" w:author="The Si Tran" w:date="2012-12-10T07:28:00Z"/>
                <w:sz w:val="26"/>
                <w:szCs w:val="26"/>
                <w:rPrChange w:id="9757" w:author="The Si Tran" w:date="2012-12-14T06:33:00Z">
                  <w:rPr>
                    <w:ins w:id="9758" w:author="The Si Tran" w:date="2012-12-10T07:28:00Z"/>
                    <w:rFonts w:ascii="Calibri" w:eastAsia="Times New Roman" w:hAnsi="Calibri"/>
                    <w:color w:val="000000"/>
                    <w:sz w:val="22"/>
                  </w:rPr>
                </w:rPrChange>
              </w:rPr>
              <w:pPrChange w:id="9759"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76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761" w:author="The Si Tran" w:date="2012-12-10T07:28:00Z"/>
                <w:sz w:val="26"/>
                <w:szCs w:val="26"/>
                <w:rPrChange w:id="9762" w:author="The Si Tran" w:date="2012-12-14T06:33:00Z">
                  <w:rPr>
                    <w:ins w:id="9763" w:author="The Si Tran" w:date="2012-12-10T07:28:00Z"/>
                    <w:rFonts w:ascii="Calibri" w:eastAsia="Times New Roman" w:hAnsi="Calibri"/>
                    <w:color w:val="000000"/>
                    <w:sz w:val="22"/>
                  </w:rPr>
                </w:rPrChange>
              </w:rPr>
              <w:pPrChange w:id="9764" w:author="The Si Tran" w:date="2012-12-16T08:45:00Z">
                <w:pPr>
                  <w:spacing w:line="240" w:lineRule="auto"/>
                  <w:jc w:val="left"/>
                </w:pPr>
              </w:pPrChange>
            </w:pPr>
            <w:ins w:id="9765" w:author="The Si Tran" w:date="2012-12-10T07:28:00Z">
              <w:r w:rsidRPr="004C2D67">
                <w:rPr>
                  <w:sz w:val="26"/>
                  <w:szCs w:val="26"/>
                  <w:rPrChange w:id="9766" w:author="The Si Tran" w:date="2012-12-14T06:33:00Z">
                    <w:rPr>
                      <w:rFonts w:ascii="Calibri" w:hAnsi="Calibri"/>
                      <w:sz w:val="22"/>
                    </w:rPr>
                  </w:rPrChange>
                </w:rPr>
                <w:t>ARIMA(0, 0, 0)(0, 1, 0)12</w:t>
              </w:r>
              <w:r w:rsidRPr="004C2D67">
                <w:rPr>
                  <w:sz w:val="26"/>
                  <w:szCs w:val="26"/>
                  <w:rPrChange w:id="9767" w:author="The Si Tran" w:date="2012-12-14T06:33:00Z">
                    <w:rPr>
                      <w:rFonts w:ascii="Calibri" w:hAnsi="Calibri"/>
                      <w:sz w:val="22"/>
                    </w:rPr>
                  </w:rPrChange>
                </w:rPr>
                <w:br/>
              </w:r>
            </w:ins>
            <w:r w:rsidR="00976130">
              <w:rPr>
                <w:sz w:val="26"/>
                <w:szCs w:val="26"/>
              </w:rPr>
              <w:t>Nơron</w:t>
            </w:r>
            <w:ins w:id="9768" w:author="The Si Tran" w:date="2012-12-10T07:28:00Z">
              <w:r w:rsidRPr="004C2D67">
                <w:rPr>
                  <w:sz w:val="26"/>
                  <w:szCs w:val="26"/>
                  <w:rPrChange w:id="9769"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77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771" w:author="The Si Tran" w:date="2012-12-10T07:28:00Z"/>
                <w:sz w:val="26"/>
                <w:szCs w:val="26"/>
                <w:rPrChange w:id="9772" w:author="The Si Tran" w:date="2012-12-14T06:33:00Z">
                  <w:rPr>
                    <w:ins w:id="9773" w:author="The Si Tran" w:date="2012-12-10T07:28:00Z"/>
                    <w:rFonts w:ascii="Calibri" w:eastAsia="Times New Roman" w:hAnsi="Calibri"/>
                    <w:color w:val="000000"/>
                    <w:sz w:val="22"/>
                  </w:rPr>
                </w:rPrChange>
              </w:rPr>
              <w:pPrChange w:id="9774" w:author="superchickend" w:date="2012-12-16T15:30:00Z">
                <w:pPr>
                  <w:spacing w:line="240" w:lineRule="auto"/>
                  <w:jc w:val="right"/>
                </w:pPr>
              </w:pPrChange>
            </w:pPr>
            <w:ins w:id="9775" w:author="The Si Tran" w:date="2012-12-10T07:28:00Z">
              <w:r w:rsidRPr="004C2D67">
                <w:rPr>
                  <w:sz w:val="26"/>
                  <w:szCs w:val="26"/>
                  <w:rPrChange w:id="9776"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77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778" w:author="The Si Tran" w:date="2012-12-10T07:28:00Z"/>
                <w:sz w:val="26"/>
                <w:szCs w:val="26"/>
                <w:rPrChange w:id="9779" w:author="The Si Tran" w:date="2012-12-14T06:33:00Z">
                  <w:rPr>
                    <w:ins w:id="9780" w:author="The Si Tran" w:date="2012-12-10T07:28:00Z"/>
                    <w:rFonts w:ascii="Calibri" w:eastAsia="Times New Roman" w:hAnsi="Calibri"/>
                    <w:color w:val="000000"/>
                    <w:sz w:val="22"/>
                  </w:rPr>
                </w:rPrChange>
              </w:rPr>
              <w:pPrChange w:id="9781" w:author="superchickend" w:date="2012-12-16T15:30:00Z">
                <w:pPr>
                  <w:spacing w:line="240" w:lineRule="auto"/>
                  <w:jc w:val="right"/>
                </w:pPr>
              </w:pPrChange>
            </w:pPr>
            <w:ins w:id="9782" w:author="The Si Tran" w:date="2012-12-10T07:28:00Z">
              <w:r w:rsidRPr="004C2D67">
                <w:rPr>
                  <w:sz w:val="26"/>
                  <w:szCs w:val="26"/>
                  <w:rPrChange w:id="9783"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78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785" w:author="The Si Tran" w:date="2012-12-10T07:28:00Z"/>
                <w:sz w:val="26"/>
                <w:szCs w:val="26"/>
                <w:rPrChange w:id="9786" w:author="The Si Tran" w:date="2012-12-14T06:33:00Z">
                  <w:rPr>
                    <w:ins w:id="9787" w:author="The Si Tran" w:date="2012-12-10T07:28:00Z"/>
                    <w:rFonts w:ascii="Calibri" w:eastAsia="Times New Roman" w:hAnsi="Calibri"/>
                    <w:color w:val="000000"/>
                    <w:sz w:val="22"/>
                  </w:rPr>
                </w:rPrChange>
              </w:rPr>
              <w:pPrChange w:id="9788" w:author="superchickend" w:date="2012-12-16T15:30:00Z">
                <w:pPr>
                  <w:spacing w:line="240" w:lineRule="auto"/>
                  <w:jc w:val="right"/>
                </w:pPr>
              </w:pPrChange>
            </w:pPr>
            <w:ins w:id="9789" w:author="The Si Tran" w:date="2012-12-10T07:28:00Z">
              <w:r w:rsidRPr="004C2D67">
                <w:rPr>
                  <w:sz w:val="26"/>
                  <w:szCs w:val="26"/>
                  <w:rPrChange w:id="9790" w:author="The Si Tran" w:date="2012-12-14T06:33:00Z">
                    <w:rPr>
                      <w:rFonts w:ascii="Calibri" w:hAnsi="Calibri"/>
                      <w:sz w:val="22"/>
                    </w:rPr>
                  </w:rPrChange>
                </w:rPr>
                <w:t>5.97</w:t>
              </w:r>
            </w:ins>
          </w:p>
        </w:tc>
      </w:tr>
    </w:tbl>
    <w:p w14:paraId="3A37605C" w14:textId="77777777" w:rsidR="00722731" w:rsidRPr="00097101" w:rsidRDefault="00722731">
      <w:pPr>
        <w:rPr>
          <w:ins w:id="9791" w:author="The Si Tran" w:date="2012-12-14T06:31:00Z"/>
        </w:rPr>
        <w:pPrChange w:id="9792" w:author="The Si Tran" w:date="2012-12-14T06:31:00Z">
          <w:pPr>
            <w:pStyle w:val="Heading1"/>
            <w:jc w:val="left"/>
          </w:pPr>
        </w:pPrChange>
      </w:pPr>
    </w:p>
    <w:p w14:paraId="7AFD012E" w14:textId="21B80111" w:rsidR="00EF77AD" w:rsidRDefault="00EF77AD">
      <w:pPr>
        <w:pStyle w:val="Heading3"/>
        <w:rPr>
          <w:ins w:id="9793" w:author="The Si Tran" w:date="2012-12-14T06:31:00Z"/>
        </w:rPr>
        <w:pPrChange w:id="9794" w:author="The Si Tran" w:date="2012-12-06T21:22:00Z">
          <w:pPr>
            <w:pStyle w:val="Heading1"/>
            <w:jc w:val="left"/>
          </w:pPr>
        </w:pPrChange>
      </w:pPr>
      <w:bookmarkStart w:id="9795" w:name="_Toc343660631"/>
      <w:ins w:id="9796" w:author="The Si Tran" w:date="2012-12-06T21:22:00Z">
        <w:r>
          <w:t>Bộ dữ liệ</w:t>
        </w:r>
        <w:r w:rsidR="00810267">
          <w:t>u có tính mùa</w:t>
        </w:r>
      </w:ins>
      <w:bookmarkEnd w:id="9795"/>
    </w:p>
    <w:p w14:paraId="400D4954" w14:textId="31AD8F0A" w:rsidR="00722731" w:rsidRPr="00EF4E32" w:rsidRDefault="00722731" w:rsidP="00EF4E32">
      <w:pPr>
        <w:pStyle w:val="Bang"/>
        <w:rPr>
          <w:ins w:id="9797" w:author="The Si Tran" w:date="2012-12-10T07:29:00Z"/>
        </w:rPr>
        <w:pPrChange w:id="9798" w:author="The Si Tran" w:date="2012-12-16T10:03:00Z">
          <w:pPr>
            <w:pStyle w:val="Heading1"/>
            <w:jc w:val="left"/>
          </w:pPr>
        </w:pPrChange>
      </w:pPr>
      <w:bookmarkStart w:id="9799" w:name="_Toc343033796"/>
      <w:bookmarkStart w:id="9800" w:name="_Toc343660054"/>
      <w:ins w:id="9801" w:author="The Si Tran" w:date="2012-12-14T06:31:00Z">
        <w:r w:rsidRPr="00EF4E32">
          <w:t>Bảng 6.4: Kết quả thực nghiệm chuỗi dữ liệu Deaths</w:t>
        </w:r>
      </w:ins>
      <w:bookmarkEnd w:id="9799"/>
      <w:bookmarkEnd w:id="9800"/>
    </w:p>
    <w:tbl>
      <w:tblPr>
        <w:tblW w:w="9334" w:type="dxa"/>
        <w:tblLook w:val="04A0" w:firstRow="1" w:lastRow="0" w:firstColumn="1" w:lastColumn="0" w:noHBand="0" w:noVBand="1"/>
        <w:tblPrChange w:id="9802"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803">
          <w:tblGrid>
            <w:gridCol w:w="1072"/>
            <w:gridCol w:w="6763"/>
            <w:gridCol w:w="830"/>
            <w:gridCol w:w="1053"/>
            <w:gridCol w:w="828"/>
          </w:tblGrid>
        </w:tblGridChange>
      </w:tblGrid>
      <w:tr w:rsidR="00A75EB6" w:rsidRPr="005046FC" w14:paraId="37A70988" w14:textId="77777777" w:rsidTr="004C2D67">
        <w:trPr>
          <w:trHeight w:val="265"/>
          <w:ins w:id="9804" w:author="The Si Tran" w:date="2012-12-10T07:30:00Z"/>
          <w:trPrChange w:id="9805"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06"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807" w:author="The Si Tran" w:date="2012-12-10T07:30:00Z"/>
                <w:sz w:val="26"/>
                <w:szCs w:val="26"/>
                <w:rPrChange w:id="9808" w:author="The Si Tran" w:date="2012-12-14T06:34:00Z">
                  <w:rPr>
                    <w:ins w:id="9809" w:author="The Si Tran" w:date="2012-12-10T07:30:00Z"/>
                    <w:rFonts w:ascii="Calibri" w:eastAsia="Times New Roman" w:hAnsi="Calibri"/>
                    <w:color w:val="000000"/>
                    <w:sz w:val="22"/>
                  </w:rPr>
                </w:rPrChange>
              </w:rPr>
              <w:pPrChange w:id="9810" w:author="The Si Tran" w:date="2012-12-16T08:45:00Z">
                <w:pPr>
                  <w:spacing w:line="240" w:lineRule="auto"/>
                </w:pPr>
              </w:pPrChange>
            </w:pPr>
            <w:ins w:id="9811" w:author="The Si Tran" w:date="2012-12-10T07:30:00Z">
              <w:r w:rsidRPr="004C2D67">
                <w:rPr>
                  <w:sz w:val="26"/>
                  <w:szCs w:val="26"/>
                  <w:rPrChange w:id="9812"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813"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814" w:author="The Si Tran" w:date="2012-12-10T07:30:00Z"/>
                <w:b/>
                <w:sz w:val="26"/>
                <w:szCs w:val="26"/>
                <w:rPrChange w:id="9815" w:author="superchickend" w:date="2012-12-16T15:30:00Z">
                  <w:rPr>
                    <w:ins w:id="9816" w:author="The Si Tran" w:date="2012-12-10T07:30:00Z"/>
                    <w:rFonts w:ascii="Calibri" w:eastAsia="Times New Roman" w:hAnsi="Calibri"/>
                    <w:color w:val="000000"/>
                    <w:sz w:val="22"/>
                  </w:rPr>
                </w:rPrChange>
              </w:rPr>
              <w:pPrChange w:id="9817" w:author="superchickend" w:date="2012-12-16T15:30:00Z">
                <w:pPr>
                  <w:spacing w:line="240" w:lineRule="auto"/>
                </w:pPr>
              </w:pPrChange>
            </w:pPr>
            <w:ins w:id="9818" w:author="The Si Tran" w:date="2012-12-10T07:30:00Z">
              <w:r w:rsidRPr="004C2D67">
                <w:rPr>
                  <w:b/>
                  <w:sz w:val="26"/>
                  <w:szCs w:val="26"/>
                  <w:rPrChange w:id="9819"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820"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821" w:author="The Si Tran" w:date="2012-12-10T07:30:00Z"/>
                <w:b/>
                <w:sz w:val="26"/>
                <w:szCs w:val="26"/>
                <w:rPrChange w:id="9822" w:author="superchickend" w:date="2012-12-16T15:30:00Z">
                  <w:rPr>
                    <w:ins w:id="9823" w:author="The Si Tran" w:date="2012-12-10T07:30:00Z"/>
                    <w:rFonts w:ascii="Calibri" w:eastAsia="Times New Roman" w:hAnsi="Calibri"/>
                    <w:color w:val="000000"/>
                    <w:sz w:val="22"/>
                  </w:rPr>
                </w:rPrChange>
              </w:rPr>
              <w:pPrChange w:id="9824" w:author="superchickend" w:date="2012-12-16T15:30:00Z">
                <w:pPr>
                  <w:spacing w:line="240" w:lineRule="auto"/>
                </w:pPr>
              </w:pPrChange>
            </w:pPr>
            <w:ins w:id="9825" w:author="The Si Tran" w:date="2012-12-10T07:30:00Z">
              <w:r w:rsidRPr="004C2D67">
                <w:rPr>
                  <w:b/>
                  <w:sz w:val="26"/>
                  <w:szCs w:val="26"/>
                  <w:rPrChange w:id="9826"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827"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828" w:author="The Si Tran" w:date="2012-12-10T07:30:00Z"/>
                <w:b/>
                <w:sz w:val="26"/>
                <w:szCs w:val="26"/>
                <w:rPrChange w:id="9829" w:author="superchickend" w:date="2012-12-16T15:30:00Z">
                  <w:rPr>
                    <w:ins w:id="9830" w:author="The Si Tran" w:date="2012-12-10T07:30:00Z"/>
                    <w:rFonts w:ascii="Calibri" w:eastAsia="Times New Roman" w:hAnsi="Calibri"/>
                    <w:color w:val="000000"/>
                    <w:sz w:val="22"/>
                  </w:rPr>
                </w:rPrChange>
              </w:rPr>
              <w:pPrChange w:id="9831" w:author="superchickend" w:date="2012-12-16T15:30:00Z">
                <w:pPr>
                  <w:spacing w:line="240" w:lineRule="auto"/>
                </w:pPr>
              </w:pPrChange>
            </w:pPr>
            <w:ins w:id="9832" w:author="The Si Tran" w:date="2012-12-10T07:30:00Z">
              <w:r w:rsidRPr="004C2D67">
                <w:rPr>
                  <w:b/>
                  <w:sz w:val="26"/>
                  <w:szCs w:val="26"/>
                  <w:rPrChange w:id="9833"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834"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835" w:author="The Si Tran" w:date="2012-12-10T07:30:00Z"/>
                <w:b/>
                <w:sz w:val="26"/>
                <w:szCs w:val="26"/>
                <w:rPrChange w:id="9836" w:author="superchickend" w:date="2012-12-16T15:30:00Z">
                  <w:rPr>
                    <w:ins w:id="9837" w:author="The Si Tran" w:date="2012-12-10T07:30:00Z"/>
                    <w:rFonts w:ascii="Calibri" w:eastAsia="Times New Roman" w:hAnsi="Calibri"/>
                    <w:color w:val="000000"/>
                    <w:sz w:val="22"/>
                  </w:rPr>
                </w:rPrChange>
              </w:rPr>
              <w:pPrChange w:id="9838" w:author="superchickend" w:date="2012-12-16T15:30:00Z">
                <w:pPr>
                  <w:spacing w:line="240" w:lineRule="auto"/>
                </w:pPr>
              </w:pPrChange>
            </w:pPr>
            <w:ins w:id="9839" w:author="The Si Tran" w:date="2012-12-10T07:30:00Z">
              <w:r w:rsidRPr="004C2D67">
                <w:rPr>
                  <w:b/>
                  <w:sz w:val="26"/>
                  <w:szCs w:val="26"/>
                  <w:rPrChange w:id="9840"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841" w:author="The Si Tran" w:date="2012-12-10T07:30:00Z"/>
          <w:trPrChange w:id="9842"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43"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4C2D67" w:rsidRDefault="00A75EB6">
            <w:pPr>
              <w:pStyle w:val="BangBody"/>
              <w:jc w:val="center"/>
              <w:rPr>
                <w:ins w:id="9844" w:author="The Si Tran" w:date="2012-12-10T07:30:00Z"/>
                <w:b/>
                <w:sz w:val="26"/>
                <w:szCs w:val="26"/>
                <w:rPrChange w:id="9845" w:author="superchickend" w:date="2012-12-16T15:30:00Z">
                  <w:rPr>
                    <w:ins w:id="9846" w:author="The Si Tran" w:date="2012-12-10T07:30:00Z"/>
                    <w:rFonts w:ascii="Calibri" w:eastAsia="Times New Roman" w:hAnsi="Calibri"/>
                    <w:color w:val="000000"/>
                    <w:sz w:val="22"/>
                  </w:rPr>
                </w:rPrChange>
              </w:rPr>
              <w:pPrChange w:id="9847" w:author="superchickend" w:date="2012-12-16T15:30:00Z">
                <w:pPr>
                  <w:spacing w:line="240" w:lineRule="auto"/>
                  <w:jc w:val="center"/>
                </w:pPr>
              </w:pPrChange>
            </w:pPr>
            <w:ins w:id="9848" w:author="The Si Tran" w:date="2012-12-10T07:30:00Z">
              <w:r w:rsidRPr="004C2D67">
                <w:rPr>
                  <w:b/>
                  <w:sz w:val="26"/>
                  <w:szCs w:val="26"/>
                  <w:rPrChange w:id="9849" w:author="superchickend" w:date="2012-12-16T15:30:00Z">
                    <w:rPr>
                      <w:rFonts w:ascii="Calibri" w:hAnsi="Calibri"/>
                      <w:sz w:val="22"/>
                    </w:rPr>
                  </w:rPrChange>
                </w:rPr>
                <w:t>ANNs</w:t>
              </w:r>
            </w:ins>
          </w:p>
        </w:tc>
        <w:tc>
          <w:tcPr>
            <w:tcW w:w="5180" w:type="dxa"/>
            <w:tcBorders>
              <w:top w:val="nil"/>
              <w:left w:val="nil"/>
              <w:bottom w:val="single" w:sz="4" w:space="0" w:color="auto"/>
              <w:right w:val="single" w:sz="4" w:space="0" w:color="auto"/>
            </w:tcBorders>
            <w:shd w:val="clear" w:color="auto" w:fill="auto"/>
            <w:vAlign w:val="bottom"/>
            <w:hideMark/>
            <w:tcPrChange w:id="985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851" w:author="The Si Tran" w:date="2012-12-10T07:30:00Z"/>
                <w:sz w:val="26"/>
                <w:szCs w:val="26"/>
                <w:rPrChange w:id="9852" w:author="The Si Tran" w:date="2012-12-14T06:34:00Z">
                  <w:rPr>
                    <w:ins w:id="9853" w:author="The Si Tran" w:date="2012-12-10T07:30:00Z"/>
                    <w:rFonts w:ascii="Calibri" w:eastAsia="Times New Roman" w:hAnsi="Calibri"/>
                    <w:color w:val="000000"/>
                    <w:sz w:val="22"/>
                  </w:rPr>
                </w:rPrChange>
              </w:rPr>
              <w:pPrChange w:id="9854" w:author="The Si Tran" w:date="2012-12-16T08:45:00Z">
                <w:pPr>
                  <w:spacing w:line="240" w:lineRule="auto"/>
                  <w:jc w:val="left"/>
                </w:pPr>
              </w:pPrChange>
            </w:pPr>
            <w:r>
              <w:rPr>
                <w:sz w:val="26"/>
                <w:szCs w:val="26"/>
              </w:rPr>
              <w:t>Nơron</w:t>
            </w:r>
            <w:ins w:id="9855" w:author="The Si Tran" w:date="2012-12-10T07:30:00Z">
              <w:r w:rsidR="00A75EB6" w:rsidRPr="004C2D67">
                <w:rPr>
                  <w:sz w:val="26"/>
                  <w:szCs w:val="26"/>
                  <w:rPrChange w:id="9856"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85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858" w:author="The Si Tran" w:date="2012-12-10T07:30:00Z"/>
                <w:sz w:val="26"/>
                <w:szCs w:val="26"/>
                <w:rPrChange w:id="9859" w:author="The Si Tran" w:date="2012-12-14T06:34:00Z">
                  <w:rPr>
                    <w:ins w:id="9860" w:author="The Si Tran" w:date="2012-12-10T07:30:00Z"/>
                    <w:rFonts w:ascii="Calibri" w:eastAsia="Times New Roman" w:hAnsi="Calibri"/>
                    <w:color w:val="000000"/>
                    <w:sz w:val="22"/>
                  </w:rPr>
                </w:rPrChange>
              </w:rPr>
              <w:pPrChange w:id="9861" w:author="superchickend" w:date="2012-12-16T15:31:00Z">
                <w:pPr>
                  <w:spacing w:line="240" w:lineRule="auto"/>
                  <w:jc w:val="right"/>
                </w:pPr>
              </w:pPrChange>
            </w:pPr>
            <w:ins w:id="9862" w:author="The Si Tran" w:date="2012-12-10T07:30:00Z">
              <w:r w:rsidRPr="004C2D67">
                <w:rPr>
                  <w:sz w:val="26"/>
                  <w:szCs w:val="26"/>
                  <w:rPrChange w:id="9863"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86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865" w:author="The Si Tran" w:date="2012-12-10T07:30:00Z"/>
                <w:sz w:val="26"/>
                <w:szCs w:val="26"/>
                <w:rPrChange w:id="9866" w:author="The Si Tran" w:date="2012-12-14T06:34:00Z">
                  <w:rPr>
                    <w:ins w:id="9867" w:author="The Si Tran" w:date="2012-12-10T07:30:00Z"/>
                    <w:rFonts w:ascii="Calibri" w:eastAsia="Times New Roman" w:hAnsi="Calibri"/>
                    <w:color w:val="000000"/>
                    <w:sz w:val="22"/>
                  </w:rPr>
                </w:rPrChange>
              </w:rPr>
              <w:pPrChange w:id="9868" w:author="superchickend" w:date="2012-12-16T15:31:00Z">
                <w:pPr>
                  <w:spacing w:line="240" w:lineRule="auto"/>
                  <w:jc w:val="right"/>
                </w:pPr>
              </w:pPrChange>
            </w:pPr>
            <w:ins w:id="9869" w:author="The Si Tran" w:date="2012-12-10T07:30:00Z">
              <w:r w:rsidRPr="004C2D67">
                <w:rPr>
                  <w:sz w:val="26"/>
                  <w:szCs w:val="26"/>
                  <w:rPrChange w:id="9870"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87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872" w:author="The Si Tran" w:date="2012-12-10T07:30:00Z"/>
                <w:sz w:val="26"/>
                <w:szCs w:val="26"/>
                <w:rPrChange w:id="9873" w:author="The Si Tran" w:date="2012-12-14T06:34:00Z">
                  <w:rPr>
                    <w:ins w:id="9874" w:author="The Si Tran" w:date="2012-12-10T07:30:00Z"/>
                    <w:rFonts w:ascii="Calibri" w:eastAsia="Times New Roman" w:hAnsi="Calibri"/>
                    <w:color w:val="000000"/>
                    <w:sz w:val="22"/>
                  </w:rPr>
                </w:rPrChange>
              </w:rPr>
              <w:pPrChange w:id="9875" w:author="superchickend" w:date="2012-12-16T15:31:00Z">
                <w:pPr>
                  <w:spacing w:line="240" w:lineRule="auto"/>
                  <w:jc w:val="right"/>
                </w:pPr>
              </w:pPrChange>
            </w:pPr>
            <w:ins w:id="9876" w:author="The Si Tran" w:date="2012-12-10T07:30:00Z">
              <w:r w:rsidRPr="004C2D67">
                <w:rPr>
                  <w:sz w:val="26"/>
                  <w:szCs w:val="26"/>
                  <w:rPrChange w:id="9877" w:author="The Si Tran" w:date="2012-12-14T06:34:00Z">
                    <w:rPr>
                      <w:rFonts w:ascii="Calibri" w:hAnsi="Calibri"/>
                      <w:sz w:val="22"/>
                    </w:rPr>
                  </w:rPrChange>
                </w:rPr>
                <w:t>8.57</w:t>
              </w:r>
            </w:ins>
          </w:p>
        </w:tc>
      </w:tr>
      <w:tr w:rsidR="00A75EB6" w:rsidRPr="005046FC" w14:paraId="416D201D" w14:textId="77777777" w:rsidTr="004C2D67">
        <w:trPr>
          <w:trHeight w:val="533"/>
          <w:ins w:id="9878" w:author="The Si Tran" w:date="2012-12-10T07:30:00Z"/>
          <w:trPrChange w:id="9879"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880"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881" w:author="The Si Tran" w:date="2012-12-10T07:30:00Z"/>
                <w:b/>
                <w:sz w:val="26"/>
                <w:szCs w:val="26"/>
                <w:rPrChange w:id="9882" w:author="superchickend" w:date="2012-12-16T15:30:00Z">
                  <w:rPr>
                    <w:ins w:id="9883" w:author="The Si Tran" w:date="2012-12-10T07:30:00Z"/>
                    <w:rFonts w:ascii="Calibri" w:eastAsia="Times New Roman" w:hAnsi="Calibri"/>
                    <w:color w:val="000000"/>
                    <w:sz w:val="22"/>
                  </w:rPr>
                </w:rPrChange>
              </w:rPr>
              <w:pPrChange w:id="9884"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88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886" w:author="The Si Tran" w:date="2012-12-10T07:30:00Z"/>
                <w:sz w:val="26"/>
                <w:szCs w:val="26"/>
                <w:rPrChange w:id="9887" w:author="The Si Tran" w:date="2012-12-14T06:34:00Z">
                  <w:rPr>
                    <w:ins w:id="9888" w:author="The Si Tran" w:date="2012-12-10T07:30:00Z"/>
                    <w:rFonts w:ascii="Calibri" w:eastAsia="Times New Roman" w:hAnsi="Calibri"/>
                    <w:color w:val="000000"/>
                    <w:sz w:val="22"/>
                  </w:rPr>
                </w:rPrChange>
              </w:rPr>
              <w:pPrChange w:id="9889" w:author="The Si Tran" w:date="2012-12-16T08:45:00Z">
                <w:pPr>
                  <w:spacing w:line="240" w:lineRule="auto"/>
                </w:pPr>
              </w:pPrChange>
            </w:pPr>
            <w:r>
              <w:rPr>
                <w:sz w:val="26"/>
                <w:szCs w:val="26"/>
              </w:rPr>
              <w:t>Nơron</w:t>
            </w:r>
            <w:ins w:id="9890" w:author="The Si Tran" w:date="2012-12-10T07:30:00Z">
              <w:r w:rsidR="00A75EB6" w:rsidRPr="004C2D67">
                <w:rPr>
                  <w:sz w:val="26"/>
                  <w:szCs w:val="26"/>
                  <w:rPrChange w:id="9891"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89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893" w:author="The Si Tran" w:date="2012-12-10T07:30:00Z"/>
                <w:sz w:val="26"/>
                <w:szCs w:val="26"/>
                <w:rPrChange w:id="9894" w:author="The Si Tran" w:date="2012-12-14T06:34:00Z">
                  <w:rPr>
                    <w:ins w:id="9895" w:author="The Si Tran" w:date="2012-12-10T07:30:00Z"/>
                    <w:rFonts w:ascii="Calibri" w:eastAsia="Times New Roman" w:hAnsi="Calibri"/>
                    <w:color w:val="000000"/>
                    <w:sz w:val="22"/>
                  </w:rPr>
                </w:rPrChange>
              </w:rPr>
              <w:pPrChange w:id="9896" w:author="superchickend" w:date="2012-12-16T15:31:00Z">
                <w:pPr>
                  <w:spacing w:line="240" w:lineRule="auto"/>
                  <w:jc w:val="right"/>
                </w:pPr>
              </w:pPrChange>
            </w:pPr>
            <w:ins w:id="9897" w:author="The Si Tran" w:date="2012-12-10T07:30:00Z">
              <w:r w:rsidRPr="004C2D67">
                <w:rPr>
                  <w:sz w:val="26"/>
                  <w:szCs w:val="26"/>
                  <w:rPrChange w:id="9898"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89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900" w:author="The Si Tran" w:date="2012-12-10T07:30:00Z"/>
                <w:sz w:val="26"/>
                <w:szCs w:val="26"/>
                <w:rPrChange w:id="9901" w:author="The Si Tran" w:date="2012-12-14T06:34:00Z">
                  <w:rPr>
                    <w:ins w:id="9902" w:author="The Si Tran" w:date="2012-12-10T07:30:00Z"/>
                    <w:rFonts w:ascii="Calibri" w:eastAsia="Times New Roman" w:hAnsi="Calibri"/>
                    <w:color w:val="000000"/>
                    <w:sz w:val="22"/>
                  </w:rPr>
                </w:rPrChange>
              </w:rPr>
              <w:pPrChange w:id="9903" w:author="superchickend" w:date="2012-12-16T15:31:00Z">
                <w:pPr>
                  <w:spacing w:line="240" w:lineRule="auto"/>
                  <w:jc w:val="right"/>
                </w:pPr>
              </w:pPrChange>
            </w:pPr>
            <w:ins w:id="9904" w:author="The Si Tran" w:date="2012-12-10T07:30:00Z">
              <w:r w:rsidRPr="004C2D67">
                <w:rPr>
                  <w:sz w:val="26"/>
                  <w:szCs w:val="26"/>
                  <w:rPrChange w:id="9905"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90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907" w:author="The Si Tran" w:date="2012-12-10T07:30:00Z"/>
                <w:sz w:val="26"/>
                <w:szCs w:val="26"/>
                <w:rPrChange w:id="9908" w:author="The Si Tran" w:date="2012-12-14T06:34:00Z">
                  <w:rPr>
                    <w:ins w:id="9909" w:author="The Si Tran" w:date="2012-12-10T07:30:00Z"/>
                    <w:rFonts w:ascii="Calibri" w:eastAsia="Times New Roman" w:hAnsi="Calibri"/>
                    <w:color w:val="000000"/>
                    <w:sz w:val="22"/>
                  </w:rPr>
                </w:rPrChange>
              </w:rPr>
              <w:pPrChange w:id="9910" w:author="superchickend" w:date="2012-12-16T15:31:00Z">
                <w:pPr>
                  <w:spacing w:line="240" w:lineRule="auto"/>
                  <w:jc w:val="right"/>
                </w:pPr>
              </w:pPrChange>
            </w:pPr>
            <w:ins w:id="9911" w:author="The Si Tran" w:date="2012-12-10T07:30:00Z">
              <w:r w:rsidRPr="004C2D67">
                <w:rPr>
                  <w:sz w:val="26"/>
                  <w:szCs w:val="26"/>
                  <w:rPrChange w:id="9912" w:author="The Si Tran" w:date="2012-12-14T06:34:00Z">
                    <w:rPr>
                      <w:rFonts w:ascii="Calibri" w:hAnsi="Calibri"/>
                      <w:sz w:val="22"/>
                    </w:rPr>
                  </w:rPrChange>
                </w:rPr>
                <w:t>9.23</w:t>
              </w:r>
            </w:ins>
          </w:p>
        </w:tc>
      </w:tr>
      <w:tr w:rsidR="00A75EB6" w:rsidRPr="005046FC" w14:paraId="4015431D" w14:textId="77777777" w:rsidTr="004C2D67">
        <w:trPr>
          <w:trHeight w:val="265"/>
          <w:ins w:id="9913" w:author="The Si Tran" w:date="2012-12-10T07:30:00Z"/>
          <w:trPrChange w:id="9914"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915"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916" w:author="The Si Tran" w:date="2012-12-10T07:30:00Z"/>
                <w:b/>
                <w:sz w:val="26"/>
                <w:szCs w:val="26"/>
                <w:rPrChange w:id="9917" w:author="superchickend" w:date="2012-12-16T15:30:00Z">
                  <w:rPr>
                    <w:ins w:id="9918" w:author="The Si Tran" w:date="2012-12-10T07:30:00Z"/>
                    <w:rFonts w:ascii="Calibri" w:eastAsia="Times New Roman" w:hAnsi="Calibri"/>
                    <w:color w:val="000000"/>
                    <w:sz w:val="22"/>
                  </w:rPr>
                </w:rPrChange>
              </w:rPr>
              <w:pPrChange w:id="9919" w:author="superchickend" w:date="2012-12-16T15:30:00Z">
                <w:pPr>
                  <w:spacing w:line="240" w:lineRule="auto"/>
                  <w:jc w:val="center"/>
                </w:pPr>
              </w:pPrChange>
            </w:pPr>
            <w:ins w:id="9920" w:author="The Si Tran" w:date="2012-12-10T07:30:00Z">
              <w:r w:rsidRPr="004C2D67">
                <w:rPr>
                  <w:b/>
                  <w:sz w:val="26"/>
                  <w:szCs w:val="26"/>
                  <w:rPrChange w:id="9921"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92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923" w:author="The Si Tran" w:date="2012-12-10T07:30:00Z"/>
                <w:sz w:val="26"/>
                <w:szCs w:val="26"/>
                <w:rPrChange w:id="9924" w:author="The Si Tran" w:date="2012-12-14T06:34:00Z">
                  <w:rPr>
                    <w:ins w:id="9925" w:author="The Si Tran" w:date="2012-12-10T07:30:00Z"/>
                    <w:rFonts w:ascii="Calibri" w:eastAsia="Times New Roman" w:hAnsi="Calibri"/>
                    <w:color w:val="000000"/>
                    <w:sz w:val="22"/>
                  </w:rPr>
                </w:rPrChange>
              </w:rPr>
              <w:pPrChange w:id="9926" w:author="The Si Tran" w:date="2012-12-16T08:45:00Z">
                <w:pPr>
                  <w:spacing w:line="240" w:lineRule="auto"/>
                  <w:jc w:val="left"/>
                </w:pPr>
              </w:pPrChange>
            </w:pPr>
            <w:ins w:id="9927" w:author="The Si Tran" w:date="2012-12-10T07:30:00Z">
              <w:r w:rsidRPr="004C2D67">
                <w:rPr>
                  <w:sz w:val="26"/>
                  <w:szCs w:val="26"/>
                  <w:rPrChange w:id="9928"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92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930" w:author="The Si Tran" w:date="2012-12-10T07:30:00Z"/>
                <w:sz w:val="26"/>
                <w:szCs w:val="26"/>
                <w:rPrChange w:id="9931" w:author="The Si Tran" w:date="2012-12-14T06:34:00Z">
                  <w:rPr>
                    <w:ins w:id="9932" w:author="The Si Tran" w:date="2012-12-10T07:30:00Z"/>
                    <w:rFonts w:ascii="Calibri" w:eastAsia="Times New Roman" w:hAnsi="Calibri"/>
                    <w:color w:val="000000"/>
                    <w:sz w:val="22"/>
                  </w:rPr>
                </w:rPrChange>
              </w:rPr>
              <w:pPrChange w:id="9933" w:author="superchickend" w:date="2012-12-16T15:31:00Z">
                <w:pPr>
                  <w:spacing w:line="240" w:lineRule="auto"/>
                  <w:jc w:val="right"/>
                </w:pPr>
              </w:pPrChange>
            </w:pPr>
            <w:ins w:id="9934" w:author="The Si Tran" w:date="2012-12-10T07:30:00Z">
              <w:r w:rsidRPr="004C2D67">
                <w:rPr>
                  <w:sz w:val="26"/>
                  <w:szCs w:val="26"/>
                  <w:rPrChange w:id="9935"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93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937" w:author="The Si Tran" w:date="2012-12-10T07:30:00Z"/>
                <w:sz w:val="26"/>
                <w:szCs w:val="26"/>
                <w:rPrChange w:id="9938" w:author="The Si Tran" w:date="2012-12-14T06:34:00Z">
                  <w:rPr>
                    <w:ins w:id="9939" w:author="The Si Tran" w:date="2012-12-10T07:30:00Z"/>
                    <w:rFonts w:ascii="Calibri" w:eastAsia="Times New Roman" w:hAnsi="Calibri"/>
                    <w:color w:val="000000"/>
                    <w:sz w:val="22"/>
                  </w:rPr>
                </w:rPrChange>
              </w:rPr>
              <w:pPrChange w:id="9940" w:author="superchickend" w:date="2012-12-16T15:31:00Z">
                <w:pPr>
                  <w:spacing w:line="240" w:lineRule="auto"/>
                  <w:jc w:val="right"/>
                </w:pPr>
              </w:pPrChange>
            </w:pPr>
            <w:ins w:id="9941" w:author="The Si Tran" w:date="2012-12-10T07:30:00Z">
              <w:r w:rsidRPr="004C2D67">
                <w:rPr>
                  <w:sz w:val="26"/>
                  <w:szCs w:val="26"/>
                  <w:rPrChange w:id="9942"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94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944" w:author="The Si Tran" w:date="2012-12-10T07:30:00Z"/>
                <w:sz w:val="26"/>
                <w:szCs w:val="26"/>
                <w:rPrChange w:id="9945" w:author="The Si Tran" w:date="2012-12-14T06:34:00Z">
                  <w:rPr>
                    <w:ins w:id="9946" w:author="The Si Tran" w:date="2012-12-10T07:30:00Z"/>
                    <w:rFonts w:ascii="Calibri" w:eastAsia="Times New Roman" w:hAnsi="Calibri"/>
                    <w:color w:val="000000"/>
                    <w:sz w:val="22"/>
                  </w:rPr>
                </w:rPrChange>
              </w:rPr>
              <w:pPrChange w:id="9947" w:author="superchickend" w:date="2012-12-16T15:31:00Z">
                <w:pPr>
                  <w:spacing w:line="240" w:lineRule="auto"/>
                  <w:jc w:val="right"/>
                </w:pPr>
              </w:pPrChange>
            </w:pPr>
            <w:ins w:id="9948" w:author="The Si Tran" w:date="2012-12-10T07:30:00Z">
              <w:r w:rsidRPr="004C2D67">
                <w:rPr>
                  <w:sz w:val="26"/>
                  <w:szCs w:val="26"/>
                  <w:rPrChange w:id="9949" w:author="The Si Tran" w:date="2012-12-14T06:34:00Z">
                    <w:rPr>
                      <w:rFonts w:ascii="Calibri" w:hAnsi="Calibri"/>
                      <w:sz w:val="22"/>
                    </w:rPr>
                  </w:rPrChange>
                </w:rPr>
                <w:t>8.17</w:t>
              </w:r>
            </w:ins>
          </w:p>
        </w:tc>
      </w:tr>
      <w:tr w:rsidR="00A75EB6" w:rsidRPr="005046FC" w14:paraId="5998487D" w14:textId="77777777" w:rsidTr="004C2D67">
        <w:trPr>
          <w:trHeight w:val="801"/>
          <w:ins w:id="9950" w:author="The Si Tran" w:date="2012-12-10T07:30:00Z"/>
          <w:trPrChange w:id="9951"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52"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953" w:author="The Si Tran" w:date="2012-12-10T07:30:00Z"/>
                <w:b/>
                <w:sz w:val="26"/>
                <w:szCs w:val="26"/>
                <w:rPrChange w:id="9954" w:author="superchickend" w:date="2012-12-16T15:30:00Z">
                  <w:rPr>
                    <w:ins w:id="9955" w:author="The Si Tran" w:date="2012-12-10T07:30:00Z"/>
                    <w:rFonts w:ascii="Calibri" w:eastAsia="Times New Roman" w:hAnsi="Calibri"/>
                    <w:color w:val="000000"/>
                    <w:sz w:val="22"/>
                  </w:rPr>
                </w:rPrChange>
              </w:rPr>
              <w:pPrChange w:id="9956" w:author="superchickend" w:date="2012-12-16T15:30:00Z">
                <w:pPr>
                  <w:spacing w:line="240" w:lineRule="auto"/>
                  <w:jc w:val="center"/>
                </w:pPr>
              </w:pPrChange>
            </w:pPr>
            <w:ins w:id="9957" w:author="The Si Tran" w:date="2012-12-10T07:30:00Z">
              <w:r w:rsidRPr="004C2D67">
                <w:rPr>
                  <w:b/>
                  <w:sz w:val="26"/>
                  <w:szCs w:val="26"/>
                  <w:rPrChange w:id="9958"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95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960" w:author="The Si Tran" w:date="2012-12-10T07:30:00Z"/>
                <w:sz w:val="26"/>
                <w:szCs w:val="26"/>
                <w:rPrChange w:id="9961" w:author="The Si Tran" w:date="2012-12-14T06:34:00Z">
                  <w:rPr>
                    <w:ins w:id="9962" w:author="The Si Tran" w:date="2012-12-10T07:30:00Z"/>
                    <w:rFonts w:ascii="Calibri" w:eastAsia="Times New Roman" w:hAnsi="Calibri"/>
                    <w:color w:val="000000"/>
                    <w:sz w:val="22"/>
                  </w:rPr>
                </w:rPrChange>
              </w:rPr>
              <w:pPrChange w:id="9963" w:author="The Si Tran" w:date="2012-12-16T08:45:00Z">
                <w:pPr>
                  <w:spacing w:line="240" w:lineRule="auto"/>
                  <w:jc w:val="left"/>
                </w:pPr>
              </w:pPrChange>
            </w:pPr>
            <w:ins w:id="9964" w:author="The Si Tran" w:date="2012-12-10T07:30:00Z">
              <w:r w:rsidRPr="004C2D67">
                <w:rPr>
                  <w:sz w:val="26"/>
                  <w:szCs w:val="26"/>
                  <w:rPrChange w:id="9965" w:author="The Si Tran" w:date="2012-12-14T06:34:00Z">
                    <w:rPr>
                      <w:rFonts w:ascii="Calibri" w:hAnsi="Calibri"/>
                      <w:sz w:val="22"/>
                    </w:rPr>
                  </w:rPrChange>
                </w:rPr>
                <w:t>ARIMA(2, 0, 0)(0, 1, 1)12</w:t>
              </w:r>
              <w:r w:rsidRPr="004C2D67">
                <w:rPr>
                  <w:sz w:val="26"/>
                  <w:szCs w:val="26"/>
                  <w:rPrChange w:id="9966" w:author="The Si Tran" w:date="2012-12-14T06:34:00Z">
                    <w:rPr>
                      <w:rFonts w:ascii="Calibri" w:hAnsi="Calibri"/>
                      <w:sz w:val="22"/>
                    </w:rPr>
                  </w:rPrChange>
                </w:rPr>
                <w:br/>
              </w:r>
            </w:ins>
            <w:r w:rsidR="00976130">
              <w:rPr>
                <w:sz w:val="26"/>
                <w:szCs w:val="26"/>
              </w:rPr>
              <w:t>Nơron</w:t>
            </w:r>
            <w:ins w:id="9967" w:author="The Si Tran" w:date="2012-12-10T07:30:00Z">
              <w:r w:rsidRPr="004C2D67">
                <w:rPr>
                  <w:sz w:val="26"/>
                  <w:szCs w:val="26"/>
                  <w:rPrChange w:id="9968"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96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970" w:author="The Si Tran" w:date="2012-12-10T07:30:00Z"/>
                <w:sz w:val="26"/>
                <w:szCs w:val="26"/>
                <w:rPrChange w:id="9971" w:author="The Si Tran" w:date="2012-12-14T06:34:00Z">
                  <w:rPr>
                    <w:ins w:id="9972" w:author="The Si Tran" w:date="2012-12-10T07:30:00Z"/>
                    <w:rFonts w:ascii="Calibri" w:eastAsia="Times New Roman" w:hAnsi="Calibri"/>
                    <w:color w:val="000000"/>
                    <w:sz w:val="22"/>
                  </w:rPr>
                </w:rPrChange>
              </w:rPr>
              <w:pPrChange w:id="9973" w:author="superchickend" w:date="2012-12-16T15:31:00Z">
                <w:pPr>
                  <w:spacing w:line="240" w:lineRule="auto"/>
                  <w:jc w:val="right"/>
                </w:pPr>
              </w:pPrChange>
            </w:pPr>
            <w:ins w:id="9974" w:author="The Si Tran" w:date="2012-12-10T07:30:00Z">
              <w:r w:rsidRPr="004C2D67">
                <w:rPr>
                  <w:sz w:val="26"/>
                  <w:szCs w:val="26"/>
                  <w:rPrChange w:id="9975"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97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977" w:author="The Si Tran" w:date="2012-12-10T07:30:00Z"/>
                <w:sz w:val="26"/>
                <w:szCs w:val="26"/>
                <w:rPrChange w:id="9978" w:author="The Si Tran" w:date="2012-12-14T06:34:00Z">
                  <w:rPr>
                    <w:ins w:id="9979" w:author="The Si Tran" w:date="2012-12-10T07:30:00Z"/>
                    <w:rFonts w:ascii="Calibri" w:eastAsia="Times New Roman" w:hAnsi="Calibri"/>
                    <w:color w:val="000000"/>
                    <w:sz w:val="22"/>
                  </w:rPr>
                </w:rPrChange>
              </w:rPr>
              <w:pPrChange w:id="9980" w:author="superchickend" w:date="2012-12-16T15:31:00Z">
                <w:pPr>
                  <w:spacing w:line="240" w:lineRule="auto"/>
                  <w:jc w:val="right"/>
                </w:pPr>
              </w:pPrChange>
            </w:pPr>
            <w:ins w:id="9981" w:author="The Si Tran" w:date="2012-12-10T07:30:00Z">
              <w:r w:rsidRPr="004C2D67">
                <w:rPr>
                  <w:sz w:val="26"/>
                  <w:szCs w:val="26"/>
                  <w:rPrChange w:id="9982"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98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984" w:author="The Si Tran" w:date="2012-12-10T07:30:00Z"/>
                <w:sz w:val="26"/>
                <w:szCs w:val="26"/>
                <w:rPrChange w:id="9985" w:author="The Si Tran" w:date="2012-12-14T06:34:00Z">
                  <w:rPr>
                    <w:ins w:id="9986" w:author="The Si Tran" w:date="2012-12-10T07:30:00Z"/>
                    <w:rFonts w:ascii="Calibri" w:eastAsia="Times New Roman" w:hAnsi="Calibri"/>
                    <w:color w:val="000000"/>
                    <w:sz w:val="22"/>
                  </w:rPr>
                </w:rPrChange>
              </w:rPr>
              <w:pPrChange w:id="9987" w:author="superchickend" w:date="2012-12-16T15:31:00Z">
                <w:pPr>
                  <w:spacing w:line="240" w:lineRule="auto"/>
                  <w:jc w:val="right"/>
                </w:pPr>
              </w:pPrChange>
            </w:pPr>
            <w:ins w:id="9988" w:author="The Si Tran" w:date="2012-12-10T07:30:00Z">
              <w:r w:rsidRPr="004C2D67">
                <w:rPr>
                  <w:sz w:val="26"/>
                  <w:szCs w:val="26"/>
                  <w:rPrChange w:id="9989" w:author="The Si Tran" w:date="2012-12-14T06:34:00Z">
                    <w:rPr>
                      <w:rFonts w:ascii="Calibri" w:hAnsi="Calibri"/>
                      <w:sz w:val="22"/>
                    </w:rPr>
                  </w:rPrChange>
                </w:rPr>
                <w:t>7.23</w:t>
              </w:r>
            </w:ins>
          </w:p>
        </w:tc>
      </w:tr>
      <w:tr w:rsidR="00A75EB6" w:rsidRPr="005046FC" w14:paraId="2F76A64B" w14:textId="77777777" w:rsidTr="004C2D67">
        <w:trPr>
          <w:trHeight w:val="801"/>
          <w:ins w:id="9990" w:author="The Si Tran" w:date="2012-12-10T07:30:00Z"/>
          <w:trPrChange w:id="9991"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992"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993" w:author="The Si Tran" w:date="2012-12-10T07:30:00Z"/>
                <w:sz w:val="26"/>
                <w:szCs w:val="26"/>
                <w:rPrChange w:id="9994" w:author="The Si Tran" w:date="2012-12-14T06:34:00Z">
                  <w:rPr>
                    <w:ins w:id="9995" w:author="The Si Tran" w:date="2012-12-10T07:30:00Z"/>
                    <w:rFonts w:ascii="Calibri" w:eastAsia="Times New Roman" w:hAnsi="Calibri"/>
                    <w:color w:val="000000"/>
                    <w:sz w:val="22"/>
                  </w:rPr>
                </w:rPrChange>
              </w:rPr>
              <w:pPrChange w:id="9996"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99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998" w:author="The Si Tran" w:date="2012-12-10T07:30:00Z"/>
                <w:sz w:val="26"/>
                <w:szCs w:val="26"/>
                <w:rPrChange w:id="9999" w:author="The Si Tran" w:date="2012-12-14T06:34:00Z">
                  <w:rPr>
                    <w:ins w:id="10000" w:author="The Si Tran" w:date="2012-12-10T07:30:00Z"/>
                    <w:rFonts w:ascii="Calibri" w:eastAsia="Times New Roman" w:hAnsi="Calibri"/>
                    <w:color w:val="000000"/>
                    <w:sz w:val="22"/>
                  </w:rPr>
                </w:rPrChange>
              </w:rPr>
              <w:pPrChange w:id="10001" w:author="The Si Tran" w:date="2012-12-16T08:45:00Z">
                <w:pPr>
                  <w:spacing w:line="240" w:lineRule="auto"/>
                </w:pPr>
              </w:pPrChange>
            </w:pPr>
            <w:ins w:id="10002" w:author="The Si Tran" w:date="2012-12-10T07:30:00Z">
              <w:r w:rsidRPr="004C2D67">
                <w:rPr>
                  <w:sz w:val="26"/>
                  <w:szCs w:val="26"/>
                  <w:rPrChange w:id="10003" w:author="The Si Tran" w:date="2012-12-14T06:34:00Z">
                    <w:rPr>
                      <w:rFonts w:ascii="Calibri" w:hAnsi="Calibri"/>
                      <w:sz w:val="22"/>
                    </w:rPr>
                  </w:rPrChange>
                </w:rPr>
                <w:t>ARIMA(2, 0, 0)(0, 1, 1)12</w:t>
              </w:r>
              <w:r w:rsidRPr="004C2D67">
                <w:rPr>
                  <w:sz w:val="26"/>
                  <w:szCs w:val="26"/>
                  <w:rPrChange w:id="10004" w:author="The Si Tran" w:date="2012-12-14T06:34:00Z">
                    <w:rPr>
                      <w:rFonts w:ascii="Calibri" w:hAnsi="Calibri"/>
                      <w:sz w:val="22"/>
                    </w:rPr>
                  </w:rPrChange>
                </w:rPr>
                <w:br/>
              </w:r>
            </w:ins>
            <w:r w:rsidR="00976130">
              <w:rPr>
                <w:sz w:val="26"/>
                <w:szCs w:val="26"/>
              </w:rPr>
              <w:t>Nơron</w:t>
            </w:r>
            <w:ins w:id="10005" w:author="The Si Tran" w:date="2012-12-10T07:30:00Z">
              <w:r w:rsidRPr="004C2D67">
                <w:rPr>
                  <w:sz w:val="26"/>
                  <w:szCs w:val="26"/>
                  <w:rPrChange w:id="10006"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1000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10008" w:author="The Si Tran" w:date="2012-12-10T07:30:00Z"/>
                <w:b/>
                <w:sz w:val="26"/>
                <w:szCs w:val="26"/>
                <w:rPrChange w:id="10009" w:author="superchickend" w:date="2012-12-16T15:31:00Z">
                  <w:rPr>
                    <w:ins w:id="10010" w:author="The Si Tran" w:date="2012-12-10T07:30:00Z"/>
                    <w:rFonts w:ascii="Calibri" w:eastAsia="Times New Roman" w:hAnsi="Calibri"/>
                    <w:color w:val="000000"/>
                    <w:sz w:val="22"/>
                  </w:rPr>
                </w:rPrChange>
              </w:rPr>
              <w:pPrChange w:id="10011" w:author="superchickend" w:date="2012-12-16T15:31:00Z">
                <w:pPr>
                  <w:spacing w:line="240" w:lineRule="auto"/>
                  <w:jc w:val="right"/>
                </w:pPr>
              </w:pPrChange>
            </w:pPr>
            <w:ins w:id="10012" w:author="The Si Tran" w:date="2012-12-10T07:30:00Z">
              <w:r w:rsidRPr="004C2D67">
                <w:rPr>
                  <w:b/>
                  <w:sz w:val="26"/>
                  <w:szCs w:val="26"/>
                  <w:rPrChange w:id="10013"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1001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10015" w:author="The Si Tran" w:date="2012-12-10T07:30:00Z"/>
                <w:b/>
                <w:sz w:val="26"/>
                <w:szCs w:val="26"/>
                <w:rPrChange w:id="10016" w:author="superchickend" w:date="2012-12-16T15:31:00Z">
                  <w:rPr>
                    <w:ins w:id="10017" w:author="The Si Tran" w:date="2012-12-10T07:30:00Z"/>
                    <w:rFonts w:ascii="Calibri" w:eastAsia="Times New Roman" w:hAnsi="Calibri"/>
                    <w:color w:val="000000"/>
                    <w:sz w:val="22"/>
                  </w:rPr>
                </w:rPrChange>
              </w:rPr>
              <w:pPrChange w:id="10018" w:author="superchickend" w:date="2012-12-16T15:31:00Z">
                <w:pPr>
                  <w:spacing w:line="240" w:lineRule="auto"/>
                  <w:jc w:val="right"/>
                </w:pPr>
              </w:pPrChange>
            </w:pPr>
            <w:ins w:id="10019" w:author="The Si Tran" w:date="2012-12-10T07:30:00Z">
              <w:r w:rsidRPr="004C2D67">
                <w:rPr>
                  <w:b/>
                  <w:sz w:val="26"/>
                  <w:szCs w:val="26"/>
                  <w:rPrChange w:id="10020"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1002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10022" w:author="The Si Tran" w:date="2012-12-10T07:30:00Z"/>
                <w:b/>
                <w:sz w:val="26"/>
                <w:szCs w:val="26"/>
                <w:rPrChange w:id="10023" w:author="superchickend" w:date="2012-12-16T15:31:00Z">
                  <w:rPr>
                    <w:ins w:id="10024" w:author="The Si Tran" w:date="2012-12-10T07:30:00Z"/>
                    <w:rFonts w:ascii="Calibri" w:eastAsia="Times New Roman" w:hAnsi="Calibri"/>
                    <w:color w:val="000000"/>
                    <w:sz w:val="22"/>
                  </w:rPr>
                </w:rPrChange>
              </w:rPr>
              <w:pPrChange w:id="10025" w:author="superchickend" w:date="2012-12-16T15:31:00Z">
                <w:pPr>
                  <w:spacing w:line="240" w:lineRule="auto"/>
                  <w:jc w:val="right"/>
                </w:pPr>
              </w:pPrChange>
            </w:pPr>
            <w:ins w:id="10026" w:author="The Si Tran" w:date="2012-12-10T07:30:00Z">
              <w:r w:rsidRPr="004C2D67">
                <w:rPr>
                  <w:b/>
                  <w:sz w:val="26"/>
                  <w:szCs w:val="26"/>
                  <w:rPrChange w:id="10027" w:author="superchickend" w:date="2012-12-16T15:31:00Z">
                    <w:rPr>
                      <w:rFonts w:ascii="Calibri" w:hAnsi="Calibri"/>
                      <w:sz w:val="22"/>
                    </w:rPr>
                  </w:rPrChange>
                </w:rPr>
                <w:t>6.77</w:t>
              </w:r>
            </w:ins>
          </w:p>
        </w:tc>
      </w:tr>
    </w:tbl>
    <w:p w14:paraId="7988D120" w14:textId="2AC0C7E9" w:rsidR="00E30631" w:rsidRPr="00EF4E32" w:rsidRDefault="00E30631" w:rsidP="00EF4E32">
      <w:pPr>
        <w:pStyle w:val="Bang"/>
        <w:rPr>
          <w:ins w:id="10028" w:author="The Si Tran" w:date="2012-12-10T07:30:00Z"/>
        </w:rPr>
        <w:pPrChange w:id="10029" w:author="The Si Tran" w:date="2012-12-16T10:03:00Z">
          <w:pPr>
            <w:pStyle w:val="Heading1"/>
            <w:jc w:val="left"/>
          </w:pPr>
        </w:pPrChange>
      </w:pPr>
      <w:bookmarkStart w:id="10030" w:name="_Toc343033797"/>
      <w:bookmarkStart w:id="10031" w:name="_Toc343660055"/>
      <w:ins w:id="10032" w:author="The Si Tran" w:date="2012-12-14T06:35:00Z">
        <w:r w:rsidRPr="00EF4E32">
          <w:lastRenderedPageBreak/>
          <w:t>Bảng 6.5: Kết quả thực nghiệm chuỗi dữ liệu Maxtemp</w:t>
        </w:r>
      </w:ins>
      <w:bookmarkEnd w:id="10030"/>
      <w:bookmarkEnd w:id="10031"/>
    </w:p>
    <w:tbl>
      <w:tblPr>
        <w:tblW w:w="9332" w:type="dxa"/>
        <w:tblLook w:val="04A0" w:firstRow="1" w:lastRow="0" w:firstColumn="1" w:lastColumn="0" w:noHBand="0" w:noVBand="1"/>
        <w:tblPrChange w:id="10033"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10034">
          <w:tblGrid>
            <w:gridCol w:w="1072"/>
            <w:gridCol w:w="7002"/>
            <w:gridCol w:w="819"/>
            <w:gridCol w:w="819"/>
            <w:gridCol w:w="828"/>
          </w:tblGrid>
        </w:tblGridChange>
      </w:tblGrid>
      <w:tr w:rsidR="00A75EB6" w:rsidRPr="005046FC" w14:paraId="4751F343" w14:textId="77777777" w:rsidTr="009523BA">
        <w:trPr>
          <w:trHeight w:val="257"/>
          <w:ins w:id="10035" w:author="The Si Tran" w:date="2012-12-10T07:31:00Z"/>
          <w:trPrChange w:id="10036"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37"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10038" w:author="The Si Tran" w:date="2012-12-10T07:31:00Z"/>
                <w:sz w:val="26"/>
                <w:szCs w:val="26"/>
                <w:rPrChange w:id="10039" w:author="The Si Tran" w:date="2012-12-14T06:35:00Z">
                  <w:rPr>
                    <w:ins w:id="10040" w:author="The Si Tran" w:date="2012-12-10T07:31:00Z"/>
                    <w:rFonts w:ascii="Calibri" w:eastAsia="Times New Roman" w:hAnsi="Calibri"/>
                    <w:color w:val="000000"/>
                    <w:sz w:val="22"/>
                  </w:rPr>
                </w:rPrChange>
              </w:rPr>
              <w:pPrChange w:id="10041" w:author="The Si Tran" w:date="2012-12-16T08:45:00Z">
                <w:pPr>
                  <w:spacing w:line="240" w:lineRule="auto"/>
                </w:pPr>
              </w:pPrChange>
            </w:pPr>
            <w:ins w:id="10042" w:author="The Si Tran" w:date="2012-12-10T07:31:00Z">
              <w:r w:rsidRPr="004C2D67">
                <w:rPr>
                  <w:sz w:val="26"/>
                  <w:szCs w:val="26"/>
                  <w:rPrChange w:id="10043"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10044"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10045" w:author="The Si Tran" w:date="2012-12-10T07:31:00Z"/>
                <w:b/>
                <w:sz w:val="26"/>
                <w:szCs w:val="26"/>
                <w:rPrChange w:id="10046" w:author="superchickend" w:date="2012-12-16T15:31:00Z">
                  <w:rPr>
                    <w:ins w:id="10047" w:author="The Si Tran" w:date="2012-12-10T07:31:00Z"/>
                    <w:rFonts w:ascii="Calibri" w:eastAsia="Times New Roman" w:hAnsi="Calibri"/>
                    <w:color w:val="000000"/>
                    <w:sz w:val="22"/>
                  </w:rPr>
                </w:rPrChange>
              </w:rPr>
              <w:pPrChange w:id="10048" w:author="superchickend" w:date="2012-12-16T15:31:00Z">
                <w:pPr>
                  <w:spacing w:line="240" w:lineRule="auto"/>
                </w:pPr>
              </w:pPrChange>
            </w:pPr>
            <w:ins w:id="10049" w:author="The Si Tran" w:date="2012-12-10T07:31:00Z">
              <w:r w:rsidRPr="004C2D67">
                <w:rPr>
                  <w:b/>
                  <w:sz w:val="26"/>
                  <w:szCs w:val="26"/>
                  <w:rPrChange w:id="10050"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10051"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10052" w:author="The Si Tran" w:date="2012-12-10T07:31:00Z"/>
                <w:b/>
                <w:sz w:val="26"/>
                <w:szCs w:val="26"/>
                <w:rPrChange w:id="10053" w:author="superchickend" w:date="2012-12-16T15:31:00Z">
                  <w:rPr>
                    <w:ins w:id="10054" w:author="The Si Tran" w:date="2012-12-10T07:31:00Z"/>
                    <w:rFonts w:ascii="Calibri" w:eastAsia="Times New Roman" w:hAnsi="Calibri"/>
                    <w:color w:val="000000"/>
                    <w:sz w:val="22"/>
                  </w:rPr>
                </w:rPrChange>
              </w:rPr>
              <w:pPrChange w:id="10055" w:author="superchickend" w:date="2012-12-16T15:31:00Z">
                <w:pPr>
                  <w:spacing w:line="240" w:lineRule="auto"/>
                </w:pPr>
              </w:pPrChange>
            </w:pPr>
            <w:ins w:id="10056" w:author="The Si Tran" w:date="2012-12-10T07:31:00Z">
              <w:r w:rsidRPr="004C2D67">
                <w:rPr>
                  <w:b/>
                  <w:sz w:val="26"/>
                  <w:szCs w:val="26"/>
                  <w:rPrChange w:id="10057"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1005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10059" w:author="The Si Tran" w:date="2012-12-10T07:31:00Z"/>
                <w:b/>
                <w:sz w:val="26"/>
                <w:szCs w:val="26"/>
                <w:rPrChange w:id="10060" w:author="superchickend" w:date="2012-12-16T15:31:00Z">
                  <w:rPr>
                    <w:ins w:id="10061" w:author="The Si Tran" w:date="2012-12-10T07:31:00Z"/>
                    <w:rFonts w:ascii="Calibri" w:eastAsia="Times New Roman" w:hAnsi="Calibri"/>
                    <w:color w:val="000000"/>
                    <w:sz w:val="22"/>
                  </w:rPr>
                </w:rPrChange>
              </w:rPr>
              <w:pPrChange w:id="10062" w:author="superchickend" w:date="2012-12-16T15:31:00Z">
                <w:pPr>
                  <w:spacing w:line="240" w:lineRule="auto"/>
                </w:pPr>
              </w:pPrChange>
            </w:pPr>
            <w:ins w:id="10063" w:author="The Si Tran" w:date="2012-12-10T07:31:00Z">
              <w:r w:rsidRPr="004C2D67">
                <w:rPr>
                  <w:b/>
                  <w:sz w:val="26"/>
                  <w:szCs w:val="26"/>
                  <w:rPrChange w:id="10064"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10065"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0066" w:author="The Si Tran" w:date="2012-12-10T07:31:00Z"/>
                <w:b/>
                <w:sz w:val="26"/>
                <w:szCs w:val="26"/>
                <w:rPrChange w:id="10067" w:author="superchickend" w:date="2012-12-16T15:31:00Z">
                  <w:rPr>
                    <w:ins w:id="10068" w:author="The Si Tran" w:date="2012-12-10T07:31:00Z"/>
                    <w:rFonts w:ascii="Calibri" w:eastAsia="Times New Roman" w:hAnsi="Calibri"/>
                    <w:color w:val="000000"/>
                    <w:sz w:val="22"/>
                  </w:rPr>
                </w:rPrChange>
              </w:rPr>
              <w:pPrChange w:id="10069" w:author="superchickend" w:date="2012-12-16T15:31:00Z">
                <w:pPr>
                  <w:spacing w:line="240" w:lineRule="auto"/>
                </w:pPr>
              </w:pPrChange>
            </w:pPr>
            <w:ins w:id="10070" w:author="The Si Tran" w:date="2012-12-10T07:31:00Z">
              <w:r w:rsidRPr="004C2D67">
                <w:rPr>
                  <w:b/>
                  <w:sz w:val="26"/>
                  <w:szCs w:val="26"/>
                  <w:rPrChange w:id="10071"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10072" w:author="The Si Tran" w:date="2012-12-10T07:31:00Z"/>
          <w:trPrChange w:id="10073"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74"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4C2D67" w:rsidRDefault="00A75EB6">
            <w:pPr>
              <w:pStyle w:val="BangBody"/>
              <w:jc w:val="center"/>
              <w:rPr>
                <w:ins w:id="10075" w:author="The Si Tran" w:date="2012-12-10T07:31:00Z"/>
                <w:b/>
                <w:sz w:val="26"/>
                <w:szCs w:val="26"/>
                <w:rPrChange w:id="10076" w:author="superchickend" w:date="2012-12-16T15:31:00Z">
                  <w:rPr>
                    <w:ins w:id="10077" w:author="The Si Tran" w:date="2012-12-10T07:31:00Z"/>
                    <w:rFonts w:ascii="Calibri" w:eastAsia="Times New Roman" w:hAnsi="Calibri"/>
                    <w:color w:val="000000"/>
                    <w:sz w:val="22"/>
                  </w:rPr>
                </w:rPrChange>
              </w:rPr>
              <w:pPrChange w:id="10078" w:author="superchickend" w:date="2012-12-16T15:31:00Z">
                <w:pPr>
                  <w:spacing w:line="240" w:lineRule="auto"/>
                  <w:jc w:val="center"/>
                </w:pPr>
              </w:pPrChange>
            </w:pPr>
            <w:ins w:id="10079" w:author="The Si Tran" w:date="2012-12-10T07:31:00Z">
              <w:r w:rsidRPr="004C2D67">
                <w:rPr>
                  <w:b/>
                  <w:sz w:val="26"/>
                  <w:szCs w:val="26"/>
                  <w:rPrChange w:id="10080" w:author="superchickend" w:date="2012-12-16T15:31:00Z">
                    <w:rPr>
                      <w:rFonts w:ascii="Calibri" w:hAnsi="Calibri" w:cs="Arial"/>
                      <w:b/>
                      <w:bCs/>
                      <w:kern w:val="32"/>
                      <w:sz w:val="22"/>
                      <w:szCs w:val="32"/>
                    </w:rPr>
                  </w:rPrChange>
                </w:rPr>
                <w:t>ANNs</w:t>
              </w:r>
            </w:ins>
          </w:p>
        </w:tc>
        <w:tc>
          <w:tcPr>
            <w:tcW w:w="5693" w:type="dxa"/>
            <w:tcBorders>
              <w:top w:val="nil"/>
              <w:left w:val="nil"/>
              <w:bottom w:val="single" w:sz="4" w:space="0" w:color="auto"/>
              <w:right w:val="single" w:sz="4" w:space="0" w:color="auto"/>
            </w:tcBorders>
            <w:shd w:val="clear" w:color="auto" w:fill="auto"/>
            <w:vAlign w:val="bottom"/>
            <w:hideMark/>
            <w:tcPrChange w:id="1008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0082" w:author="The Si Tran" w:date="2012-12-10T07:31:00Z"/>
                <w:sz w:val="26"/>
                <w:szCs w:val="26"/>
                <w:rPrChange w:id="10083" w:author="The Si Tran" w:date="2012-12-14T06:35:00Z">
                  <w:rPr>
                    <w:ins w:id="10084" w:author="The Si Tran" w:date="2012-12-10T07:31:00Z"/>
                    <w:rFonts w:ascii="Calibri" w:eastAsia="Times New Roman" w:hAnsi="Calibri"/>
                    <w:color w:val="000000"/>
                    <w:sz w:val="22"/>
                  </w:rPr>
                </w:rPrChange>
              </w:rPr>
              <w:pPrChange w:id="10085" w:author="The Si Tran" w:date="2012-12-16T08:45:00Z">
                <w:pPr>
                  <w:spacing w:line="240" w:lineRule="auto"/>
                  <w:jc w:val="left"/>
                </w:pPr>
              </w:pPrChange>
            </w:pPr>
            <w:r>
              <w:rPr>
                <w:sz w:val="26"/>
                <w:szCs w:val="26"/>
              </w:rPr>
              <w:t>Nơron</w:t>
            </w:r>
            <w:ins w:id="10086" w:author="The Si Tran" w:date="2012-12-10T07:31:00Z">
              <w:r w:rsidR="00A75EB6" w:rsidRPr="004C2D67">
                <w:rPr>
                  <w:sz w:val="26"/>
                  <w:szCs w:val="26"/>
                  <w:rPrChange w:id="10087"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1008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0089" w:author="The Si Tran" w:date="2012-12-10T07:31:00Z"/>
                <w:sz w:val="26"/>
                <w:szCs w:val="26"/>
                <w:rPrChange w:id="10090" w:author="The Si Tran" w:date="2012-12-14T06:35:00Z">
                  <w:rPr>
                    <w:ins w:id="10091" w:author="The Si Tran" w:date="2012-12-10T07:31:00Z"/>
                    <w:rFonts w:ascii="Calibri" w:eastAsia="Times New Roman" w:hAnsi="Calibri"/>
                    <w:color w:val="000000"/>
                    <w:sz w:val="22"/>
                  </w:rPr>
                </w:rPrChange>
              </w:rPr>
              <w:pPrChange w:id="10092" w:author="superchickend" w:date="2012-12-16T15:32:00Z">
                <w:pPr>
                  <w:spacing w:line="240" w:lineRule="auto"/>
                  <w:jc w:val="right"/>
                </w:pPr>
              </w:pPrChange>
            </w:pPr>
            <w:ins w:id="10093" w:author="The Si Tran" w:date="2012-12-10T07:31:00Z">
              <w:r w:rsidRPr="004C2D67">
                <w:rPr>
                  <w:sz w:val="26"/>
                  <w:szCs w:val="26"/>
                  <w:rPrChange w:id="10094"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1009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0096" w:author="The Si Tran" w:date="2012-12-10T07:31:00Z"/>
                <w:sz w:val="26"/>
                <w:szCs w:val="26"/>
                <w:rPrChange w:id="10097" w:author="The Si Tran" w:date="2012-12-14T06:35:00Z">
                  <w:rPr>
                    <w:ins w:id="10098" w:author="The Si Tran" w:date="2012-12-10T07:31:00Z"/>
                    <w:rFonts w:ascii="Calibri" w:eastAsia="Times New Roman" w:hAnsi="Calibri"/>
                    <w:color w:val="000000"/>
                    <w:sz w:val="22"/>
                  </w:rPr>
                </w:rPrChange>
              </w:rPr>
              <w:pPrChange w:id="10099" w:author="superchickend" w:date="2012-12-16T15:32:00Z">
                <w:pPr>
                  <w:spacing w:line="240" w:lineRule="auto"/>
                  <w:jc w:val="right"/>
                </w:pPr>
              </w:pPrChange>
            </w:pPr>
            <w:ins w:id="10100" w:author="The Si Tran" w:date="2012-12-10T07:31:00Z">
              <w:r w:rsidRPr="004C2D67">
                <w:rPr>
                  <w:sz w:val="26"/>
                  <w:szCs w:val="26"/>
                  <w:rPrChange w:id="10101"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1010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0103" w:author="The Si Tran" w:date="2012-12-10T07:31:00Z"/>
                <w:sz w:val="26"/>
                <w:szCs w:val="26"/>
                <w:rPrChange w:id="10104" w:author="The Si Tran" w:date="2012-12-14T06:35:00Z">
                  <w:rPr>
                    <w:ins w:id="10105" w:author="The Si Tran" w:date="2012-12-10T07:31:00Z"/>
                    <w:rFonts w:ascii="Calibri" w:eastAsia="Times New Roman" w:hAnsi="Calibri"/>
                    <w:color w:val="000000"/>
                    <w:sz w:val="22"/>
                  </w:rPr>
                </w:rPrChange>
              </w:rPr>
              <w:pPrChange w:id="10106" w:author="superchickend" w:date="2012-12-16T15:32:00Z">
                <w:pPr>
                  <w:spacing w:line="240" w:lineRule="auto"/>
                  <w:jc w:val="right"/>
                </w:pPr>
              </w:pPrChange>
            </w:pPr>
            <w:ins w:id="10107" w:author="The Si Tran" w:date="2012-12-10T07:31:00Z">
              <w:r w:rsidRPr="004C2D67">
                <w:rPr>
                  <w:sz w:val="26"/>
                  <w:szCs w:val="26"/>
                  <w:rPrChange w:id="10108" w:author="The Si Tran" w:date="2012-12-14T06:35:00Z">
                    <w:rPr>
                      <w:rFonts w:ascii="Calibri" w:hAnsi="Calibri"/>
                      <w:sz w:val="22"/>
                    </w:rPr>
                  </w:rPrChange>
                </w:rPr>
                <w:t>6.16</w:t>
              </w:r>
            </w:ins>
          </w:p>
        </w:tc>
      </w:tr>
      <w:tr w:rsidR="00A75EB6" w:rsidRPr="005046FC" w14:paraId="5FE843BD" w14:textId="77777777" w:rsidTr="009523BA">
        <w:trPr>
          <w:trHeight w:val="516"/>
          <w:ins w:id="10109" w:author="The Si Tran" w:date="2012-12-10T07:31:00Z"/>
          <w:trPrChange w:id="10110"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10111"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112" w:author="The Si Tran" w:date="2012-12-10T07:31:00Z"/>
                <w:b/>
                <w:sz w:val="26"/>
                <w:szCs w:val="26"/>
                <w:rPrChange w:id="10113" w:author="superchickend" w:date="2012-12-16T15:31:00Z">
                  <w:rPr>
                    <w:ins w:id="10114" w:author="The Si Tran" w:date="2012-12-10T07:31:00Z"/>
                    <w:rFonts w:ascii="Calibri" w:eastAsia="Times New Roman" w:hAnsi="Calibri"/>
                    <w:color w:val="000000"/>
                    <w:sz w:val="22"/>
                  </w:rPr>
                </w:rPrChange>
              </w:rPr>
              <w:pPrChange w:id="10115"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11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117" w:author="The Si Tran" w:date="2012-12-10T07:31:00Z"/>
                <w:sz w:val="26"/>
                <w:szCs w:val="26"/>
                <w:rPrChange w:id="10118" w:author="The Si Tran" w:date="2012-12-14T06:35:00Z">
                  <w:rPr>
                    <w:ins w:id="10119" w:author="The Si Tran" w:date="2012-12-10T07:31:00Z"/>
                    <w:rFonts w:ascii="Calibri" w:eastAsia="Times New Roman" w:hAnsi="Calibri"/>
                    <w:color w:val="000000"/>
                    <w:sz w:val="22"/>
                  </w:rPr>
                </w:rPrChange>
              </w:rPr>
              <w:pPrChange w:id="10120" w:author="The Si Tran" w:date="2012-12-16T08:45:00Z">
                <w:pPr>
                  <w:spacing w:line="240" w:lineRule="auto"/>
                  <w:jc w:val="left"/>
                </w:pPr>
              </w:pPrChange>
            </w:pPr>
            <w:r>
              <w:rPr>
                <w:sz w:val="26"/>
                <w:szCs w:val="26"/>
              </w:rPr>
              <w:t>Nơron</w:t>
            </w:r>
            <w:ins w:id="10121" w:author="The Si Tran" w:date="2012-12-10T07:31:00Z">
              <w:r w:rsidR="00A75EB6" w:rsidRPr="004C2D67">
                <w:rPr>
                  <w:sz w:val="26"/>
                  <w:szCs w:val="26"/>
                  <w:rPrChange w:id="10122"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12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124" w:author="The Si Tran" w:date="2012-12-10T07:31:00Z"/>
                <w:sz w:val="26"/>
                <w:szCs w:val="26"/>
                <w:rPrChange w:id="10125" w:author="The Si Tran" w:date="2012-12-14T06:35:00Z">
                  <w:rPr>
                    <w:ins w:id="10126" w:author="The Si Tran" w:date="2012-12-10T07:31:00Z"/>
                    <w:rFonts w:ascii="Calibri" w:eastAsia="Times New Roman" w:hAnsi="Calibri"/>
                    <w:color w:val="000000"/>
                    <w:sz w:val="22"/>
                  </w:rPr>
                </w:rPrChange>
              </w:rPr>
              <w:pPrChange w:id="10127" w:author="superchickend" w:date="2012-12-16T15:32:00Z">
                <w:pPr>
                  <w:spacing w:line="240" w:lineRule="auto"/>
                  <w:jc w:val="right"/>
                </w:pPr>
              </w:pPrChange>
            </w:pPr>
            <w:ins w:id="10128" w:author="The Si Tran" w:date="2012-12-10T07:31:00Z">
              <w:r w:rsidRPr="004C2D67">
                <w:rPr>
                  <w:sz w:val="26"/>
                  <w:szCs w:val="26"/>
                  <w:rPrChange w:id="10129"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1013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131" w:author="The Si Tran" w:date="2012-12-10T07:31:00Z"/>
                <w:sz w:val="26"/>
                <w:szCs w:val="26"/>
                <w:rPrChange w:id="10132" w:author="The Si Tran" w:date="2012-12-14T06:35:00Z">
                  <w:rPr>
                    <w:ins w:id="10133" w:author="The Si Tran" w:date="2012-12-10T07:31:00Z"/>
                    <w:rFonts w:ascii="Calibri" w:eastAsia="Times New Roman" w:hAnsi="Calibri"/>
                    <w:color w:val="000000"/>
                    <w:sz w:val="22"/>
                  </w:rPr>
                </w:rPrChange>
              </w:rPr>
              <w:pPrChange w:id="10134" w:author="superchickend" w:date="2012-12-16T15:32:00Z">
                <w:pPr>
                  <w:spacing w:line="240" w:lineRule="auto"/>
                  <w:jc w:val="right"/>
                </w:pPr>
              </w:pPrChange>
            </w:pPr>
            <w:ins w:id="10135" w:author="The Si Tran" w:date="2012-12-10T07:31:00Z">
              <w:r w:rsidRPr="004C2D67">
                <w:rPr>
                  <w:sz w:val="26"/>
                  <w:szCs w:val="26"/>
                  <w:rPrChange w:id="10136"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1013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138" w:author="The Si Tran" w:date="2012-12-10T07:31:00Z"/>
                <w:sz w:val="26"/>
                <w:szCs w:val="26"/>
                <w:rPrChange w:id="10139" w:author="The Si Tran" w:date="2012-12-14T06:35:00Z">
                  <w:rPr>
                    <w:ins w:id="10140" w:author="The Si Tran" w:date="2012-12-10T07:31:00Z"/>
                    <w:rFonts w:ascii="Calibri" w:eastAsia="Times New Roman" w:hAnsi="Calibri"/>
                    <w:color w:val="000000"/>
                    <w:sz w:val="22"/>
                  </w:rPr>
                </w:rPrChange>
              </w:rPr>
              <w:pPrChange w:id="10141" w:author="superchickend" w:date="2012-12-16T15:32:00Z">
                <w:pPr>
                  <w:spacing w:line="240" w:lineRule="auto"/>
                  <w:jc w:val="right"/>
                </w:pPr>
              </w:pPrChange>
            </w:pPr>
            <w:ins w:id="10142" w:author="The Si Tran" w:date="2012-12-10T07:31:00Z">
              <w:r w:rsidRPr="004C2D67">
                <w:rPr>
                  <w:sz w:val="26"/>
                  <w:szCs w:val="26"/>
                  <w:rPrChange w:id="10143" w:author="The Si Tran" w:date="2012-12-14T06:35:00Z">
                    <w:rPr>
                      <w:rFonts w:ascii="Calibri" w:hAnsi="Calibri"/>
                      <w:sz w:val="22"/>
                    </w:rPr>
                  </w:rPrChange>
                </w:rPr>
                <w:t>6.5</w:t>
              </w:r>
            </w:ins>
          </w:p>
        </w:tc>
      </w:tr>
      <w:tr w:rsidR="00A75EB6" w:rsidRPr="005046FC" w14:paraId="24AD3BA9" w14:textId="77777777" w:rsidTr="009523BA">
        <w:trPr>
          <w:trHeight w:val="257"/>
          <w:ins w:id="10144" w:author="The Si Tran" w:date="2012-12-10T07:31:00Z"/>
          <w:trPrChange w:id="10145"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10146"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147" w:author="The Si Tran" w:date="2012-12-10T07:31:00Z"/>
                <w:b/>
                <w:sz w:val="26"/>
                <w:szCs w:val="26"/>
                <w:rPrChange w:id="10148" w:author="superchickend" w:date="2012-12-16T15:31:00Z">
                  <w:rPr>
                    <w:ins w:id="10149" w:author="The Si Tran" w:date="2012-12-10T07:31:00Z"/>
                    <w:rFonts w:ascii="Calibri" w:eastAsia="Times New Roman" w:hAnsi="Calibri"/>
                    <w:color w:val="000000"/>
                    <w:sz w:val="22"/>
                  </w:rPr>
                </w:rPrChange>
              </w:rPr>
              <w:pPrChange w:id="10150" w:author="superchickend" w:date="2012-12-16T15:31:00Z">
                <w:pPr>
                  <w:spacing w:line="240" w:lineRule="auto"/>
                  <w:jc w:val="center"/>
                </w:pPr>
              </w:pPrChange>
            </w:pPr>
            <w:ins w:id="10151" w:author="The Si Tran" w:date="2012-12-10T07:31:00Z">
              <w:r w:rsidRPr="004C2D67">
                <w:rPr>
                  <w:b/>
                  <w:sz w:val="26"/>
                  <w:szCs w:val="26"/>
                  <w:rPrChange w:id="10152"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1015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154" w:author="The Si Tran" w:date="2012-12-10T07:31:00Z"/>
                <w:sz w:val="26"/>
                <w:szCs w:val="26"/>
                <w:rPrChange w:id="10155" w:author="The Si Tran" w:date="2012-12-14T06:35:00Z">
                  <w:rPr>
                    <w:ins w:id="10156" w:author="The Si Tran" w:date="2012-12-10T07:31:00Z"/>
                    <w:rFonts w:ascii="Calibri" w:eastAsia="Times New Roman" w:hAnsi="Calibri"/>
                    <w:color w:val="000000"/>
                    <w:sz w:val="22"/>
                  </w:rPr>
                </w:rPrChange>
              </w:rPr>
              <w:pPrChange w:id="10157" w:author="The Si Tran" w:date="2012-12-16T08:45:00Z">
                <w:pPr>
                  <w:spacing w:line="240" w:lineRule="auto"/>
                  <w:jc w:val="left"/>
                </w:pPr>
              </w:pPrChange>
            </w:pPr>
            <w:ins w:id="10158" w:author="The Si Tran" w:date="2012-12-10T07:31:00Z">
              <w:r w:rsidRPr="004C2D67">
                <w:rPr>
                  <w:sz w:val="26"/>
                  <w:szCs w:val="26"/>
                  <w:rPrChange w:id="10159"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101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161" w:author="The Si Tran" w:date="2012-12-10T07:31:00Z"/>
                <w:sz w:val="26"/>
                <w:szCs w:val="26"/>
                <w:rPrChange w:id="10162" w:author="The Si Tran" w:date="2012-12-14T06:35:00Z">
                  <w:rPr>
                    <w:ins w:id="10163" w:author="The Si Tran" w:date="2012-12-10T07:31:00Z"/>
                    <w:rFonts w:ascii="Calibri" w:eastAsia="Times New Roman" w:hAnsi="Calibri"/>
                    <w:color w:val="000000"/>
                    <w:sz w:val="22"/>
                  </w:rPr>
                </w:rPrChange>
              </w:rPr>
              <w:pPrChange w:id="10164" w:author="superchickend" w:date="2012-12-16T15:32:00Z">
                <w:pPr>
                  <w:spacing w:line="240" w:lineRule="auto"/>
                  <w:jc w:val="right"/>
                </w:pPr>
              </w:pPrChange>
            </w:pPr>
            <w:ins w:id="10165" w:author="The Si Tran" w:date="2012-12-10T07:31:00Z">
              <w:r w:rsidRPr="004C2D67">
                <w:rPr>
                  <w:sz w:val="26"/>
                  <w:szCs w:val="26"/>
                  <w:rPrChange w:id="10166"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1016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168" w:author="The Si Tran" w:date="2012-12-10T07:31:00Z"/>
                <w:sz w:val="26"/>
                <w:szCs w:val="26"/>
                <w:rPrChange w:id="10169" w:author="The Si Tran" w:date="2012-12-14T06:35:00Z">
                  <w:rPr>
                    <w:ins w:id="10170" w:author="The Si Tran" w:date="2012-12-10T07:31:00Z"/>
                    <w:rFonts w:ascii="Calibri" w:eastAsia="Times New Roman" w:hAnsi="Calibri"/>
                    <w:color w:val="000000"/>
                    <w:sz w:val="22"/>
                  </w:rPr>
                </w:rPrChange>
              </w:rPr>
              <w:pPrChange w:id="10171" w:author="superchickend" w:date="2012-12-16T15:32:00Z">
                <w:pPr>
                  <w:spacing w:line="240" w:lineRule="auto"/>
                  <w:jc w:val="right"/>
                </w:pPr>
              </w:pPrChange>
            </w:pPr>
            <w:ins w:id="10172" w:author="The Si Tran" w:date="2012-12-10T07:31:00Z">
              <w:r w:rsidRPr="004C2D67">
                <w:rPr>
                  <w:sz w:val="26"/>
                  <w:szCs w:val="26"/>
                  <w:rPrChange w:id="10173"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1017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175" w:author="The Si Tran" w:date="2012-12-10T07:31:00Z"/>
                <w:sz w:val="26"/>
                <w:szCs w:val="26"/>
                <w:rPrChange w:id="10176" w:author="The Si Tran" w:date="2012-12-14T06:35:00Z">
                  <w:rPr>
                    <w:ins w:id="10177" w:author="The Si Tran" w:date="2012-12-10T07:31:00Z"/>
                    <w:rFonts w:ascii="Calibri" w:eastAsia="Times New Roman" w:hAnsi="Calibri"/>
                    <w:color w:val="000000"/>
                    <w:sz w:val="22"/>
                  </w:rPr>
                </w:rPrChange>
              </w:rPr>
              <w:pPrChange w:id="10178" w:author="superchickend" w:date="2012-12-16T15:32:00Z">
                <w:pPr>
                  <w:spacing w:line="240" w:lineRule="auto"/>
                  <w:jc w:val="right"/>
                </w:pPr>
              </w:pPrChange>
            </w:pPr>
            <w:ins w:id="10179" w:author="The Si Tran" w:date="2012-12-10T07:31:00Z">
              <w:r w:rsidRPr="004C2D67">
                <w:rPr>
                  <w:sz w:val="26"/>
                  <w:szCs w:val="26"/>
                  <w:rPrChange w:id="10180" w:author="The Si Tran" w:date="2012-12-14T06:35:00Z">
                    <w:rPr>
                      <w:rFonts w:ascii="Calibri" w:hAnsi="Calibri"/>
                      <w:sz w:val="22"/>
                    </w:rPr>
                  </w:rPrChange>
                </w:rPr>
                <w:t>6.02</w:t>
              </w:r>
            </w:ins>
          </w:p>
        </w:tc>
      </w:tr>
      <w:tr w:rsidR="00A75EB6" w:rsidRPr="005046FC" w14:paraId="6FAA6343" w14:textId="77777777" w:rsidTr="009523BA">
        <w:trPr>
          <w:trHeight w:val="775"/>
          <w:ins w:id="10181" w:author="The Si Tran" w:date="2012-12-10T07:31:00Z"/>
          <w:trPrChange w:id="10182"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83"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184" w:author="The Si Tran" w:date="2012-12-10T07:31:00Z"/>
                <w:b/>
                <w:sz w:val="26"/>
                <w:szCs w:val="26"/>
                <w:rPrChange w:id="10185" w:author="superchickend" w:date="2012-12-16T15:31:00Z">
                  <w:rPr>
                    <w:ins w:id="10186" w:author="The Si Tran" w:date="2012-12-10T07:31:00Z"/>
                    <w:rFonts w:ascii="Calibri" w:eastAsia="Times New Roman" w:hAnsi="Calibri"/>
                    <w:color w:val="000000"/>
                    <w:sz w:val="22"/>
                  </w:rPr>
                </w:rPrChange>
              </w:rPr>
              <w:pPrChange w:id="10187" w:author="superchickend" w:date="2012-12-16T15:31:00Z">
                <w:pPr>
                  <w:spacing w:line="240" w:lineRule="auto"/>
                  <w:jc w:val="center"/>
                </w:pPr>
              </w:pPrChange>
            </w:pPr>
            <w:ins w:id="10188" w:author="The Si Tran" w:date="2012-12-10T07:31:00Z">
              <w:r w:rsidRPr="004C2D67">
                <w:rPr>
                  <w:b/>
                  <w:sz w:val="26"/>
                  <w:szCs w:val="26"/>
                  <w:rPrChange w:id="10189"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1019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191" w:author="The Si Tran" w:date="2012-12-10T07:31:00Z"/>
                <w:sz w:val="26"/>
                <w:szCs w:val="26"/>
                <w:rPrChange w:id="10192" w:author="The Si Tran" w:date="2012-12-14T06:35:00Z">
                  <w:rPr>
                    <w:ins w:id="10193" w:author="The Si Tran" w:date="2012-12-10T07:31:00Z"/>
                    <w:rFonts w:ascii="Calibri" w:eastAsia="Times New Roman" w:hAnsi="Calibri"/>
                    <w:color w:val="000000"/>
                    <w:sz w:val="22"/>
                  </w:rPr>
                </w:rPrChange>
              </w:rPr>
              <w:pPrChange w:id="10194" w:author="The Si Tran" w:date="2012-12-16T08:45:00Z">
                <w:pPr>
                  <w:spacing w:line="240" w:lineRule="auto"/>
                  <w:jc w:val="left"/>
                </w:pPr>
              </w:pPrChange>
            </w:pPr>
            <w:ins w:id="10195" w:author="The Si Tran" w:date="2012-12-10T07:31:00Z">
              <w:r w:rsidRPr="004C2D67">
                <w:rPr>
                  <w:sz w:val="26"/>
                  <w:szCs w:val="26"/>
                  <w:rPrChange w:id="10196" w:author="The Si Tran" w:date="2012-12-14T06:35:00Z">
                    <w:rPr>
                      <w:rFonts w:ascii="Calibri" w:hAnsi="Calibri"/>
                      <w:sz w:val="22"/>
                    </w:rPr>
                  </w:rPrChange>
                </w:rPr>
                <w:t>ARIMA(0, 0, 0)(0, 1, 0)12</w:t>
              </w:r>
              <w:r w:rsidRPr="004C2D67">
                <w:rPr>
                  <w:sz w:val="26"/>
                  <w:szCs w:val="26"/>
                  <w:rPrChange w:id="10197" w:author="The Si Tran" w:date="2012-12-14T06:35:00Z">
                    <w:rPr>
                      <w:rFonts w:ascii="Calibri" w:hAnsi="Calibri"/>
                      <w:sz w:val="22"/>
                    </w:rPr>
                  </w:rPrChange>
                </w:rPr>
                <w:br/>
              </w:r>
            </w:ins>
            <w:r w:rsidR="00976130">
              <w:rPr>
                <w:sz w:val="26"/>
                <w:szCs w:val="26"/>
              </w:rPr>
              <w:t>Nơron</w:t>
            </w:r>
            <w:ins w:id="10198" w:author="The Si Tran" w:date="2012-12-10T07:31:00Z">
              <w:r w:rsidRPr="004C2D67">
                <w:rPr>
                  <w:sz w:val="26"/>
                  <w:szCs w:val="26"/>
                  <w:rPrChange w:id="10199"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1020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201" w:author="The Si Tran" w:date="2012-12-10T07:31:00Z"/>
                <w:b/>
                <w:sz w:val="26"/>
                <w:szCs w:val="26"/>
                <w:rPrChange w:id="10202" w:author="superchickend" w:date="2012-12-16T15:32:00Z">
                  <w:rPr>
                    <w:ins w:id="10203" w:author="The Si Tran" w:date="2012-12-10T07:31:00Z"/>
                    <w:rFonts w:ascii="Calibri" w:eastAsia="Times New Roman" w:hAnsi="Calibri"/>
                    <w:color w:val="000000"/>
                    <w:sz w:val="22"/>
                  </w:rPr>
                </w:rPrChange>
              </w:rPr>
              <w:pPrChange w:id="10204" w:author="superchickend" w:date="2012-12-16T15:32:00Z">
                <w:pPr>
                  <w:spacing w:line="240" w:lineRule="auto"/>
                  <w:jc w:val="right"/>
                </w:pPr>
              </w:pPrChange>
            </w:pPr>
            <w:ins w:id="10205" w:author="The Si Tran" w:date="2012-12-10T07:31:00Z">
              <w:r w:rsidRPr="004C2D67">
                <w:rPr>
                  <w:b/>
                  <w:sz w:val="26"/>
                  <w:szCs w:val="26"/>
                  <w:rPrChange w:id="10206"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20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208" w:author="The Si Tran" w:date="2012-12-10T07:31:00Z"/>
                <w:b/>
                <w:sz w:val="26"/>
                <w:szCs w:val="26"/>
                <w:rPrChange w:id="10209" w:author="superchickend" w:date="2012-12-16T15:32:00Z">
                  <w:rPr>
                    <w:ins w:id="10210" w:author="The Si Tran" w:date="2012-12-10T07:31:00Z"/>
                    <w:rFonts w:ascii="Calibri" w:eastAsia="Times New Roman" w:hAnsi="Calibri"/>
                    <w:color w:val="000000"/>
                    <w:sz w:val="22"/>
                  </w:rPr>
                </w:rPrChange>
              </w:rPr>
              <w:pPrChange w:id="10211" w:author="superchickend" w:date="2012-12-16T15:32:00Z">
                <w:pPr>
                  <w:spacing w:line="240" w:lineRule="auto"/>
                  <w:jc w:val="right"/>
                </w:pPr>
              </w:pPrChange>
            </w:pPr>
            <w:ins w:id="10212" w:author="The Si Tran" w:date="2012-12-10T07:31:00Z">
              <w:r w:rsidRPr="004C2D67">
                <w:rPr>
                  <w:b/>
                  <w:sz w:val="26"/>
                  <w:szCs w:val="26"/>
                  <w:rPrChange w:id="10213"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21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215" w:author="The Si Tran" w:date="2012-12-10T07:31:00Z"/>
                <w:b/>
                <w:sz w:val="26"/>
                <w:szCs w:val="26"/>
                <w:rPrChange w:id="10216" w:author="superchickend" w:date="2012-12-16T15:32:00Z">
                  <w:rPr>
                    <w:ins w:id="10217" w:author="The Si Tran" w:date="2012-12-10T07:31:00Z"/>
                    <w:rFonts w:ascii="Calibri" w:eastAsia="Times New Roman" w:hAnsi="Calibri"/>
                    <w:color w:val="000000"/>
                    <w:sz w:val="22"/>
                  </w:rPr>
                </w:rPrChange>
              </w:rPr>
              <w:pPrChange w:id="10218" w:author="superchickend" w:date="2012-12-16T15:32:00Z">
                <w:pPr>
                  <w:spacing w:line="240" w:lineRule="auto"/>
                  <w:jc w:val="right"/>
                </w:pPr>
              </w:pPrChange>
            </w:pPr>
            <w:ins w:id="10219" w:author="The Si Tran" w:date="2012-12-10T07:31:00Z">
              <w:r w:rsidRPr="004C2D67">
                <w:rPr>
                  <w:b/>
                  <w:sz w:val="26"/>
                  <w:szCs w:val="26"/>
                  <w:rPrChange w:id="10220" w:author="superchickend" w:date="2012-12-16T15:32:00Z">
                    <w:rPr>
                      <w:rFonts w:ascii="Calibri" w:hAnsi="Calibri"/>
                      <w:sz w:val="22"/>
                    </w:rPr>
                  </w:rPrChange>
                </w:rPr>
                <w:t>5.92</w:t>
              </w:r>
            </w:ins>
          </w:p>
        </w:tc>
      </w:tr>
      <w:tr w:rsidR="00A75EB6" w:rsidRPr="005046FC" w14:paraId="5CDFBC24" w14:textId="77777777" w:rsidTr="009523BA">
        <w:trPr>
          <w:trHeight w:val="775"/>
          <w:ins w:id="10221" w:author="The Si Tran" w:date="2012-12-10T07:31:00Z"/>
          <w:trPrChange w:id="10222"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10223"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224" w:author="The Si Tran" w:date="2012-12-10T07:31:00Z"/>
                <w:sz w:val="26"/>
                <w:szCs w:val="26"/>
                <w:rPrChange w:id="10225" w:author="The Si Tran" w:date="2012-12-14T06:35:00Z">
                  <w:rPr>
                    <w:ins w:id="10226" w:author="The Si Tran" w:date="2012-12-10T07:31:00Z"/>
                    <w:rFonts w:ascii="Calibri" w:eastAsia="Times New Roman" w:hAnsi="Calibri"/>
                    <w:color w:val="000000"/>
                    <w:sz w:val="22"/>
                  </w:rPr>
                </w:rPrChange>
              </w:rPr>
              <w:pPrChange w:id="10227"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22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229" w:author="The Si Tran" w:date="2012-12-10T07:31:00Z"/>
                <w:sz w:val="26"/>
                <w:szCs w:val="26"/>
                <w:rPrChange w:id="10230" w:author="The Si Tran" w:date="2012-12-14T06:35:00Z">
                  <w:rPr>
                    <w:ins w:id="10231" w:author="The Si Tran" w:date="2012-12-10T07:31:00Z"/>
                    <w:rFonts w:ascii="Calibri" w:eastAsia="Times New Roman" w:hAnsi="Calibri"/>
                    <w:color w:val="000000"/>
                    <w:sz w:val="22"/>
                  </w:rPr>
                </w:rPrChange>
              </w:rPr>
              <w:pPrChange w:id="10232" w:author="The Si Tran" w:date="2012-12-16T08:45:00Z">
                <w:pPr>
                  <w:spacing w:line="240" w:lineRule="auto"/>
                  <w:jc w:val="left"/>
                </w:pPr>
              </w:pPrChange>
            </w:pPr>
            <w:ins w:id="10233" w:author="The Si Tran" w:date="2012-12-10T07:31:00Z">
              <w:r w:rsidRPr="004C2D67">
                <w:rPr>
                  <w:sz w:val="26"/>
                  <w:szCs w:val="26"/>
                  <w:rPrChange w:id="10234" w:author="The Si Tran" w:date="2012-12-14T06:35:00Z">
                    <w:rPr>
                      <w:rFonts w:ascii="Calibri" w:hAnsi="Calibri"/>
                      <w:sz w:val="22"/>
                    </w:rPr>
                  </w:rPrChange>
                </w:rPr>
                <w:t>ARIMA(0, 0, 0)(0, 1, 0)12</w:t>
              </w:r>
              <w:r w:rsidRPr="004C2D67">
                <w:rPr>
                  <w:sz w:val="26"/>
                  <w:szCs w:val="26"/>
                  <w:rPrChange w:id="10235" w:author="The Si Tran" w:date="2012-12-14T06:35:00Z">
                    <w:rPr>
                      <w:rFonts w:ascii="Calibri" w:hAnsi="Calibri"/>
                      <w:sz w:val="22"/>
                    </w:rPr>
                  </w:rPrChange>
                </w:rPr>
                <w:br/>
              </w:r>
            </w:ins>
            <w:r w:rsidR="00976130">
              <w:rPr>
                <w:sz w:val="26"/>
                <w:szCs w:val="26"/>
              </w:rPr>
              <w:t>Nơron</w:t>
            </w:r>
            <w:ins w:id="10236" w:author="The Si Tran" w:date="2012-12-10T07:31:00Z">
              <w:r w:rsidRPr="004C2D67">
                <w:rPr>
                  <w:sz w:val="26"/>
                  <w:szCs w:val="26"/>
                  <w:rPrChange w:id="10237"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23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239" w:author="The Si Tran" w:date="2012-12-10T07:31:00Z"/>
                <w:b/>
                <w:sz w:val="26"/>
                <w:szCs w:val="26"/>
                <w:rPrChange w:id="10240" w:author="superchickend" w:date="2012-12-16T15:32:00Z">
                  <w:rPr>
                    <w:ins w:id="10241" w:author="The Si Tran" w:date="2012-12-10T07:31:00Z"/>
                    <w:rFonts w:ascii="Calibri" w:eastAsia="Times New Roman" w:hAnsi="Calibri"/>
                    <w:color w:val="000000"/>
                    <w:sz w:val="22"/>
                  </w:rPr>
                </w:rPrChange>
              </w:rPr>
              <w:pPrChange w:id="10242" w:author="superchickend" w:date="2012-12-16T15:32:00Z">
                <w:pPr>
                  <w:spacing w:line="240" w:lineRule="auto"/>
                  <w:jc w:val="right"/>
                </w:pPr>
              </w:pPrChange>
            </w:pPr>
            <w:ins w:id="10243" w:author="The Si Tran" w:date="2012-12-10T07:31:00Z">
              <w:r w:rsidRPr="004C2D67">
                <w:rPr>
                  <w:b/>
                  <w:sz w:val="26"/>
                  <w:szCs w:val="26"/>
                  <w:rPrChange w:id="10244"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24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246" w:author="The Si Tran" w:date="2012-12-10T07:31:00Z"/>
                <w:b/>
                <w:sz w:val="26"/>
                <w:szCs w:val="26"/>
                <w:rPrChange w:id="10247" w:author="superchickend" w:date="2012-12-16T15:32:00Z">
                  <w:rPr>
                    <w:ins w:id="10248" w:author="The Si Tran" w:date="2012-12-10T07:31:00Z"/>
                    <w:rFonts w:ascii="Calibri" w:eastAsia="Times New Roman" w:hAnsi="Calibri"/>
                    <w:color w:val="000000"/>
                    <w:sz w:val="22"/>
                  </w:rPr>
                </w:rPrChange>
              </w:rPr>
              <w:pPrChange w:id="10249" w:author="superchickend" w:date="2012-12-16T15:32:00Z">
                <w:pPr>
                  <w:spacing w:line="240" w:lineRule="auto"/>
                  <w:jc w:val="right"/>
                </w:pPr>
              </w:pPrChange>
            </w:pPr>
            <w:ins w:id="10250" w:author="The Si Tran" w:date="2012-12-10T07:31:00Z">
              <w:r w:rsidRPr="004C2D67">
                <w:rPr>
                  <w:b/>
                  <w:sz w:val="26"/>
                  <w:szCs w:val="26"/>
                  <w:rPrChange w:id="10251"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25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253" w:author="The Si Tran" w:date="2012-12-10T07:31:00Z"/>
                <w:b/>
                <w:sz w:val="26"/>
                <w:szCs w:val="26"/>
                <w:rPrChange w:id="10254" w:author="superchickend" w:date="2012-12-16T15:32:00Z">
                  <w:rPr>
                    <w:ins w:id="10255" w:author="The Si Tran" w:date="2012-12-10T07:31:00Z"/>
                    <w:rFonts w:ascii="Calibri" w:eastAsia="Times New Roman" w:hAnsi="Calibri"/>
                    <w:color w:val="000000"/>
                    <w:sz w:val="22"/>
                  </w:rPr>
                </w:rPrChange>
              </w:rPr>
              <w:pPrChange w:id="10256" w:author="superchickend" w:date="2012-12-16T15:32:00Z">
                <w:pPr>
                  <w:spacing w:line="240" w:lineRule="auto"/>
                  <w:jc w:val="right"/>
                </w:pPr>
              </w:pPrChange>
            </w:pPr>
            <w:ins w:id="10257" w:author="The Si Tran" w:date="2012-12-10T07:31:00Z">
              <w:r w:rsidRPr="004C2D67">
                <w:rPr>
                  <w:b/>
                  <w:sz w:val="26"/>
                  <w:szCs w:val="26"/>
                  <w:rPrChange w:id="10258" w:author="superchickend" w:date="2012-12-16T15:32:00Z">
                    <w:rPr>
                      <w:rFonts w:ascii="Calibri" w:hAnsi="Calibri"/>
                      <w:sz w:val="22"/>
                    </w:rPr>
                  </w:rPrChange>
                </w:rPr>
                <w:t>5.92</w:t>
              </w:r>
            </w:ins>
          </w:p>
        </w:tc>
      </w:tr>
    </w:tbl>
    <w:p w14:paraId="39C2C681" w14:textId="77777777" w:rsidR="004C2D67" w:rsidRDefault="004C2D67">
      <w:pPr>
        <w:ind w:firstLine="0"/>
        <w:rPr>
          <w:ins w:id="10259" w:author="The Si Tran" w:date="2012-12-14T06:36:00Z"/>
        </w:rPr>
        <w:pPrChange w:id="10260" w:author="The Si Tran" w:date="2012-12-14T06:36:00Z">
          <w:pPr>
            <w:pStyle w:val="Heading1"/>
            <w:jc w:val="left"/>
          </w:pPr>
        </w:pPrChange>
      </w:pPr>
    </w:p>
    <w:p w14:paraId="0380EACA" w14:textId="16E0E91F" w:rsidR="00EF77AD" w:rsidRDefault="00EF77AD">
      <w:pPr>
        <w:pStyle w:val="Heading3"/>
        <w:pPrChange w:id="10261" w:author="The Si Tran" w:date="2012-12-06T21:22:00Z">
          <w:pPr>
            <w:pStyle w:val="Heading1"/>
            <w:jc w:val="left"/>
          </w:pPr>
        </w:pPrChange>
      </w:pPr>
      <w:bookmarkStart w:id="10262" w:name="_Toc343660632"/>
      <w:ins w:id="10263" w:author="The Si Tran" w:date="2012-12-06T21:22:00Z">
        <w:r>
          <w:t>Bộ dữ liệ</w:t>
        </w:r>
        <w:r w:rsidR="00810267">
          <w:t>u có tính xu hướng</w:t>
        </w:r>
      </w:ins>
      <w:bookmarkEnd w:id="10262"/>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10264"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10265">
          <w:tblGrid>
            <w:gridCol w:w="1072"/>
            <w:gridCol w:w="7014"/>
            <w:gridCol w:w="820"/>
            <w:gridCol w:w="820"/>
            <w:gridCol w:w="828"/>
          </w:tblGrid>
        </w:tblGridChange>
      </w:tblGrid>
      <w:tr w:rsidR="009523BA" w:rsidRPr="003A1CA3" w14:paraId="525D656E" w14:textId="77777777" w:rsidTr="009523BA">
        <w:trPr>
          <w:trHeight w:val="272"/>
          <w:ins w:id="10266" w:author="The Si Tran" w:date="2012-12-10T07:33:00Z"/>
          <w:trPrChange w:id="10267"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68"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0269" w:author="The Si Tran" w:date="2012-12-10T07:33:00Z"/>
                <w:sz w:val="26"/>
                <w:szCs w:val="26"/>
                <w:rPrChange w:id="10270" w:author="The Si Tran" w:date="2012-12-14T06:37:00Z">
                  <w:rPr>
                    <w:ins w:id="10271" w:author="The Si Tran" w:date="2012-12-10T07:33:00Z"/>
                    <w:rFonts w:ascii="Calibri" w:eastAsia="Times New Roman" w:hAnsi="Calibri"/>
                    <w:b/>
                    <w:bCs/>
                    <w:color w:val="000000"/>
                    <w:sz w:val="22"/>
                    <w:szCs w:val="28"/>
                  </w:rPr>
                </w:rPrChange>
              </w:rPr>
              <w:pPrChange w:id="1027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0273" w:name="_Toc343033798"/>
            <w:ins w:id="10274" w:author="The Si Tran" w:date="2012-12-10T07:33:00Z">
              <w:r w:rsidRPr="009523BA">
                <w:rPr>
                  <w:sz w:val="26"/>
                  <w:szCs w:val="26"/>
                  <w:rPrChange w:id="10275"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10276"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0277" w:author="The Si Tran" w:date="2012-12-10T07:33:00Z"/>
                <w:b/>
                <w:sz w:val="26"/>
                <w:szCs w:val="26"/>
                <w:rPrChange w:id="10278" w:author="superchickend" w:date="2012-12-16T15:32:00Z">
                  <w:rPr>
                    <w:ins w:id="10279" w:author="The Si Tran" w:date="2012-12-10T07:33:00Z"/>
                    <w:rFonts w:ascii="Calibri" w:eastAsia="Times New Roman" w:hAnsi="Calibri"/>
                    <w:b/>
                    <w:bCs/>
                    <w:color w:val="000000"/>
                    <w:sz w:val="22"/>
                    <w:szCs w:val="28"/>
                  </w:rPr>
                </w:rPrChange>
              </w:rPr>
              <w:pPrChange w:id="10280"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81" w:author="The Si Tran" w:date="2012-12-10T07:33:00Z">
              <w:r w:rsidRPr="009523BA">
                <w:rPr>
                  <w:b/>
                  <w:sz w:val="26"/>
                  <w:szCs w:val="26"/>
                  <w:rPrChange w:id="10282"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283"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0284" w:author="The Si Tran" w:date="2012-12-10T07:33:00Z"/>
                <w:b/>
                <w:sz w:val="26"/>
                <w:szCs w:val="26"/>
                <w:rPrChange w:id="10285" w:author="superchickend" w:date="2012-12-16T15:32:00Z">
                  <w:rPr>
                    <w:ins w:id="10286" w:author="The Si Tran" w:date="2012-12-10T07:33:00Z"/>
                    <w:rFonts w:ascii="Calibri" w:eastAsia="Times New Roman" w:hAnsi="Calibri"/>
                    <w:b/>
                    <w:bCs/>
                    <w:color w:val="000000"/>
                    <w:sz w:val="22"/>
                    <w:szCs w:val="28"/>
                  </w:rPr>
                </w:rPrChange>
              </w:rPr>
              <w:pPrChange w:id="10287"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88" w:author="The Si Tran" w:date="2012-12-10T07:33:00Z">
              <w:r w:rsidRPr="009523BA">
                <w:rPr>
                  <w:b/>
                  <w:sz w:val="26"/>
                  <w:szCs w:val="26"/>
                  <w:rPrChange w:id="10289"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10290"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0291" w:author="The Si Tran" w:date="2012-12-10T07:33:00Z"/>
                <w:b/>
                <w:sz w:val="26"/>
                <w:szCs w:val="26"/>
                <w:rPrChange w:id="10292" w:author="superchickend" w:date="2012-12-16T15:32:00Z">
                  <w:rPr>
                    <w:ins w:id="10293" w:author="The Si Tran" w:date="2012-12-10T07:33:00Z"/>
                    <w:rFonts w:ascii="Calibri" w:eastAsia="Times New Roman" w:hAnsi="Calibri"/>
                    <w:b/>
                    <w:bCs/>
                    <w:color w:val="000000"/>
                    <w:sz w:val="22"/>
                    <w:szCs w:val="28"/>
                  </w:rPr>
                </w:rPrChange>
              </w:rPr>
              <w:pPrChange w:id="10294"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95" w:author="The Si Tran" w:date="2012-12-10T07:33:00Z">
              <w:r w:rsidRPr="009523BA">
                <w:rPr>
                  <w:b/>
                  <w:sz w:val="26"/>
                  <w:szCs w:val="26"/>
                  <w:rPrChange w:id="10296"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297"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0298" w:author="The Si Tran" w:date="2012-12-10T07:33:00Z"/>
                <w:b/>
                <w:sz w:val="26"/>
                <w:szCs w:val="26"/>
                <w:rPrChange w:id="10299" w:author="superchickend" w:date="2012-12-16T15:32:00Z">
                  <w:rPr>
                    <w:ins w:id="10300" w:author="The Si Tran" w:date="2012-12-10T07:33:00Z"/>
                    <w:rFonts w:ascii="Calibri" w:eastAsia="Times New Roman" w:hAnsi="Calibri"/>
                    <w:b/>
                    <w:bCs/>
                    <w:color w:val="000000"/>
                    <w:sz w:val="22"/>
                    <w:szCs w:val="28"/>
                  </w:rPr>
                </w:rPrChange>
              </w:rPr>
              <w:pPrChange w:id="10301"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02" w:author="The Si Tran" w:date="2012-12-10T07:33:00Z">
              <w:r w:rsidRPr="009523BA">
                <w:rPr>
                  <w:b/>
                  <w:sz w:val="26"/>
                  <w:szCs w:val="26"/>
                  <w:rPrChange w:id="10303" w:author="superchickend" w:date="2012-12-16T15:32:00Z">
                    <w:rPr>
                      <w:rFonts w:ascii="Calibri" w:hAnsi="Calibri"/>
                      <w:sz w:val="22"/>
                    </w:rPr>
                  </w:rPrChange>
                </w:rPr>
                <w:t>MAPE</w:t>
              </w:r>
            </w:ins>
          </w:p>
        </w:tc>
      </w:tr>
      <w:tr w:rsidR="009523BA" w:rsidRPr="003A1CA3" w14:paraId="1DB511BF" w14:textId="77777777" w:rsidTr="009523BA">
        <w:trPr>
          <w:trHeight w:val="547"/>
          <w:ins w:id="10304" w:author="The Si Tran" w:date="2012-12-10T07:33:00Z"/>
          <w:trPrChange w:id="10305"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06"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7777777" w:rsidR="009523BA" w:rsidRPr="009523BA" w:rsidRDefault="009523BA">
            <w:pPr>
              <w:pStyle w:val="BangBody"/>
              <w:spacing w:before="0"/>
              <w:jc w:val="center"/>
              <w:rPr>
                <w:ins w:id="10307" w:author="The Si Tran" w:date="2012-12-10T07:33:00Z"/>
                <w:b/>
                <w:sz w:val="26"/>
                <w:szCs w:val="26"/>
                <w:rPrChange w:id="10308" w:author="superchickend" w:date="2012-12-16T15:32:00Z">
                  <w:rPr>
                    <w:ins w:id="10309" w:author="The Si Tran" w:date="2012-12-10T07:33:00Z"/>
                    <w:rFonts w:ascii="Calibri" w:eastAsia="Times New Roman" w:hAnsi="Calibri"/>
                    <w:b/>
                    <w:bCs/>
                    <w:color w:val="000000"/>
                    <w:sz w:val="22"/>
                    <w:szCs w:val="28"/>
                  </w:rPr>
                </w:rPrChange>
              </w:rPr>
              <w:pPrChange w:id="10310"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11" w:author="The Si Tran" w:date="2012-12-10T07:33:00Z">
              <w:r w:rsidRPr="009523BA">
                <w:rPr>
                  <w:b/>
                  <w:sz w:val="26"/>
                  <w:szCs w:val="26"/>
                  <w:rPrChange w:id="10312" w:author="superchickend" w:date="2012-12-16T15:32:00Z">
                    <w:rPr>
                      <w:rFonts w:ascii="Calibri" w:hAnsi="Calibri"/>
                      <w:sz w:val="22"/>
                    </w:rPr>
                  </w:rPrChange>
                </w:rPr>
                <w:t>ANNs</w:t>
              </w:r>
            </w:ins>
          </w:p>
        </w:tc>
        <w:tc>
          <w:tcPr>
            <w:tcW w:w="5700" w:type="dxa"/>
            <w:tcBorders>
              <w:top w:val="nil"/>
              <w:left w:val="nil"/>
              <w:bottom w:val="single" w:sz="4" w:space="0" w:color="auto"/>
              <w:right w:val="single" w:sz="4" w:space="0" w:color="auto"/>
            </w:tcBorders>
            <w:shd w:val="clear" w:color="auto" w:fill="auto"/>
            <w:vAlign w:val="bottom"/>
            <w:hideMark/>
            <w:tcPrChange w:id="1031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314" w:author="The Si Tran" w:date="2012-12-10T07:33:00Z"/>
                <w:sz w:val="26"/>
                <w:szCs w:val="26"/>
                <w:rPrChange w:id="10315" w:author="The Si Tran" w:date="2012-12-14T06:37:00Z">
                  <w:rPr>
                    <w:ins w:id="10316" w:author="The Si Tran" w:date="2012-12-10T07:33:00Z"/>
                    <w:rFonts w:ascii="Calibri" w:eastAsia="Times New Roman" w:hAnsi="Calibri"/>
                    <w:b/>
                    <w:bCs/>
                    <w:color w:val="000000"/>
                    <w:sz w:val="22"/>
                    <w:szCs w:val="28"/>
                  </w:rPr>
                </w:rPrChange>
              </w:rPr>
              <w:pPrChange w:id="1031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318" w:author="The Si Tran" w:date="2012-12-10T07:33:00Z">
              <w:r w:rsidR="009523BA" w:rsidRPr="009523BA">
                <w:rPr>
                  <w:sz w:val="26"/>
                  <w:szCs w:val="26"/>
                  <w:rPrChange w:id="10319"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32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321" w:author="The Si Tran" w:date="2012-12-10T07:33:00Z"/>
                <w:sz w:val="26"/>
                <w:szCs w:val="26"/>
                <w:rPrChange w:id="10322" w:author="The Si Tran" w:date="2012-12-14T06:37:00Z">
                  <w:rPr>
                    <w:ins w:id="10323" w:author="The Si Tran" w:date="2012-12-10T07:33:00Z"/>
                    <w:rFonts w:ascii="Calibri" w:eastAsia="Times New Roman" w:hAnsi="Calibri"/>
                    <w:b/>
                    <w:bCs/>
                    <w:color w:val="000000"/>
                    <w:sz w:val="22"/>
                    <w:szCs w:val="28"/>
                  </w:rPr>
                </w:rPrChange>
              </w:rPr>
              <w:pPrChange w:id="1032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25" w:author="The Si Tran" w:date="2012-12-10T07:33:00Z">
              <w:r w:rsidRPr="009523BA">
                <w:rPr>
                  <w:sz w:val="26"/>
                  <w:szCs w:val="26"/>
                  <w:rPrChange w:id="10326"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3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328" w:author="The Si Tran" w:date="2012-12-10T07:33:00Z"/>
                <w:sz w:val="26"/>
                <w:szCs w:val="26"/>
                <w:rPrChange w:id="10329" w:author="The Si Tran" w:date="2012-12-14T06:37:00Z">
                  <w:rPr>
                    <w:ins w:id="10330" w:author="The Si Tran" w:date="2012-12-10T07:33:00Z"/>
                    <w:rFonts w:ascii="Calibri" w:eastAsia="Times New Roman" w:hAnsi="Calibri"/>
                    <w:b/>
                    <w:bCs/>
                    <w:color w:val="000000"/>
                    <w:sz w:val="22"/>
                    <w:szCs w:val="28"/>
                  </w:rPr>
                </w:rPrChange>
              </w:rPr>
              <w:pPrChange w:id="1033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32" w:author="The Si Tran" w:date="2012-12-10T07:33:00Z">
              <w:r w:rsidRPr="009523BA">
                <w:rPr>
                  <w:sz w:val="26"/>
                  <w:szCs w:val="26"/>
                  <w:rPrChange w:id="10333"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3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335" w:author="The Si Tran" w:date="2012-12-10T07:33:00Z"/>
                <w:sz w:val="26"/>
                <w:szCs w:val="26"/>
                <w:rPrChange w:id="10336" w:author="The Si Tran" w:date="2012-12-14T06:37:00Z">
                  <w:rPr>
                    <w:ins w:id="10337" w:author="The Si Tran" w:date="2012-12-10T07:33:00Z"/>
                    <w:rFonts w:ascii="Calibri" w:eastAsia="Times New Roman" w:hAnsi="Calibri"/>
                    <w:b/>
                    <w:bCs/>
                    <w:color w:val="000000"/>
                    <w:sz w:val="22"/>
                    <w:szCs w:val="28"/>
                  </w:rPr>
                </w:rPrChange>
              </w:rPr>
              <w:pPrChange w:id="1033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39" w:author="The Si Tran" w:date="2012-12-10T07:33:00Z">
              <w:r w:rsidRPr="009523BA">
                <w:rPr>
                  <w:sz w:val="26"/>
                  <w:szCs w:val="26"/>
                  <w:rPrChange w:id="10340" w:author="The Si Tran" w:date="2012-12-14T06:37:00Z">
                    <w:rPr>
                      <w:rFonts w:ascii="Calibri" w:hAnsi="Calibri"/>
                      <w:sz w:val="22"/>
                    </w:rPr>
                  </w:rPrChange>
                </w:rPr>
                <w:t>1.34</w:t>
              </w:r>
            </w:ins>
          </w:p>
        </w:tc>
      </w:tr>
      <w:tr w:rsidR="009523BA" w:rsidRPr="003A1CA3" w14:paraId="3F351FCA" w14:textId="77777777" w:rsidTr="009523BA">
        <w:trPr>
          <w:trHeight w:val="547"/>
          <w:ins w:id="10341" w:author="The Si Tran" w:date="2012-12-10T07:33:00Z"/>
          <w:trPrChange w:id="10342"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343"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344" w:author="The Si Tran" w:date="2012-12-10T07:33:00Z"/>
                <w:b/>
                <w:sz w:val="26"/>
                <w:szCs w:val="26"/>
                <w:rPrChange w:id="10345" w:author="superchickend" w:date="2012-12-16T15:32:00Z">
                  <w:rPr>
                    <w:ins w:id="10346" w:author="The Si Tran" w:date="2012-12-10T07:33:00Z"/>
                    <w:rFonts w:ascii="Calibri" w:eastAsia="Times New Roman" w:hAnsi="Calibri"/>
                    <w:color w:val="000000"/>
                    <w:sz w:val="22"/>
                  </w:rPr>
                </w:rPrChange>
              </w:rPr>
              <w:pPrChange w:id="10347"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34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349" w:author="The Si Tran" w:date="2012-12-10T07:33:00Z"/>
                <w:sz w:val="26"/>
                <w:szCs w:val="26"/>
                <w:rPrChange w:id="10350" w:author="The Si Tran" w:date="2012-12-14T06:37:00Z">
                  <w:rPr>
                    <w:ins w:id="10351" w:author="The Si Tran" w:date="2012-12-10T07:33:00Z"/>
                    <w:rFonts w:ascii="Calibri" w:eastAsia="Times New Roman" w:hAnsi="Calibri"/>
                    <w:b/>
                    <w:bCs/>
                    <w:color w:val="000000"/>
                    <w:sz w:val="22"/>
                    <w:szCs w:val="28"/>
                  </w:rPr>
                </w:rPrChange>
              </w:rPr>
              <w:pPrChange w:id="1035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353" w:author="The Si Tran" w:date="2012-12-10T07:33:00Z">
              <w:r w:rsidR="009523BA" w:rsidRPr="009523BA">
                <w:rPr>
                  <w:sz w:val="26"/>
                  <w:szCs w:val="26"/>
                  <w:rPrChange w:id="10354"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35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356" w:author="The Si Tran" w:date="2012-12-10T07:33:00Z"/>
                <w:b/>
                <w:sz w:val="26"/>
                <w:szCs w:val="26"/>
                <w:rPrChange w:id="10357" w:author="superchickend" w:date="2012-12-16T15:33:00Z">
                  <w:rPr>
                    <w:ins w:id="10358" w:author="The Si Tran" w:date="2012-12-10T07:33:00Z"/>
                    <w:rFonts w:ascii="Calibri" w:eastAsia="Times New Roman" w:hAnsi="Calibri"/>
                    <w:b/>
                    <w:bCs/>
                    <w:color w:val="000000"/>
                    <w:sz w:val="22"/>
                    <w:szCs w:val="28"/>
                  </w:rPr>
                </w:rPrChange>
              </w:rPr>
              <w:pPrChange w:id="1035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60" w:author="The Si Tran" w:date="2012-12-10T07:33:00Z">
              <w:r w:rsidRPr="009523BA">
                <w:rPr>
                  <w:b/>
                  <w:sz w:val="26"/>
                  <w:szCs w:val="26"/>
                  <w:rPrChange w:id="10361"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36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363" w:author="The Si Tran" w:date="2012-12-10T07:33:00Z"/>
                <w:b/>
                <w:sz w:val="26"/>
                <w:szCs w:val="26"/>
                <w:rPrChange w:id="10364" w:author="superchickend" w:date="2012-12-16T15:33:00Z">
                  <w:rPr>
                    <w:ins w:id="10365" w:author="The Si Tran" w:date="2012-12-10T07:33:00Z"/>
                    <w:rFonts w:ascii="Calibri" w:eastAsia="Times New Roman" w:hAnsi="Calibri"/>
                    <w:b/>
                    <w:bCs/>
                    <w:color w:val="000000"/>
                    <w:sz w:val="22"/>
                    <w:szCs w:val="28"/>
                  </w:rPr>
                </w:rPrChange>
              </w:rPr>
              <w:pPrChange w:id="1036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67" w:author="The Si Tran" w:date="2012-12-10T07:33:00Z">
              <w:r w:rsidRPr="009523BA">
                <w:rPr>
                  <w:b/>
                  <w:sz w:val="26"/>
                  <w:szCs w:val="26"/>
                  <w:rPrChange w:id="10368"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36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370" w:author="The Si Tran" w:date="2012-12-10T07:33:00Z"/>
                <w:b/>
                <w:sz w:val="26"/>
                <w:szCs w:val="26"/>
                <w:rPrChange w:id="10371" w:author="superchickend" w:date="2012-12-16T15:33:00Z">
                  <w:rPr>
                    <w:ins w:id="10372" w:author="The Si Tran" w:date="2012-12-10T07:33:00Z"/>
                    <w:rFonts w:ascii="Calibri" w:eastAsia="Times New Roman" w:hAnsi="Calibri"/>
                    <w:b/>
                    <w:bCs/>
                    <w:color w:val="000000"/>
                    <w:sz w:val="22"/>
                    <w:szCs w:val="28"/>
                  </w:rPr>
                </w:rPrChange>
              </w:rPr>
              <w:pPrChange w:id="1037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74" w:author="The Si Tran" w:date="2012-12-10T07:33:00Z">
              <w:r w:rsidRPr="009523BA">
                <w:rPr>
                  <w:b/>
                  <w:sz w:val="26"/>
                  <w:szCs w:val="26"/>
                  <w:rPrChange w:id="10375" w:author="superchickend" w:date="2012-12-16T15:33:00Z">
                    <w:rPr>
                      <w:rFonts w:ascii="Calibri" w:hAnsi="Calibri"/>
                      <w:sz w:val="22"/>
                    </w:rPr>
                  </w:rPrChange>
                </w:rPr>
                <w:t>1.32</w:t>
              </w:r>
            </w:ins>
          </w:p>
        </w:tc>
      </w:tr>
      <w:tr w:rsidR="009523BA" w:rsidRPr="003A1CA3" w14:paraId="56749B02" w14:textId="77777777" w:rsidTr="009523BA">
        <w:trPr>
          <w:trHeight w:val="272"/>
          <w:ins w:id="10376" w:author="The Si Tran" w:date="2012-12-10T07:33:00Z"/>
          <w:trPrChange w:id="10377"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378"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379" w:author="The Si Tran" w:date="2012-12-10T07:33:00Z"/>
                <w:b/>
                <w:sz w:val="26"/>
                <w:szCs w:val="26"/>
                <w:rPrChange w:id="10380" w:author="superchickend" w:date="2012-12-16T15:32:00Z">
                  <w:rPr>
                    <w:ins w:id="10381" w:author="The Si Tran" w:date="2012-12-10T07:33:00Z"/>
                    <w:rFonts w:ascii="Calibri" w:eastAsia="Times New Roman" w:hAnsi="Calibri"/>
                    <w:b/>
                    <w:bCs/>
                    <w:color w:val="000000"/>
                    <w:sz w:val="22"/>
                    <w:szCs w:val="28"/>
                  </w:rPr>
                </w:rPrChange>
              </w:rPr>
              <w:pPrChange w:id="10382"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83" w:author="The Si Tran" w:date="2012-12-10T07:33:00Z">
              <w:r w:rsidRPr="009523BA">
                <w:rPr>
                  <w:b/>
                  <w:sz w:val="26"/>
                  <w:szCs w:val="26"/>
                  <w:rPrChange w:id="10384"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1038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386" w:author="The Si Tran" w:date="2012-12-10T07:33:00Z"/>
                <w:sz w:val="26"/>
                <w:szCs w:val="26"/>
                <w:rPrChange w:id="10387" w:author="The Si Tran" w:date="2012-12-14T06:37:00Z">
                  <w:rPr>
                    <w:ins w:id="10388" w:author="The Si Tran" w:date="2012-12-10T07:33:00Z"/>
                    <w:rFonts w:ascii="Calibri" w:eastAsia="Times New Roman" w:hAnsi="Calibri"/>
                    <w:b/>
                    <w:bCs/>
                    <w:color w:val="000000"/>
                    <w:sz w:val="22"/>
                    <w:szCs w:val="28"/>
                  </w:rPr>
                </w:rPrChange>
              </w:rPr>
              <w:pPrChange w:id="1038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90" w:author="The Si Tran" w:date="2012-12-10T07:33:00Z">
              <w:r w:rsidRPr="009523BA">
                <w:rPr>
                  <w:sz w:val="26"/>
                  <w:szCs w:val="26"/>
                  <w:rPrChange w:id="10391"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3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393" w:author="The Si Tran" w:date="2012-12-10T07:33:00Z"/>
                <w:sz w:val="26"/>
                <w:szCs w:val="26"/>
                <w:rPrChange w:id="10394" w:author="The Si Tran" w:date="2012-12-14T06:37:00Z">
                  <w:rPr>
                    <w:ins w:id="10395" w:author="The Si Tran" w:date="2012-12-10T07:33:00Z"/>
                    <w:rFonts w:ascii="Calibri" w:eastAsia="Times New Roman" w:hAnsi="Calibri"/>
                    <w:b/>
                    <w:bCs/>
                    <w:color w:val="000000"/>
                    <w:sz w:val="22"/>
                    <w:szCs w:val="28"/>
                  </w:rPr>
                </w:rPrChange>
              </w:rPr>
              <w:pPrChange w:id="1039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97" w:author="The Si Tran" w:date="2012-12-10T07:33:00Z">
              <w:r w:rsidRPr="009523BA">
                <w:rPr>
                  <w:sz w:val="26"/>
                  <w:szCs w:val="26"/>
                  <w:rPrChange w:id="10398"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3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400" w:author="The Si Tran" w:date="2012-12-10T07:33:00Z"/>
                <w:sz w:val="26"/>
                <w:szCs w:val="26"/>
                <w:rPrChange w:id="10401" w:author="The Si Tran" w:date="2012-12-14T06:37:00Z">
                  <w:rPr>
                    <w:ins w:id="10402" w:author="The Si Tran" w:date="2012-12-10T07:33:00Z"/>
                    <w:rFonts w:ascii="Calibri" w:eastAsia="Times New Roman" w:hAnsi="Calibri"/>
                    <w:b/>
                    <w:bCs/>
                    <w:color w:val="000000"/>
                    <w:sz w:val="22"/>
                    <w:szCs w:val="28"/>
                  </w:rPr>
                </w:rPrChange>
              </w:rPr>
              <w:pPrChange w:id="1040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04" w:author="The Si Tran" w:date="2012-12-10T07:33:00Z">
              <w:r w:rsidRPr="009523BA">
                <w:rPr>
                  <w:sz w:val="26"/>
                  <w:szCs w:val="26"/>
                  <w:rPrChange w:id="10405"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40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407" w:author="The Si Tran" w:date="2012-12-10T07:33:00Z"/>
                <w:sz w:val="26"/>
                <w:szCs w:val="26"/>
                <w:rPrChange w:id="10408" w:author="The Si Tran" w:date="2012-12-14T06:37:00Z">
                  <w:rPr>
                    <w:ins w:id="10409" w:author="The Si Tran" w:date="2012-12-10T07:33:00Z"/>
                    <w:rFonts w:ascii="Calibri" w:eastAsia="Times New Roman" w:hAnsi="Calibri"/>
                    <w:b/>
                    <w:bCs/>
                    <w:color w:val="000000"/>
                    <w:sz w:val="22"/>
                    <w:szCs w:val="28"/>
                  </w:rPr>
                </w:rPrChange>
              </w:rPr>
              <w:pPrChange w:id="1041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11" w:author="The Si Tran" w:date="2012-12-10T07:33:00Z">
              <w:r w:rsidRPr="009523BA">
                <w:rPr>
                  <w:sz w:val="26"/>
                  <w:szCs w:val="26"/>
                  <w:rPrChange w:id="10412" w:author="The Si Tran" w:date="2012-12-14T06:37:00Z">
                    <w:rPr>
                      <w:rFonts w:ascii="Calibri" w:hAnsi="Calibri"/>
                      <w:sz w:val="22"/>
                    </w:rPr>
                  </w:rPrChange>
                </w:rPr>
                <w:t>1.42</w:t>
              </w:r>
            </w:ins>
          </w:p>
        </w:tc>
      </w:tr>
      <w:tr w:rsidR="009523BA" w:rsidRPr="003A1CA3" w14:paraId="425AF097" w14:textId="77777777" w:rsidTr="009523BA">
        <w:trPr>
          <w:trHeight w:val="822"/>
          <w:ins w:id="10413" w:author="The Si Tran" w:date="2012-12-10T07:33:00Z"/>
          <w:trPrChange w:id="10414"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15"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416" w:author="The Si Tran" w:date="2012-12-10T07:33:00Z"/>
                <w:b/>
                <w:sz w:val="26"/>
                <w:szCs w:val="26"/>
                <w:rPrChange w:id="10417" w:author="superchickend" w:date="2012-12-16T15:32:00Z">
                  <w:rPr>
                    <w:ins w:id="10418" w:author="The Si Tran" w:date="2012-12-10T07:33:00Z"/>
                    <w:rFonts w:ascii="Calibri" w:eastAsia="Times New Roman" w:hAnsi="Calibri"/>
                    <w:b/>
                    <w:bCs/>
                    <w:color w:val="000000"/>
                    <w:sz w:val="22"/>
                    <w:szCs w:val="28"/>
                  </w:rPr>
                </w:rPrChange>
              </w:rPr>
              <w:pPrChange w:id="10419"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420" w:author="The Si Tran" w:date="2012-12-10T07:33:00Z">
              <w:r w:rsidRPr="009523BA">
                <w:rPr>
                  <w:b/>
                  <w:sz w:val="26"/>
                  <w:szCs w:val="26"/>
                  <w:rPrChange w:id="10421"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422"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423" w:author="The Si Tran" w:date="2012-12-10T07:33:00Z"/>
                <w:sz w:val="26"/>
                <w:szCs w:val="26"/>
                <w:rPrChange w:id="10424" w:author="The Si Tran" w:date="2012-12-14T06:37:00Z">
                  <w:rPr>
                    <w:ins w:id="10425" w:author="The Si Tran" w:date="2012-12-10T07:33:00Z"/>
                    <w:rFonts w:ascii="Calibri" w:eastAsia="Times New Roman" w:hAnsi="Calibri"/>
                    <w:b/>
                    <w:bCs/>
                    <w:color w:val="000000"/>
                    <w:sz w:val="22"/>
                    <w:szCs w:val="28"/>
                  </w:rPr>
                </w:rPrChange>
              </w:rPr>
              <w:pPrChange w:id="1042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427" w:author="The Si Tran" w:date="2012-12-10T07:33:00Z">
              <w:r w:rsidRPr="009523BA">
                <w:rPr>
                  <w:sz w:val="26"/>
                  <w:szCs w:val="26"/>
                  <w:rPrChange w:id="10428" w:author="The Si Tran" w:date="2012-12-14T06:37:00Z">
                    <w:rPr>
                      <w:rFonts w:ascii="Calibri" w:hAnsi="Calibri"/>
                      <w:sz w:val="22"/>
                    </w:rPr>
                  </w:rPrChange>
                </w:rPr>
                <w:t>ARIMA(2, 0, 2)(0, 0, 0)0</w:t>
              </w:r>
              <w:r w:rsidRPr="009523BA">
                <w:rPr>
                  <w:sz w:val="26"/>
                  <w:szCs w:val="26"/>
                  <w:rPrChange w:id="10429" w:author="The Si Tran" w:date="2012-12-14T06:37:00Z">
                    <w:rPr>
                      <w:rFonts w:ascii="Calibri" w:hAnsi="Calibri"/>
                      <w:sz w:val="22"/>
                    </w:rPr>
                  </w:rPrChange>
                </w:rPr>
                <w:br/>
              </w:r>
            </w:ins>
            <w:r w:rsidR="00976130">
              <w:rPr>
                <w:sz w:val="26"/>
                <w:szCs w:val="26"/>
              </w:rPr>
              <w:t>Nơron</w:t>
            </w:r>
            <w:ins w:id="10430" w:author="The Si Tran" w:date="2012-12-10T07:33:00Z">
              <w:r w:rsidRPr="009523BA">
                <w:rPr>
                  <w:sz w:val="26"/>
                  <w:szCs w:val="26"/>
                  <w:rPrChange w:id="10431"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43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433" w:author="The Si Tran" w:date="2012-12-10T07:33:00Z"/>
                <w:b/>
                <w:sz w:val="26"/>
                <w:szCs w:val="26"/>
                <w:rPrChange w:id="10434" w:author="superchickend" w:date="2012-12-16T15:33:00Z">
                  <w:rPr>
                    <w:ins w:id="10435" w:author="The Si Tran" w:date="2012-12-10T07:33:00Z"/>
                    <w:rFonts w:ascii="Calibri" w:eastAsia="Times New Roman" w:hAnsi="Calibri"/>
                    <w:b/>
                    <w:bCs/>
                    <w:color w:val="000000"/>
                    <w:sz w:val="22"/>
                    <w:szCs w:val="28"/>
                  </w:rPr>
                </w:rPrChange>
              </w:rPr>
              <w:pPrChange w:id="1043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37" w:author="The Si Tran" w:date="2012-12-10T07:33:00Z">
              <w:r w:rsidRPr="009523BA">
                <w:rPr>
                  <w:b/>
                  <w:sz w:val="26"/>
                  <w:szCs w:val="26"/>
                  <w:rPrChange w:id="10438"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43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440" w:author="The Si Tran" w:date="2012-12-10T07:33:00Z"/>
                <w:b/>
                <w:sz w:val="26"/>
                <w:szCs w:val="26"/>
                <w:rPrChange w:id="10441" w:author="superchickend" w:date="2012-12-16T15:33:00Z">
                  <w:rPr>
                    <w:ins w:id="10442" w:author="The Si Tran" w:date="2012-12-10T07:33:00Z"/>
                    <w:rFonts w:ascii="Calibri" w:eastAsia="Times New Roman" w:hAnsi="Calibri"/>
                    <w:b/>
                    <w:bCs/>
                    <w:color w:val="000000"/>
                    <w:sz w:val="22"/>
                    <w:szCs w:val="28"/>
                  </w:rPr>
                </w:rPrChange>
              </w:rPr>
              <w:pPrChange w:id="1044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44" w:author="The Si Tran" w:date="2012-12-10T07:33:00Z">
              <w:r w:rsidRPr="009523BA">
                <w:rPr>
                  <w:b/>
                  <w:sz w:val="26"/>
                  <w:szCs w:val="26"/>
                  <w:rPrChange w:id="10445"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44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447" w:author="The Si Tran" w:date="2012-12-10T07:33:00Z"/>
                <w:b/>
                <w:sz w:val="26"/>
                <w:szCs w:val="26"/>
                <w:rPrChange w:id="10448" w:author="superchickend" w:date="2012-12-16T15:33:00Z">
                  <w:rPr>
                    <w:ins w:id="10449" w:author="The Si Tran" w:date="2012-12-10T07:33:00Z"/>
                    <w:rFonts w:ascii="Calibri" w:eastAsia="Times New Roman" w:hAnsi="Calibri"/>
                    <w:b/>
                    <w:bCs/>
                    <w:color w:val="000000"/>
                    <w:sz w:val="22"/>
                    <w:szCs w:val="28"/>
                  </w:rPr>
                </w:rPrChange>
              </w:rPr>
              <w:pPrChange w:id="1045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51" w:author="The Si Tran" w:date="2012-12-10T07:33:00Z">
              <w:r w:rsidRPr="009523BA">
                <w:rPr>
                  <w:b/>
                  <w:sz w:val="26"/>
                  <w:szCs w:val="26"/>
                  <w:rPrChange w:id="10452" w:author="superchickend" w:date="2012-12-16T15:33:00Z">
                    <w:rPr>
                      <w:rFonts w:ascii="Calibri" w:hAnsi="Calibri"/>
                      <w:sz w:val="22"/>
                    </w:rPr>
                  </w:rPrChange>
                </w:rPr>
                <w:t>1.32</w:t>
              </w:r>
            </w:ins>
          </w:p>
        </w:tc>
      </w:tr>
      <w:tr w:rsidR="009523BA" w:rsidRPr="003A1CA3" w14:paraId="036F6E47" w14:textId="77777777" w:rsidTr="009523BA">
        <w:trPr>
          <w:trHeight w:val="822"/>
          <w:ins w:id="10453" w:author="The Si Tran" w:date="2012-12-10T07:33:00Z"/>
          <w:trPrChange w:id="10454"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455"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456" w:author="The Si Tran" w:date="2012-12-10T07:33:00Z"/>
                <w:sz w:val="26"/>
                <w:szCs w:val="26"/>
                <w:rPrChange w:id="10457" w:author="The Si Tran" w:date="2012-12-14T06:37:00Z">
                  <w:rPr>
                    <w:ins w:id="10458" w:author="The Si Tran" w:date="2012-12-10T07:33:00Z"/>
                    <w:rFonts w:ascii="Calibri" w:eastAsia="Times New Roman" w:hAnsi="Calibri"/>
                    <w:color w:val="000000"/>
                    <w:sz w:val="22"/>
                  </w:rPr>
                </w:rPrChange>
              </w:rPr>
              <w:pPrChange w:id="10459"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460"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461" w:author="The Si Tran" w:date="2012-12-10T07:33:00Z"/>
                <w:sz w:val="26"/>
                <w:szCs w:val="26"/>
                <w:rPrChange w:id="10462" w:author="The Si Tran" w:date="2012-12-14T06:37:00Z">
                  <w:rPr>
                    <w:ins w:id="10463" w:author="The Si Tran" w:date="2012-12-10T07:33:00Z"/>
                    <w:rFonts w:ascii="Calibri" w:eastAsia="Times New Roman" w:hAnsi="Calibri"/>
                    <w:b/>
                    <w:bCs/>
                    <w:color w:val="000000"/>
                    <w:sz w:val="22"/>
                    <w:szCs w:val="28"/>
                  </w:rPr>
                </w:rPrChange>
              </w:rPr>
              <w:pPrChange w:id="1046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465" w:author="The Si Tran" w:date="2012-12-10T07:33:00Z">
              <w:r w:rsidRPr="009523BA">
                <w:rPr>
                  <w:sz w:val="26"/>
                  <w:szCs w:val="26"/>
                  <w:rPrChange w:id="10466" w:author="The Si Tran" w:date="2012-12-14T06:37:00Z">
                    <w:rPr>
                      <w:rFonts w:ascii="Calibri" w:hAnsi="Calibri"/>
                      <w:sz w:val="22"/>
                    </w:rPr>
                  </w:rPrChange>
                </w:rPr>
                <w:t>ARIMA(2, 0, 2)(0, 0, 0)0</w:t>
              </w:r>
              <w:r w:rsidRPr="009523BA">
                <w:rPr>
                  <w:sz w:val="26"/>
                  <w:szCs w:val="26"/>
                  <w:rPrChange w:id="10467" w:author="The Si Tran" w:date="2012-12-14T06:37:00Z">
                    <w:rPr>
                      <w:rFonts w:ascii="Calibri" w:hAnsi="Calibri"/>
                      <w:sz w:val="22"/>
                    </w:rPr>
                  </w:rPrChange>
                </w:rPr>
                <w:br/>
              </w:r>
            </w:ins>
            <w:r w:rsidR="00976130">
              <w:rPr>
                <w:sz w:val="26"/>
                <w:szCs w:val="26"/>
              </w:rPr>
              <w:t>Nơron</w:t>
            </w:r>
            <w:ins w:id="10468" w:author="The Si Tran" w:date="2012-12-10T07:33:00Z">
              <w:r w:rsidRPr="009523BA">
                <w:rPr>
                  <w:sz w:val="26"/>
                  <w:szCs w:val="26"/>
                  <w:rPrChange w:id="10469"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470"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471" w:author="The Si Tran" w:date="2012-12-10T07:33:00Z"/>
                <w:sz w:val="26"/>
                <w:szCs w:val="26"/>
                <w:rPrChange w:id="10472" w:author="The Si Tran" w:date="2012-12-14T06:37:00Z">
                  <w:rPr>
                    <w:ins w:id="10473" w:author="The Si Tran" w:date="2012-12-10T07:33:00Z"/>
                    <w:rFonts w:ascii="Calibri" w:eastAsia="Times New Roman" w:hAnsi="Calibri"/>
                    <w:b/>
                    <w:bCs/>
                    <w:color w:val="000000"/>
                    <w:sz w:val="22"/>
                    <w:szCs w:val="28"/>
                  </w:rPr>
                </w:rPrChange>
              </w:rPr>
              <w:pPrChange w:id="10474"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75" w:author="The Si Tran" w:date="2012-12-10T07:33:00Z">
              <w:r w:rsidRPr="009523BA">
                <w:rPr>
                  <w:sz w:val="26"/>
                  <w:szCs w:val="26"/>
                  <w:rPrChange w:id="10476"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477"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478" w:author="The Si Tran" w:date="2012-12-10T07:33:00Z"/>
                <w:sz w:val="26"/>
                <w:szCs w:val="26"/>
                <w:rPrChange w:id="10479" w:author="The Si Tran" w:date="2012-12-14T06:37:00Z">
                  <w:rPr>
                    <w:ins w:id="10480" w:author="The Si Tran" w:date="2012-12-10T07:33:00Z"/>
                    <w:rFonts w:ascii="Calibri" w:eastAsia="Times New Roman" w:hAnsi="Calibri"/>
                    <w:b/>
                    <w:bCs/>
                    <w:color w:val="000000"/>
                    <w:sz w:val="22"/>
                    <w:szCs w:val="28"/>
                  </w:rPr>
                </w:rPrChange>
              </w:rPr>
              <w:pPrChange w:id="10481"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82" w:author="The Si Tran" w:date="2012-12-10T07:33:00Z">
              <w:r w:rsidRPr="009523BA">
                <w:rPr>
                  <w:sz w:val="26"/>
                  <w:szCs w:val="26"/>
                  <w:rPrChange w:id="10483"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484"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485" w:author="The Si Tran" w:date="2012-12-10T07:33:00Z"/>
                <w:sz w:val="26"/>
                <w:szCs w:val="26"/>
                <w:rPrChange w:id="10486" w:author="The Si Tran" w:date="2012-12-14T06:37:00Z">
                  <w:rPr>
                    <w:ins w:id="10487" w:author="The Si Tran" w:date="2012-12-10T07:33:00Z"/>
                    <w:rFonts w:ascii="Calibri" w:eastAsia="Times New Roman" w:hAnsi="Calibri"/>
                    <w:b/>
                    <w:bCs/>
                    <w:color w:val="000000"/>
                    <w:sz w:val="22"/>
                    <w:szCs w:val="28"/>
                  </w:rPr>
                </w:rPrChange>
              </w:rPr>
              <w:pPrChange w:id="10488"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89" w:author="The Si Tran" w:date="2012-12-10T07:33:00Z">
              <w:r w:rsidRPr="009523BA">
                <w:rPr>
                  <w:sz w:val="26"/>
                  <w:szCs w:val="26"/>
                  <w:rPrChange w:id="10490"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491" w:author="The Si Tran" w:date="2012-12-14T06:36:00Z"/>
        </w:rPr>
      </w:pPr>
      <w:bookmarkStart w:id="10492" w:name="_Toc343660056"/>
      <w:bookmarkEnd w:id="10273"/>
      <w:ins w:id="10493" w:author="The Si Tran" w:date="2012-12-14T06:36:00Z">
        <w:r w:rsidRPr="00EF4E32">
          <w:t>Bảng 6.6:</w:t>
        </w:r>
        <w:r w:rsidRPr="004D696B">
          <w:t xml:space="preserve"> Kết quả thực nghiệm chuỗi dữ liệu</w:t>
        </w:r>
        <w:r>
          <w:t xml:space="preserve"> </w:t>
        </w:r>
        <w:r w:rsidRPr="004D696B">
          <w:t>Chemical</w:t>
        </w:r>
        <w:bookmarkEnd w:id="10492"/>
      </w:ins>
    </w:p>
    <w:p w14:paraId="29F51210" w14:textId="77777777" w:rsidR="004C2D67" w:rsidRDefault="004C2D67">
      <w:pPr>
        <w:rPr>
          <w:ins w:id="10494" w:author="The Si Tran" w:date="2012-12-10T07:33:00Z"/>
        </w:rPr>
        <w:pPrChange w:id="10495" w:author="The Si Tran" w:date="2012-12-10T07:32:00Z">
          <w:pPr>
            <w:pStyle w:val="Heading1"/>
            <w:jc w:val="left"/>
          </w:pPr>
        </w:pPrChange>
      </w:pPr>
    </w:p>
    <w:p w14:paraId="7792E666" w14:textId="064C8B36" w:rsidR="00726875" w:rsidRPr="00EF4E32" w:rsidRDefault="00E30631" w:rsidP="00EF4E32">
      <w:pPr>
        <w:pStyle w:val="Bang"/>
        <w:rPr>
          <w:ins w:id="10496" w:author="The Si Tran" w:date="2012-12-11T20:13:00Z"/>
        </w:rPr>
        <w:pPrChange w:id="10497" w:author="The Si Tran" w:date="2012-12-16T10:03:00Z">
          <w:pPr>
            <w:pStyle w:val="Heading3"/>
            <w:numPr>
              <w:ilvl w:val="0"/>
              <w:numId w:val="0"/>
            </w:numPr>
            <w:tabs>
              <w:tab w:val="clear" w:pos="1080"/>
            </w:tabs>
            <w:ind w:left="0" w:firstLine="0"/>
            <w:jc w:val="center"/>
          </w:pPr>
        </w:pPrChange>
      </w:pPr>
      <w:bookmarkStart w:id="10498" w:name="_Toc343033799"/>
      <w:bookmarkStart w:id="10499" w:name="_Toc343660057"/>
      <w:ins w:id="10500" w:author="The Si Tran" w:date="2012-12-14T06:38:00Z">
        <w:r w:rsidRPr="00EF4E32">
          <w:lastRenderedPageBreak/>
          <w:t>Bảng 6.7: Kết quả thực nghiệm chuỗi dữ liệu Prices</w:t>
        </w:r>
      </w:ins>
      <w:bookmarkEnd w:id="10498"/>
      <w:bookmarkEnd w:id="10499"/>
    </w:p>
    <w:tbl>
      <w:tblPr>
        <w:tblW w:w="9306" w:type="dxa"/>
        <w:tblLook w:val="04A0" w:firstRow="1" w:lastRow="0" w:firstColumn="1" w:lastColumn="0" w:noHBand="0" w:noVBand="1"/>
        <w:tblPrChange w:id="10501"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502">
          <w:tblGrid>
            <w:gridCol w:w="1072"/>
            <w:gridCol w:w="6557"/>
            <w:gridCol w:w="767"/>
            <w:gridCol w:w="830"/>
            <w:gridCol w:w="828"/>
          </w:tblGrid>
        </w:tblGridChange>
      </w:tblGrid>
      <w:tr w:rsidR="00A80B78" w:rsidRPr="007F5C98" w14:paraId="1E2C0D10" w14:textId="77777777" w:rsidTr="009523BA">
        <w:trPr>
          <w:trHeight w:val="288"/>
          <w:ins w:id="10503" w:author="The Si Tran" w:date="2012-12-12T07:51:00Z"/>
          <w:trPrChange w:id="10504"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505"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506" w:author="The Si Tran" w:date="2012-12-12T07:51:00Z"/>
                <w:sz w:val="26"/>
                <w:szCs w:val="26"/>
                <w:rPrChange w:id="10507" w:author="The Si Tran" w:date="2012-12-14T06:37:00Z">
                  <w:rPr>
                    <w:ins w:id="10508" w:author="The Si Tran" w:date="2012-12-12T07:51:00Z"/>
                    <w:rFonts w:eastAsia="Times New Roman"/>
                    <w:color w:val="000000"/>
                    <w:sz w:val="22"/>
                  </w:rPr>
                </w:rPrChange>
              </w:rPr>
              <w:pPrChange w:id="10509"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510"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511" w:author="The Si Tran" w:date="2012-12-12T07:51:00Z"/>
                <w:b/>
                <w:sz w:val="26"/>
                <w:szCs w:val="26"/>
                <w:rPrChange w:id="10512" w:author="superchickend" w:date="2012-12-16T15:33:00Z">
                  <w:rPr>
                    <w:ins w:id="10513" w:author="The Si Tran" w:date="2012-12-12T07:51:00Z"/>
                    <w:rFonts w:eastAsia="Times New Roman"/>
                    <w:color w:val="000000"/>
                    <w:sz w:val="22"/>
                  </w:rPr>
                </w:rPrChange>
              </w:rPr>
              <w:pPrChange w:id="10514" w:author="superchickend" w:date="2012-12-16T15:33:00Z">
                <w:pPr>
                  <w:spacing w:before="0" w:line="240" w:lineRule="auto"/>
                  <w:jc w:val="left"/>
                </w:pPr>
              </w:pPrChange>
            </w:pPr>
            <w:ins w:id="10515" w:author="The Si Tran" w:date="2012-12-12T07:51:00Z">
              <w:r w:rsidRPr="009523BA">
                <w:rPr>
                  <w:b/>
                  <w:sz w:val="26"/>
                  <w:szCs w:val="26"/>
                  <w:rPrChange w:id="10516"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517"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518" w:author="The Si Tran" w:date="2012-12-12T07:51:00Z"/>
                <w:b/>
                <w:sz w:val="26"/>
                <w:szCs w:val="26"/>
                <w:rPrChange w:id="10519" w:author="superchickend" w:date="2012-12-16T15:33:00Z">
                  <w:rPr>
                    <w:ins w:id="10520" w:author="The Si Tran" w:date="2012-12-12T07:51:00Z"/>
                    <w:rFonts w:eastAsia="Times New Roman"/>
                    <w:color w:val="000000"/>
                    <w:sz w:val="22"/>
                  </w:rPr>
                </w:rPrChange>
              </w:rPr>
              <w:pPrChange w:id="10521" w:author="superchickend" w:date="2012-12-16T15:33:00Z">
                <w:pPr>
                  <w:spacing w:before="0" w:line="240" w:lineRule="auto"/>
                  <w:jc w:val="left"/>
                </w:pPr>
              </w:pPrChange>
            </w:pPr>
            <w:ins w:id="10522" w:author="The Si Tran" w:date="2012-12-12T07:51:00Z">
              <w:r w:rsidRPr="009523BA">
                <w:rPr>
                  <w:b/>
                  <w:sz w:val="26"/>
                  <w:szCs w:val="26"/>
                  <w:rPrChange w:id="10523"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524"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525" w:author="The Si Tran" w:date="2012-12-12T07:51:00Z"/>
                <w:b/>
                <w:sz w:val="26"/>
                <w:szCs w:val="26"/>
                <w:rPrChange w:id="10526" w:author="superchickend" w:date="2012-12-16T15:33:00Z">
                  <w:rPr>
                    <w:ins w:id="10527" w:author="The Si Tran" w:date="2012-12-12T07:51:00Z"/>
                    <w:rFonts w:eastAsia="Times New Roman"/>
                    <w:color w:val="000000"/>
                    <w:sz w:val="22"/>
                  </w:rPr>
                </w:rPrChange>
              </w:rPr>
              <w:pPrChange w:id="10528" w:author="superchickend" w:date="2012-12-16T15:33:00Z">
                <w:pPr>
                  <w:spacing w:before="0" w:line="240" w:lineRule="auto"/>
                  <w:jc w:val="left"/>
                </w:pPr>
              </w:pPrChange>
            </w:pPr>
            <w:ins w:id="10529" w:author="The Si Tran" w:date="2012-12-12T07:51:00Z">
              <w:r w:rsidRPr="009523BA">
                <w:rPr>
                  <w:b/>
                  <w:sz w:val="26"/>
                  <w:szCs w:val="26"/>
                  <w:rPrChange w:id="10530"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531"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532" w:author="The Si Tran" w:date="2012-12-12T07:51:00Z"/>
                <w:b/>
                <w:sz w:val="26"/>
                <w:szCs w:val="26"/>
                <w:rPrChange w:id="10533" w:author="superchickend" w:date="2012-12-16T15:33:00Z">
                  <w:rPr>
                    <w:ins w:id="10534" w:author="The Si Tran" w:date="2012-12-12T07:51:00Z"/>
                    <w:rFonts w:eastAsia="Times New Roman"/>
                    <w:color w:val="000000"/>
                    <w:sz w:val="22"/>
                  </w:rPr>
                </w:rPrChange>
              </w:rPr>
              <w:pPrChange w:id="10535" w:author="superchickend" w:date="2012-12-16T15:33:00Z">
                <w:pPr>
                  <w:spacing w:before="0" w:line="240" w:lineRule="auto"/>
                  <w:jc w:val="left"/>
                </w:pPr>
              </w:pPrChange>
            </w:pPr>
            <w:ins w:id="10536" w:author="The Si Tran" w:date="2012-12-12T07:51:00Z">
              <w:r w:rsidRPr="009523BA">
                <w:rPr>
                  <w:b/>
                  <w:sz w:val="26"/>
                  <w:szCs w:val="26"/>
                  <w:rPrChange w:id="10537" w:author="superchickend" w:date="2012-12-16T15:33:00Z">
                    <w:rPr>
                      <w:sz w:val="22"/>
                    </w:rPr>
                  </w:rPrChange>
                </w:rPr>
                <w:t>MAPE</w:t>
              </w:r>
            </w:ins>
          </w:p>
        </w:tc>
      </w:tr>
      <w:tr w:rsidR="00A80B78" w:rsidRPr="007F5C98" w14:paraId="7021695F" w14:textId="77777777" w:rsidTr="009523BA">
        <w:trPr>
          <w:trHeight w:val="580"/>
          <w:ins w:id="10538" w:author="The Si Tran" w:date="2012-12-12T07:51:00Z"/>
          <w:trPrChange w:id="10539"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40"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9523BA" w:rsidRDefault="00A80B78">
            <w:pPr>
              <w:pStyle w:val="BangBody"/>
              <w:jc w:val="center"/>
              <w:rPr>
                <w:ins w:id="10541" w:author="The Si Tran" w:date="2012-12-12T07:51:00Z"/>
                <w:b/>
                <w:sz w:val="26"/>
                <w:szCs w:val="26"/>
                <w:rPrChange w:id="10542" w:author="superchickend" w:date="2012-12-16T15:33:00Z">
                  <w:rPr>
                    <w:ins w:id="10543" w:author="The Si Tran" w:date="2012-12-12T07:51:00Z"/>
                    <w:rFonts w:eastAsia="Times New Roman"/>
                    <w:color w:val="000000"/>
                    <w:sz w:val="22"/>
                  </w:rPr>
                </w:rPrChange>
              </w:rPr>
              <w:pPrChange w:id="10544" w:author="superchickend" w:date="2012-12-16T15:33:00Z">
                <w:pPr>
                  <w:spacing w:before="0" w:line="240" w:lineRule="auto"/>
                  <w:jc w:val="center"/>
                </w:pPr>
              </w:pPrChange>
            </w:pPr>
            <w:ins w:id="10545" w:author="The Si Tran" w:date="2012-12-12T07:51:00Z">
              <w:r w:rsidRPr="009523BA">
                <w:rPr>
                  <w:b/>
                  <w:sz w:val="26"/>
                  <w:szCs w:val="26"/>
                  <w:rPrChange w:id="10546" w:author="superchickend" w:date="2012-12-16T15:33:00Z">
                    <w:rPr>
                      <w:sz w:val="22"/>
                    </w:rPr>
                  </w:rPrChange>
                </w:rPr>
                <w:t>ANNs</w:t>
              </w:r>
            </w:ins>
          </w:p>
        </w:tc>
        <w:tc>
          <w:tcPr>
            <w:tcW w:w="5566" w:type="dxa"/>
            <w:tcBorders>
              <w:top w:val="nil"/>
              <w:left w:val="nil"/>
              <w:bottom w:val="single" w:sz="4" w:space="0" w:color="auto"/>
              <w:right w:val="single" w:sz="4" w:space="0" w:color="auto"/>
            </w:tcBorders>
            <w:shd w:val="clear" w:color="auto" w:fill="auto"/>
            <w:vAlign w:val="bottom"/>
            <w:hideMark/>
            <w:tcPrChange w:id="1054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548" w:author="The Si Tran" w:date="2012-12-12T07:51:00Z"/>
                <w:sz w:val="26"/>
                <w:szCs w:val="26"/>
                <w:rPrChange w:id="10549" w:author="The Si Tran" w:date="2012-12-14T06:37:00Z">
                  <w:rPr>
                    <w:ins w:id="10550" w:author="The Si Tran" w:date="2012-12-12T07:51:00Z"/>
                    <w:rFonts w:eastAsia="Times New Roman"/>
                    <w:color w:val="000000"/>
                    <w:sz w:val="22"/>
                  </w:rPr>
                </w:rPrChange>
              </w:rPr>
              <w:pPrChange w:id="10551" w:author="The Si Tran" w:date="2012-12-16T08:46:00Z">
                <w:pPr>
                  <w:spacing w:before="0" w:line="240" w:lineRule="auto"/>
                  <w:jc w:val="left"/>
                </w:pPr>
              </w:pPrChange>
            </w:pPr>
            <w:r>
              <w:rPr>
                <w:sz w:val="26"/>
                <w:szCs w:val="26"/>
              </w:rPr>
              <w:t>Nơron</w:t>
            </w:r>
            <w:ins w:id="10552" w:author="The Si Tran" w:date="2012-12-12T07:51:00Z">
              <w:r w:rsidR="00A80B78" w:rsidRPr="009523BA">
                <w:rPr>
                  <w:sz w:val="26"/>
                  <w:szCs w:val="26"/>
                  <w:rPrChange w:id="10553"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55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555" w:author="The Si Tran" w:date="2012-12-12T07:51:00Z"/>
                <w:sz w:val="26"/>
                <w:szCs w:val="26"/>
                <w:rPrChange w:id="10556" w:author="The Si Tran" w:date="2012-12-14T06:37:00Z">
                  <w:rPr>
                    <w:ins w:id="10557" w:author="The Si Tran" w:date="2012-12-12T07:51:00Z"/>
                    <w:rFonts w:eastAsia="Times New Roman"/>
                    <w:color w:val="000000"/>
                    <w:sz w:val="22"/>
                  </w:rPr>
                </w:rPrChange>
              </w:rPr>
              <w:pPrChange w:id="10558" w:author="superchickend" w:date="2012-12-16T15:33:00Z">
                <w:pPr>
                  <w:spacing w:before="0" w:line="240" w:lineRule="auto"/>
                  <w:jc w:val="right"/>
                </w:pPr>
              </w:pPrChange>
            </w:pPr>
            <w:ins w:id="10559" w:author="The Si Tran" w:date="2012-12-12T07:51:00Z">
              <w:r w:rsidRPr="009523BA">
                <w:rPr>
                  <w:sz w:val="26"/>
                  <w:szCs w:val="26"/>
                  <w:rPrChange w:id="10560"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56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562" w:author="The Si Tran" w:date="2012-12-12T07:51:00Z"/>
                <w:sz w:val="26"/>
                <w:szCs w:val="26"/>
                <w:rPrChange w:id="10563" w:author="The Si Tran" w:date="2012-12-14T06:37:00Z">
                  <w:rPr>
                    <w:ins w:id="10564" w:author="The Si Tran" w:date="2012-12-12T07:51:00Z"/>
                    <w:rFonts w:eastAsia="Times New Roman"/>
                    <w:color w:val="000000"/>
                    <w:sz w:val="22"/>
                  </w:rPr>
                </w:rPrChange>
              </w:rPr>
              <w:pPrChange w:id="10565" w:author="superchickend" w:date="2012-12-16T15:33:00Z">
                <w:pPr>
                  <w:spacing w:before="0" w:line="240" w:lineRule="auto"/>
                  <w:jc w:val="right"/>
                </w:pPr>
              </w:pPrChange>
            </w:pPr>
            <w:ins w:id="10566" w:author="The Si Tran" w:date="2012-12-12T07:51:00Z">
              <w:r w:rsidRPr="009523BA">
                <w:rPr>
                  <w:sz w:val="26"/>
                  <w:szCs w:val="26"/>
                  <w:rPrChange w:id="10567"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56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569" w:author="The Si Tran" w:date="2012-12-12T07:51:00Z"/>
                <w:sz w:val="26"/>
                <w:szCs w:val="26"/>
                <w:rPrChange w:id="10570" w:author="The Si Tran" w:date="2012-12-14T06:37:00Z">
                  <w:rPr>
                    <w:ins w:id="10571" w:author="The Si Tran" w:date="2012-12-12T07:51:00Z"/>
                    <w:rFonts w:eastAsia="Times New Roman"/>
                    <w:color w:val="000000"/>
                    <w:sz w:val="22"/>
                  </w:rPr>
                </w:rPrChange>
              </w:rPr>
              <w:pPrChange w:id="10572" w:author="superchickend" w:date="2012-12-16T15:33:00Z">
                <w:pPr>
                  <w:spacing w:before="0" w:line="240" w:lineRule="auto"/>
                  <w:jc w:val="right"/>
                </w:pPr>
              </w:pPrChange>
            </w:pPr>
            <w:ins w:id="10573" w:author="The Si Tran" w:date="2012-12-12T07:51:00Z">
              <w:r w:rsidRPr="009523BA">
                <w:rPr>
                  <w:sz w:val="26"/>
                  <w:szCs w:val="26"/>
                  <w:rPrChange w:id="10574" w:author="The Si Tran" w:date="2012-12-14T06:37:00Z">
                    <w:rPr>
                      <w:sz w:val="22"/>
                    </w:rPr>
                  </w:rPrChange>
                </w:rPr>
                <w:t>2.2</w:t>
              </w:r>
            </w:ins>
          </w:p>
        </w:tc>
      </w:tr>
      <w:tr w:rsidR="00A80B78" w:rsidRPr="007F5C98" w14:paraId="31026145" w14:textId="77777777" w:rsidTr="009523BA">
        <w:trPr>
          <w:trHeight w:val="580"/>
          <w:ins w:id="10575" w:author="The Si Tran" w:date="2012-12-12T07:51:00Z"/>
          <w:trPrChange w:id="10576"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577"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578" w:author="The Si Tran" w:date="2012-12-12T07:51:00Z"/>
                <w:b/>
                <w:sz w:val="26"/>
                <w:szCs w:val="26"/>
                <w:rPrChange w:id="10579" w:author="superchickend" w:date="2012-12-16T15:33:00Z">
                  <w:rPr>
                    <w:ins w:id="10580" w:author="The Si Tran" w:date="2012-12-12T07:51:00Z"/>
                    <w:rFonts w:eastAsia="Times New Roman"/>
                    <w:color w:val="000000"/>
                    <w:sz w:val="22"/>
                  </w:rPr>
                </w:rPrChange>
              </w:rPr>
              <w:pPrChange w:id="10581"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58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583" w:author="The Si Tran" w:date="2012-12-12T07:51:00Z"/>
                <w:sz w:val="26"/>
                <w:szCs w:val="26"/>
                <w:rPrChange w:id="10584" w:author="The Si Tran" w:date="2012-12-14T06:37:00Z">
                  <w:rPr>
                    <w:ins w:id="10585" w:author="The Si Tran" w:date="2012-12-12T07:51:00Z"/>
                    <w:rFonts w:eastAsia="Times New Roman"/>
                    <w:color w:val="000000"/>
                    <w:sz w:val="22"/>
                  </w:rPr>
                </w:rPrChange>
              </w:rPr>
              <w:pPrChange w:id="10586" w:author="The Si Tran" w:date="2012-12-16T08:46:00Z">
                <w:pPr>
                  <w:spacing w:before="0" w:line="240" w:lineRule="auto"/>
                  <w:jc w:val="left"/>
                </w:pPr>
              </w:pPrChange>
            </w:pPr>
            <w:r>
              <w:rPr>
                <w:sz w:val="26"/>
                <w:szCs w:val="26"/>
              </w:rPr>
              <w:t>Nơron</w:t>
            </w:r>
            <w:ins w:id="10587" w:author="The Si Tran" w:date="2012-12-12T07:51:00Z">
              <w:r w:rsidR="00A80B78" w:rsidRPr="009523BA">
                <w:rPr>
                  <w:sz w:val="26"/>
                  <w:szCs w:val="26"/>
                  <w:rPrChange w:id="10588"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58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590" w:author="The Si Tran" w:date="2012-12-12T07:51:00Z"/>
                <w:sz w:val="26"/>
                <w:szCs w:val="26"/>
                <w:rPrChange w:id="10591" w:author="The Si Tran" w:date="2012-12-14T06:37:00Z">
                  <w:rPr>
                    <w:ins w:id="10592" w:author="The Si Tran" w:date="2012-12-12T07:51:00Z"/>
                    <w:rFonts w:eastAsia="Times New Roman"/>
                    <w:color w:val="000000"/>
                    <w:sz w:val="22"/>
                  </w:rPr>
                </w:rPrChange>
              </w:rPr>
              <w:pPrChange w:id="10593" w:author="superchickend" w:date="2012-12-16T15:33:00Z">
                <w:pPr>
                  <w:spacing w:before="0" w:line="240" w:lineRule="auto"/>
                  <w:jc w:val="right"/>
                </w:pPr>
              </w:pPrChange>
            </w:pPr>
            <w:ins w:id="10594" w:author="The Si Tran" w:date="2012-12-12T07:51:00Z">
              <w:r w:rsidRPr="009523BA">
                <w:rPr>
                  <w:sz w:val="26"/>
                  <w:szCs w:val="26"/>
                  <w:rPrChange w:id="10595"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59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597" w:author="The Si Tran" w:date="2012-12-12T07:51:00Z"/>
                <w:sz w:val="26"/>
                <w:szCs w:val="26"/>
                <w:rPrChange w:id="10598" w:author="The Si Tran" w:date="2012-12-14T06:37:00Z">
                  <w:rPr>
                    <w:ins w:id="10599" w:author="The Si Tran" w:date="2012-12-12T07:51:00Z"/>
                    <w:rFonts w:eastAsia="Times New Roman"/>
                    <w:color w:val="000000"/>
                    <w:sz w:val="22"/>
                  </w:rPr>
                </w:rPrChange>
              </w:rPr>
              <w:pPrChange w:id="10600" w:author="superchickend" w:date="2012-12-16T15:33:00Z">
                <w:pPr>
                  <w:spacing w:before="0" w:line="240" w:lineRule="auto"/>
                  <w:jc w:val="right"/>
                </w:pPr>
              </w:pPrChange>
            </w:pPr>
            <w:ins w:id="10601" w:author="The Si Tran" w:date="2012-12-12T07:51:00Z">
              <w:r w:rsidRPr="009523BA">
                <w:rPr>
                  <w:sz w:val="26"/>
                  <w:szCs w:val="26"/>
                  <w:rPrChange w:id="10602"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60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604" w:author="The Si Tran" w:date="2012-12-12T07:51:00Z"/>
                <w:sz w:val="26"/>
                <w:szCs w:val="26"/>
                <w:rPrChange w:id="10605" w:author="The Si Tran" w:date="2012-12-14T06:37:00Z">
                  <w:rPr>
                    <w:ins w:id="10606" w:author="The Si Tran" w:date="2012-12-12T07:51:00Z"/>
                    <w:rFonts w:eastAsia="Times New Roman"/>
                    <w:color w:val="000000"/>
                    <w:sz w:val="22"/>
                  </w:rPr>
                </w:rPrChange>
              </w:rPr>
              <w:pPrChange w:id="10607" w:author="superchickend" w:date="2012-12-16T15:33:00Z">
                <w:pPr>
                  <w:spacing w:before="0" w:line="240" w:lineRule="auto"/>
                  <w:jc w:val="right"/>
                </w:pPr>
              </w:pPrChange>
            </w:pPr>
            <w:ins w:id="10608" w:author="The Si Tran" w:date="2012-12-12T07:51:00Z">
              <w:r w:rsidRPr="009523BA">
                <w:rPr>
                  <w:sz w:val="26"/>
                  <w:szCs w:val="26"/>
                  <w:rPrChange w:id="10609" w:author="The Si Tran" w:date="2012-12-14T06:37:00Z">
                    <w:rPr>
                      <w:sz w:val="22"/>
                    </w:rPr>
                  </w:rPrChange>
                </w:rPr>
                <w:t>3.08</w:t>
              </w:r>
            </w:ins>
          </w:p>
        </w:tc>
      </w:tr>
      <w:tr w:rsidR="00A80B78" w:rsidRPr="007F5C98" w14:paraId="7AFBC497" w14:textId="77777777" w:rsidTr="009523BA">
        <w:trPr>
          <w:trHeight w:val="288"/>
          <w:ins w:id="10610" w:author="The Si Tran" w:date="2012-12-12T07:51:00Z"/>
          <w:trPrChange w:id="10611"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612"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613" w:author="The Si Tran" w:date="2012-12-12T07:51:00Z"/>
                <w:b/>
                <w:sz w:val="26"/>
                <w:szCs w:val="26"/>
                <w:rPrChange w:id="10614" w:author="superchickend" w:date="2012-12-16T15:33:00Z">
                  <w:rPr>
                    <w:ins w:id="10615" w:author="The Si Tran" w:date="2012-12-12T07:51:00Z"/>
                    <w:rFonts w:eastAsia="Times New Roman"/>
                    <w:color w:val="000000"/>
                    <w:sz w:val="22"/>
                  </w:rPr>
                </w:rPrChange>
              </w:rPr>
              <w:pPrChange w:id="10616" w:author="superchickend" w:date="2012-12-16T15:33:00Z">
                <w:pPr>
                  <w:spacing w:before="0" w:line="240" w:lineRule="auto"/>
                  <w:jc w:val="center"/>
                </w:pPr>
              </w:pPrChange>
            </w:pPr>
            <w:ins w:id="10617" w:author="The Si Tran" w:date="2012-12-12T07:51:00Z">
              <w:r w:rsidRPr="009523BA">
                <w:rPr>
                  <w:b/>
                  <w:sz w:val="26"/>
                  <w:szCs w:val="26"/>
                  <w:rPrChange w:id="10618"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61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620" w:author="The Si Tran" w:date="2012-12-12T07:51:00Z"/>
                <w:sz w:val="26"/>
                <w:szCs w:val="26"/>
                <w:rPrChange w:id="10621" w:author="The Si Tran" w:date="2012-12-14T06:37:00Z">
                  <w:rPr>
                    <w:ins w:id="10622" w:author="The Si Tran" w:date="2012-12-12T07:51:00Z"/>
                    <w:rFonts w:eastAsia="Times New Roman"/>
                    <w:color w:val="000000"/>
                    <w:sz w:val="22"/>
                  </w:rPr>
                </w:rPrChange>
              </w:rPr>
              <w:pPrChange w:id="10623" w:author="The Si Tran" w:date="2012-12-16T08:46:00Z">
                <w:pPr>
                  <w:spacing w:before="0" w:line="240" w:lineRule="auto"/>
                  <w:jc w:val="left"/>
                </w:pPr>
              </w:pPrChange>
            </w:pPr>
            <w:ins w:id="10624" w:author="The Si Tran" w:date="2012-12-12T07:51:00Z">
              <w:r w:rsidRPr="009523BA">
                <w:rPr>
                  <w:sz w:val="26"/>
                  <w:szCs w:val="26"/>
                  <w:rPrChange w:id="10625"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62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627" w:author="The Si Tran" w:date="2012-12-12T07:51:00Z"/>
                <w:b/>
                <w:sz w:val="26"/>
                <w:szCs w:val="26"/>
                <w:rPrChange w:id="10628" w:author="superchickend" w:date="2012-12-16T15:34:00Z">
                  <w:rPr>
                    <w:ins w:id="10629" w:author="The Si Tran" w:date="2012-12-12T07:51:00Z"/>
                    <w:rFonts w:eastAsia="Times New Roman"/>
                    <w:color w:val="000000"/>
                    <w:sz w:val="22"/>
                  </w:rPr>
                </w:rPrChange>
              </w:rPr>
              <w:pPrChange w:id="10630" w:author="superchickend" w:date="2012-12-16T15:33:00Z">
                <w:pPr>
                  <w:spacing w:before="0" w:line="240" w:lineRule="auto"/>
                  <w:jc w:val="right"/>
                </w:pPr>
              </w:pPrChange>
            </w:pPr>
            <w:ins w:id="10631" w:author="The Si Tran" w:date="2012-12-12T07:51:00Z">
              <w:r w:rsidRPr="009523BA">
                <w:rPr>
                  <w:b/>
                  <w:sz w:val="26"/>
                  <w:szCs w:val="26"/>
                  <w:rPrChange w:id="10632"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63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634" w:author="The Si Tran" w:date="2012-12-12T07:51:00Z"/>
                <w:b/>
                <w:sz w:val="26"/>
                <w:szCs w:val="26"/>
                <w:rPrChange w:id="10635" w:author="superchickend" w:date="2012-12-16T15:34:00Z">
                  <w:rPr>
                    <w:ins w:id="10636" w:author="The Si Tran" w:date="2012-12-12T07:51:00Z"/>
                    <w:rFonts w:eastAsia="Times New Roman"/>
                    <w:color w:val="000000"/>
                    <w:sz w:val="22"/>
                  </w:rPr>
                </w:rPrChange>
              </w:rPr>
              <w:pPrChange w:id="10637" w:author="superchickend" w:date="2012-12-16T15:33:00Z">
                <w:pPr>
                  <w:spacing w:before="0" w:line="240" w:lineRule="auto"/>
                  <w:jc w:val="right"/>
                </w:pPr>
              </w:pPrChange>
            </w:pPr>
            <w:ins w:id="10638" w:author="The Si Tran" w:date="2012-12-12T07:51:00Z">
              <w:r w:rsidRPr="009523BA">
                <w:rPr>
                  <w:b/>
                  <w:sz w:val="26"/>
                  <w:szCs w:val="26"/>
                  <w:rPrChange w:id="10639"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64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641" w:author="The Si Tran" w:date="2012-12-12T07:51:00Z"/>
                <w:b/>
                <w:sz w:val="26"/>
                <w:szCs w:val="26"/>
                <w:rPrChange w:id="10642" w:author="superchickend" w:date="2012-12-16T15:34:00Z">
                  <w:rPr>
                    <w:ins w:id="10643" w:author="The Si Tran" w:date="2012-12-12T07:51:00Z"/>
                    <w:rFonts w:eastAsia="Times New Roman"/>
                    <w:color w:val="000000"/>
                    <w:sz w:val="22"/>
                  </w:rPr>
                </w:rPrChange>
              </w:rPr>
              <w:pPrChange w:id="10644" w:author="superchickend" w:date="2012-12-16T15:33:00Z">
                <w:pPr>
                  <w:spacing w:before="0" w:line="240" w:lineRule="auto"/>
                  <w:jc w:val="right"/>
                </w:pPr>
              </w:pPrChange>
            </w:pPr>
            <w:ins w:id="10645" w:author="The Si Tran" w:date="2012-12-12T07:51:00Z">
              <w:r w:rsidRPr="009523BA">
                <w:rPr>
                  <w:b/>
                  <w:sz w:val="26"/>
                  <w:szCs w:val="26"/>
                  <w:rPrChange w:id="10646" w:author="superchickend" w:date="2012-12-16T15:34:00Z">
                    <w:rPr>
                      <w:sz w:val="22"/>
                    </w:rPr>
                  </w:rPrChange>
                </w:rPr>
                <w:t>1.19</w:t>
              </w:r>
            </w:ins>
          </w:p>
        </w:tc>
      </w:tr>
      <w:tr w:rsidR="00A80B78" w:rsidRPr="007F5C98" w14:paraId="7815F608" w14:textId="77777777" w:rsidTr="009523BA">
        <w:trPr>
          <w:trHeight w:val="872"/>
          <w:ins w:id="10647" w:author="The Si Tran" w:date="2012-12-12T07:51:00Z"/>
          <w:trPrChange w:id="10648"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49"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650" w:author="The Si Tran" w:date="2012-12-12T07:51:00Z"/>
                <w:b/>
                <w:sz w:val="26"/>
                <w:szCs w:val="26"/>
                <w:rPrChange w:id="10651" w:author="superchickend" w:date="2012-12-16T15:33:00Z">
                  <w:rPr>
                    <w:ins w:id="10652" w:author="The Si Tran" w:date="2012-12-12T07:51:00Z"/>
                    <w:rFonts w:eastAsia="Times New Roman"/>
                    <w:color w:val="000000"/>
                    <w:sz w:val="22"/>
                  </w:rPr>
                </w:rPrChange>
              </w:rPr>
              <w:pPrChange w:id="10653" w:author="superchickend" w:date="2012-12-16T15:33:00Z">
                <w:pPr>
                  <w:spacing w:before="0" w:line="240" w:lineRule="auto"/>
                  <w:jc w:val="center"/>
                </w:pPr>
              </w:pPrChange>
            </w:pPr>
            <w:ins w:id="10654" w:author="The Si Tran" w:date="2012-12-12T07:51:00Z">
              <w:r w:rsidRPr="009523BA">
                <w:rPr>
                  <w:b/>
                  <w:sz w:val="26"/>
                  <w:szCs w:val="26"/>
                  <w:rPrChange w:id="10655"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65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657" w:author="The Si Tran" w:date="2012-12-12T07:51:00Z"/>
                <w:sz w:val="26"/>
                <w:szCs w:val="26"/>
                <w:rPrChange w:id="10658" w:author="The Si Tran" w:date="2012-12-14T06:37:00Z">
                  <w:rPr>
                    <w:ins w:id="10659" w:author="The Si Tran" w:date="2012-12-12T07:51:00Z"/>
                    <w:rFonts w:eastAsia="Times New Roman"/>
                    <w:color w:val="000000"/>
                    <w:sz w:val="22"/>
                  </w:rPr>
                </w:rPrChange>
              </w:rPr>
              <w:pPrChange w:id="10660" w:author="The Si Tran" w:date="2012-12-16T08:46:00Z">
                <w:pPr>
                  <w:spacing w:before="0" w:line="240" w:lineRule="auto"/>
                  <w:jc w:val="left"/>
                </w:pPr>
              </w:pPrChange>
            </w:pPr>
            <w:ins w:id="10661" w:author="The Si Tran" w:date="2012-12-12T07:51:00Z">
              <w:r w:rsidRPr="009523BA">
                <w:rPr>
                  <w:sz w:val="26"/>
                  <w:szCs w:val="26"/>
                  <w:rPrChange w:id="10662" w:author="The Si Tran" w:date="2012-12-14T06:37:00Z">
                    <w:rPr>
                      <w:sz w:val="22"/>
                    </w:rPr>
                  </w:rPrChange>
                </w:rPr>
                <w:t>ARIMA(2, 1, 2)(0, 0, 0)0</w:t>
              </w:r>
              <w:r w:rsidRPr="009523BA">
                <w:rPr>
                  <w:sz w:val="26"/>
                  <w:szCs w:val="26"/>
                  <w:rPrChange w:id="10663" w:author="The Si Tran" w:date="2012-12-14T06:37:00Z">
                    <w:rPr>
                      <w:sz w:val="22"/>
                    </w:rPr>
                  </w:rPrChange>
                </w:rPr>
                <w:br/>
              </w:r>
            </w:ins>
            <w:r w:rsidR="00976130">
              <w:rPr>
                <w:sz w:val="26"/>
                <w:szCs w:val="26"/>
              </w:rPr>
              <w:t>Nơron</w:t>
            </w:r>
            <w:ins w:id="10664" w:author="The Si Tran" w:date="2012-12-12T07:51:00Z">
              <w:r w:rsidRPr="009523BA">
                <w:rPr>
                  <w:sz w:val="26"/>
                  <w:szCs w:val="26"/>
                  <w:rPrChange w:id="10665"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66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667" w:author="The Si Tran" w:date="2012-12-12T07:51:00Z"/>
                <w:b/>
                <w:sz w:val="26"/>
                <w:szCs w:val="26"/>
                <w:rPrChange w:id="10668" w:author="superchickend" w:date="2012-12-16T15:33:00Z">
                  <w:rPr>
                    <w:ins w:id="10669" w:author="The Si Tran" w:date="2012-12-12T07:51:00Z"/>
                    <w:rFonts w:eastAsia="Times New Roman"/>
                    <w:color w:val="000000"/>
                    <w:sz w:val="22"/>
                  </w:rPr>
                </w:rPrChange>
              </w:rPr>
              <w:pPrChange w:id="10670" w:author="superchickend" w:date="2012-12-16T15:33:00Z">
                <w:pPr>
                  <w:spacing w:before="0" w:line="240" w:lineRule="auto"/>
                  <w:jc w:val="right"/>
                </w:pPr>
              </w:pPrChange>
            </w:pPr>
            <w:ins w:id="10671" w:author="The Si Tran" w:date="2012-12-12T07:51:00Z">
              <w:r w:rsidRPr="009523BA">
                <w:rPr>
                  <w:b/>
                  <w:sz w:val="26"/>
                  <w:szCs w:val="26"/>
                  <w:rPrChange w:id="10672"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67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674" w:author="The Si Tran" w:date="2012-12-12T07:51:00Z"/>
                <w:b/>
                <w:sz w:val="26"/>
                <w:szCs w:val="26"/>
                <w:rPrChange w:id="10675" w:author="superchickend" w:date="2012-12-16T15:33:00Z">
                  <w:rPr>
                    <w:ins w:id="10676" w:author="The Si Tran" w:date="2012-12-12T07:51:00Z"/>
                    <w:rFonts w:eastAsia="Times New Roman"/>
                    <w:color w:val="000000"/>
                    <w:sz w:val="22"/>
                  </w:rPr>
                </w:rPrChange>
              </w:rPr>
              <w:pPrChange w:id="10677" w:author="superchickend" w:date="2012-12-16T15:33:00Z">
                <w:pPr>
                  <w:spacing w:before="0" w:line="240" w:lineRule="auto"/>
                  <w:jc w:val="right"/>
                </w:pPr>
              </w:pPrChange>
            </w:pPr>
            <w:ins w:id="10678" w:author="The Si Tran" w:date="2012-12-12T07:51:00Z">
              <w:r w:rsidRPr="009523BA">
                <w:rPr>
                  <w:b/>
                  <w:sz w:val="26"/>
                  <w:szCs w:val="26"/>
                  <w:rPrChange w:id="10679"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68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681" w:author="The Si Tran" w:date="2012-12-12T07:51:00Z"/>
                <w:b/>
                <w:sz w:val="26"/>
                <w:szCs w:val="26"/>
                <w:rPrChange w:id="10682" w:author="superchickend" w:date="2012-12-16T15:33:00Z">
                  <w:rPr>
                    <w:ins w:id="10683" w:author="The Si Tran" w:date="2012-12-12T07:51:00Z"/>
                    <w:rFonts w:eastAsia="Times New Roman"/>
                    <w:color w:val="000000"/>
                    <w:sz w:val="22"/>
                  </w:rPr>
                </w:rPrChange>
              </w:rPr>
              <w:pPrChange w:id="10684" w:author="superchickend" w:date="2012-12-16T15:33:00Z">
                <w:pPr>
                  <w:spacing w:before="0" w:line="240" w:lineRule="auto"/>
                  <w:jc w:val="right"/>
                </w:pPr>
              </w:pPrChange>
            </w:pPr>
            <w:ins w:id="10685" w:author="The Si Tran" w:date="2012-12-12T07:51:00Z">
              <w:r w:rsidRPr="009523BA">
                <w:rPr>
                  <w:b/>
                  <w:sz w:val="26"/>
                  <w:szCs w:val="26"/>
                  <w:rPrChange w:id="10686" w:author="superchickend" w:date="2012-12-16T15:33:00Z">
                    <w:rPr>
                      <w:sz w:val="22"/>
                    </w:rPr>
                  </w:rPrChange>
                </w:rPr>
                <w:t>1.18</w:t>
              </w:r>
            </w:ins>
          </w:p>
        </w:tc>
      </w:tr>
      <w:tr w:rsidR="00A80B78" w:rsidRPr="007F5C98" w14:paraId="69CCC02C" w14:textId="77777777" w:rsidTr="009523BA">
        <w:trPr>
          <w:trHeight w:val="872"/>
          <w:ins w:id="10687" w:author="The Si Tran" w:date="2012-12-12T07:51:00Z"/>
          <w:trPrChange w:id="10688"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689"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690" w:author="The Si Tran" w:date="2012-12-12T07:51:00Z"/>
                <w:sz w:val="26"/>
                <w:szCs w:val="26"/>
                <w:rPrChange w:id="10691" w:author="The Si Tran" w:date="2012-12-14T06:37:00Z">
                  <w:rPr>
                    <w:ins w:id="10692" w:author="The Si Tran" w:date="2012-12-12T07:51:00Z"/>
                    <w:rFonts w:eastAsia="Times New Roman"/>
                    <w:color w:val="000000"/>
                    <w:sz w:val="22"/>
                  </w:rPr>
                </w:rPrChange>
              </w:rPr>
              <w:pPrChange w:id="10693"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69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695" w:author="The Si Tran" w:date="2012-12-12T07:51:00Z"/>
                <w:sz w:val="26"/>
                <w:szCs w:val="26"/>
                <w:rPrChange w:id="10696" w:author="The Si Tran" w:date="2012-12-14T06:37:00Z">
                  <w:rPr>
                    <w:ins w:id="10697" w:author="The Si Tran" w:date="2012-12-12T07:51:00Z"/>
                    <w:rFonts w:eastAsia="Times New Roman"/>
                    <w:color w:val="000000"/>
                    <w:sz w:val="22"/>
                  </w:rPr>
                </w:rPrChange>
              </w:rPr>
              <w:pPrChange w:id="10698" w:author="The Si Tran" w:date="2012-12-16T08:46:00Z">
                <w:pPr>
                  <w:spacing w:before="0" w:line="240" w:lineRule="auto"/>
                  <w:jc w:val="left"/>
                </w:pPr>
              </w:pPrChange>
            </w:pPr>
            <w:ins w:id="10699" w:author="The Si Tran" w:date="2012-12-12T07:51:00Z">
              <w:r w:rsidRPr="009523BA">
                <w:rPr>
                  <w:sz w:val="26"/>
                  <w:szCs w:val="26"/>
                  <w:rPrChange w:id="10700" w:author="The Si Tran" w:date="2012-12-14T06:37:00Z">
                    <w:rPr>
                      <w:sz w:val="22"/>
                    </w:rPr>
                  </w:rPrChange>
                </w:rPr>
                <w:t>ARIMA(2, 0, 2)(0, 0, 0)0</w:t>
              </w:r>
              <w:r w:rsidRPr="009523BA">
                <w:rPr>
                  <w:sz w:val="26"/>
                  <w:szCs w:val="26"/>
                  <w:rPrChange w:id="10701" w:author="The Si Tran" w:date="2012-12-14T06:37:00Z">
                    <w:rPr>
                      <w:sz w:val="22"/>
                    </w:rPr>
                  </w:rPrChange>
                </w:rPr>
                <w:br/>
              </w:r>
            </w:ins>
            <w:r w:rsidR="00976130">
              <w:rPr>
                <w:sz w:val="26"/>
                <w:szCs w:val="26"/>
              </w:rPr>
              <w:t>Nơron</w:t>
            </w:r>
            <w:ins w:id="10702" w:author="The Si Tran" w:date="2012-12-12T07:51:00Z">
              <w:r w:rsidRPr="009523BA">
                <w:rPr>
                  <w:sz w:val="26"/>
                  <w:szCs w:val="26"/>
                  <w:rPrChange w:id="10703"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70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705" w:author="The Si Tran" w:date="2012-12-12T07:51:00Z"/>
                <w:sz w:val="26"/>
                <w:szCs w:val="26"/>
                <w:rPrChange w:id="10706" w:author="The Si Tran" w:date="2012-12-14T06:37:00Z">
                  <w:rPr>
                    <w:ins w:id="10707" w:author="The Si Tran" w:date="2012-12-12T07:51:00Z"/>
                    <w:rFonts w:eastAsia="Times New Roman"/>
                    <w:color w:val="000000"/>
                    <w:sz w:val="22"/>
                  </w:rPr>
                </w:rPrChange>
              </w:rPr>
              <w:pPrChange w:id="10708" w:author="superchickend" w:date="2012-12-16T15:33:00Z">
                <w:pPr>
                  <w:spacing w:before="0" w:line="240" w:lineRule="auto"/>
                  <w:jc w:val="right"/>
                </w:pPr>
              </w:pPrChange>
            </w:pPr>
            <w:ins w:id="10709" w:author="The Si Tran" w:date="2012-12-12T07:51:00Z">
              <w:r w:rsidRPr="009523BA">
                <w:rPr>
                  <w:sz w:val="26"/>
                  <w:szCs w:val="26"/>
                  <w:rPrChange w:id="10710"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71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712" w:author="The Si Tran" w:date="2012-12-12T07:51:00Z"/>
                <w:sz w:val="26"/>
                <w:szCs w:val="26"/>
                <w:rPrChange w:id="10713" w:author="The Si Tran" w:date="2012-12-14T06:37:00Z">
                  <w:rPr>
                    <w:ins w:id="10714" w:author="The Si Tran" w:date="2012-12-12T07:51:00Z"/>
                    <w:rFonts w:eastAsia="Times New Roman"/>
                    <w:color w:val="000000"/>
                    <w:sz w:val="22"/>
                  </w:rPr>
                </w:rPrChange>
              </w:rPr>
              <w:pPrChange w:id="10715" w:author="superchickend" w:date="2012-12-16T15:33:00Z">
                <w:pPr>
                  <w:spacing w:before="0" w:line="240" w:lineRule="auto"/>
                  <w:jc w:val="right"/>
                </w:pPr>
              </w:pPrChange>
            </w:pPr>
            <w:ins w:id="10716" w:author="The Si Tran" w:date="2012-12-12T07:51:00Z">
              <w:r w:rsidRPr="009523BA">
                <w:rPr>
                  <w:sz w:val="26"/>
                  <w:szCs w:val="26"/>
                  <w:rPrChange w:id="10717"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71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719" w:author="The Si Tran" w:date="2012-12-12T07:51:00Z"/>
                <w:sz w:val="26"/>
                <w:szCs w:val="26"/>
                <w:rPrChange w:id="10720" w:author="The Si Tran" w:date="2012-12-14T06:37:00Z">
                  <w:rPr>
                    <w:ins w:id="10721" w:author="The Si Tran" w:date="2012-12-12T07:51:00Z"/>
                    <w:rFonts w:eastAsia="Times New Roman"/>
                    <w:color w:val="000000"/>
                    <w:sz w:val="22"/>
                  </w:rPr>
                </w:rPrChange>
              </w:rPr>
              <w:pPrChange w:id="10722" w:author="superchickend" w:date="2012-12-16T15:33:00Z">
                <w:pPr>
                  <w:spacing w:before="0" w:line="240" w:lineRule="auto"/>
                  <w:jc w:val="right"/>
                </w:pPr>
              </w:pPrChange>
            </w:pPr>
            <w:ins w:id="10723" w:author="The Si Tran" w:date="2012-12-12T07:51:00Z">
              <w:r w:rsidRPr="009523BA">
                <w:rPr>
                  <w:sz w:val="26"/>
                  <w:szCs w:val="26"/>
                  <w:rPrChange w:id="10724" w:author="The Si Tran" w:date="2012-12-14T06:37:00Z">
                    <w:rPr>
                      <w:sz w:val="22"/>
                    </w:rPr>
                  </w:rPrChange>
                </w:rPr>
                <w:t>1.19</w:t>
              </w:r>
            </w:ins>
          </w:p>
        </w:tc>
      </w:tr>
    </w:tbl>
    <w:p w14:paraId="005D8211" w14:textId="77777777" w:rsidR="00E30631" w:rsidRDefault="00E30631">
      <w:pPr>
        <w:rPr>
          <w:ins w:id="10725" w:author="The Si Tran" w:date="2012-12-10T07:34:00Z"/>
        </w:rPr>
        <w:pPrChange w:id="10726" w:author="The Si Tran" w:date="2012-12-10T07:32:00Z">
          <w:pPr>
            <w:pStyle w:val="Heading1"/>
            <w:jc w:val="left"/>
          </w:pPr>
        </w:pPrChange>
      </w:pPr>
    </w:p>
    <w:p w14:paraId="2B02292F" w14:textId="2A816A26" w:rsidR="00810267" w:rsidRDefault="00810267">
      <w:pPr>
        <w:pStyle w:val="Heading3"/>
        <w:rPr>
          <w:ins w:id="10727" w:author="The Si Tran" w:date="2012-12-14T06:39:00Z"/>
        </w:rPr>
        <w:pPrChange w:id="10728" w:author="The Si Tran" w:date="2012-12-10T07:24:00Z">
          <w:pPr>
            <w:pStyle w:val="Heading1"/>
            <w:jc w:val="left"/>
          </w:pPr>
        </w:pPrChange>
      </w:pPr>
      <w:bookmarkStart w:id="10729" w:name="_Toc343660633"/>
      <w:ins w:id="10730" w:author="The Si Tran" w:date="2012-12-10T07:24:00Z">
        <w:r>
          <w:t>Bộ dữ liệu</w:t>
        </w:r>
        <w:r w:rsidR="00DC7B41">
          <w:t xml:space="preserve"> có tính phi tuyến</w:t>
        </w:r>
      </w:ins>
      <w:bookmarkEnd w:id="10729"/>
    </w:p>
    <w:p w14:paraId="016E457A" w14:textId="41C29140" w:rsidR="00B228F5" w:rsidRPr="00EF4E32" w:rsidRDefault="00B228F5" w:rsidP="00EF4E32">
      <w:pPr>
        <w:pStyle w:val="Bang"/>
        <w:rPr>
          <w:ins w:id="10731" w:author="The Si Tran" w:date="2012-12-12T07:52:00Z"/>
        </w:rPr>
        <w:pPrChange w:id="10732" w:author="The Si Tran" w:date="2012-12-16T10:03:00Z">
          <w:pPr>
            <w:pStyle w:val="Heading1"/>
            <w:jc w:val="left"/>
          </w:pPr>
        </w:pPrChange>
      </w:pPr>
      <w:bookmarkStart w:id="10733" w:name="_Toc343033800"/>
      <w:bookmarkStart w:id="10734" w:name="_Toc343660058"/>
      <w:ins w:id="10735" w:author="The Si Tran" w:date="2012-12-14T06:39:00Z">
        <w:r w:rsidRPr="00EF4E32">
          <w:t>Bảng 6.8: Kết quả thực nghiệm chuỗi dữ liệu Sunspots</w:t>
        </w:r>
      </w:ins>
      <w:bookmarkEnd w:id="10733"/>
      <w:bookmarkEnd w:id="10734"/>
    </w:p>
    <w:tbl>
      <w:tblPr>
        <w:tblW w:w="9293" w:type="dxa"/>
        <w:tblLook w:val="04A0" w:firstRow="1" w:lastRow="0" w:firstColumn="1" w:lastColumn="0" w:noHBand="0" w:noVBand="1"/>
        <w:tblPrChange w:id="10736"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737">
          <w:tblGrid>
            <w:gridCol w:w="1072"/>
            <w:gridCol w:w="6551"/>
            <w:gridCol w:w="764"/>
            <w:gridCol w:w="825"/>
            <w:gridCol w:w="828"/>
          </w:tblGrid>
        </w:tblGridChange>
      </w:tblGrid>
      <w:tr w:rsidR="00A80B78" w:rsidRPr="00AF5054" w14:paraId="32B6DDA6" w14:textId="77777777" w:rsidTr="009523BA">
        <w:trPr>
          <w:trHeight w:val="305"/>
          <w:ins w:id="10738" w:author="The Si Tran" w:date="2012-12-12T07:52:00Z"/>
          <w:trPrChange w:id="10739"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740"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741" w:author="The Si Tran" w:date="2012-12-12T07:52:00Z"/>
                <w:sz w:val="26"/>
                <w:szCs w:val="26"/>
                <w:rPrChange w:id="10742" w:author="The Si Tran" w:date="2012-12-14T06:38:00Z">
                  <w:rPr>
                    <w:ins w:id="10743" w:author="The Si Tran" w:date="2012-12-12T07:52:00Z"/>
                    <w:rFonts w:eastAsia="Times New Roman"/>
                    <w:b/>
                    <w:bCs/>
                    <w:color w:val="000000"/>
                    <w:sz w:val="22"/>
                    <w:szCs w:val="28"/>
                  </w:rPr>
                </w:rPrChange>
              </w:rPr>
              <w:pPrChange w:id="10744"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745" w:author="The Si Tran" w:date="2012-12-12T07:52:00Z">
              <w:r w:rsidRPr="009523BA">
                <w:rPr>
                  <w:sz w:val="26"/>
                  <w:szCs w:val="26"/>
                  <w:rPrChange w:id="10746"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747"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748" w:author="The Si Tran" w:date="2012-12-12T07:52:00Z"/>
                <w:b/>
                <w:sz w:val="26"/>
                <w:szCs w:val="26"/>
                <w:rPrChange w:id="10749" w:author="superchickend" w:date="2012-12-16T15:34:00Z">
                  <w:rPr>
                    <w:ins w:id="10750" w:author="The Si Tran" w:date="2012-12-12T07:52:00Z"/>
                    <w:rFonts w:eastAsia="Times New Roman"/>
                    <w:color w:val="000000"/>
                    <w:sz w:val="22"/>
                  </w:rPr>
                </w:rPrChange>
              </w:rPr>
              <w:pPrChange w:id="10751" w:author="superchickend" w:date="2012-12-16T15:34:00Z">
                <w:pPr>
                  <w:spacing w:before="0" w:line="240" w:lineRule="auto"/>
                  <w:jc w:val="left"/>
                </w:pPr>
              </w:pPrChange>
            </w:pPr>
            <w:ins w:id="10752" w:author="The Si Tran" w:date="2012-12-12T07:52:00Z">
              <w:r w:rsidRPr="009523BA">
                <w:rPr>
                  <w:b/>
                  <w:sz w:val="26"/>
                  <w:szCs w:val="26"/>
                  <w:rPrChange w:id="10753"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754"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755" w:author="The Si Tran" w:date="2012-12-12T07:52:00Z"/>
                <w:b/>
                <w:sz w:val="26"/>
                <w:szCs w:val="26"/>
                <w:rPrChange w:id="10756" w:author="superchickend" w:date="2012-12-16T15:34:00Z">
                  <w:rPr>
                    <w:ins w:id="10757" w:author="The Si Tran" w:date="2012-12-12T07:52:00Z"/>
                    <w:rFonts w:eastAsia="Times New Roman"/>
                    <w:color w:val="000000"/>
                    <w:sz w:val="22"/>
                  </w:rPr>
                </w:rPrChange>
              </w:rPr>
              <w:pPrChange w:id="10758" w:author="superchickend" w:date="2012-12-16T15:34:00Z">
                <w:pPr>
                  <w:spacing w:before="0" w:line="240" w:lineRule="auto"/>
                  <w:jc w:val="left"/>
                </w:pPr>
              </w:pPrChange>
            </w:pPr>
            <w:ins w:id="10759" w:author="The Si Tran" w:date="2012-12-12T07:52:00Z">
              <w:r w:rsidRPr="009523BA">
                <w:rPr>
                  <w:b/>
                  <w:sz w:val="26"/>
                  <w:szCs w:val="26"/>
                  <w:rPrChange w:id="10760"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761"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762" w:author="The Si Tran" w:date="2012-12-12T07:52:00Z"/>
                <w:b/>
                <w:sz w:val="26"/>
                <w:szCs w:val="26"/>
                <w:rPrChange w:id="10763" w:author="superchickend" w:date="2012-12-16T15:34:00Z">
                  <w:rPr>
                    <w:ins w:id="10764" w:author="The Si Tran" w:date="2012-12-12T07:52:00Z"/>
                    <w:rFonts w:eastAsia="Times New Roman"/>
                    <w:color w:val="000000"/>
                    <w:sz w:val="22"/>
                  </w:rPr>
                </w:rPrChange>
              </w:rPr>
              <w:pPrChange w:id="10765" w:author="superchickend" w:date="2012-12-16T15:34:00Z">
                <w:pPr>
                  <w:spacing w:before="0" w:line="240" w:lineRule="auto"/>
                  <w:jc w:val="left"/>
                </w:pPr>
              </w:pPrChange>
            </w:pPr>
            <w:ins w:id="10766" w:author="The Si Tran" w:date="2012-12-12T07:52:00Z">
              <w:r w:rsidRPr="009523BA">
                <w:rPr>
                  <w:b/>
                  <w:sz w:val="26"/>
                  <w:szCs w:val="26"/>
                  <w:rPrChange w:id="10767"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768"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769" w:author="The Si Tran" w:date="2012-12-12T07:52:00Z"/>
                <w:b/>
                <w:sz w:val="26"/>
                <w:szCs w:val="26"/>
                <w:rPrChange w:id="10770" w:author="superchickend" w:date="2012-12-16T15:34:00Z">
                  <w:rPr>
                    <w:ins w:id="10771" w:author="The Si Tran" w:date="2012-12-12T07:52:00Z"/>
                    <w:rFonts w:eastAsia="Times New Roman"/>
                    <w:color w:val="000000"/>
                    <w:sz w:val="22"/>
                  </w:rPr>
                </w:rPrChange>
              </w:rPr>
              <w:pPrChange w:id="10772" w:author="superchickend" w:date="2012-12-16T15:34:00Z">
                <w:pPr>
                  <w:spacing w:before="0" w:line="240" w:lineRule="auto"/>
                  <w:jc w:val="left"/>
                </w:pPr>
              </w:pPrChange>
            </w:pPr>
            <w:ins w:id="10773" w:author="The Si Tran" w:date="2012-12-12T07:52:00Z">
              <w:r w:rsidRPr="009523BA">
                <w:rPr>
                  <w:b/>
                  <w:sz w:val="26"/>
                  <w:szCs w:val="26"/>
                  <w:rPrChange w:id="10774" w:author="superchickend" w:date="2012-12-16T15:34:00Z">
                    <w:rPr>
                      <w:sz w:val="22"/>
                    </w:rPr>
                  </w:rPrChange>
                </w:rPr>
                <w:t>MAPE</w:t>
              </w:r>
            </w:ins>
          </w:p>
        </w:tc>
      </w:tr>
      <w:tr w:rsidR="00A80B78" w:rsidRPr="00AF5054" w14:paraId="13670A92" w14:textId="77777777" w:rsidTr="009523BA">
        <w:trPr>
          <w:trHeight w:val="615"/>
          <w:ins w:id="10775" w:author="The Si Tran" w:date="2012-12-12T07:52:00Z"/>
          <w:trPrChange w:id="10776"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77"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9523BA" w:rsidRDefault="00A80B78">
            <w:pPr>
              <w:pStyle w:val="BangBody"/>
              <w:jc w:val="center"/>
              <w:rPr>
                <w:ins w:id="10778" w:author="The Si Tran" w:date="2012-12-12T07:52:00Z"/>
                <w:b/>
                <w:sz w:val="26"/>
                <w:szCs w:val="26"/>
                <w:rPrChange w:id="10779" w:author="superchickend" w:date="2012-12-16T15:34:00Z">
                  <w:rPr>
                    <w:ins w:id="10780" w:author="The Si Tran" w:date="2012-12-12T07:52:00Z"/>
                    <w:rFonts w:eastAsia="Times New Roman"/>
                    <w:color w:val="000000"/>
                    <w:sz w:val="22"/>
                  </w:rPr>
                </w:rPrChange>
              </w:rPr>
              <w:pPrChange w:id="10781" w:author="superchickend" w:date="2012-12-16T15:34:00Z">
                <w:pPr>
                  <w:spacing w:before="0" w:line="240" w:lineRule="auto"/>
                  <w:ind w:left="-23"/>
                  <w:jc w:val="center"/>
                </w:pPr>
              </w:pPrChange>
            </w:pPr>
            <w:ins w:id="10782" w:author="The Si Tran" w:date="2012-12-12T07:52:00Z">
              <w:r w:rsidRPr="009523BA">
                <w:rPr>
                  <w:b/>
                  <w:sz w:val="26"/>
                  <w:szCs w:val="26"/>
                  <w:rPrChange w:id="10783" w:author="superchickend" w:date="2012-12-16T15:34:00Z">
                    <w:rPr>
                      <w:sz w:val="22"/>
                    </w:rPr>
                  </w:rPrChange>
                </w:rPr>
                <w:t>ANNs</w:t>
              </w:r>
            </w:ins>
          </w:p>
        </w:tc>
        <w:tc>
          <w:tcPr>
            <w:tcW w:w="5565" w:type="dxa"/>
            <w:tcBorders>
              <w:top w:val="nil"/>
              <w:left w:val="nil"/>
              <w:bottom w:val="single" w:sz="4" w:space="0" w:color="auto"/>
              <w:right w:val="single" w:sz="4" w:space="0" w:color="auto"/>
            </w:tcBorders>
            <w:shd w:val="clear" w:color="auto" w:fill="auto"/>
            <w:vAlign w:val="bottom"/>
            <w:hideMark/>
            <w:tcPrChange w:id="10784"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785" w:author="The Si Tran" w:date="2012-12-12T07:52:00Z"/>
                <w:sz w:val="26"/>
                <w:szCs w:val="26"/>
                <w:rPrChange w:id="10786" w:author="The Si Tran" w:date="2012-12-14T06:38:00Z">
                  <w:rPr>
                    <w:ins w:id="10787" w:author="The Si Tran" w:date="2012-12-12T07:52:00Z"/>
                    <w:rFonts w:eastAsia="Times New Roman"/>
                    <w:color w:val="000000"/>
                    <w:sz w:val="22"/>
                  </w:rPr>
                </w:rPrChange>
              </w:rPr>
              <w:pPrChange w:id="10788" w:author="The Si Tran" w:date="2012-12-16T08:46:00Z">
                <w:pPr>
                  <w:spacing w:before="0" w:line="240" w:lineRule="auto"/>
                  <w:jc w:val="left"/>
                </w:pPr>
              </w:pPrChange>
            </w:pPr>
            <w:r>
              <w:rPr>
                <w:sz w:val="26"/>
                <w:szCs w:val="26"/>
              </w:rPr>
              <w:t>Nơron</w:t>
            </w:r>
            <w:ins w:id="10789" w:author="The Si Tran" w:date="2012-12-12T07:52:00Z">
              <w:r w:rsidR="00A80B78" w:rsidRPr="009523BA">
                <w:rPr>
                  <w:sz w:val="26"/>
                  <w:szCs w:val="26"/>
                  <w:rPrChange w:id="10790"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791"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792" w:author="The Si Tran" w:date="2012-12-12T07:52:00Z"/>
                <w:b/>
                <w:sz w:val="26"/>
                <w:szCs w:val="26"/>
                <w:rPrChange w:id="10793" w:author="superchickend" w:date="2012-12-16T15:35:00Z">
                  <w:rPr>
                    <w:ins w:id="10794" w:author="The Si Tran" w:date="2012-12-12T07:52:00Z"/>
                    <w:rFonts w:eastAsia="Times New Roman"/>
                    <w:color w:val="000000"/>
                    <w:sz w:val="22"/>
                  </w:rPr>
                </w:rPrChange>
              </w:rPr>
              <w:pPrChange w:id="10795" w:author="superchickend" w:date="2012-12-16T15:34:00Z">
                <w:pPr>
                  <w:spacing w:before="0" w:line="240" w:lineRule="auto"/>
                  <w:jc w:val="right"/>
                </w:pPr>
              </w:pPrChange>
            </w:pPr>
            <w:ins w:id="10796" w:author="The Si Tran" w:date="2012-12-12T07:52:00Z">
              <w:r w:rsidRPr="009523BA">
                <w:rPr>
                  <w:b/>
                  <w:sz w:val="26"/>
                  <w:szCs w:val="26"/>
                  <w:rPrChange w:id="10797"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798"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799" w:author="The Si Tran" w:date="2012-12-12T07:52:00Z"/>
                <w:b/>
                <w:sz w:val="26"/>
                <w:szCs w:val="26"/>
                <w:rPrChange w:id="10800" w:author="superchickend" w:date="2012-12-16T15:35:00Z">
                  <w:rPr>
                    <w:ins w:id="10801" w:author="The Si Tran" w:date="2012-12-12T07:52:00Z"/>
                    <w:rFonts w:eastAsia="Times New Roman"/>
                    <w:color w:val="000000"/>
                    <w:sz w:val="22"/>
                  </w:rPr>
                </w:rPrChange>
              </w:rPr>
              <w:pPrChange w:id="10802" w:author="superchickend" w:date="2012-12-16T15:34:00Z">
                <w:pPr>
                  <w:spacing w:before="0" w:line="240" w:lineRule="auto"/>
                  <w:jc w:val="right"/>
                </w:pPr>
              </w:pPrChange>
            </w:pPr>
            <w:ins w:id="10803" w:author="The Si Tran" w:date="2012-12-12T07:52:00Z">
              <w:r w:rsidRPr="009523BA">
                <w:rPr>
                  <w:b/>
                  <w:sz w:val="26"/>
                  <w:szCs w:val="26"/>
                  <w:rPrChange w:id="10804"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805"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806" w:author="The Si Tran" w:date="2012-12-12T07:52:00Z"/>
                <w:b/>
                <w:sz w:val="26"/>
                <w:szCs w:val="26"/>
                <w:rPrChange w:id="10807" w:author="superchickend" w:date="2012-12-16T15:35:00Z">
                  <w:rPr>
                    <w:ins w:id="10808" w:author="The Si Tran" w:date="2012-12-12T07:52:00Z"/>
                    <w:rFonts w:eastAsia="Times New Roman"/>
                    <w:color w:val="000000"/>
                    <w:sz w:val="22"/>
                  </w:rPr>
                </w:rPrChange>
              </w:rPr>
              <w:pPrChange w:id="10809" w:author="superchickend" w:date="2012-12-16T15:34:00Z">
                <w:pPr>
                  <w:spacing w:before="0" w:line="240" w:lineRule="auto"/>
                  <w:jc w:val="right"/>
                </w:pPr>
              </w:pPrChange>
            </w:pPr>
            <w:ins w:id="10810" w:author="The Si Tran" w:date="2012-12-12T07:52:00Z">
              <w:r w:rsidRPr="009523BA">
                <w:rPr>
                  <w:b/>
                  <w:sz w:val="26"/>
                  <w:szCs w:val="26"/>
                  <w:rPrChange w:id="10811" w:author="superchickend" w:date="2012-12-16T15:35:00Z">
                    <w:rPr>
                      <w:sz w:val="22"/>
                    </w:rPr>
                  </w:rPrChange>
                </w:rPr>
                <w:t>33.25</w:t>
              </w:r>
            </w:ins>
          </w:p>
        </w:tc>
      </w:tr>
      <w:tr w:rsidR="00A80B78" w:rsidRPr="00AF5054" w14:paraId="5B526652" w14:textId="77777777" w:rsidTr="009523BA">
        <w:trPr>
          <w:trHeight w:val="615"/>
          <w:ins w:id="10812" w:author="The Si Tran" w:date="2012-12-12T07:52:00Z"/>
          <w:trPrChange w:id="10813"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814"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815" w:author="The Si Tran" w:date="2012-12-12T07:52:00Z"/>
                <w:b/>
                <w:sz w:val="26"/>
                <w:szCs w:val="26"/>
                <w:rPrChange w:id="10816" w:author="superchickend" w:date="2012-12-16T15:34:00Z">
                  <w:rPr>
                    <w:ins w:id="10817" w:author="The Si Tran" w:date="2012-12-12T07:52:00Z"/>
                    <w:rFonts w:eastAsia="Times New Roman"/>
                    <w:color w:val="000000"/>
                    <w:sz w:val="22"/>
                  </w:rPr>
                </w:rPrChange>
              </w:rPr>
              <w:pPrChange w:id="10818"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819"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820" w:author="The Si Tran" w:date="2012-12-12T07:52:00Z"/>
                <w:sz w:val="26"/>
                <w:szCs w:val="26"/>
                <w:rPrChange w:id="10821" w:author="The Si Tran" w:date="2012-12-14T06:38:00Z">
                  <w:rPr>
                    <w:ins w:id="10822" w:author="The Si Tran" w:date="2012-12-12T07:52:00Z"/>
                    <w:rFonts w:eastAsia="Times New Roman"/>
                    <w:color w:val="000000"/>
                    <w:sz w:val="22"/>
                  </w:rPr>
                </w:rPrChange>
              </w:rPr>
              <w:pPrChange w:id="10823" w:author="The Si Tran" w:date="2012-12-16T08:46:00Z">
                <w:pPr>
                  <w:spacing w:before="0" w:line="240" w:lineRule="auto"/>
                  <w:jc w:val="left"/>
                </w:pPr>
              </w:pPrChange>
            </w:pPr>
            <w:r>
              <w:rPr>
                <w:sz w:val="26"/>
                <w:szCs w:val="26"/>
              </w:rPr>
              <w:t>Nơron</w:t>
            </w:r>
            <w:ins w:id="10824" w:author="The Si Tran" w:date="2012-12-12T07:52:00Z">
              <w:r w:rsidR="00A80B78" w:rsidRPr="009523BA">
                <w:rPr>
                  <w:sz w:val="26"/>
                  <w:szCs w:val="26"/>
                  <w:rPrChange w:id="10825"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826"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827" w:author="The Si Tran" w:date="2012-12-12T07:52:00Z"/>
                <w:sz w:val="26"/>
                <w:szCs w:val="26"/>
                <w:rPrChange w:id="10828" w:author="The Si Tran" w:date="2012-12-14T06:38:00Z">
                  <w:rPr>
                    <w:ins w:id="10829" w:author="The Si Tran" w:date="2012-12-12T07:52:00Z"/>
                    <w:rFonts w:eastAsia="Times New Roman"/>
                    <w:color w:val="000000"/>
                    <w:sz w:val="22"/>
                  </w:rPr>
                </w:rPrChange>
              </w:rPr>
              <w:pPrChange w:id="10830" w:author="superchickend" w:date="2012-12-16T15:34:00Z">
                <w:pPr>
                  <w:spacing w:before="0" w:line="240" w:lineRule="auto"/>
                  <w:jc w:val="right"/>
                </w:pPr>
              </w:pPrChange>
            </w:pPr>
            <w:ins w:id="10831" w:author="The Si Tran" w:date="2012-12-12T07:52:00Z">
              <w:r w:rsidRPr="009523BA">
                <w:rPr>
                  <w:sz w:val="26"/>
                  <w:szCs w:val="26"/>
                  <w:rPrChange w:id="10832"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833"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834" w:author="The Si Tran" w:date="2012-12-12T07:52:00Z"/>
                <w:sz w:val="26"/>
                <w:szCs w:val="26"/>
                <w:rPrChange w:id="10835" w:author="The Si Tran" w:date="2012-12-14T06:38:00Z">
                  <w:rPr>
                    <w:ins w:id="10836" w:author="The Si Tran" w:date="2012-12-12T07:52:00Z"/>
                    <w:rFonts w:eastAsia="Times New Roman"/>
                    <w:color w:val="000000"/>
                    <w:sz w:val="22"/>
                  </w:rPr>
                </w:rPrChange>
              </w:rPr>
              <w:pPrChange w:id="10837" w:author="superchickend" w:date="2012-12-16T15:34:00Z">
                <w:pPr>
                  <w:spacing w:before="0" w:line="240" w:lineRule="auto"/>
                  <w:jc w:val="right"/>
                </w:pPr>
              </w:pPrChange>
            </w:pPr>
            <w:ins w:id="10838" w:author="The Si Tran" w:date="2012-12-12T07:52:00Z">
              <w:r w:rsidRPr="009523BA">
                <w:rPr>
                  <w:sz w:val="26"/>
                  <w:szCs w:val="26"/>
                  <w:rPrChange w:id="10839"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840"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841" w:author="The Si Tran" w:date="2012-12-12T07:52:00Z"/>
                <w:sz w:val="26"/>
                <w:szCs w:val="26"/>
                <w:rPrChange w:id="10842" w:author="The Si Tran" w:date="2012-12-14T06:38:00Z">
                  <w:rPr>
                    <w:ins w:id="10843" w:author="The Si Tran" w:date="2012-12-12T07:52:00Z"/>
                    <w:rFonts w:eastAsia="Times New Roman"/>
                    <w:color w:val="000000"/>
                    <w:sz w:val="22"/>
                  </w:rPr>
                </w:rPrChange>
              </w:rPr>
              <w:pPrChange w:id="10844" w:author="superchickend" w:date="2012-12-16T15:34:00Z">
                <w:pPr>
                  <w:spacing w:before="0" w:line="240" w:lineRule="auto"/>
                  <w:jc w:val="right"/>
                </w:pPr>
              </w:pPrChange>
            </w:pPr>
            <w:ins w:id="10845" w:author="The Si Tran" w:date="2012-12-12T07:52:00Z">
              <w:r w:rsidRPr="009523BA">
                <w:rPr>
                  <w:sz w:val="26"/>
                  <w:szCs w:val="26"/>
                  <w:rPrChange w:id="10846" w:author="The Si Tran" w:date="2012-12-14T06:38:00Z">
                    <w:rPr>
                      <w:sz w:val="22"/>
                    </w:rPr>
                  </w:rPrChange>
                </w:rPr>
                <w:t>40.77</w:t>
              </w:r>
            </w:ins>
          </w:p>
        </w:tc>
      </w:tr>
      <w:tr w:rsidR="00A80B78" w:rsidRPr="00AF5054" w14:paraId="58350577" w14:textId="77777777" w:rsidTr="009523BA">
        <w:trPr>
          <w:trHeight w:val="305"/>
          <w:ins w:id="10847" w:author="The Si Tran" w:date="2012-12-12T07:52:00Z"/>
          <w:trPrChange w:id="10848"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849"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850" w:author="The Si Tran" w:date="2012-12-12T07:52:00Z"/>
                <w:b/>
                <w:sz w:val="26"/>
                <w:szCs w:val="26"/>
                <w:rPrChange w:id="10851" w:author="superchickend" w:date="2012-12-16T15:34:00Z">
                  <w:rPr>
                    <w:ins w:id="10852" w:author="The Si Tran" w:date="2012-12-12T07:52:00Z"/>
                    <w:rFonts w:eastAsia="Times New Roman"/>
                    <w:color w:val="000000"/>
                    <w:sz w:val="22"/>
                  </w:rPr>
                </w:rPrChange>
              </w:rPr>
              <w:pPrChange w:id="10853" w:author="superchickend" w:date="2012-12-16T15:34:00Z">
                <w:pPr>
                  <w:spacing w:before="0" w:line="240" w:lineRule="auto"/>
                  <w:jc w:val="center"/>
                </w:pPr>
              </w:pPrChange>
            </w:pPr>
            <w:ins w:id="10854" w:author="The Si Tran" w:date="2012-12-12T07:52:00Z">
              <w:r w:rsidRPr="009523BA">
                <w:rPr>
                  <w:b/>
                  <w:sz w:val="26"/>
                  <w:szCs w:val="26"/>
                  <w:rPrChange w:id="10855"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856"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857" w:author="The Si Tran" w:date="2012-12-12T07:52:00Z"/>
                <w:sz w:val="26"/>
                <w:szCs w:val="26"/>
                <w:rPrChange w:id="10858" w:author="The Si Tran" w:date="2012-12-14T06:38:00Z">
                  <w:rPr>
                    <w:ins w:id="10859" w:author="The Si Tran" w:date="2012-12-12T07:52:00Z"/>
                    <w:rFonts w:eastAsia="Times New Roman"/>
                    <w:color w:val="000000"/>
                    <w:sz w:val="22"/>
                  </w:rPr>
                </w:rPrChange>
              </w:rPr>
              <w:pPrChange w:id="10860" w:author="The Si Tran" w:date="2012-12-16T08:46:00Z">
                <w:pPr>
                  <w:spacing w:before="0" w:line="240" w:lineRule="auto"/>
                  <w:jc w:val="left"/>
                </w:pPr>
              </w:pPrChange>
            </w:pPr>
            <w:ins w:id="10861" w:author="The Si Tran" w:date="2012-12-12T07:52:00Z">
              <w:r w:rsidRPr="009523BA">
                <w:rPr>
                  <w:sz w:val="26"/>
                  <w:szCs w:val="26"/>
                  <w:rPrChange w:id="10862"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863"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864" w:author="The Si Tran" w:date="2012-12-12T07:52:00Z"/>
                <w:sz w:val="26"/>
                <w:szCs w:val="26"/>
                <w:rPrChange w:id="10865" w:author="The Si Tran" w:date="2012-12-14T06:38:00Z">
                  <w:rPr>
                    <w:ins w:id="10866" w:author="The Si Tran" w:date="2012-12-12T07:52:00Z"/>
                    <w:rFonts w:eastAsia="Times New Roman"/>
                    <w:color w:val="000000"/>
                    <w:sz w:val="22"/>
                  </w:rPr>
                </w:rPrChange>
              </w:rPr>
              <w:pPrChange w:id="10867" w:author="superchickend" w:date="2012-12-16T15:35:00Z">
                <w:pPr>
                  <w:spacing w:before="0" w:line="240" w:lineRule="auto"/>
                  <w:jc w:val="right"/>
                </w:pPr>
              </w:pPrChange>
            </w:pPr>
            <w:ins w:id="10868" w:author="The Si Tran" w:date="2012-12-12T07:52:00Z">
              <w:r w:rsidRPr="009523BA">
                <w:rPr>
                  <w:sz w:val="26"/>
                  <w:szCs w:val="26"/>
                  <w:rPrChange w:id="10869"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870"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871" w:author="The Si Tran" w:date="2012-12-12T07:52:00Z"/>
                <w:sz w:val="26"/>
                <w:szCs w:val="26"/>
                <w:rPrChange w:id="10872" w:author="The Si Tran" w:date="2012-12-14T06:38:00Z">
                  <w:rPr>
                    <w:ins w:id="10873" w:author="The Si Tran" w:date="2012-12-12T07:52:00Z"/>
                    <w:rFonts w:eastAsia="Times New Roman"/>
                    <w:color w:val="000000"/>
                    <w:sz w:val="22"/>
                  </w:rPr>
                </w:rPrChange>
              </w:rPr>
              <w:pPrChange w:id="10874" w:author="superchickend" w:date="2012-12-16T15:35:00Z">
                <w:pPr>
                  <w:spacing w:before="0" w:line="240" w:lineRule="auto"/>
                  <w:jc w:val="right"/>
                </w:pPr>
              </w:pPrChange>
            </w:pPr>
            <w:ins w:id="10875" w:author="The Si Tran" w:date="2012-12-12T07:52:00Z">
              <w:r w:rsidRPr="009523BA">
                <w:rPr>
                  <w:sz w:val="26"/>
                  <w:szCs w:val="26"/>
                  <w:rPrChange w:id="10876"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87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878" w:author="The Si Tran" w:date="2012-12-12T07:52:00Z"/>
                <w:sz w:val="26"/>
                <w:szCs w:val="26"/>
                <w:rPrChange w:id="10879" w:author="The Si Tran" w:date="2012-12-14T06:38:00Z">
                  <w:rPr>
                    <w:ins w:id="10880" w:author="The Si Tran" w:date="2012-12-12T07:52:00Z"/>
                    <w:rFonts w:eastAsia="Times New Roman"/>
                    <w:color w:val="000000"/>
                    <w:sz w:val="22"/>
                  </w:rPr>
                </w:rPrChange>
              </w:rPr>
              <w:pPrChange w:id="10881" w:author="superchickend" w:date="2012-12-16T15:35:00Z">
                <w:pPr>
                  <w:spacing w:before="0" w:line="240" w:lineRule="auto"/>
                  <w:jc w:val="right"/>
                </w:pPr>
              </w:pPrChange>
            </w:pPr>
            <w:ins w:id="10882" w:author="The Si Tran" w:date="2012-12-12T07:52:00Z">
              <w:r w:rsidRPr="009523BA">
                <w:rPr>
                  <w:sz w:val="26"/>
                  <w:szCs w:val="26"/>
                  <w:rPrChange w:id="10883" w:author="The Si Tran" w:date="2012-12-14T06:38:00Z">
                    <w:rPr>
                      <w:sz w:val="22"/>
                    </w:rPr>
                  </w:rPrChange>
                </w:rPr>
                <w:t>37.72</w:t>
              </w:r>
            </w:ins>
          </w:p>
        </w:tc>
      </w:tr>
      <w:tr w:rsidR="00A80B78" w:rsidRPr="00AF5054" w14:paraId="150C9E07" w14:textId="77777777" w:rsidTr="009523BA">
        <w:trPr>
          <w:trHeight w:val="923"/>
          <w:ins w:id="10884" w:author="The Si Tran" w:date="2012-12-12T07:52:00Z"/>
          <w:trPrChange w:id="10885"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86"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887" w:author="The Si Tran" w:date="2012-12-12T07:52:00Z"/>
                <w:b/>
                <w:sz w:val="26"/>
                <w:szCs w:val="26"/>
                <w:rPrChange w:id="10888" w:author="superchickend" w:date="2012-12-16T15:34:00Z">
                  <w:rPr>
                    <w:ins w:id="10889" w:author="The Si Tran" w:date="2012-12-12T07:52:00Z"/>
                    <w:rFonts w:eastAsia="Times New Roman"/>
                    <w:color w:val="000000"/>
                    <w:sz w:val="22"/>
                  </w:rPr>
                </w:rPrChange>
              </w:rPr>
              <w:pPrChange w:id="10890" w:author="superchickend" w:date="2012-12-16T15:34:00Z">
                <w:pPr>
                  <w:spacing w:before="0" w:line="240" w:lineRule="auto"/>
                  <w:jc w:val="center"/>
                </w:pPr>
              </w:pPrChange>
            </w:pPr>
            <w:ins w:id="10891" w:author="The Si Tran" w:date="2012-12-12T07:52:00Z">
              <w:r w:rsidRPr="009523BA">
                <w:rPr>
                  <w:b/>
                  <w:sz w:val="26"/>
                  <w:szCs w:val="26"/>
                  <w:rPrChange w:id="10892"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893"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894" w:author="The Si Tran" w:date="2012-12-12T07:52:00Z"/>
                <w:sz w:val="26"/>
                <w:szCs w:val="26"/>
                <w:rPrChange w:id="10895" w:author="The Si Tran" w:date="2012-12-14T06:38:00Z">
                  <w:rPr>
                    <w:ins w:id="10896" w:author="The Si Tran" w:date="2012-12-12T07:52:00Z"/>
                    <w:rFonts w:eastAsia="Times New Roman"/>
                    <w:color w:val="000000"/>
                    <w:sz w:val="22"/>
                  </w:rPr>
                </w:rPrChange>
              </w:rPr>
              <w:pPrChange w:id="10897" w:author="The Si Tran" w:date="2012-12-16T08:46:00Z">
                <w:pPr>
                  <w:spacing w:before="0" w:line="240" w:lineRule="auto"/>
                  <w:jc w:val="left"/>
                </w:pPr>
              </w:pPrChange>
            </w:pPr>
            <w:ins w:id="10898" w:author="The Si Tran" w:date="2012-12-12T07:52:00Z">
              <w:r w:rsidRPr="009523BA">
                <w:rPr>
                  <w:sz w:val="26"/>
                  <w:szCs w:val="26"/>
                  <w:rPrChange w:id="10899" w:author="The Si Tran" w:date="2012-12-14T06:38:00Z">
                    <w:rPr>
                      <w:sz w:val="22"/>
                    </w:rPr>
                  </w:rPrChange>
                </w:rPr>
                <w:t>ARIMA(2, 0, 0)(0, 0, 0)0</w:t>
              </w:r>
              <w:r w:rsidRPr="009523BA">
                <w:rPr>
                  <w:sz w:val="26"/>
                  <w:szCs w:val="26"/>
                  <w:rPrChange w:id="10900" w:author="The Si Tran" w:date="2012-12-14T06:38:00Z">
                    <w:rPr>
                      <w:sz w:val="22"/>
                    </w:rPr>
                  </w:rPrChange>
                </w:rPr>
                <w:br/>
              </w:r>
            </w:ins>
            <w:r w:rsidR="00976130">
              <w:rPr>
                <w:sz w:val="26"/>
                <w:szCs w:val="26"/>
              </w:rPr>
              <w:t>Nơron</w:t>
            </w:r>
            <w:ins w:id="10901" w:author="The Si Tran" w:date="2012-12-12T07:52:00Z">
              <w:r w:rsidRPr="009523BA">
                <w:rPr>
                  <w:sz w:val="26"/>
                  <w:szCs w:val="26"/>
                  <w:rPrChange w:id="10902"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903"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904" w:author="The Si Tran" w:date="2012-12-12T07:52:00Z"/>
                <w:b/>
                <w:sz w:val="26"/>
                <w:szCs w:val="26"/>
                <w:rPrChange w:id="10905" w:author="superchickend" w:date="2012-12-16T15:35:00Z">
                  <w:rPr>
                    <w:ins w:id="10906" w:author="The Si Tran" w:date="2012-12-12T07:52:00Z"/>
                    <w:rFonts w:eastAsia="Times New Roman"/>
                    <w:color w:val="000000"/>
                    <w:sz w:val="22"/>
                  </w:rPr>
                </w:rPrChange>
              </w:rPr>
              <w:pPrChange w:id="10907" w:author="superchickend" w:date="2012-12-16T15:35:00Z">
                <w:pPr>
                  <w:spacing w:before="0" w:line="240" w:lineRule="auto"/>
                  <w:jc w:val="right"/>
                </w:pPr>
              </w:pPrChange>
            </w:pPr>
            <w:ins w:id="10908" w:author="The Si Tran" w:date="2012-12-12T07:52:00Z">
              <w:r w:rsidRPr="009523BA">
                <w:rPr>
                  <w:b/>
                  <w:sz w:val="26"/>
                  <w:szCs w:val="26"/>
                  <w:rPrChange w:id="10909"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910"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911" w:author="The Si Tran" w:date="2012-12-12T07:52:00Z"/>
                <w:b/>
                <w:sz w:val="26"/>
                <w:szCs w:val="26"/>
                <w:rPrChange w:id="10912" w:author="superchickend" w:date="2012-12-16T15:35:00Z">
                  <w:rPr>
                    <w:ins w:id="10913" w:author="The Si Tran" w:date="2012-12-12T07:52:00Z"/>
                    <w:rFonts w:eastAsia="Times New Roman"/>
                    <w:color w:val="000000"/>
                    <w:sz w:val="22"/>
                  </w:rPr>
                </w:rPrChange>
              </w:rPr>
              <w:pPrChange w:id="10914" w:author="superchickend" w:date="2012-12-16T15:35:00Z">
                <w:pPr>
                  <w:spacing w:before="0" w:line="240" w:lineRule="auto"/>
                  <w:jc w:val="right"/>
                </w:pPr>
              </w:pPrChange>
            </w:pPr>
            <w:ins w:id="10915" w:author="The Si Tran" w:date="2012-12-12T07:52:00Z">
              <w:r w:rsidRPr="009523BA">
                <w:rPr>
                  <w:b/>
                  <w:sz w:val="26"/>
                  <w:szCs w:val="26"/>
                  <w:rPrChange w:id="10916"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91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918" w:author="The Si Tran" w:date="2012-12-12T07:52:00Z"/>
                <w:b/>
                <w:sz w:val="26"/>
                <w:szCs w:val="26"/>
                <w:rPrChange w:id="10919" w:author="superchickend" w:date="2012-12-16T15:35:00Z">
                  <w:rPr>
                    <w:ins w:id="10920" w:author="The Si Tran" w:date="2012-12-12T07:52:00Z"/>
                    <w:rFonts w:eastAsia="Times New Roman"/>
                    <w:color w:val="000000"/>
                    <w:sz w:val="22"/>
                  </w:rPr>
                </w:rPrChange>
              </w:rPr>
              <w:pPrChange w:id="10921" w:author="superchickend" w:date="2012-12-16T15:35:00Z">
                <w:pPr>
                  <w:spacing w:before="0" w:line="240" w:lineRule="auto"/>
                  <w:jc w:val="right"/>
                </w:pPr>
              </w:pPrChange>
            </w:pPr>
            <w:ins w:id="10922" w:author="The Si Tran" w:date="2012-12-12T07:52:00Z">
              <w:r w:rsidRPr="009523BA">
                <w:rPr>
                  <w:b/>
                  <w:sz w:val="26"/>
                  <w:szCs w:val="26"/>
                  <w:rPrChange w:id="10923" w:author="superchickend" w:date="2012-12-16T15:35:00Z">
                    <w:rPr>
                      <w:sz w:val="22"/>
                    </w:rPr>
                  </w:rPrChange>
                </w:rPr>
                <w:t>35.69</w:t>
              </w:r>
            </w:ins>
          </w:p>
        </w:tc>
      </w:tr>
      <w:tr w:rsidR="00A80B78" w:rsidRPr="00AF5054" w14:paraId="5B9156D5" w14:textId="77777777" w:rsidTr="009523BA">
        <w:trPr>
          <w:trHeight w:val="923"/>
          <w:ins w:id="10924" w:author="The Si Tran" w:date="2012-12-12T07:52:00Z"/>
          <w:trPrChange w:id="10925"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926"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927" w:author="The Si Tran" w:date="2012-12-12T07:52:00Z"/>
                <w:sz w:val="26"/>
                <w:szCs w:val="26"/>
                <w:rPrChange w:id="10928" w:author="The Si Tran" w:date="2012-12-14T06:38:00Z">
                  <w:rPr>
                    <w:ins w:id="10929" w:author="The Si Tran" w:date="2012-12-12T07:52:00Z"/>
                    <w:rFonts w:eastAsia="Times New Roman"/>
                    <w:color w:val="000000"/>
                    <w:sz w:val="22"/>
                  </w:rPr>
                </w:rPrChange>
              </w:rPr>
              <w:pPrChange w:id="10930"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931"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932" w:author="The Si Tran" w:date="2012-12-12T07:52:00Z"/>
                <w:sz w:val="26"/>
                <w:szCs w:val="26"/>
                <w:rPrChange w:id="10933" w:author="The Si Tran" w:date="2012-12-14T06:38:00Z">
                  <w:rPr>
                    <w:ins w:id="10934" w:author="The Si Tran" w:date="2012-12-12T07:52:00Z"/>
                    <w:rFonts w:eastAsia="Times New Roman"/>
                    <w:color w:val="000000"/>
                    <w:sz w:val="22"/>
                  </w:rPr>
                </w:rPrChange>
              </w:rPr>
              <w:pPrChange w:id="10935" w:author="The Si Tran" w:date="2012-12-16T08:46:00Z">
                <w:pPr>
                  <w:spacing w:before="0" w:line="240" w:lineRule="auto"/>
                  <w:jc w:val="left"/>
                </w:pPr>
              </w:pPrChange>
            </w:pPr>
            <w:ins w:id="10936" w:author="The Si Tran" w:date="2012-12-12T07:52:00Z">
              <w:r w:rsidRPr="009523BA">
                <w:rPr>
                  <w:sz w:val="26"/>
                  <w:szCs w:val="26"/>
                  <w:rPrChange w:id="10937" w:author="The Si Tran" w:date="2012-12-14T06:38:00Z">
                    <w:rPr>
                      <w:sz w:val="22"/>
                    </w:rPr>
                  </w:rPrChange>
                </w:rPr>
                <w:t>ARIMA(2, 0, 0)(0, 0, 0)0</w:t>
              </w:r>
              <w:r w:rsidRPr="009523BA">
                <w:rPr>
                  <w:sz w:val="26"/>
                  <w:szCs w:val="26"/>
                  <w:rPrChange w:id="10938" w:author="The Si Tran" w:date="2012-12-14T06:38:00Z">
                    <w:rPr>
                      <w:sz w:val="22"/>
                    </w:rPr>
                  </w:rPrChange>
                </w:rPr>
                <w:br/>
              </w:r>
            </w:ins>
            <w:r w:rsidR="00976130">
              <w:rPr>
                <w:sz w:val="26"/>
                <w:szCs w:val="26"/>
              </w:rPr>
              <w:t>Nơron</w:t>
            </w:r>
            <w:ins w:id="10939" w:author="The Si Tran" w:date="2012-12-12T07:52:00Z">
              <w:r w:rsidRPr="009523BA">
                <w:rPr>
                  <w:sz w:val="26"/>
                  <w:szCs w:val="26"/>
                  <w:rPrChange w:id="10940"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941"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942" w:author="The Si Tran" w:date="2012-12-12T07:52:00Z"/>
                <w:sz w:val="26"/>
                <w:szCs w:val="26"/>
                <w:rPrChange w:id="10943" w:author="The Si Tran" w:date="2012-12-14T06:38:00Z">
                  <w:rPr>
                    <w:ins w:id="10944" w:author="The Si Tran" w:date="2012-12-12T07:52:00Z"/>
                    <w:rFonts w:eastAsia="Times New Roman"/>
                    <w:color w:val="000000"/>
                    <w:sz w:val="22"/>
                  </w:rPr>
                </w:rPrChange>
              </w:rPr>
              <w:pPrChange w:id="10945" w:author="superchickend" w:date="2012-12-16T15:35:00Z">
                <w:pPr>
                  <w:spacing w:before="0" w:line="240" w:lineRule="auto"/>
                  <w:jc w:val="right"/>
                </w:pPr>
              </w:pPrChange>
            </w:pPr>
            <w:ins w:id="10946" w:author="The Si Tran" w:date="2012-12-12T07:52:00Z">
              <w:r w:rsidRPr="009523BA">
                <w:rPr>
                  <w:sz w:val="26"/>
                  <w:szCs w:val="26"/>
                  <w:rPrChange w:id="10947"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948"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949" w:author="The Si Tran" w:date="2012-12-12T07:52:00Z"/>
                <w:sz w:val="26"/>
                <w:szCs w:val="26"/>
                <w:rPrChange w:id="10950" w:author="The Si Tran" w:date="2012-12-14T06:38:00Z">
                  <w:rPr>
                    <w:ins w:id="10951" w:author="The Si Tran" w:date="2012-12-12T07:52:00Z"/>
                    <w:rFonts w:eastAsia="Times New Roman"/>
                    <w:color w:val="000000"/>
                    <w:sz w:val="22"/>
                  </w:rPr>
                </w:rPrChange>
              </w:rPr>
              <w:pPrChange w:id="10952" w:author="superchickend" w:date="2012-12-16T15:35:00Z">
                <w:pPr>
                  <w:spacing w:before="0" w:line="240" w:lineRule="auto"/>
                  <w:jc w:val="right"/>
                </w:pPr>
              </w:pPrChange>
            </w:pPr>
            <w:ins w:id="10953" w:author="The Si Tran" w:date="2012-12-12T07:52:00Z">
              <w:r w:rsidRPr="009523BA">
                <w:rPr>
                  <w:sz w:val="26"/>
                  <w:szCs w:val="26"/>
                  <w:rPrChange w:id="10954"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95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956" w:author="The Si Tran" w:date="2012-12-12T07:52:00Z"/>
                <w:sz w:val="26"/>
                <w:szCs w:val="26"/>
                <w:rPrChange w:id="10957" w:author="The Si Tran" w:date="2012-12-14T06:38:00Z">
                  <w:rPr>
                    <w:ins w:id="10958" w:author="The Si Tran" w:date="2012-12-12T07:52:00Z"/>
                    <w:rFonts w:eastAsia="Times New Roman"/>
                    <w:color w:val="000000"/>
                    <w:sz w:val="22"/>
                  </w:rPr>
                </w:rPrChange>
              </w:rPr>
              <w:pPrChange w:id="10959" w:author="superchickend" w:date="2012-12-16T15:35:00Z">
                <w:pPr>
                  <w:spacing w:before="0" w:line="240" w:lineRule="auto"/>
                  <w:jc w:val="right"/>
                </w:pPr>
              </w:pPrChange>
            </w:pPr>
            <w:ins w:id="10960" w:author="The Si Tran" w:date="2012-12-12T07:52:00Z">
              <w:r w:rsidRPr="009523BA">
                <w:rPr>
                  <w:sz w:val="26"/>
                  <w:szCs w:val="26"/>
                  <w:rPrChange w:id="10961" w:author="The Si Tran" w:date="2012-12-14T06:38:00Z">
                    <w:rPr>
                      <w:sz w:val="22"/>
                    </w:rPr>
                  </w:rPrChange>
                </w:rPr>
                <w:t>39.9</w:t>
              </w:r>
            </w:ins>
          </w:p>
        </w:tc>
      </w:tr>
    </w:tbl>
    <w:p w14:paraId="46F9B62C" w14:textId="03B53E8B" w:rsidR="00B228F5" w:rsidRPr="00EF4E32" w:rsidRDefault="00B228F5" w:rsidP="00EF4E32">
      <w:pPr>
        <w:pStyle w:val="Bang"/>
        <w:pPrChange w:id="10962" w:author="The Si Tran" w:date="2012-12-16T10:03:00Z">
          <w:pPr>
            <w:pStyle w:val="Heading1"/>
            <w:jc w:val="left"/>
          </w:pPr>
        </w:pPrChange>
      </w:pPr>
      <w:bookmarkStart w:id="10963" w:name="_Toc343033801"/>
      <w:bookmarkStart w:id="10964" w:name="_Toc343660059"/>
      <w:ins w:id="10965" w:author="The Si Tran" w:date="2012-12-14T06:39:00Z">
        <w:r w:rsidRPr="00EF4E32">
          <w:lastRenderedPageBreak/>
          <w:t xml:space="preserve">Bảng 6.9: </w:t>
        </w:r>
        <w:r w:rsidRPr="00EF4E32">
          <w:rPr>
            <w:rStyle w:val="BangChar"/>
          </w:rPr>
          <w:t>Kết quả thực nghiệm chuỗi dữ liệu Kobe</w:t>
        </w:r>
      </w:ins>
      <w:bookmarkEnd w:id="10963"/>
      <w:bookmarkEnd w:id="10964"/>
    </w:p>
    <w:tbl>
      <w:tblPr>
        <w:tblW w:w="9420" w:type="dxa"/>
        <w:tblLook w:val="04A0" w:firstRow="1" w:lastRow="0" w:firstColumn="1" w:lastColumn="0" w:noHBand="0" w:noVBand="1"/>
        <w:tblPrChange w:id="10966"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967">
          <w:tblGrid>
            <w:gridCol w:w="1072"/>
            <w:gridCol w:w="6340"/>
            <w:gridCol w:w="821"/>
            <w:gridCol w:w="986"/>
            <w:gridCol w:w="828"/>
          </w:tblGrid>
        </w:tblGridChange>
      </w:tblGrid>
      <w:tr w:rsidR="00A80B78" w:rsidRPr="00AF5054" w14:paraId="141DDDBD" w14:textId="77777777" w:rsidTr="009523BA">
        <w:trPr>
          <w:trHeight w:val="304"/>
          <w:ins w:id="10968" w:author="The Si Tran" w:date="2012-12-12T07:53:00Z"/>
          <w:trPrChange w:id="10969"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970"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971" w:author="The Si Tran" w:date="2012-12-12T07:53:00Z"/>
                <w:sz w:val="26"/>
                <w:szCs w:val="26"/>
                <w:rPrChange w:id="10972" w:author="The Si Tran" w:date="2012-12-14T06:39:00Z">
                  <w:rPr>
                    <w:ins w:id="10973" w:author="The Si Tran" w:date="2012-12-12T07:53:00Z"/>
                    <w:rFonts w:eastAsia="Times New Roman"/>
                    <w:color w:val="000000"/>
                    <w:sz w:val="22"/>
                  </w:rPr>
                </w:rPrChange>
              </w:rPr>
              <w:pPrChange w:id="10974"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975"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976" w:author="The Si Tran" w:date="2012-12-12T07:53:00Z"/>
                <w:b/>
                <w:sz w:val="26"/>
                <w:szCs w:val="26"/>
                <w:rPrChange w:id="10977" w:author="superchickend" w:date="2012-12-16T15:35:00Z">
                  <w:rPr>
                    <w:ins w:id="10978" w:author="The Si Tran" w:date="2012-12-12T07:53:00Z"/>
                    <w:rFonts w:eastAsia="Times New Roman"/>
                    <w:color w:val="000000"/>
                    <w:sz w:val="22"/>
                  </w:rPr>
                </w:rPrChange>
              </w:rPr>
              <w:pPrChange w:id="10979" w:author="superchickend" w:date="2012-12-16T15:35:00Z">
                <w:pPr>
                  <w:spacing w:before="0" w:line="240" w:lineRule="auto"/>
                  <w:jc w:val="left"/>
                </w:pPr>
              </w:pPrChange>
            </w:pPr>
            <w:ins w:id="10980" w:author="The Si Tran" w:date="2012-12-12T07:53:00Z">
              <w:r w:rsidRPr="009523BA">
                <w:rPr>
                  <w:b/>
                  <w:sz w:val="26"/>
                  <w:szCs w:val="26"/>
                  <w:rPrChange w:id="10981"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982"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983" w:author="The Si Tran" w:date="2012-12-12T07:53:00Z"/>
                <w:b/>
                <w:sz w:val="26"/>
                <w:szCs w:val="26"/>
                <w:rPrChange w:id="10984" w:author="superchickend" w:date="2012-12-16T15:35:00Z">
                  <w:rPr>
                    <w:ins w:id="10985" w:author="The Si Tran" w:date="2012-12-12T07:53:00Z"/>
                    <w:rFonts w:eastAsia="Times New Roman"/>
                    <w:color w:val="000000"/>
                    <w:sz w:val="22"/>
                  </w:rPr>
                </w:rPrChange>
              </w:rPr>
              <w:pPrChange w:id="10986" w:author="superchickend" w:date="2012-12-16T15:35:00Z">
                <w:pPr>
                  <w:spacing w:before="0" w:line="240" w:lineRule="auto"/>
                  <w:jc w:val="left"/>
                </w:pPr>
              </w:pPrChange>
            </w:pPr>
            <w:ins w:id="10987" w:author="The Si Tran" w:date="2012-12-12T07:53:00Z">
              <w:r w:rsidRPr="009523BA">
                <w:rPr>
                  <w:b/>
                  <w:sz w:val="26"/>
                  <w:szCs w:val="26"/>
                  <w:rPrChange w:id="10988"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989"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990" w:author="The Si Tran" w:date="2012-12-12T07:53:00Z"/>
                <w:b/>
                <w:sz w:val="26"/>
                <w:szCs w:val="26"/>
                <w:rPrChange w:id="10991" w:author="superchickend" w:date="2012-12-16T15:35:00Z">
                  <w:rPr>
                    <w:ins w:id="10992" w:author="The Si Tran" w:date="2012-12-12T07:53:00Z"/>
                    <w:rFonts w:eastAsia="Times New Roman"/>
                    <w:color w:val="000000"/>
                    <w:sz w:val="22"/>
                  </w:rPr>
                </w:rPrChange>
              </w:rPr>
              <w:pPrChange w:id="10993" w:author="superchickend" w:date="2012-12-16T15:35:00Z">
                <w:pPr>
                  <w:spacing w:before="0" w:line="240" w:lineRule="auto"/>
                  <w:jc w:val="left"/>
                </w:pPr>
              </w:pPrChange>
            </w:pPr>
            <w:ins w:id="10994" w:author="The Si Tran" w:date="2012-12-12T07:53:00Z">
              <w:r w:rsidRPr="009523BA">
                <w:rPr>
                  <w:b/>
                  <w:sz w:val="26"/>
                  <w:szCs w:val="26"/>
                  <w:rPrChange w:id="10995"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996"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997" w:author="The Si Tran" w:date="2012-12-12T07:53:00Z"/>
                <w:b/>
                <w:sz w:val="26"/>
                <w:szCs w:val="26"/>
                <w:rPrChange w:id="10998" w:author="superchickend" w:date="2012-12-16T15:35:00Z">
                  <w:rPr>
                    <w:ins w:id="10999" w:author="The Si Tran" w:date="2012-12-12T07:53:00Z"/>
                    <w:rFonts w:eastAsia="Times New Roman"/>
                    <w:color w:val="000000"/>
                    <w:sz w:val="22"/>
                  </w:rPr>
                </w:rPrChange>
              </w:rPr>
              <w:pPrChange w:id="11000" w:author="superchickend" w:date="2012-12-16T15:35:00Z">
                <w:pPr>
                  <w:spacing w:before="0" w:line="240" w:lineRule="auto"/>
                  <w:jc w:val="left"/>
                </w:pPr>
              </w:pPrChange>
            </w:pPr>
            <w:ins w:id="11001" w:author="The Si Tran" w:date="2012-12-12T07:53:00Z">
              <w:r w:rsidRPr="009523BA">
                <w:rPr>
                  <w:b/>
                  <w:sz w:val="26"/>
                  <w:szCs w:val="26"/>
                  <w:rPrChange w:id="11002" w:author="superchickend" w:date="2012-12-16T15:35:00Z">
                    <w:rPr>
                      <w:sz w:val="22"/>
                    </w:rPr>
                  </w:rPrChange>
                </w:rPr>
                <w:t>MAPE</w:t>
              </w:r>
            </w:ins>
          </w:p>
        </w:tc>
      </w:tr>
      <w:tr w:rsidR="00A80B78" w:rsidRPr="00AF5054" w14:paraId="44B11DC2" w14:textId="77777777" w:rsidTr="009523BA">
        <w:trPr>
          <w:trHeight w:val="609"/>
          <w:ins w:id="11003" w:author="The Si Tran" w:date="2012-12-12T07:53:00Z"/>
          <w:trPrChange w:id="11004"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05"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9523BA" w:rsidRDefault="00A80B78">
            <w:pPr>
              <w:pStyle w:val="BangBody"/>
              <w:jc w:val="center"/>
              <w:rPr>
                <w:ins w:id="11006" w:author="The Si Tran" w:date="2012-12-12T07:53:00Z"/>
                <w:b/>
                <w:sz w:val="26"/>
                <w:szCs w:val="26"/>
                <w:rPrChange w:id="11007" w:author="superchickend" w:date="2012-12-16T15:35:00Z">
                  <w:rPr>
                    <w:ins w:id="11008" w:author="The Si Tran" w:date="2012-12-12T07:53:00Z"/>
                    <w:rFonts w:eastAsia="Times New Roman"/>
                    <w:color w:val="000000"/>
                    <w:sz w:val="22"/>
                  </w:rPr>
                </w:rPrChange>
              </w:rPr>
              <w:pPrChange w:id="11009" w:author="superchickend" w:date="2012-12-16T15:35:00Z">
                <w:pPr>
                  <w:spacing w:before="0" w:line="240" w:lineRule="auto"/>
                  <w:jc w:val="center"/>
                </w:pPr>
              </w:pPrChange>
            </w:pPr>
            <w:ins w:id="11010" w:author="The Si Tran" w:date="2012-12-12T07:53:00Z">
              <w:r w:rsidRPr="009523BA">
                <w:rPr>
                  <w:b/>
                  <w:sz w:val="26"/>
                  <w:szCs w:val="26"/>
                  <w:rPrChange w:id="11011" w:author="superchickend" w:date="2012-12-16T15:35:00Z">
                    <w:rPr>
                      <w:sz w:val="22"/>
                    </w:rPr>
                  </w:rPrChange>
                </w:rPr>
                <w:t>ANNs</w:t>
              </w:r>
            </w:ins>
          </w:p>
        </w:tc>
        <w:tc>
          <w:tcPr>
            <w:tcW w:w="5210" w:type="dxa"/>
            <w:tcBorders>
              <w:top w:val="nil"/>
              <w:left w:val="nil"/>
              <w:bottom w:val="single" w:sz="4" w:space="0" w:color="auto"/>
              <w:right w:val="single" w:sz="4" w:space="0" w:color="auto"/>
            </w:tcBorders>
            <w:shd w:val="clear" w:color="auto" w:fill="auto"/>
            <w:vAlign w:val="bottom"/>
            <w:hideMark/>
            <w:tcPrChange w:id="11012"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1013" w:author="The Si Tran" w:date="2012-12-12T07:53:00Z"/>
                <w:sz w:val="26"/>
                <w:szCs w:val="26"/>
                <w:rPrChange w:id="11014" w:author="The Si Tran" w:date="2012-12-14T06:39:00Z">
                  <w:rPr>
                    <w:ins w:id="11015" w:author="The Si Tran" w:date="2012-12-12T07:53:00Z"/>
                    <w:rFonts w:eastAsia="Times New Roman"/>
                    <w:color w:val="000000"/>
                    <w:sz w:val="22"/>
                  </w:rPr>
                </w:rPrChange>
              </w:rPr>
              <w:pPrChange w:id="11016" w:author="The Si Tran" w:date="2012-12-16T08:46:00Z">
                <w:pPr>
                  <w:spacing w:before="0" w:line="240" w:lineRule="auto"/>
                  <w:jc w:val="left"/>
                </w:pPr>
              </w:pPrChange>
            </w:pPr>
            <w:r>
              <w:rPr>
                <w:sz w:val="26"/>
                <w:szCs w:val="26"/>
              </w:rPr>
              <w:t>Nơron</w:t>
            </w:r>
            <w:ins w:id="11017" w:author="The Si Tran" w:date="2012-12-12T07:53:00Z">
              <w:r w:rsidR="00A80B78" w:rsidRPr="009523BA">
                <w:rPr>
                  <w:sz w:val="26"/>
                  <w:szCs w:val="26"/>
                  <w:rPrChange w:id="11018"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1019"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1020" w:author="The Si Tran" w:date="2012-12-12T07:53:00Z"/>
                <w:sz w:val="26"/>
                <w:szCs w:val="26"/>
                <w:rPrChange w:id="11021" w:author="The Si Tran" w:date="2012-12-14T06:39:00Z">
                  <w:rPr>
                    <w:ins w:id="11022" w:author="The Si Tran" w:date="2012-12-12T07:53:00Z"/>
                    <w:rFonts w:eastAsia="Times New Roman"/>
                    <w:color w:val="000000"/>
                    <w:sz w:val="22"/>
                  </w:rPr>
                </w:rPrChange>
              </w:rPr>
              <w:pPrChange w:id="11023" w:author="superchickend" w:date="2012-12-16T15:35:00Z">
                <w:pPr>
                  <w:spacing w:before="0" w:line="240" w:lineRule="auto"/>
                  <w:jc w:val="right"/>
                </w:pPr>
              </w:pPrChange>
            </w:pPr>
            <w:ins w:id="11024" w:author="The Si Tran" w:date="2012-12-12T07:53:00Z">
              <w:r w:rsidRPr="009523BA">
                <w:rPr>
                  <w:sz w:val="26"/>
                  <w:szCs w:val="26"/>
                  <w:rPrChange w:id="11025"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1026"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1027" w:author="The Si Tran" w:date="2012-12-12T07:53:00Z"/>
                <w:sz w:val="26"/>
                <w:szCs w:val="26"/>
                <w:rPrChange w:id="11028" w:author="The Si Tran" w:date="2012-12-14T06:39:00Z">
                  <w:rPr>
                    <w:ins w:id="11029" w:author="The Si Tran" w:date="2012-12-12T07:53:00Z"/>
                    <w:rFonts w:eastAsia="Times New Roman"/>
                    <w:color w:val="000000"/>
                    <w:sz w:val="22"/>
                  </w:rPr>
                </w:rPrChange>
              </w:rPr>
              <w:pPrChange w:id="11030" w:author="superchickend" w:date="2012-12-16T15:35:00Z">
                <w:pPr>
                  <w:spacing w:before="0" w:line="240" w:lineRule="auto"/>
                  <w:jc w:val="right"/>
                </w:pPr>
              </w:pPrChange>
            </w:pPr>
            <w:ins w:id="11031" w:author="The Si Tran" w:date="2012-12-12T07:53:00Z">
              <w:r w:rsidRPr="009523BA">
                <w:rPr>
                  <w:sz w:val="26"/>
                  <w:szCs w:val="26"/>
                  <w:rPrChange w:id="11032"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103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1034" w:author="The Si Tran" w:date="2012-12-12T07:53:00Z"/>
                <w:sz w:val="26"/>
                <w:szCs w:val="26"/>
                <w:rPrChange w:id="11035" w:author="The Si Tran" w:date="2012-12-14T06:39:00Z">
                  <w:rPr>
                    <w:ins w:id="11036" w:author="The Si Tran" w:date="2012-12-12T07:53:00Z"/>
                    <w:rFonts w:eastAsia="Times New Roman"/>
                    <w:color w:val="000000"/>
                    <w:sz w:val="22"/>
                  </w:rPr>
                </w:rPrChange>
              </w:rPr>
              <w:pPrChange w:id="11037" w:author="superchickend" w:date="2012-12-16T15:35:00Z">
                <w:pPr>
                  <w:spacing w:before="0" w:line="240" w:lineRule="auto"/>
                  <w:jc w:val="right"/>
                </w:pPr>
              </w:pPrChange>
            </w:pPr>
            <w:ins w:id="11038" w:author="The Si Tran" w:date="2012-12-12T07:53:00Z">
              <w:r w:rsidRPr="009523BA">
                <w:rPr>
                  <w:sz w:val="26"/>
                  <w:szCs w:val="26"/>
                  <w:rPrChange w:id="11039" w:author="The Si Tran" w:date="2012-12-14T06:39:00Z">
                    <w:rPr>
                      <w:sz w:val="22"/>
                    </w:rPr>
                  </w:rPrChange>
                </w:rPr>
                <w:t>30.33</w:t>
              </w:r>
            </w:ins>
          </w:p>
        </w:tc>
      </w:tr>
      <w:tr w:rsidR="00A80B78" w:rsidRPr="00AF5054" w14:paraId="649AE6C9" w14:textId="77777777" w:rsidTr="009523BA">
        <w:trPr>
          <w:trHeight w:val="609"/>
          <w:ins w:id="11040" w:author="The Si Tran" w:date="2012-12-12T07:53:00Z"/>
          <w:trPrChange w:id="11041"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1042"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1043" w:author="The Si Tran" w:date="2012-12-12T07:53:00Z"/>
                <w:b/>
                <w:sz w:val="26"/>
                <w:szCs w:val="26"/>
                <w:rPrChange w:id="11044" w:author="superchickend" w:date="2012-12-16T15:35:00Z">
                  <w:rPr>
                    <w:ins w:id="11045" w:author="The Si Tran" w:date="2012-12-12T07:53:00Z"/>
                    <w:rFonts w:eastAsia="Times New Roman"/>
                    <w:color w:val="000000"/>
                    <w:sz w:val="22"/>
                  </w:rPr>
                </w:rPrChange>
              </w:rPr>
              <w:pPrChange w:id="11046"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1047"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1048" w:author="The Si Tran" w:date="2012-12-12T07:53:00Z"/>
                <w:sz w:val="26"/>
                <w:szCs w:val="26"/>
                <w:rPrChange w:id="11049" w:author="The Si Tran" w:date="2012-12-14T06:39:00Z">
                  <w:rPr>
                    <w:ins w:id="11050" w:author="The Si Tran" w:date="2012-12-12T07:53:00Z"/>
                    <w:rFonts w:eastAsia="Times New Roman"/>
                    <w:color w:val="000000"/>
                    <w:sz w:val="22"/>
                  </w:rPr>
                </w:rPrChange>
              </w:rPr>
              <w:pPrChange w:id="11051" w:author="The Si Tran" w:date="2012-12-16T08:46:00Z">
                <w:pPr>
                  <w:spacing w:before="0" w:line="240" w:lineRule="auto"/>
                  <w:jc w:val="left"/>
                </w:pPr>
              </w:pPrChange>
            </w:pPr>
            <w:r>
              <w:rPr>
                <w:sz w:val="26"/>
                <w:szCs w:val="26"/>
              </w:rPr>
              <w:t>Nơron</w:t>
            </w:r>
            <w:ins w:id="11052" w:author="The Si Tran" w:date="2012-12-12T07:53:00Z">
              <w:r w:rsidR="00A80B78" w:rsidRPr="009523BA">
                <w:rPr>
                  <w:sz w:val="26"/>
                  <w:szCs w:val="26"/>
                  <w:rPrChange w:id="11053"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1054"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1055" w:author="The Si Tran" w:date="2012-12-12T07:53:00Z"/>
                <w:sz w:val="26"/>
                <w:szCs w:val="26"/>
                <w:rPrChange w:id="11056" w:author="The Si Tran" w:date="2012-12-14T06:39:00Z">
                  <w:rPr>
                    <w:ins w:id="11057" w:author="The Si Tran" w:date="2012-12-12T07:53:00Z"/>
                    <w:rFonts w:eastAsia="Times New Roman"/>
                    <w:color w:val="000000"/>
                    <w:sz w:val="22"/>
                  </w:rPr>
                </w:rPrChange>
              </w:rPr>
              <w:pPrChange w:id="11058" w:author="superchickend" w:date="2012-12-16T15:35:00Z">
                <w:pPr>
                  <w:spacing w:before="0" w:line="240" w:lineRule="auto"/>
                  <w:jc w:val="right"/>
                </w:pPr>
              </w:pPrChange>
            </w:pPr>
            <w:ins w:id="11059" w:author="The Si Tran" w:date="2012-12-12T07:53:00Z">
              <w:r w:rsidRPr="009523BA">
                <w:rPr>
                  <w:sz w:val="26"/>
                  <w:szCs w:val="26"/>
                  <w:rPrChange w:id="11060"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1061"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062" w:author="The Si Tran" w:date="2012-12-12T07:53:00Z"/>
                <w:sz w:val="26"/>
                <w:szCs w:val="26"/>
                <w:rPrChange w:id="11063" w:author="The Si Tran" w:date="2012-12-14T06:39:00Z">
                  <w:rPr>
                    <w:ins w:id="11064" w:author="The Si Tran" w:date="2012-12-12T07:53:00Z"/>
                    <w:rFonts w:eastAsia="Times New Roman"/>
                    <w:color w:val="000000"/>
                    <w:sz w:val="22"/>
                  </w:rPr>
                </w:rPrChange>
              </w:rPr>
              <w:pPrChange w:id="11065" w:author="superchickend" w:date="2012-12-16T15:35:00Z">
                <w:pPr>
                  <w:spacing w:before="0" w:line="240" w:lineRule="auto"/>
                  <w:jc w:val="right"/>
                </w:pPr>
              </w:pPrChange>
            </w:pPr>
            <w:ins w:id="11066" w:author="The Si Tran" w:date="2012-12-12T07:53:00Z">
              <w:r w:rsidRPr="009523BA">
                <w:rPr>
                  <w:sz w:val="26"/>
                  <w:szCs w:val="26"/>
                  <w:rPrChange w:id="11067"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106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1069" w:author="The Si Tran" w:date="2012-12-12T07:53:00Z"/>
                <w:sz w:val="26"/>
                <w:szCs w:val="26"/>
                <w:rPrChange w:id="11070" w:author="The Si Tran" w:date="2012-12-14T06:39:00Z">
                  <w:rPr>
                    <w:ins w:id="11071" w:author="The Si Tran" w:date="2012-12-12T07:53:00Z"/>
                    <w:rFonts w:eastAsia="Times New Roman"/>
                    <w:color w:val="000000"/>
                    <w:sz w:val="22"/>
                  </w:rPr>
                </w:rPrChange>
              </w:rPr>
              <w:pPrChange w:id="11072" w:author="superchickend" w:date="2012-12-16T15:35:00Z">
                <w:pPr>
                  <w:spacing w:before="0" w:line="240" w:lineRule="auto"/>
                  <w:jc w:val="right"/>
                </w:pPr>
              </w:pPrChange>
            </w:pPr>
            <w:ins w:id="11073" w:author="The Si Tran" w:date="2012-12-12T07:53:00Z">
              <w:r w:rsidRPr="009523BA">
                <w:rPr>
                  <w:sz w:val="26"/>
                  <w:szCs w:val="26"/>
                  <w:rPrChange w:id="11074" w:author="The Si Tran" w:date="2012-12-14T06:39:00Z">
                    <w:rPr>
                      <w:sz w:val="22"/>
                    </w:rPr>
                  </w:rPrChange>
                </w:rPr>
                <w:t>32.58</w:t>
              </w:r>
            </w:ins>
          </w:p>
        </w:tc>
      </w:tr>
      <w:tr w:rsidR="00A80B78" w:rsidRPr="00AF5054" w14:paraId="3ECA3B91" w14:textId="77777777" w:rsidTr="009523BA">
        <w:trPr>
          <w:trHeight w:val="304"/>
          <w:ins w:id="11075" w:author="The Si Tran" w:date="2012-12-12T07:53:00Z"/>
          <w:trPrChange w:id="11076"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077"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1078" w:author="The Si Tran" w:date="2012-12-12T07:53:00Z"/>
                <w:b/>
                <w:sz w:val="26"/>
                <w:szCs w:val="26"/>
                <w:rPrChange w:id="11079" w:author="superchickend" w:date="2012-12-16T15:35:00Z">
                  <w:rPr>
                    <w:ins w:id="11080" w:author="The Si Tran" w:date="2012-12-12T07:53:00Z"/>
                    <w:rFonts w:eastAsia="Times New Roman"/>
                    <w:color w:val="000000"/>
                    <w:sz w:val="22"/>
                  </w:rPr>
                </w:rPrChange>
              </w:rPr>
              <w:pPrChange w:id="11081" w:author="superchickend" w:date="2012-12-16T15:35:00Z">
                <w:pPr>
                  <w:spacing w:before="0" w:line="240" w:lineRule="auto"/>
                  <w:jc w:val="center"/>
                </w:pPr>
              </w:pPrChange>
            </w:pPr>
            <w:ins w:id="11082" w:author="The Si Tran" w:date="2012-12-12T07:53:00Z">
              <w:r w:rsidRPr="009523BA">
                <w:rPr>
                  <w:b/>
                  <w:sz w:val="26"/>
                  <w:szCs w:val="26"/>
                  <w:rPrChange w:id="11083"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1084"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1085" w:author="The Si Tran" w:date="2012-12-12T07:53:00Z"/>
                <w:sz w:val="26"/>
                <w:szCs w:val="26"/>
                <w:rPrChange w:id="11086" w:author="The Si Tran" w:date="2012-12-14T06:39:00Z">
                  <w:rPr>
                    <w:ins w:id="11087" w:author="The Si Tran" w:date="2012-12-12T07:53:00Z"/>
                    <w:rFonts w:eastAsia="Times New Roman"/>
                    <w:color w:val="000000"/>
                    <w:sz w:val="22"/>
                  </w:rPr>
                </w:rPrChange>
              </w:rPr>
              <w:pPrChange w:id="11088" w:author="The Si Tran" w:date="2012-12-16T08:46:00Z">
                <w:pPr>
                  <w:spacing w:before="0" w:line="240" w:lineRule="auto"/>
                  <w:jc w:val="left"/>
                </w:pPr>
              </w:pPrChange>
            </w:pPr>
            <w:ins w:id="11089" w:author="The Si Tran" w:date="2012-12-12T07:53:00Z">
              <w:r w:rsidRPr="009523BA">
                <w:rPr>
                  <w:sz w:val="26"/>
                  <w:szCs w:val="26"/>
                  <w:rPrChange w:id="11090"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109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1092" w:author="The Si Tran" w:date="2012-12-12T07:53:00Z"/>
                <w:sz w:val="26"/>
                <w:szCs w:val="26"/>
                <w:rPrChange w:id="11093" w:author="The Si Tran" w:date="2012-12-14T06:39:00Z">
                  <w:rPr>
                    <w:ins w:id="11094" w:author="The Si Tran" w:date="2012-12-12T07:53:00Z"/>
                    <w:rFonts w:eastAsia="Times New Roman"/>
                    <w:color w:val="000000"/>
                    <w:sz w:val="22"/>
                  </w:rPr>
                </w:rPrChange>
              </w:rPr>
              <w:pPrChange w:id="11095" w:author="superchickend" w:date="2012-12-16T15:36:00Z">
                <w:pPr>
                  <w:spacing w:before="0" w:line="240" w:lineRule="auto"/>
                  <w:jc w:val="right"/>
                </w:pPr>
              </w:pPrChange>
            </w:pPr>
            <w:ins w:id="11096" w:author="The Si Tran" w:date="2012-12-12T07:53:00Z">
              <w:r w:rsidRPr="009523BA">
                <w:rPr>
                  <w:sz w:val="26"/>
                  <w:szCs w:val="26"/>
                  <w:rPrChange w:id="11097"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109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1099" w:author="The Si Tran" w:date="2012-12-12T07:53:00Z"/>
                <w:sz w:val="26"/>
                <w:szCs w:val="26"/>
                <w:rPrChange w:id="11100" w:author="The Si Tran" w:date="2012-12-14T06:39:00Z">
                  <w:rPr>
                    <w:ins w:id="11101" w:author="The Si Tran" w:date="2012-12-12T07:53:00Z"/>
                    <w:rFonts w:eastAsia="Times New Roman"/>
                    <w:color w:val="000000"/>
                    <w:sz w:val="22"/>
                  </w:rPr>
                </w:rPrChange>
              </w:rPr>
              <w:pPrChange w:id="11102" w:author="superchickend" w:date="2012-12-16T15:36:00Z">
                <w:pPr>
                  <w:spacing w:before="0" w:line="240" w:lineRule="auto"/>
                  <w:jc w:val="right"/>
                </w:pPr>
              </w:pPrChange>
            </w:pPr>
            <w:ins w:id="11103" w:author="The Si Tran" w:date="2012-12-12T07:53:00Z">
              <w:r w:rsidRPr="009523BA">
                <w:rPr>
                  <w:sz w:val="26"/>
                  <w:szCs w:val="26"/>
                  <w:rPrChange w:id="11104"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110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106" w:author="The Si Tran" w:date="2012-12-12T07:53:00Z"/>
                <w:sz w:val="26"/>
                <w:szCs w:val="26"/>
                <w:rPrChange w:id="11107" w:author="The Si Tran" w:date="2012-12-14T06:39:00Z">
                  <w:rPr>
                    <w:ins w:id="11108" w:author="The Si Tran" w:date="2012-12-12T07:53:00Z"/>
                    <w:rFonts w:eastAsia="Times New Roman"/>
                    <w:color w:val="000000"/>
                    <w:sz w:val="22"/>
                  </w:rPr>
                </w:rPrChange>
              </w:rPr>
              <w:pPrChange w:id="11109" w:author="superchickend" w:date="2012-12-16T15:36:00Z">
                <w:pPr>
                  <w:spacing w:before="0" w:line="240" w:lineRule="auto"/>
                  <w:jc w:val="right"/>
                </w:pPr>
              </w:pPrChange>
            </w:pPr>
            <w:ins w:id="11110" w:author="The Si Tran" w:date="2012-12-12T07:53:00Z">
              <w:r w:rsidRPr="009523BA">
                <w:rPr>
                  <w:sz w:val="26"/>
                  <w:szCs w:val="26"/>
                  <w:rPrChange w:id="11111" w:author="The Si Tran" w:date="2012-12-14T06:39:00Z">
                    <w:rPr>
                      <w:sz w:val="22"/>
                    </w:rPr>
                  </w:rPrChange>
                </w:rPr>
                <w:t>37.37</w:t>
              </w:r>
            </w:ins>
          </w:p>
        </w:tc>
      </w:tr>
      <w:tr w:rsidR="00A80B78" w:rsidRPr="00AF5054" w14:paraId="41AB3AF1" w14:textId="77777777" w:rsidTr="009523BA">
        <w:trPr>
          <w:trHeight w:val="916"/>
          <w:ins w:id="11112" w:author="The Si Tran" w:date="2012-12-12T07:53:00Z"/>
          <w:trPrChange w:id="11113"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114"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115" w:author="The Si Tran" w:date="2012-12-12T07:53:00Z"/>
                <w:b/>
                <w:sz w:val="26"/>
                <w:szCs w:val="26"/>
                <w:rPrChange w:id="11116" w:author="superchickend" w:date="2012-12-16T15:35:00Z">
                  <w:rPr>
                    <w:ins w:id="11117" w:author="The Si Tran" w:date="2012-12-12T07:53:00Z"/>
                    <w:rFonts w:eastAsia="Times New Roman"/>
                    <w:color w:val="000000"/>
                    <w:sz w:val="22"/>
                  </w:rPr>
                </w:rPrChange>
              </w:rPr>
              <w:pPrChange w:id="11118" w:author="superchickend" w:date="2012-12-16T15:35:00Z">
                <w:pPr>
                  <w:spacing w:before="0" w:line="240" w:lineRule="auto"/>
                  <w:jc w:val="center"/>
                </w:pPr>
              </w:pPrChange>
            </w:pPr>
            <w:ins w:id="11119" w:author="The Si Tran" w:date="2012-12-12T07:53:00Z">
              <w:r w:rsidRPr="009523BA">
                <w:rPr>
                  <w:b/>
                  <w:sz w:val="26"/>
                  <w:szCs w:val="26"/>
                  <w:rPrChange w:id="11120"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112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122" w:author="The Si Tran" w:date="2012-12-12T07:53:00Z"/>
                <w:sz w:val="26"/>
                <w:szCs w:val="26"/>
                <w:rPrChange w:id="11123" w:author="The Si Tran" w:date="2012-12-14T06:39:00Z">
                  <w:rPr>
                    <w:ins w:id="11124" w:author="The Si Tran" w:date="2012-12-12T07:53:00Z"/>
                    <w:rFonts w:eastAsia="Times New Roman"/>
                    <w:color w:val="000000"/>
                    <w:sz w:val="22"/>
                  </w:rPr>
                </w:rPrChange>
              </w:rPr>
              <w:pPrChange w:id="11125" w:author="The Si Tran" w:date="2012-12-16T08:46:00Z">
                <w:pPr>
                  <w:spacing w:before="0" w:line="240" w:lineRule="auto"/>
                  <w:jc w:val="left"/>
                </w:pPr>
              </w:pPrChange>
            </w:pPr>
            <w:ins w:id="11126" w:author="The Si Tran" w:date="2012-12-12T07:53:00Z">
              <w:r w:rsidRPr="009523BA">
                <w:rPr>
                  <w:sz w:val="26"/>
                  <w:szCs w:val="26"/>
                  <w:rPrChange w:id="11127" w:author="The Si Tran" w:date="2012-12-14T06:39:00Z">
                    <w:rPr>
                      <w:sz w:val="22"/>
                    </w:rPr>
                  </w:rPrChange>
                </w:rPr>
                <w:t>ARIMA(2, 0, 2)(1, 1, 1)10</w:t>
              </w:r>
              <w:r w:rsidRPr="009523BA">
                <w:rPr>
                  <w:sz w:val="26"/>
                  <w:szCs w:val="26"/>
                  <w:rPrChange w:id="11128" w:author="The Si Tran" w:date="2012-12-14T06:39:00Z">
                    <w:rPr>
                      <w:sz w:val="22"/>
                    </w:rPr>
                  </w:rPrChange>
                </w:rPr>
                <w:br/>
              </w:r>
            </w:ins>
            <w:r w:rsidR="00976130">
              <w:rPr>
                <w:sz w:val="26"/>
                <w:szCs w:val="26"/>
              </w:rPr>
              <w:t>Nơron</w:t>
            </w:r>
            <w:ins w:id="11129" w:author="The Si Tran" w:date="2012-12-12T07:53:00Z">
              <w:r w:rsidRPr="009523BA">
                <w:rPr>
                  <w:sz w:val="26"/>
                  <w:szCs w:val="26"/>
                  <w:rPrChange w:id="11130"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113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132" w:author="The Si Tran" w:date="2012-12-12T07:53:00Z"/>
                <w:sz w:val="26"/>
                <w:szCs w:val="26"/>
                <w:rPrChange w:id="11133" w:author="The Si Tran" w:date="2012-12-14T06:39:00Z">
                  <w:rPr>
                    <w:ins w:id="11134" w:author="The Si Tran" w:date="2012-12-12T07:53:00Z"/>
                    <w:rFonts w:eastAsia="Times New Roman"/>
                    <w:color w:val="000000"/>
                    <w:sz w:val="22"/>
                  </w:rPr>
                </w:rPrChange>
              </w:rPr>
              <w:pPrChange w:id="11135" w:author="superchickend" w:date="2012-12-16T15:36:00Z">
                <w:pPr>
                  <w:spacing w:before="0" w:line="240" w:lineRule="auto"/>
                  <w:jc w:val="right"/>
                </w:pPr>
              </w:pPrChange>
            </w:pPr>
            <w:ins w:id="11136" w:author="The Si Tran" w:date="2012-12-12T07:53:00Z">
              <w:r w:rsidRPr="009523BA">
                <w:rPr>
                  <w:sz w:val="26"/>
                  <w:szCs w:val="26"/>
                  <w:rPrChange w:id="11137"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113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139" w:author="The Si Tran" w:date="2012-12-12T07:53:00Z"/>
                <w:sz w:val="26"/>
                <w:szCs w:val="26"/>
                <w:rPrChange w:id="11140" w:author="The Si Tran" w:date="2012-12-14T06:39:00Z">
                  <w:rPr>
                    <w:ins w:id="11141" w:author="The Si Tran" w:date="2012-12-12T07:53:00Z"/>
                    <w:rFonts w:eastAsia="Times New Roman"/>
                    <w:color w:val="000000"/>
                    <w:sz w:val="22"/>
                  </w:rPr>
                </w:rPrChange>
              </w:rPr>
              <w:pPrChange w:id="11142" w:author="superchickend" w:date="2012-12-16T15:36:00Z">
                <w:pPr>
                  <w:spacing w:before="0" w:line="240" w:lineRule="auto"/>
                  <w:jc w:val="right"/>
                </w:pPr>
              </w:pPrChange>
            </w:pPr>
            <w:ins w:id="11143" w:author="The Si Tran" w:date="2012-12-12T07:53:00Z">
              <w:r w:rsidRPr="009523BA">
                <w:rPr>
                  <w:sz w:val="26"/>
                  <w:szCs w:val="26"/>
                  <w:rPrChange w:id="11144"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114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146" w:author="The Si Tran" w:date="2012-12-12T07:53:00Z"/>
                <w:sz w:val="26"/>
                <w:szCs w:val="26"/>
                <w:rPrChange w:id="11147" w:author="The Si Tran" w:date="2012-12-14T06:39:00Z">
                  <w:rPr>
                    <w:ins w:id="11148" w:author="The Si Tran" w:date="2012-12-12T07:53:00Z"/>
                    <w:rFonts w:eastAsia="Times New Roman"/>
                    <w:color w:val="000000"/>
                    <w:sz w:val="22"/>
                  </w:rPr>
                </w:rPrChange>
              </w:rPr>
              <w:pPrChange w:id="11149" w:author="superchickend" w:date="2012-12-16T15:36:00Z">
                <w:pPr>
                  <w:spacing w:before="0" w:line="240" w:lineRule="auto"/>
                  <w:jc w:val="right"/>
                </w:pPr>
              </w:pPrChange>
            </w:pPr>
            <w:ins w:id="11150" w:author="The Si Tran" w:date="2012-12-12T07:53:00Z">
              <w:r w:rsidRPr="009523BA">
                <w:rPr>
                  <w:sz w:val="26"/>
                  <w:szCs w:val="26"/>
                  <w:rPrChange w:id="11151" w:author="The Si Tran" w:date="2012-12-14T06:39:00Z">
                    <w:rPr>
                      <w:sz w:val="22"/>
                    </w:rPr>
                  </w:rPrChange>
                </w:rPr>
                <w:t>28.71</w:t>
              </w:r>
            </w:ins>
          </w:p>
        </w:tc>
      </w:tr>
      <w:tr w:rsidR="00A80B78" w:rsidRPr="00AF5054" w14:paraId="316E99BA" w14:textId="77777777" w:rsidTr="009523BA">
        <w:trPr>
          <w:trHeight w:val="916"/>
          <w:ins w:id="11152" w:author="The Si Tran" w:date="2012-12-12T07:53:00Z"/>
          <w:trPrChange w:id="11153"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1154"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155" w:author="The Si Tran" w:date="2012-12-12T07:53:00Z"/>
                <w:sz w:val="26"/>
                <w:szCs w:val="26"/>
                <w:rPrChange w:id="11156" w:author="The Si Tran" w:date="2012-12-14T06:39:00Z">
                  <w:rPr>
                    <w:ins w:id="11157" w:author="The Si Tran" w:date="2012-12-12T07:53:00Z"/>
                    <w:rFonts w:eastAsia="Times New Roman"/>
                    <w:color w:val="000000"/>
                    <w:sz w:val="22"/>
                  </w:rPr>
                </w:rPrChange>
              </w:rPr>
              <w:pPrChange w:id="11158"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1159"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160" w:author="The Si Tran" w:date="2012-12-12T07:53:00Z"/>
                <w:sz w:val="26"/>
                <w:szCs w:val="26"/>
                <w:rPrChange w:id="11161" w:author="The Si Tran" w:date="2012-12-14T06:39:00Z">
                  <w:rPr>
                    <w:ins w:id="11162" w:author="The Si Tran" w:date="2012-12-12T07:53:00Z"/>
                    <w:rFonts w:eastAsia="Times New Roman"/>
                    <w:color w:val="000000"/>
                    <w:sz w:val="22"/>
                  </w:rPr>
                </w:rPrChange>
              </w:rPr>
              <w:pPrChange w:id="11163" w:author="The Si Tran" w:date="2012-12-16T08:46:00Z">
                <w:pPr>
                  <w:spacing w:before="0" w:line="240" w:lineRule="auto"/>
                  <w:jc w:val="left"/>
                </w:pPr>
              </w:pPrChange>
            </w:pPr>
            <w:ins w:id="11164" w:author="The Si Tran" w:date="2012-12-12T07:53:00Z">
              <w:r w:rsidRPr="009523BA">
                <w:rPr>
                  <w:sz w:val="26"/>
                  <w:szCs w:val="26"/>
                  <w:rPrChange w:id="11165" w:author="The Si Tran" w:date="2012-12-14T06:39:00Z">
                    <w:rPr>
                      <w:sz w:val="22"/>
                    </w:rPr>
                  </w:rPrChange>
                </w:rPr>
                <w:t>ARIMA(2, 0, 2)(1, 1, 1)10</w:t>
              </w:r>
              <w:r w:rsidRPr="009523BA">
                <w:rPr>
                  <w:sz w:val="26"/>
                  <w:szCs w:val="26"/>
                  <w:rPrChange w:id="11166" w:author="The Si Tran" w:date="2012-12-14T06:39:00Z">
                    <w:rPr>
                      <w:sz w:val="22"/>
                    </w:rPr>
                  </w:rPrChange>
                </w:rPr>
                <w:br/>
              </w:r>
            </w:ins>
            <w:r w:rsidR="00976130">
              <w:rPr>
                <w:sz w:val="26"/>
                <w:szCs w:val="26"/>
              </w:rPr>
              <w:t>Nơron</w:t>
            </w:r>
            <w:ins w:id="11167" w:author="The Si Tran" w:date="2012-12-12T07:53:00Z">
              <w:r w:rsidRPr="009523BA">
                <w:rPr>
                  <w:sz w:val="26"/>
                  <w:szCs w:val="26"/>
                  <w:rPrChange w:id="11168"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1169"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170" w:author="The Si Tran" w:date="2012-12-12T07:53:00Z"/>
                <w:b/>
                <w:sz w:val="26"/>
                <w:szCs w:val="26"/>
                <w:rPrChange w:id="11171" w:author="superchickend" w:date="2012-12-16T15:36:00Z">
                  <w:rPr>
                    <w:ins w:id="11172" w:author="The Si Tran" w:date="2012-12-12T07:53:00Z"/>
                    <w:rFonts w:eastAsia="Times New Roman"/>
                    <w:color w:val="000000"/>
                    <w:sz w:val="22"/>
                  </w:rPr>
                </w:rPrChange>
              </w:rPr>
              <w:pPrChange w:id="11173" w:author="superchickend" w:date="2012-12-16T15:36:00Z">
                <w:pPr>
                  <w:spacing w:before="0" w:line="240" w:lineRule="auto"/>
                  <w:jc w:val="right"/>
                </w:pPr>
              </w:pPrChange>
            </w:pPr>
            <w:ins w:id="11174" w:author="The Si Tran" w:date="2012-12-12T07:53:00Z">
              <w:r w:rsidRPr="009523BA">
                <w:rPr>
                  <w:b/>
                  <w:sz w:val="26"/>
                  <w:szCs w:val="26"/>
                  <w:rPrChange w:id="11175"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1176"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177" w:author="The Si Tran" w:date="2012-12-12T07:53:00Z"/>
                <w:b/>
                <w:sz w:val="26"/>
                <w:szCs w:val="26"/>
                <w:rPrChange w:id="11178" w:author="superchickend" w:date="2012-12-16T15:36:00Z">
                  <w:rPr>
                    <w:ins w:id="11179" w:author="The Si Tran" w:date="2012-12-12T07:53:00Z"/>
                    <w:rFonts w:eastAsia="Times New Roman"/>
                    <w:color w:val="000000"/>
                    <w:sz w:val="22"/>
                  </w:rPr>
                </w:rPrChange>
              </w:rPr>
              <w:pPrChange w:id="11180" w:author="superchickend" w:date="2012-12-16T15:36:00Z">
                <w:pPr>
                  <w:spacing w:before="0" w:line="240" w:lineRule="auto"/>
                  <w:jc w:val="right"/>
                </w:pPr>
              </w:pPrChange>
            </w:pPr>
            <w:ins w:id="11181" w:author="The Si Tran" w:date="2012-12-12T07:53:00Z">
              <w:r w:rsidRPr="009523BA">
                <w:rPr>
                  <w:b/>
                  <w:sz w:val="26"/>
                  <w:szCs w:val="26"/>
                  <w:rPrChange w:id="11182"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1183"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184" w:author="The Si Tran" w:date="2012-12-12T07:53:00Z"/>
                <w:b/>
                <w:sz w:val="26"/>
                <w:szCs w:val="26"/>
                <w:rPrChange w:id="11185" w:author="superchickend" w:date="2012-12-16T15:36:00Z">
                  <w:rPr>
                    <w:ins w:id="11186" w:author="The Si Tran" w:date="2012-12-12T07:53:00Z"/>
                    <w:rFonts w:eastAsia="Times New Roman"/>
                    <w:color w:val="000000"/>
                    <w:sz w:val="22"/>
                  </w:rPr>
                </w:rPrChange>
              </w:rPr>
              <w:pPrChange w:id="11187" w:author="superchickend" w:date="2012-12-16T15:36:00Z">
                <w:pPr>
                  <w:spacing w:before="0" w:line="240" w:lineRule="auto"/>
                  <w:jc w:val="right"/>
                </w:pPr>
              </w:pPrChange>
            </w:pPr>
            <w:ins w:id="11188" w:author="The Si Tran" w:date="2012-12-12T07:53:00Z">
              <w:r w:rsidRPr="009523BA">
                <w:rPr>
                  <w:b/>
                  <w:sz w:val="26"/>
                  <w:szCs w:val="26"/>
                  <w:rPrChange w:id="11189" w:author="superchickend" w:date="2012-12-16T15:36:00Z">
                    <w:rPr>
                      <w:sz w:val="22"/>
                    </w:rPr>
                  </w:rPrChange>
                </w:rPr>
                <w:t>22.25</w:t>
              </w:r>
            </w:ins>
          </w:p>
        </w:tc>
      </w:tr>
    </w:tbl>
    <w:p w14:paraId="53A82A4F" w14:textId="77777777" w:rsidR="00D7470D" w:rsidRDefault="00D7470D" w:rsidP="00D7470D">
      <w:pPr>
        <w:pStyle w:val="NoFormat"/>
      </w:pPr>
    </w:p>
    <w:p w14:paraId="226DE0B7" w14:textId="22EC2DC8" w:rsidR="0085381C" w:rsidRDefault="0085381C" w:rsidP="0085381C">
      <w:pPr>
        <w:pStyle w:val="Heading2"/>
        <w:rPr>
          <w:ins w:id="11190" w:author="The Si Tran" w:date="2012-12-11T20:50:00Z"/>
        </w:rPr>
      </w:pPr>
      <w:bookmarkStart w:id="11191" w:name="_Toc343660634"/>
      <w:ins w:id="11192" w:author="The Si Tran" w:date="2012-12-11T20:50:00Z">
        <w:r>
          <w:t>Đánh giá kết quả thực nghiệm</w:t>
        </w:r>
        <w:bookmarkEnd w:id="11191"/>
      </w:ins>
    </w:p>
    <w:p w14:paraId="6C528FD7" w14:textId="11AC7D2B" w:rsidR="0085381C" w:rsidRDefault="00BD6CE9">
      <w:pPr>
        <w:rPr>
          <w:ins w:id="11193" w:author="The Si Tran" w:date="2012-12-11T20:53:00Z"/>
        </w:rPr>
        <w:pPrChange w:id="11194" w:author="The Si Tran" w:date="2012-12-16T08:46:00Z">
          <w:pPr>
            <w:pStyle w:val="Heading2"/>
            <w:numPr>
              <w:numId w:val="44"/>
            </w:numPr>
            <w:tabs>
              <w:tab w:val="num" w:pos="1098"/>
            </w:tabs>
            <w:ind w:left="1098"/>
          </w:pPr>
        </w:pPrChange>
      </w:pPr>
      <w:ins w:id="11195" w:author="The Si Tran" w:date="2012-12-11T20:51:00Z">
        <w:r>
          <w:t>Qua quá trình chạy thực nghiệm với các bộ dữ liệu mang tính chất khác nhau và so sánh</w:t>
        </w:r>
      </w:ins>
      <w:ins w:id="11196" w:author="The Si Tran" w:date="2012-12-11T20:52:00Z">
        <w:r>
          <w:t xml:space="preserve"> các mô hình với nhau, </w:t>
        </w:r>
      </w:ins>
      <w:ins w:id="11197" w:author="The Si Tran" w:date="2012-12-11T20:53:00Z">
        <w:r w:rsidR="00637C13">
          <w:t xml:space="preserve">nhóm </w:t>
        </w:r>
      </w:ins>
      <w:ins w:id="11198" w:author="The Si Tran" w:date="2012-12-11T20:52:00Z">
        <w:r>
          <w:t>chúng tôi</w:t>
        </w:r>
      </w:ins>
      <w:ins w:id="11199" w:author="The Si Tran" w:date="2012-12-11T20:53:00Z">
        <w:r w:rsidR="00637C13">
          <w:t xml:space="preserve"> rút ra các nhận xét như sau:</w:t>
        </w:r>
      </w:ins>
    </w:p>
    <w:p w14:paraId="36651042" w14:textId="77777777" w:rsidR="00637C13" w:rsidRPr="00097101" w:rsidRDefault="004E490E">
      <w:pPr>
        <w:pStyle w:val="BuletL1"/>
        <w:rPr>
          <w:ins w:id="11200" w:author="The Si Tran" w:date="2012-12-11T20:56:00Z"/>
        </w:rPr>
        <w:pPrChange w:id="11201" w:author="The Si Tran" w:date="2012-12-16T08:46:00Z">
          <w:pPr>
            <w:pStyle w:val="Heading2"/>
            <w:numPr>
              <w:numId w:val="44"/>
            </w:numPr>
            <w:tabs>
              <w:tab w:val="num" w:pos="1098"/>
            </w:tabs>
            <w:ind w:left="1098"/>
          </w:pPr>
        </w:pPrChange>
      </w:pPr>
      <w:ins w:id="11202" w:author="The Si Tran" w:date="2012-12-11T20:54:00Z">
        <w:r w:rsidRPr="000C3A28">
          <w:t xml:space="preserve">Mô </w:t>
        </w:r>
        <w:r w:rsidRPr="00B7223D">
          <w:rPr>
            <w:rPrChange w:id="11203" w:author="The Si Tran" w:date="2012-12-14T06:40:00Z">
              <w:rPr/>
            </w:rPrChange>
          </w:rPr>
          <w:t>hình SARIAM cho ra kết quả chính xác hơn mô hình mạng n</w:t>
        </w:r>
      </w:ins>
      <w:ins w:id="11204" w:author="The Si Tran" w:date="2012-12-11T20:55:00Z">
        <w:r w:rsidRPr="00B7223D">
          <w:rPr>
            <w:rPrChange w:id="11205" w:author="The Si Tran" w:date="2012-12-14T06:40:00Z">
              <w:rPr/>
            </w:rPrChange>
          </w:rPr>
          <w:t xml:space="preserve">ơron đối với các chuỗi dữ liệu tuyến tính, có tính mùa hoặc xu hướng rõ ràng như: chuỗi dữ liệu </w:t>
        </w:r>
      </w:ins>
      <w:ins w:id="11206" w:author="The Si Tran" w:date="2012-12-11T20:56:00Z">
        <w:r w:rsidRPr="00B7223D">
          <w:rPr>
            <w:rPrChange w:id="11207" w:author="The Si Tran" w:date="2012-12-14T06:40:00Z">
              <w:rPr/>
            </w:rPrChange>
          </w:rPr>
          <w:t>Passengers, chuỗi dữ liệu Paper.</w:t>
        </w:r>
      </w:ins>
    </w:p>
    <w:p w14:paraId="5E2D9635" w14:textId="77777777" w:rsidR="004E490E" w:rsidRPr="00097101" w:rsidRDefault="004E490E">
      <w:pPr>
        <w:pStyle w:val="BuletL1"/>
        <w:rPr>
          <w:ins w:id="11208" w:author="The Si Tran" w:date="2012-12-11T20:58:00Z"/>
        </w:rPr>
        <w:pPrChange w:id="11209" w:author="The Si Tran" w:date="2012-12-16T08:46:00Z">
          <w:pPr>
            <w:pStyle w:val="Heading2"/>
            <w:numPr>
              <w:numId w:val="44"/>
            </w:numPr>
            <w:tabs>
              <w:tab w:val="num" w:pos="1098"/>
            </w:tabs>
            <w:ind w:left="1098"/>
          </w:pPr>
        </w:pPrChange>
      </w:pPr>
      <w:ins w:id="11210" w:author="The Si Tran" w:date="2012-12-11T20:57:00Z">
        <w:r w:rsidRPr="000C3A28">
          <w:t>Mô hình m</w:t>
        </w:r>
        <w:r w:rsidRPr="00B7223D">
          <w:rPr>
            <w:rPrChange w:id="11211" w:author="The Si Tran" w:date="2012-12-14T06:40:00Z">
              <w:rPr/>
            </w:rPrChange>
          </w:rPr>
          <w:t>ạng nơron cho ra kết quả chính xác hơn mô hình SARIMA đối với các chuỗi dữ liệu phi tuyến.</w:t>
        </w:r>
      </w:ins>
    </w:p>
    <w:p w14:paraId="15E84E1E" w14:textId="77777777" w:rsidR="00DC0CF0" w:rsidRPr="00097101" w:rsidRDefault="00DC0CF0">
      <w:pPr>
        <w:pStyle w:val="BuletL1"/>
        <w:rPr>
          <w:ins w:id="11212" w:author="The Si Tran" w:date="2012-12-11T21:00:00Z"/>
        </w:rPr>
        <w:pPrChange w:id="11213" w:author="The Si Tran" w:date="2012-12-16T08:46:00Z">
          <w:pPr>
            <w:pStyle w:val="Heading2"/>
            <w:numPr>
              <w:numId w:val="44"/>
            </w:numPr>
            <w:tabs>
              <w:tab w:val="num" w:pos="1098"/>
            </w:tabs>
            <w:ind w:left="1098"/>
          </w:pPr>
        </w:pPrChange>
      </w:pPr>
      <w:ins w:id="11214" w:author="The Si Tran" w:date="2012-12-11T20:58:00Z">
        <w:r w:rsidRPr="000C3A28">
          <w:t>Đ</w:t>
        </w:r>
        <w:r w:rsidRPr="00B7223D">
          <w:rPr>
            <w:rPrChange w:id="11215" w:author="The Si Tran" w:date="2012-12-14T06:40:00Z">
              <w:rPr/>
            </w:rPrChange>
          </w:rPr>
          <w:t>ối với các chuỗi dữ liệ</w:t>
        </w:r>
      </w:ins>
      <w:ins w:id="11216" w:author="The Si Tran" w:date="2012-12-11T20:59:00Z">
        <w:r w:rsidRPr="00B7223D">
          <w:rPr>
            <w:rPrChange w:id="11217" w:author="The Si Tran" w:date="2012-12-14T06:40:00Z">
              <w:rPr/>
            </w:rPrChange>
          </w:rPr>
          <w:t>u tuyến tính thì mô hình SARIMA có khả n</w:t>
        </w:r>
      </w:ins>
      <w:ins w:id="11218" w:author="The Si Tran" w:date="2012-12-11T21:00:00Z">
        <w:r w:rsidRPr="00B7223D">
          <w:rPr>
            <w:rPrChange w:id="11219" w:author="The Si Tran" w:date="2012-12-14T06:40:00Z">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1220" w:author="superchickend" w:date="2012-12-12T08:20:00Z"/>
          <w:del w:id="11221" w:author="The Si Tran" w:date="2012-12-16T17:36:00Z"/>
          <w:rPrChange w:id="11222" w:author="The Si Tran" w:date="2012-12-16T17:37:00Z">
            <w:rPr>
              <w:ins w:id="11223" w:author="superchickend" w:date="2012-12-12T08:20:00Z"/>
              <w:del w:id="11224" w:author="The Si Tran" w:date="2012-12-16T17:36:00Z"/>
              <w:b/>
              <w:bCs/>
              <w:kern w:val="32"/>
            </w:rPr>
          </w:rPrChange>
        </w:rPr>
        <w:pPrChange w:id="11225" w:author="The Si Tran" w:date="2012-12-16T17:37:00Z">
          <w:pPr>
            <w:spacing w:before="0" w:after="200" w:line="276" w:lineRule="auto"/>
            <w:jc w:val="left"/>
          </w:pPr>
        </w:pPrChange>
      </w:pPr>
      <w:ins w:id="11226" w:author="The Si Tran" w:date="2012-12-11T21:02:00Z">
        <w:r w:rsidRPr="000C3A28">
          <w:t>Mô hình k</w:t>
        </w:r>
        <w:r w:rsidRPr="00B7223D">
          <w:rPr>
            <w:rPrChange w:id="11227" w:author="The Si Tran" w:date="2012-12-14T06:40:00Z">
              <w:rPr/>
            </w:rPrChange>
          </w:rPr>
          <w:t>ết hợp SARIMA với mạng nơron</w:t>
        </w:r>
      </w:ins>
      <w:ins w:id="11228" w:author="The Si Tran" w:date="2012-12-11T21:03:00Z">
        <w:r w:rsidRPr="00B7223D">
          <w:rPr>
            <w:rPrChange w:id="11229" w:author="The Si Tran" w:date="2012-12-14T06:40:00Z">
              <w:rPr/>
            </w:rPrChange>
          </w:rPr>
          <w:t xml:space="preserve"> sử dụng được ưu điểm của cả hai mô hình, tạo nên mô hình có kết quả chính xác với nhiều loại dữ liệu khác nhau.</w:t>
        </w:r>
      </w:ins>
      <w:ins w:id="11230" w:author="superchickend" w:date="2012-12-12T08:20:00Z">
        <w:del w:id="11231" w:author="The Si Tran" w:date="2012-12-16T17:37:00Z">
          <w:r w:rsidR="0087598C" w:rsidRPr="00785F58" w:rsidDel="00785F58">
            <w:rPr>
              <w:b/>
              <w:bCs/>
              <w:kern w:val="32"/>
              <w:rPrChange w:id="11232" w:author="The Si Tran" w:date="2012-12-16T17:37:00Z">
                <w:rPr>
                  <w:b/>
                  <w:bCs/>
                  <w:kern w:val="32"/>
                </w:rPr>
              </w:rPrChange>
            </w:rPr>
            <w:br/>
          </w:r>
        </w:del>
      </w:ins>
    </w:p>
    <w:p w14:paraId="789266A7" w14:textId="77777777" w:rsidR="0087598C" w:rsidDel="00785F58" w:rsidRDefault="0087598C">
      <w:pPr>
        <w:pStyle w:val="BuletL1"/>
        <w:rPr>
          <w:ins w:id="11233" w:author="superchickend" w:date="2012-12-12T08:20:00Z"/>
          <w:del w:id="11234" w:author="The Si Tran" w:date="2012-12-16T17:37:00Z"/>
        </w:rPr>
        <w:pPrChange w:id="11235" w:author="The Si Tran" w:date="2012-12-16T17:37:00Z">
          <w:pPr>
            <w:spacing w:before="0" w:after="200" w:line="276" w:lineRule="auto"/>
            <w:jc w:val="left"/>
          </w:pPr>
        </w:pPrChange>
      </w:pPr>
      <w:ins w:id="11236" w:author="superchickend" w:date="2012-12-12T08:20:00Z">
        <w:del w:id="11237"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1238" w:author="superchickend" w:date="2012-12-12T08:20:00Z"/>
          <w:b/>
          <w:bCs/>
          <w:kern w:val="32"/>
          <w:rPrChange w:id="11239" w:author="The Si Tran" w:date="2012-12-16T17:37:00Z">
            <w:rPr>
              <w:del w:id="11240" w:author="superchickend" w:date="2012-12-12T08:20:00Z"/>
              <w:b/>
              <w:bCs/>
              <w:kern w:val="32"/>
              <w:sz w:val="32"/>
              <w:szCs w:val="32"/>
            </w:rPr>
          </w:rPrChange>
        </w:rPr>
        <w:pPrChange w:id="11241" w:author="The Si Tran" w:date="2012-12-16T17:37:00Z">
          <w:pPr>
            <w:spacing w:before="0" w:after="200" w:line="276" w:lineRule="auto"/>
            <w:jc w:val="left"/>
          </w:pPr>
        </w:pPrChange>
      </w:pPr>
      <w:del w:id="11242" w:author="superchickend" w:date="2012-12-12T08:20:00Z">
        <w:r w:rsidRPr="000C3A28" w:rsidDel="0087598C">
          <w:br w:type="page"/>
        </w:r>
      </w:del>
    </w:p>
    <w:p w14:paraId="7428C31A" w14:textId="77777777" w:rsidR="00451320" w:rsidRPr="000064E1" w:rsidRDefault="00451320">
      <w:pPr>
        <w:pStyle w:val="BuletL1"/>
        <w:rPr>
          <w:b/>
          <w:bCs/>
          <w:kern w:val="32"/>
          <w:sz w:val="32"/>
          <w:szCs w:val="32"/>
        </w:rPr>
        <w:pPrChange w:id="11243"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1244" w:author="superchickend" w:date="2012-12-16T14:59:00Z">
        <w:r>
          <w:rPr>
            <w:rFonts w:cs="Times New Roman"/>
          </w:rPr>
          <w:lastRenderedPageBreak/>
          <w:t xml:space="preserve">    </w:t>
        </w:r>
      </w:ins>
      <w:bookmarkStart w:id="11245" w:name="_Toc343660635"/>
      <w:r w:rsidR="00783FDB" w:rsidRPr="000064E1">
        <w:rPr>
          <w:rFonts w:cs="Times New Roman"/>
          <w:rPrChange w:id="11246" w:author="The Si Tran" w:date="2012-12-12T13:57:00Z">
            <w:rPr>
              <w:rFonts w:cs="Times New Roman"/>
              <w:b w:val="0"/>
              <w:bCs w:val="0"/>
              <w:iCs/>
              <w:kern w:val="0"/>
              <w:sz w:val="28"/>
              <w:szCs w:val="28"/>
            </w:rPr>
          </w:rPrChange>
        </w:rPr>
        <w:t>KẾT LUẬN</w:t>
      </w:r>
      <w:bookmarkEnd w:id="11245"/>
    </w:p>
    <w:p w14:paraId="3A33AA28" w14:textId="2C8A95E5" w:rsidR="00662C01" w:rsidRDefault="00662C01">
      <w:pPr>
        <w:pStyle w:val="Heading2"/>
        <w:rPr>
          <w:ins w:id="11247" w:author="superchickend" w:date="2012-12-16T15:36:00Z"/>
          <w:rFonts w:cs="Times New Roman"/>
          <w:sz w:val="26"/>
          <w:szCs w:val="26"/>
        </w:rPr>
      </w:pPr>
      <w:bookmarkStart w:id="11248" w:name="_Toc343660636"/>
      <w:ins w:id="11249" w:author="The Si Tran" w:date="2012-12-10T19:37:00Z">
        <w:r>
          <w:rPr>
            <w:rFonts w:cs="Times New Roman"/>
            <w:sz w:val="26"/>
            <w:szCs w:val="26"/>
          </w:rPr>
          <w:t>Đánh giá kết qu</w:t>
        </w:r>
      </w:ins>
      <w:ins w:id="11250" w:author="The Si Tran" w:date="2012-12-10T19:38:00Z">
        <w:r>
          <w:rPr>
            <w:rFonts w:cs="Times New Roman"/>
            <w:sz w:val="26"/>
            <w:szCs w:val="26"/>
          </w:rPr>
          <w:t>ả</w:t>
        </w:r>
      </w:ins>
      <w:bookmarkEnd w:id="11248"/>
    </w:p>
    <w:p w14:paraId="4F7F95A3" w14:textId="6C9C777D" w:rsidR="001B34D3" w:rsidRPr="000C3A28" w:rsidRDefault="001B34D3">
      <w:pPr>
        <w:ind w:firstLine="648"/>
        <w:rPr>
          <w:ins w:id="11251" w:author="The Si Tran" w:date="2012-12-10T19:38:00Z"/>
        </w:rPr>
        <w:pPrChange w:id="11252" w:author="superchickend" w:date="2012-12-16T15:39:00Z">
          <w:pPr>
            <w:pStyle w:val="Heading2"/>
          </w:pPr>
        </w:pPrChange>
      </w:pPr>
      <w:ins w:id="11253"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254" w:author="The Si Tran" w:date="2012-12-10T20:56:00Z"/>
        </w:rPr>
        <w:pPrChange w:id="11255" w:author="The Si Tran" w:date="2012-12-10T19:38:00Z">
          <w:pPr>
            <w:pStyle w:val="Heading2"/>
          </w:pPr>
        </w:pPrChange>
      </w:pPr>
      <w:bookmarkStart w:id="11256" w:name="_Toc343660637"/>
      <w:ins w:id="11257" w:author="The Si Tran" w:date="2012-12-10T19:40:00Z">
        <w:r>
          <w:t>Những công việc làm được</w:t>
        </w:r>
      </w:ins>
      <w:bookmarkEnd w:id="11256"/>
    </w:p>
    <w:p w14:paraId="664D4BC4" w14:textId="77777777" w:rsidR="007700CE" w:rsidRPr="00097101" w:rsidRDefault="007700CE">
      <w:pPr>
        <w:rPr>
          <w:ins w:id="11258" w:author="The Si Tran" w:date="2012-12-11T04:44:00Z"/>
        </w:rPr>
        <w:pPrChange w:id="11259" w:author="The Si Tran" w:date="2012-12-16T08:46:00Z">
          <w:pPr>
            <w:pStyle w:val="ListParagraph"/>
            <w:spacing w:line="240" w:lineRule="auto"/>
          </w:pPr>
        </w:pPrChange>
      </w:pPr>
      <w:ins w:id="11260" w:author="The Si Tran" w:date="2012-12-11T04:44:00Z">
        <w:r w:rsidRPr="007700CE">
          <w:rPr>
            <w:rPrChange w:id="11261"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1262" w:author="The Si Tran" w:date="2012-12-11T04:44:00Z"/>
          <w:rPrChange w:id="11263" w:author="The Si Tran" w:date="2012-12-14T06:41:00Z">
            <w:rPr>
              <w:ins w:id="11264" w:author="The Si Tran" w:date="2012-12-11T04:44:00Z"/>
            </w:rPr>
          </w:rPrChange>
        </w:rPr>
        <w:pPrChange w:id="11265" w:author="The Si Tran" w:date="2012-12-16T08:47:00Z">
          <w:pPr>
            <w:pStyle w:val="ListParagraph"/>
            <w:spacing w:line="240" w:lineRule="auto"/>
          </w:pPr>
        </w:pPrChange>
      </w:pPr>
      <w:ins w:id="11266" w:author="The Si Tran" w:date="2012-12-11T04:44:00Z">
        <w:r w:rsidRPr="00B7223D">
          <w:rPr>
            <w:rPrChange w:id="11267" w:author="The Si Tran" w:date="2012-12-14T06:41:00Z">
              <w:rPr>
                <w:rFonts w:eastAsiaTheme="minorHAnsi" w:cs="Arial"/>
                <w:b/>
                <w:bCs/>
                <w:iCs/>
                <w:sz w:val="28"/>
                <w:szCs w:val="28"/>
              </w:rPr>
            </w:rPrChange>
          </w:rPr>
          <w:t>Tìm hiểu về dữ liệu chuỗi thời gian và các tính chất của nó</w:t>
        </w:r>
      </w:ins>
      <w:ins w:id="11268" w:author="The Si Tran" w:date="2012-12-11T04:49:00Z">
        <w:r w:rsidR="00BF3D5C" w:rsidRPr="000C3A28">
          <w:t>.</w:t>
        </w:r>
      </w:ins>
    </w:p>
    <w:p w14:paraId="1703C2FF" w14:textId="2827FE04" w:rsidR="007700CE" w:rsidRPr="000C3A28" w:rsidRDefault="007700CE">
      <w:pPr>
        <w:pStyle w:val="BuletL1"/>
        <w:rPr>
          <w:ins w:id="11269" w:author="The Si Tran" w:date="2012-12-11T04:46:00Z"/>
        </w:rPr>
        <w:pPrChange w:id="11270" w:author="The Si Tran" w:date="2012-12-16T08:47:00Z">
          <w:pPr>
            <w:pStyle w:val="ListParagraph"/>
            <w:spacing w:line="240" w:lineRule="auto"/>
          </w:pPr>
        </w:pPrChange>
      </w:pPr>
      <w:ins w:id="11271" w:author="The Si Tran" w:date="2012-12-11T04:44:00Z">
        <w:r w:rsidRPr="00B7223D">
          <w:rPr>
            <w:rPrChange w:id="11272"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1273" w:author="The Si Tran" w:date="2012-12-11T04:44:00Z">
        <w:r w:rsidRPr="00B7223D">
          <w:rPr>
            <w:rPrChange w:id="11274" w:author="The Si Tran" w:date="2012-12-14T06:41:00Z">
              <w:rPr>
                <w:rFonts w:eastAsiaTheme="minorHAnsi" w:cs="Arial"/>
                <w:b/>
                <w:bCs/>
                <w:iCs/>
                <w:sz w:val="28"/>
                <w:szCs w:val="28"/>
              </w:rPr>
            </w:rPrChange>
          </w:rPr>
          <w:t xml:space="preserve"> nhân tạo, </w:t>
        </w:r>
      </w:ins>
      <w:ins w:id="11275" w:author="The Si Tran" w:date="2012-12-11T04:50:00Z">
        <w:r w:rsidR="00BF3D5C" w:rsidRPr="000C3A28">
          <w:t>m</w:t>
        </w:r>
        <w:r w:rsidR="00BF3D5C" w:rsidRPr="00B7223D">
          <w:rPr>
            <w:rPrChange w:id="11276" w:author="The Si Tran" w:date="2012-12-14T06:41:00Z">
              <w:rPr/>
            </w:rPrChange>
          </w:rPr>
          <w:t xml:space="preserve">ạng </w:t>
        </w:r>
      </w:ins>
      <w:r w:rsidR="00976130">
        <w:t>nơron</w:t>
      </w:r>
      <w:ins w:id="11277" w:author="The Si Tran" w:date="2012-12-11T04:50:00Z">
        <w:r w:rsidR="00BF3D5C" w:rsidRPr="000C3A28">
          <w:t xml:space="preserve"> nhân t</w:t>
        </w:r>
        <w:r w:rsidR="00BF3D5C" w:rsidRPr="00B7223D">
          <w:rPr>
            <w:rPrChange w:id="11278" w:author="The Si Tran" w:date="2012-12-14T06:41:00Z">
              <w:rPr/>
            </w:rPrChange>
          </w:rPr>
          <w:t>ạo cho phép người dùng lựa chọn một trong hai giải thuật huấn luyện: lan truyền ngược và RPROP</w:t>
        </w:r>
      </w:ins>
      <w:ins w:id="11279" w:author="The Si Tran" w:date="2012-12-11T04:44:00Z">
        <w:r w:rsidRPr="00B7223D">
          <w:rPr>
            <w:rPrChange w:id="11280"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1281" w:author="The Si Tran" w:date="2012-12-11T04:47:00Z"/>
          <w:rPrChange w:id="11282" w:author="The Si Tran" w:date="2012-12-14T06:41:00Z">
            <w:rPr>
              <w:ins w:id="11283" w:author="The Si Tran" w:date="2012-12-11T04:47:00Z"/>
            </w:rPr>
          </w:rPrChange>
        </w:rPr>
        <w:pPrChange w:id="11284" w:author="The Si Tran" w:date="2012-12-16T08:47:00Z">
          <w:pPr>
            <w:pStyle w:val="ListParagraph"/>
            <w:spacing w:line="240" w:lineRule="auto"/>
          </w:pPr>
        </w:pPrChange>
      </w:pPr>
      <w:ins w:id="11285" w:author="The Si Tran" w:date="2012-12-11T04:46:00Z">
        <w:r w:rsidRPr="00B7223D">
          <w:rPr>
            <w:rPrChange w:id="11286"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1287" w:author="The Si Tran" w:date="2012-12-11T04:49:00Z"/>
          <w:rPrChange w:id="11288" w:author="The Si Tran" w:date="2012-12-14T06:41:00Z">
            <w:rPr>
              <w:ins w:id="11289" w:author="The Si Tran" w:date="2012-12-11T04:49:00Z"/>
            </w:rPr>
          </w:rPrChange>
        </w:rPr>
        <w:pPrChange w:id="11290" w:author="The Si Tran" w:date="2012-12-16T08:47:00Z">
          <w:pPr>
            <w:pStyle w:val="ListParagraph"/>
            <w:spacing w:line="240" w:lineRule="auto"/>
          </w:pPr>
        </w:pPrChange>
      </w:pPr>
      <w:ins w:id="11291" w:author="The Si Tran" w:date="2012-12-11T04:47:00Z">
        <w:r w:rsidRPr="00B7223D">
          <w:rPr>
            <w:rPrChange w:id="11292" w:author="The Si Tran" w:date="2012-12-14T06:41:00Z">
              <w:rPr/>
            </w:rPrChange>
          </w:rPr>
          <w:t>Tìm hiểu nguyên lý kết hợp hai mô hình mạng nơron và ARIMA, từ đó xây dựng</w:t>
        </w:r>
      </w:ins>
      <w:ins w:id="11293" w:author="The Si Tran" w:date="2012-12-11T04:48:00Z">
        <w:r w:rsidRPr="00B7223D">
          <w:rPr>
            <w:rPrChange w:id="11294"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1295" w:author="The Si Tran" w:date="2012-12-10T19:44:00Z"/>
          <w:rPrChange w:id="11296" w:author="The Si Tran" w:date="2012-12-14T06:41:00Z">
            <w:rPr>
              <w:ins w:id="11297" w:author="The Si Tran" w:date="2012-12-10T19:44:00Z"/>
            </w:rPr>
          </w:rPrChange>
        </w:rPr>
        <w:pPrChange w:id="11298" w:author="The Si Tran" w:date="2012-12-16T08:47:00Z">
          <w:pPr>
            <w:pStyle w:val="Heading2"/>
          </w:pPr>
        </w:pPrChange>
      </w:pPr>
      <w:ins w:id="11299" w:author="The Si Tran" w:date="2012-12-11T04:44:00Z">
        <w:r w:rsidRPr="00B7223D">
          <w:rPr>
            <w:rPrChange w:id="11300" w:author="The Si Tran" w:date="2012-12-14T06:41:00Z">
              <w:rPr>
                <w:b w:val="0"/>
                <w:bCs w:val="0"/>
                <w:iCs w:val="0"/>
              </w:rPr>
            </w:rPrChange>
          </w:rPr>
          <w:t>Thực hiện chạy thử nghiệm chương trình trên các bộ dữ liệu mẫu</w:t>
        </w:r>
      </w:ins>
      <w:ins w:id="11301" w:author="The Si Tran" w:date="2012-12-11T04:50:00Z">
        <w:r w:rsidR="009C08F4" w:rsidRPr="00B7223D">
          <w:rPr>
            <w:rPrChange w:id="11302" w:author="The Si Tran" w:date="2012-12-14T06:41:00Z">
              <w:rPr/>
            </w:rPrChange>
          </w:rPr>
          <w:t xml:space="preserve"> khác nhau, </w:t>
        </w:r>
      </w:ins>
      <w:ins w:id="11303" w:author="The Si Tran" w:date="2012-12-11T04:51:00Z">
        <w:r w:rsidR="009C08F4" w:rsidRPr="00B7223D">
          <w:rPr>
            <w:rPrChange w:id="11304" w:author="The Si Tran" w:date="2012-12-14T06:41:00Z">
              <w:rPr/>
            </w:rPrChange>
          </w:rPr>
          <w:t>từ đó kiểm tra tính đúng đắn của cơ sở lý thuyết.</w:t>
        </w:r>
      </w:ins>
    </w:p>
    <w:p w14:paraId="0E72C806" w14:textId="12ACA8E1" w:rsidR="00662C01" w:rsidRDefault="00662C01">
      <w:pPr>
        <w:pStyle w:val="Heading3"/>
        <w:rPr>
          <w:ins w:id="11305" w:author="The Si Tran" w:date="2012-12-11T05:41:00Z"/>
        </w:rPr>
      </w:pPr>
      <w:bookmarkStart w:id="11306" w:name="_Toc343660638"/>
      <w:ins w:id="11307" w:author="The Si Tran" w:date="2012-12-10T19:41:00Z">
        <w:r w:rsidRPr="00662C01">
          <w:t>Những đúc kết về mặt lý luận</w:t>
        </w:r>
      </w:ins>
      <w:bookmarkEnd w:id="11306"/>
    </w:p>
    <w:p w14:paraId="64704074" w14:textId="6D7FF1E7" w:rsidR="00D54C04" w:rsidRDefault="00D54C04">
      <w:pPr>
        <w:rPr>
          <w:ins w:id="11308" w:author="The Si Tran" w:date="2012-12-11T05:42:00Z"/>
        </w:rPr>
        <w:pPrChange w:id="11309" w:author="The Si Tran" w:date="2012-12-16T08:47:00Z">
          <w:pPr>
            <w:pStyle w:val="Heading3"/>
          </w:pPr>
        </w:pPrChange>
      </w:pPr>
      <w:ins w:id="11310" w:author="The Si Tran" w:date="2012-12-11T05:41:00Z">
        <w:r>
          <w:t>Qua quá trình hiện thực và chạy thực nghiệm mô hình kết hợp SARIMA</w:t>
        </w:r>
      </w:ins>
      <w:ins w:id="11311"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312" w:author="The Si Tran" w:date="2012-12-11T05:45:00Z"/>
        </w:rPr>
        <w:pPrChange w:id="11313" w:author="The Si Tran" w:date="2012-12-16T08:47:00Z">
          <w:pPr>
            <w:pStyle w:val="Heading3"/>
          </w:pPr>
        </w:pPrChange>
      </w:pPr>
      <w:ins w:id="11314" w:author="The Si Tran" w:date="2012-12-11T05:43:00Z">
        <w:r w:rsidRPr="000C3A28">
          <w:t>Đ</w:t>
        </w:r>
        <w:r w:rsidRPr="00B7223D">
          <w:rPr>
            <w:rPrChange w:id="11315" w:author="The Si Tran" w:date="2012-12-14T06:42:00Z">
              <w:rPr/>
            </w:rPrChange>
          </w:rPr>
          <w:t xml:space="preserve">ối với các </w:t>
        </w:r>
      </w:ins>
      <w:ins w:id="11316" w:author="The Si Tran" w:date="2012-12-11T05:44:00Z">
        <w:r w:rsidRPr="00B7223D">
          <w:rPr>
            <w:rPrChange w:id="11317" w:author="The Si Tran" w:date="2012-12-14T06:42:00Z">
              <w:rPr/>
            </w:rPrChange>
          </w:rPr>
          <w:t xml:space="preserve">chuỗi dữ liệu chỉ có tính mùa hoặc xu hướng thì </w:t>
        </w:r>
      </w:ins>
      <w:ins w:id="11318" w:author="The Si Tran" w:date="2012-12-11T05:45:00Z">
        <w:r w:rsidRPr="00B7223D">
          <w:rPr>
            <w:rPrChange w:id="11319" w:author="The Si Tran" w:date="2012-12-14T06:42:00Z">
              <w:rPr/>
            </w:rPrChange>
          </w:rPr>
          <w:t>mô hình</w:t>
        </w:r>
      </w:ins>
      <w:ins w:id="11320" w:author="The Si Tran" w:date="2012-12-11T05:44:00Z">
        <w:r w:rsidRPr="00B7223D">
          <w:rPr>
            <w:rPrChange w:id="11321" w:author="The Si Tran" w:date="2012-12-14T06:42:00Z">
              <w:rPr/>
            </w:rPrChange>
          </w:rPr>
          <w:t xml:space="preserve"> SARIMA có kết quả ch</w:t>
        </w:r>
      </w:ins>
      <w:ins w:id="11322" w:author="The Si Tran" w:date="2012-12-11T05:45:00Z">
        <w:r w:rsidRPr="00B7223D">
          <w:rPr>
            <w:rPrChange w:id="11323" w:author="The Si Tran" w:date="2012-12-14T06:42:00Z">
              <w:rPr/>
            </w:rPrChange>
          </w:rPr>
          <w:t>ính xác hơn mô hình mạng nơron.</w:t>
        </w:r>
      </w:ins>
    </w:p>
    <w:p w14:paraId="72628387" w14:textId="77777777" w:rsidR="00983080" w:rsidRPr="00097101" w:rsidRDefault="00983080">
      <w:pPr>
        <w:pStyle w:val="BuletL1"/>
        <w:rPr>
          <w:ins w:id="11324" w:author="The Si Tran" w:date="2012-12-11T05:47:00Z"/>
        </w:rPr>
        <w:pPrChange w:id="11325" w:author="The Si Tran" w:date="2012-12-16T08:47:00Z">
          <w:pPr>
            <w:pStyle w:val="Heading3"/>
          </w:pPr>
        </w:pPrChange>
      </w:pPr>
      <w:ins w:id="11326" w:author="The Si Tran" w:date="2012-12-11T05:45:00Z">
        <w:r w:rsidRPr="000C3A28">
          <w:t>Đ</w:t>
        </w:r>
        <w:r w:rsidRPr="00B7223D">
          <w:rPr>
            <w:rPrChange w:id="11327" w:author="The Si Tran" w:date="2012-12-14T06:42:00Z">
              <w:rPr/>
            </w:rPrChange>
          </w:rPr>
          <w:t xml:space="preserve">ối với các chuỗi dữ liệu có tính </w:t>
        </w:r>
      </w:ins>
      <w:ins w:id="11328" w:author="The Si Tran" w:date="2012-12-11T05:46:00Z">
        <w:r w:rsidRPr="00B7223D">
          <w:rPr>
            <w:rPrChange w:id="11329"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1330" w:author="The Si Tran" w:date="2012-12-11T05:48:00Z"/>
        </w:rPr>
        <w:pPrChange w:id="11331" w:author="The Si Tran" w:date="2012-12-16T08:47:00Z">
          <w:pPr>
            <w:pStyle w:val="Heading3"/>
          </w:pPr>
        </w:pPrChange>
      </w:pPr>
      <w:ins w:id="11332" w:author="The Si Tran" w:date="2012-12-11T05:47:00Z">
        <w:r w:rsidRPr="000C3A28">
          <w:t>Do d</w:t>
        </w:r>
        <w:r w:rsidRPr="00B7223D">
          <w:rPr>
            <w:rPrChange w:id="11333" w:author="The Si Tran" w:date="2012-12-14T06:42:00Z">
              <w:rPr/>
            </w:rPrChange>
          </w:rPr>
          <w:t xml:space="preserve">ựa trên đặc tính của cả chuỗi thời gian nên mô hình SARIMA có khả năng dự </w:t>
        </w:r>
      </w:ins>
      <w:ins w:id="11334" w:author="The Si Tran" w:date="2012-12-11T05:48:00Z">
        <w:r w:rsidRPr="00B7223D">
          <w:rPr>
            <w:rPrChange w:id="11335" w:author="The Si Tran" w:date="2012-12-14T06:42:00Z">
              <w:rPr/>
            </w:rPrChange>
          </w:rPr>
          <w:t>đoán xa chính xác hơn mô hình mạng nơron.</w:t>
        </w:r>
      </w:ins>
    </w:p>
    <w:p w14:paraId="29570AF4" w14:textId="77777777" w:rsidR="002C1C14" w:rsidRPr="00097101" w:rsidRDefault="002C1C14">
      <w:pPr>
        <w:pStyle w:val="BuletL1"/>
        <w:rPr>
          <w:ins w:id="11336" w:author="The Si Tran" w:date="2012-12-10T19:41:00Z"/>
        </w:rPr>
        <w:pPrChange w:id="11337" w:author="The Si Tran" w:date="2012-12-16T08:47:00Z">
          <w:pPr>
            <w:pStyle w:val="Heading3"/>
          </w:pPr>
        </w:pPrChange>
      </w:pPr>
      <w:ins w:id="11338" w:author="The Si Tran" w:date="2012-12-11T05:48:00Z">
        <w:r w:rsidRPr="000C3A28">
          <w:lastRenderedPageBreak/>
          <w:t>B</w:t>
        </w:r>
        <w:r w:rsidRPr="00B7223D">
          <w:rPr>
            <w:rPrChange w:id="11339" w:author="The Si Tran" w:date="2012-12-14T06:42:00Z">
              <w:rPr/>
            </w:rPrChange>
          </w:rPr>
          <w:t>ằng cách kết hợp cả hai mô hình SARIMA và mạng nơron, ta c</w:t>
        </w:r>
      </w:ins>
      <w:ins w:id="11340" w:author="The Si Tran" w:date="2012-12-11T05:49:00Z">
        <w:r w:rsidRPr="00B7223D">
          <w:rPr>
            <w:rPrChange w:id="11341" w:author="The Si Tran" w:date="2012-12-14T06:42:00Z">
              <w:rPr/>
            </w:rPrChange>
          </w:rPr>
          <w:t>ó thể xây dựng một mô hình thích hợp với nhiều loại dữ liệu khác nhau</w:t>
        </w:r>
        <w:r w:rsidR="00BD71C0" w:rsidRPr="00B7223D">
          <w:rPr>
            <w:rPrChange w:id="11342" w:author="The Si Tran" w:date="2012-12-14T06:42:00Z">
              <w:rPr/>
            </w:rPrChange>
          </w:rPr>
          <w:t>, cho ra kết quả chính xác c</w:t>
        </w:r>
      </w:ins>
      <w:ins w:id="11343" w:author="The Si Tran" w:date="2012-12-11T05:50:00Z">
        <w:r w:rsidR="00BD71C0" w:rsidRPr="00B7223D">
          <w:rPr>
            <w:rPrChange w:id="11344" w:author="The Si Tran" w:date="2012-12-14T06:42:00Z">
              <w:rPr/>
            </w:rPrChange>
          </w:rPr>
          <w:t>ao.</w:t>
        </w:r>
      </w:ins>
    </w:p>
    <w:p w14:paraId="0B4BEF09" w14:textId="4AB6B473" w:rsidR="00E830E0" w:rsidRDefault="00662C01">
      <w:pPr>
        <w:pStyle w:val="Heading3"/>
        <w:rPr>
          <w:ins w:id="11345" w:author="The Si Tran" w:date="2012-12-11T05:27:00Z"/>
        </w:rPr>
        <w:pPrChange w:id="11346" w:author="The Si Tran" w:date="2012-12-14T06:40:00Z">
          <w:pPr>
            <w:pStyle w:val="Heading2"/>
          </w:pPr>
        </w:pPrChange>
      </w:pPr>
      <w:bookmarkStart w:id="11347" w:name="_Toc343660639"/>
      <w:ins w:id="11348" w:author="The Si Tran" w:date="2012-12-10T19:41:00Z">
        <w:r>
          <w:t>Mặt hạn chế</w:t>
        </w:r>
      </w:ins>
      <w:bookmarkEnd w:id="11347"/>
    </w:p>
    <w:p w14:paraId="7B1DEF2D" w14:textId="33E9B641" w:rsidR="006B1716" w:rsidRPr="00102ED8" w:rsidRDefault="00DA3C57">
      <w:pPr>
        <w:rPr>
          <w:ins w:id="11349" w:author="The Si Tran" w:date="2012-12-11T05:29:00Z"/>
        </w:rPr>
        <w:pPrChange w:id="11350" w:author="The Si Tran" w:date="2012-12-16T08:47:00Z">
          <w:pPr>
            <w:spacing w:before="0"/>
            <w:ind w:firstLine="720"/>
          </w:pPr>
        </w:pPrChange>
      </w:pPr>
      <w:ins w:id="11351" w:author="The Si Tran" w:date="2012-12-11T05:31:00Z">
        <w:r>
          <w:t>Mô hình này chưa có phần tiền xử lý dữ liệu</w:t>
        </w:r>
      </w:ins>
      <w:ins w:id="11352" w:author="The Si Tran" w:date="2012-12-11T05:32:00Z">
        <w:r>
          <w:t>, nên đối với các dữ liệu chưa qua tiề</w:t>
        </w:r>
        <w:r w:rsidR="00B7223D">
          <w:t xml:space="preserve">n </w:t>
        </w:r>
        <w:r>
          <w:t>xử lý có chứa giá trị nhi</w:t>
        </w:r>
      </w:ins>
      <w:ins w:id="11353" w:author="The Si Tran" w:date="2012-12-11T05:33:00Z">
        <w:r>
          <w:t>ễu, không hợp lệ… thì kết quả của</w:t>
        </w:r>
      </w:ins>
      <w:ins w:id="11354" w:author="The Si Tran" w:date="2012-12-11T05:34:00Z">
        <w:r>
          <w:t xml:space="preserve"> mô hình không được cao.</w:t>
        </w:r>
      </w:ins>
    </w:p>
    <w:p w14:paraId="466D996B" w14:textId="77777777" w:rsidR="006A21F7" w:rsidRDefault="00E830E0">
      <w:pPr>
        <w:rPr>
          <w:ins w:id="11355" w:author="The Si Tran" w:date="2012-12-11T05:34:00Z"/>
        </w:rPr>
        <w:pPrChange w:id="11356" w:author="The Si Tran" w:date="2012-12-16T08:47:00Z">
          <w:pPr>
            <w:pStyle w:val="Heading2"/>
          </w:pPr>
        </w:pPrChange>
      </w:pPr>
      <w:ins w:id="11357" w:author="The Si Tran" w:date="2012-12-11T05:29:00Z">
        <w:r w:rsidRPr="00102ED8">
          <w:t>Giao diện chương trình hiện thực chưa thân thiện với người dùng.</w:t>
        </w:r>
      </w:ins>
      <w:del w:id="11358"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662C01" w:rsidDel="00662C01">
          <w:rPr>
            <w:rPrChange w:id="11359" w:author="The Si Tran" w:date="2012-12-10T19:38:00Z">
              <w:rPr>
                <w:b w:val="0"/>
                <w:bCs w:val="0"/>
              </w:rPr>
            </w:rPrChange>
          </w:rPr>
          <w:delText>t</w:delText>
        </w:r>
      </w:del>
    </w:p>
    <w:p w14:paraId="75A37250" w14:textId="32D53BDD" w:rsidR="00DA3C57" w:rsidRPr="008B2578" w:rsidRDefault="00DA3C57">
      <w:pPr>
        <w:rPr>
          <w:szCs w:val="26"/>
        </w:rPr>
        <w:pPrChange w:id="11360" w:author="The Si Tran" w:date="2012-12-16T08:47:00Z">
          <w:pPr>
            <w:pStyle w:val="Heading2"/>
          </w:pPr>
        </w:pPrChange>
      </w:pPr>
      <w:ins w:id="11361" w:author="The Si Tran" w:date="2012-12-11T05:34:00Z">
        <w:r>
          <w:t xml:space="preserve">Mô hình được xây dựng nhằm </w:t>
        </w:r>
      </w:ins>
      <w:ins w:id="11362" w:author="The Si Tran" w:date="2012-12-11T05:35:00Z">
        <w:r>
          <w:t>hiện thực các lý thuyết đã nghiên cứu</w:t>
        </w:r>
      </w:ins>
      <w:ins w:id="11363" w:author="The Si Tran" w:date="2012-12-11T05:36:00Z">
        <w:r>
          <w:t xml:space="preserve"> n</w:t>
        </w:r>
      </w:ins>
      <w:ins w:id="11364"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1365" w:author="The Si Tran" w:date="2012-12-11T05:38:00Z">
        <w:r w:rsidR="00B7223D">
          <w:t xml:space="preserve"> nên </w:t>
        </w:r>
        <w:r>
          <w:t>c</w:t>
        </w:r>
      </w:ins>
      <w:ins w:id="11366" w:author="The Si Tran" w:date="2012-12-11T05:39:00Z">
        <w:r>
          <w:t>ần phải thay đổi để phù hợp với các bài toán thực tiễn.</w:t>
        </w:r>
      </w:ins>
    </w:p>
    <w:p w14:paraId="1A655C1A" w14:textId="13DD86DB" w:rsidR="00783FDB" w:rsidRDefault="00783FDB">
      <w:pPr>
        <w:pStyle w:val="Heading2"/>
        <w:rPr>
          <w:ins w:id="11367" w:author="The Si Tran" w:date="2012-12-11T04:57:00Z"/>
          <w:rFonts w:cs="Times New Roman"/>
          <w:sz w:val="26"/>
          <w:szCs w:val="26"/>
        </w:rPr>
      </w:pPr>
      <w:bookmarkStart w:id="11368" w:name="_Toc343660640"/>
      <w:r w:rsidRPr="0049233F">
        <w:rPr>
          <w:rFonts w:cs="Times New Roman"/>
          <w:sz w:val="26"/>
          <w:szCs w:val="26"/>
          <w:rPrChange w:id="11369" w:author="The Si Tran" w:date="2012-12-05T23:02:00Z">
            <w:rPr>
              <w:rFonts w:cs="Times New Roman"/>
            </w:rPr>
          </w:rPrChange>
        </w:rPr>
        <w:t>Hướng phát triển đề tài</w:t>
      </w:r>
      <w:bookmarkEnd w:id="11368"/>
    </w:p>
    <w:p w14:paraId="3D8B20CB" w14:textId="7CF2E319" w:rsidR="00F27A65" w:rsidRDefault="00F27A65">
      <w:pPr>
        <w:rPr>
          <w:ins w:id="11370" w:author="The Si Tran" w:date="2012-12-11T05:02:00Z"/>
        </w:rPr>
        <w:pPrChange w:id="11371" w:author="The Si Tran" w:date="2012-12-16T08:47:00Z">
          <w:pPr>
            <w:pStyle w:val="Heading2"/>
          </w:pPr>
        </w:pPrChange>
      </w:pPr>
      <w:ins w:id="11372" w:author="The Si Tran" w:date="2012-12-11T04:57:00Z">
        <w:r>
          <w:t>Đề tài đã đưa ra mô hình kết hợp SARIMA với mạng nơron</w:t>
        </w:r>
      </w:ins>
      <w:ins w:id="11373" w:author="The Si Tran" w:date="2012-12-11T04:58:00Z">
        <w:r>
          <w:t xml:space="preserve"> </w:t>
        </w:r>
      </w:ins>
      <w:ins w:id="11374" w:author="The Si Tran" w:date="2012-12-11T04:59:00Z">
        <w:r>
          <w:t>trong</w:t>
        </w:r>
      </w:ins>
      <w:ins w:id="11375" w:author="The Si Tran" w:date="2012-12-11T04:58:00Z">
        <w:r>
          <w:t xml:space="preserve"> bài toán dự báo chuỗi thời gian</w:t>
        </w:r>
      </w:ins>
      <w:ins w:id="11376" w:author="The Si Tran" w:date="2012-12-11T04:59:00Z">
        <w:r>
          <w:t>. Tuy nhiên, để cải thiện độ chính xác của mô hình</w:t>
        </w:r>
      </w:ins>
      <w:ins w:id="11377" w:author="The Si Tran" w:date="2012-12-11T05:01:00Z">
        <w:r>
          <w:t xml:space="preserve">, chúng ta cần </w:t>
        </w:r>
      </w:ins>
      <w:ins w:id="11378"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1379" w:author="The Si Tran" w:date="2012-12-11T05:21:00Z"/>
        </w:rPr>
        <w:pPrChange w:id="11380" w:author="The Si Tran" w:date="2012-12-16T08:47:00Z">
          <w:pPr>
            <w:pStyle w:val="Heading2"/>
          </w:pPr>
        </w:pPrChange>
      </w:pPr>
      <w:ins w:id="11381" w:author="The Si Tran" w:date="2012-12-11T05:03:00Z">
        <w:r w:rsidRPr="000C3A28">
          <w:t>Trong mô hình SARIMA, đ</w:t>
        </w:r>
        <w:r w:rsidRPr="00B7223D">
          <w:rPr>
            <w:rPrChange w:id="11382" w:author="The Si Tran" w:date="2012-12-14T06:43:00Z">
              <w:rPr/>
            </w:rPrChange>
          </w:rPr>
          <w:t>ể chuyển đổi từ chuỗi dữ liệu có tính mùa và xu hướng, chúng tôi đã sử dụng phương pháp lấy hiệu</w:t>
        </w:r>
      </w:ins>
      <w:ins w:id="11383" w:author="The Si Tran" w:date="2012-12-11T05:12:00Z">
        <w:r w:rsidR="002E24B1" w:rsidRPr="00B7223D">
          <w:rPr>
            <w:rPrChange w:id="11384" w:author="The Si Tran" w:date="2012-12-14T06:43:00Z">
              <w:rPr/>
            </w:rPrChange>
          </w:rPr>
          <w:t>. Nhưng phương pháp này đòi hỏi phương sai của chuỗi dữ liệu phải tĩnh.</w:t>
        </w:r>
      </w:ins>
      <w:ins w:id="11385" w:author="The Si Tran" w:date="2012-12-11T05:14:00Z">
        <w:r w:rsidR="002E24B1" w:rsidRPr="00B7223D">
          <w:rPr>
            <w:rPrChange w:id="11386" w:author="The Si Tran" w:date="2012-12-14T06:43:00Z">
              <w:rPr/>
            </w:rPrChange>
          </w:rPr>
          <w:t xml:space="preserve"> </w:t>
        </w:r>
        <w:r w:rsidR="00330004" w:rsidRPr="00B7223D">
          <w:rPr>
            <w:rPrChange w:id="11387" w:author="The Si Tran" w:date="2012-12-14T06:43:00Z">
              <w:rPr/>
            </w:rPrChange>
          </w:rPr>
          <w:t>Trong tr</w:t>
        </w:r>
      </w:ins>
      <w:ins w:id="11388" w:author="The Si Tran" w:date="2012-12-11T05:15:00Z">
        <w:r w:rsidR="00330004" w:rsidRPr="00B7223D">
          <w:rPr>
            <w:rPrChange w:id="11389" w:author="The Si Tran" w:date="2012-12-14T06:43:00Z">
              <w:rPr/>
            </w:rPrChange>
          </w:rPr>
          <w:t xml:space="preserve">ường hợp này cần phải sử dụng các phương pháp chuyển đổi khác: </w:t>
        </w:r>
      </w:ins>
      <w:ins w:id="11390" w:author="The Si Tran" w:date="2012-12-11T05:20:00Z">
        <w:r w:rsidR="00B663DE" w:rsidRPr="00B7223D">
          <w:rPr>
            <w:rPrChange w:id="11391" w:author="The Si Tran" w:date="2012-12-14T06:43:00Z">
              <w:rPr/>
            </w:rPrChange>
          </w:rPr>
          <w:t xml:space="preserve">phép biến đổi logaríc, </w:t>
        </w:r>
      </w:ins>
      <w:ins w:id="11392" w:author="The Si Tran" w:date="2012-12-11T05:21:00Z">
        <w:r w:rsidR="00B663DE" w:rsidRPr="00B7223D">
          <w:rPr>
            <w:rPrChange w:id="11393" w:author="The Si Tran" w:date="2012-12-14T06:43:00Z">
              <w:rPr/>
            </w:rPrChange>
          </w:rPr>
          <w:t>phép biến đổi Box-Cox power.</w:t>
        </w:r>
      </w:ins>
    </w:p>
    <w:p w14:paraId="5103857F" w14:textId="77777777" w:rsidR="00D66640" w:rsidRPr="00B7223D" w:rsidRDefault="00D66640">
      <w:pPr>
        <w:pStyle w:val="BuletL1"/>
        <w:rPr>
          <w:rPrChange w:id="11394" w:author="The Si Tran" w:date="2012-12-14T06:43:00Z">
            <w:rPr/>
          </w:rPrChange>
        </w:rPr>
        <w:pPrChange w:id="11395" w:author="The Si Tran" w:date="2012-12-16T08:47:00Z">
          <w:pPr>
            <w:pStyle w:val="Heading2"/>
          </w:pPr>
        </w:pPrChange>
      </w:pPr>
      <w:ins w:id="11396" w:author="The Si Tran" w:date="2012-12-11T05:21:00Z">
        <w:r w:rsidRPr="000C3A28">
          <w:t>Theo th</w:t>
        </w:r>
        <w:r w:rsidRPr="00B7223D">
          <w:rPr>
            <w:rPrChange w:id="11397" w:author="The Si Tran" w:date="2012-12-14T06:43:00Z">
              <w:rPr/>
            </w:rPrChange>
          </w:rPr>
          <w:t>ời gian</w:t>
        </w:r>
      </w:ins>
      <w:ins w:id="11398" w:author="The Si Tran" w:date="2012-12-11T05:22:00Z">
        <w:r w:rsidRPr="00B7223D">
          <w:rPr>
            <w:rPrChange w:id="11399" w:author="The Si Tran" w:date="2012-12-14T06:43:00Z">
              <w:rPr/>
            </w:rPrChange>
          </w:rPr>
          <w:t xml:space="preserve"> thì chuỗi dữ liệu thay đổi tính chất, mô hình đã ước lượng trước đây có thể</w:t>
        </w:r>
      </w:ins>
      <w:ins w:id="11400" w:author="The Si Tran" w:date="2012-12-11T05:23:00Z">
        <w:r w:rsidRPr="00B7223D">
          <w:rPr>
            <w:rPrChange w:id="11401"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1402" w:author="The Si Tran" w:date="2012-12-11T05:25:00Z">
        <w:r w:rsidRPr="00B7223D">
          <w:rPr>
            <w:rPrChange w:id="11403" w:author="The Si Tran" w:date="2012-12-14T06:43:00Z">
              <w:rPr/>
            </w:rPrChange>
          </w:rPr>
          <w:t xml:space="preserve"> </w:t>
        </w:r>
      </w:ins>
      <w:ins w:id="11404" w:author="The Si Tran" w:date="2012-12-11T05:23:00Z">
        <w:r w:rsidRPr="00B7223D">
          <w:rPr>
            <w:rPrChange w:id="11405" w:author="The Si Tran" w:date="2012-12-14T06:43:00Z">
              <w:rPr/>
            </w:rPrChange>
          </w:rPr>
          <w:t>cập</w:t>
        </w:r>
      </w:ins>
      <w:ins w:id="11406" w:author="The Si Tran" w:date="2012-12-11T05:25:00Z">
        <w:r w:rsidRPr="00B7223D">
          <w:rPr>
            <w:rPrChange w:id="11407"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408" w:author="The Si Tran" w:date="2012-12-05T23:02:00Z">
            <w:rPr>
              <w:b/>
              <w:bCs/>
              <w:kern w:val="32"/>
              <w:sz w:val="32"/>
              <w:szCs w:val="26"/>
            </w:rPr>
          </w:rPrChange>
        </w:rPr>
      </w:pPr>
      <w:bookmarkStart w:id="11409" w:name="_Toc328879942"/>
      <w:bookmarkStart w:id="11410"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411" w:author="The Si Tran" w:date="2012-12-16T09:45:00Z">
          <w:pPr>
            <w:pStyle w:val="Heading1"/>
            <w:numPr>
              <w:numId w:val="0"/>
            </w:numPr>
            <w:spacing w:before="100" w:beforeAutospacing="1" w:after="100" w:afterAutospacing="1"/>
            <w:ind w:left="0" w:firstLine="0"/>
            <w:jc w:val="both"/>
          </w:pPr>
        </w:pPrChange>
      </w:pPr>
      <w:bookmarkStart w:id="11412" w:name="_Toc343660641"/>
      <w:r w:rsidRPr="0049233F">
        <w:rPr>
          <w:rPrChange w:id="11413" w:author="The Si Tran" w:date="2012-12-05T23:02:00Z">
            <w:rPr>
              <w:rFonts w:cs="Times New Roman"/>
              <w:iCs/>
              <w:kern w:val="0"/>
              <w:sz w:val="28"/>
              <w:szCs w:val="26"/>
            </w:rPr>
          </w:rPrChange>
        </w:rPr>
        <w:lastRenderedPageBreak/>
        <w:t>TÀI LIỆU THAM KHẢO</w:t>
      </w:r>
      <w:bookmarkEnd w:id="11409"/>
      <w:bookmarkEnd w:id="11410"/>
      <w:bookmarkEnd w:id="11412"/>
    </w:p>
    <w:p w14:paraId="67AE0CAF" w14:textId="77777777" w:rsidR="008C1D28" w:rsidRPr="00B7223D" w:rsidRDefault="008C1D28" w:rsidP="00097101">
      <w:pPr>
        <w:ind w:firstLine="547"/>
        <w:rPr>
          <w:ins w:id="11414" w:author="The Si Tran" w:date="2012-12-12T00:03:00Z"/>
          <w:szCs w:val="26"/>
        </w:rPr>
      </w:pPr>
      <w:ins w:id="11415" w:author="The Si Tran" w:date="2012-12-12T00:03:00Z">
        <w:r w:rsidRPr="00B7223D">
          <w:rPr>
            <w:szCs w:val="26"/>
          </w:rPr>
          <w:t xml:space="preserve">[1] J. E. Hanke, D. W. Wichenrn. </w:t>
        </w:r>
        <w:r w:rsidRPr="00B7223D">
          <w:rPr>
            <w:i/>
            <w:szCs w:val="26"/>
            <w:rPrChange w:id="11416"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417" w:author="The Si Tran" w:date="2012-12-12T00:03:00Z"/>
        </w:rPr>
        <w:pPrChange w:id="11418" w:author="The Si Tran" w:date="2012-12-14T06:45:00Z">
          <w:pPr>
            <w:pStyle w:val="Stylechun"/>
            <w:ind w:firstLine="547"/>
          </w:pPr>
        </w:pPrChange>
      </w:pPr>
      <w:ins w:id="11419" w:author="The Si Tran" w:date="2012-12-12T00:03:00Z">
        <w:r w:rsidRPr="00B7223D">
          <w:t xml:space="preserve">[2] T. M. Mitchell. </w:t>
        </w:r>
        <w:r w:rsidRPr="00B7223D">
          <w:rPr>
            <w:i/>
            <w:rPrChange w:id="11420"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421" w:author="The Si Tran" w:date="2012-12-12T00:03:00Z"/>
          <w:szCs w:val="26"/>
        </w:rPr>
      </w:pPr>
      <w:ins w:id="11422" w:author="The Si Tran" w:date="2012-12-12T00:03:00Z">
        <w:r w:rsidRPr="00B7223D">
          <w:rPr>
            <w:szCs w:val="26"/>
          </w:rPr>
          <w:t xml:space="preserve">[3] Trần Đức Minh. Luận văn thạc sĩ </w:t>
        </w:r>
        <w:r w:rsidRPr="00B7223D">
          <w:rPr>
            <w:i/>
            <w:szCs w:val="26"/>
            <w:rPrChange w:id="11423"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424" w:author="The Si Tran" w:date="2012-12-12T00:03:00Z"/>
          <w:szCs w:val="26"/>
        </w:rPr>
        <w:pPrChange w:id="11425" w:author="The Si Tran" w:date="2012-12-14T06:45:00Z">
          <w:pPr>
            <w:spacing w:before="0"/>
            <w:ind w:firstLine="547"/>
          </w:pPr>
        </w:pPrChange>
      </w:pPr>
      <w:ins w:id="11426" w:author="The Si Tran" w:date="2012-12-12T00:03:00Z">
        <w:r w:rsidRPr="00B7223D">
          <w:rPr>
            <w:szCs w:val="26"/>
          </w:rPr>
          <w:t xml:space="preserve">[4] M. Riedmiller, H. Braun. </w:t>
        </w:r>
        <w:r w:rsidRPr="00B7223D">
          <w:rPr>
            <w:i/>
            <w:szCs w:val="26"/>
            <w:rPrChange w:id="11427" w:author="The Si Tran" w:date="2012-12-14T06:44:00Z">
              <w:rPr>
                <w:b/>
                <w:i/>
                <w:szCs w:val="26"/>
              </w:rPr>
            </w:rPrChange>
          </w:rPr>
          <w:t xml:space="preserve">A Direct Adaptive Method </w:t>
        </w:r>
        <w:proofErr w:type="gramStart"/>
        <w:r w:rsidRPr="00B7223D">
          <w:rPr>
            <w:i/>
            <w:szCs w:val="26"/>
            <w:rPrChange w:id="11428" w:author="The Si Tran" w:date="2012-12-14T06:44:00Z">
              <w:rPr>
                <w:b/>
                <w:i/>
                <w:szCs w:val="26"/>
              </w:rPr>
            </w:rPrChange>
          </w:rPr>
          <w:t>For</w:t>
        </w:r>
        <w:proofErr w:type="gramEnd"/>
        <w:r w:rsidRPr="00B7223D">
          <w:rPr>
            <w:i/>
            <w:szCs w:val="26"/>
            <w:rPrChange w:id="11429"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1430" w:author="The Si Tran" w:date="2012-12-14T06:59:00Z">
        <w:r w:rsidR="006F78A0">
          <w:rPr>
            <w:szCs w:val="26"/>
          </w:rPr>
          <w:t>pp</w:t>
        </w:r>
      </w:ins>
      <w:ins w:id="11431" w:author="The Si Tran" w:date="2012-12-12T00:03:00Z">
        <w:r w:rsidRPr="00B7223D">
          <w:rPr>
            <w:szCs w:val="26"/>
          </w:rPr>
          <w:t xml:space="preserve"> 586-591, 1993.</w:t>
        </w:r>
      </w:ins>
    </w:p>
    <w:p w14:paraId="5474FCC3" w14:textId="77777777" w:rsidR="008C1D28" w:rsidRPr="00B7223D" w:rsidRDefault="008C1D28">
      <w:pPr>
        <w:ind w:firstLine="547"/>
        <w:rPr>
          <w:ins w:id="11432" w:author="The Si Tran" w:date="2012-12-12T00:03:00Z"/>
          <w:szCs w:val="26"/>
        </w:rPr>
        <w:pPrChange w:id="11433" w:author="The Si Tran" w:date="2012-12-14T06:45:00Z">
          <w:pPr>
            <w:spacing w:before="0"/>
            <w:ind w:firstLine="547"/>
          </w:pPr>
        </w:pPrChange>
      </w:pPr>
      <w:ins w:id="11434" w:author="The Si Tran" w:date="2012-12-12T00:03:00Z">
        <w:r w:rsidRPr="00B7223D">
          <w:rPr>
            <w:szCs w:val="26"/>
          </w:rPr>
          <w:t xml:space="preserve">[5] M. Riedmiller. </w:t>
        </w:r>
        <w:r w:rsidRPr="00B7223D">
          <w:rPr>
            <w:i/>
            <w:szCs w:val="26"/>
            <w:rPrChange w:id="11435" w:author="The Si Tran" w:date="2012-12-14T06:44:00Z">
              <w:rPr>
                <w:b/>
                <w:i/>
                <w:szCs w:val="26"/>
              </w:rPr>
            </w:rPrChange>
          </w:rPr>
          <w:t xml:space="preserve">Advanced Supervised Learning </w:t>
        </w:r>
        <w:proofErr w:type="gramStart"/>
        <w:r w:rsidRPr="00B7223D">
          <w:rPr>
            <w:i/>
            <w:szCs w:val="26"/>
            <w:rPrChange w:id="11436" w:author="The Si Tran" w:date="2012-12-14T06:44:00Z">
              <w:rPr>
                <w:b/>
                <w:i/>
                <w:szCs w:val="26"/>
              </w:rPr>
            </w:rPrChange>
          </w:rPr>
          <w:t>In</w:t>
        </w:r>
        <w:proofErr w:type="gramEnd"/>
        <w:r w:rsidRPr="00B7223D">
          <w:rPr>
            <w:i/>
            <w:szCs w:val="26"/>
            <w:rPrChange w:id="11437"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438" w:author="The Si Tran" w:date="2012-12-12T00:03:00Z"/>
          <w:szCs w:val="26"/>
        </w:rPr>
        <w:pPrChange w:id="11439" w:author="The Si Tran" w:date="2012-12-14T06:45:00Z">
          <w:pPr>
            <w:spacing w:before="0"/>
            <w:ind w:firstLine="547"/>
          </w:pPr>
        </w:pPrChange>
      </w:pPr>
      <w:ins w:id="11440" w:author="The Si Tran" w:date="2012-12-12T00:03:00Z">
        <w:r w:rsidRPr="00B7223D">
          <w:rPr>
            <w:szCs w:val="26"/>
          </w:rPr>
          <w:t xml:space="preserve">[6] T. Kolarik, G. Rudorfer. </w:t>
        </w:r>
        <w:r w:rsidRPr="00B7223D">
          <w:rPr>
            <w:i/>
            <w:szCs w:val="26"/>
            <w:rPrChange w:id="11441"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1442" w:author="The Si Tran" w:date="2012-12-14T07:00:00Z">
        <w:r w:rsidR="006F78A0">
          <w:rPr>
            <w:szCs w:val="26"/>
          </w:rPr>
          <w:t>pp</w:t>
        </w:r>
      </w:ins>
      <w:ins w:id="11443" w:author="The Si Tran" w:date="2012-12-12T00:03:00Z">
        <w:r w:rsidRPr="00B7223D">
          <w:rPr>
            <w:szCs w:val="26"/>
          </w:rPr>
          <w:t xml:space="preserve"> 86-94, 1994.</w:t>
        </w:r>
      </w:ins>
    </w:p>
    <w:p w14:paraId="6BB0777B" w14:textId="216FEE3B" w:rsidR="008C1D28" w:rsidRPr="00B7223D" w:rsidRDefault="008C1D28">
      <w:pPr>
        <w:ind w:firstLine="547"/>
        <w:rPr>
          <w:ins w:id="11444" w:author="The Si Tran" w:date="2012-12-12T00:03:00Z"/>
          <w:szCs w:val="26"/>
        </w:rPr>
        <w:pPrChange w:id="11445" w:author="The Si Tran" w:date="2012-12-14T06:45:00Z">
          <w:pPr>
            <w:spacing w:before="0"/>
            <w:ind w:firstLine="547"/>
          </w:pPr>
        </w:pPrChange>
      </w:pPr>
      <w:ins w:id="11446" w:author="The Si Tran" w:date="2012-12-12T00:03:00Z">
        <w:r w:rsidRPr="00B7223D">
          <w:rPr>
            <w:szCs w:val="26"/>
          </w:rPr>
          <w:t xml:space="preserve">[7] I. Kaastra, M. Boyd. </w:t>
        </w:r>
        <w:r w:rsidRPr="00B7223D">
          <w:rPr>
            <w:i/>
            <w:szCs w:val="26"/>
            <w:rPrChange w:id="11447" w:author="The Si Tran" w:date="2012-12-14T06:44:00Z">
              <w:rPr>
                <w:b/>
                <w:i/>
                <w:szCs w:val="26"/>
              </w:rPr>
            </w:rPrChange>
          </w:rPr>
          <w:t xml:space="preserve">Designing </w:t>
        </w:r>
        <w:proofErr w:type="gramStart"/>
        <w:r w:rsidRPr="00B7223D">
          <w:rPr>
            <w:i/>
            <w:szCs w:val="26"/>
            <w:rPrChange w:id="11448" w:author="The Si Tran" w:date="2012-12-14T06:44:00Z">
              <w:rPr>
                <w:b/>
                <w:i/>
                <w:szCs w:val="26"/>
              </w:rPr>
            </w:rPrChange>
          </w:rPr>
          <w:t>A</w:t>
        </w:r>
        <w:proofErr w:type="gramEnd"/>
        <w:r w:rsidRPr="00B7223D">
          <w:rPr>
            <w:i/>
            <w:szCs w:val="26"/>
            <w:rPrChange w:id="11449" w:author="The Si Tran" w:date="2012-12-14T06:44:00Z">
              <w:rPr>
                <w:b/>
                <w:i/>
                <w:szCs w:val="26"/>
              </w:rPr>
            </w:rPrChange>
          </w:rPr>
          <w:t xml:space="preserve"> Neural Network For Forecasting Financial And Economic Time Series.</w:t>
        </w:r>
        <w:r w:rsidRPr="00B7223D">
          <w:rPr>
            <w:szCs w:val="26"/>
          </w:rPr>
          <w:t xml:space="preserve"> Neurocomputing, 10, </w:t>
        </w:r>
      </w:ins>
      <w:ins w:id="11450" w:author="The Si Tran" w:date="2012-12-14T07:00:00Z">
        <w:r w:rsidR="006F78A0">
          <w:rPr>
            <w:szCs w:val="26"/>
          </w:rPr>
          <w:t>pp</w:t>
        </w:r>
      </w:ins>
      <w:ins w:id="11451" w:author="The Si Tran" w:date="2012-12-12T00:03:00Z">
        <w:r w:rsidRPr="00B7223D">
          <w:rPr>
            <w:szCs w:val="26"/>
          </w:rPr>
          <w:t xml:space="preserve"> 215-236, 1996.</w:t>
        </w:r>
      </w:ins>
    </w:p>
    <w:p w14:paraId="6BE4A517" w14:textId="49B817EA" w:rsidR="006E5672" w:rsidRPr="00B7223D" w:rsidRDefault="008C1D28">
      <w:pPr>
        <w:ind w:firstLine="547"/>
        <w:jc w:val="left"/>
        <w:rPr>
          <w:ins w:id="11452" w:author="superchickend" w:date="2012-12-12T08:19:00Z"/>
          <w:szCs w:val="26"/>
        </w:rPr>
        <w:pPrChange w:id="11453" w:author="The Si Tran" w:date="2012-12-14T06:45:00Z">
          <w:pPr>
            <w:spacing w:before="0"/>
            <w:ind w:firstLine="547"/>
            <w:jc w:val="left"/>
          </w:pPr>
        </w:pPrChange>
      </w:pPr>
      <w:ins w:id="11454" w:author="The Si Tran" w:date="2012-12-12T00:03:00Z">
        <w:r w:rsidRPr="00B7223D">
          <w:rPr>
            <w:szCs w:val="26"/>
          </w:rPr>
          <w:t xml:space="preserve">[8] G. Zhang, Michael Y. Hu. </w:t>
        </w:r>
        <w:r w:rsidRPr="00B7223D">
          <w:rPr>
            <w:i/>
            <w:szCs w:val="26"/>
            <w:rPrChange w:id="11455" w:author="The Si Tran" w:date="2012-12-14T06:44:00Z">
              <w:rPr>
                <w:b/>
                <w:i/>
                <w:szCs w:val="26"/>
              </w:rPr>
            </w:rPrChange>
          </w:rPr>
          <w:t xml:space="preserve">Neural Network Forecasting Of </w:t>
        </w:r>
        <w:proofErr w:type="gramStart"/>
        <w:r w:rsidRPr="00B7223D">
          <w:rPr>
            <w:i/>
            <w:szCs w:val="26"/>
            <w:rPrChange w:id="11456" w:author="The Si Tran" w:date="2012-12-14T06:44:00Z">
              <w:rPr>
                <w:b/>
                <w:i/>
                <w:szCs w:val="26"/>
              </w:rPr>
            </w:rPrChange>
          </w:rPr>
          <w:t>The</w:t>
        </w:r>
        <w:proofErr w:type="gramEnd"/>
        <w:r w:rsidRPr="00B7223D">
          <w:rPr>
            <w:i/>
            <w:szCs w:val="26"/>
            <w:rPrChange w:id="11457" w:author="The Si Tran" w:date="2012-12-14T06:44:00Z">
              <w:rPr>
                <w:b/>
                <w:i/>
                <w:szCs w:val="26"/>
              </w:rPr>
            </w:rPrChange>
          </w:rPr>
          <w:t xml:space="preserve"> British Pound/US Dollar Exchange Rate.</w:t>
        </w:r>
        <w:r w:rsidRPr="00B7223D">
          <w:rPr>
            <w:szCs w:val="26"/>
          </w:rPr>
          <w:t xml:space="preserve"> Omega, International Journal of Management Science, 26, </w:t>
        </w:r>
      </w:ins>
      <w:ins w:id="11458" w:author="The Si Tran" w:date="2012-12-14T07:00:00Z">
        <w:r w:rsidR="006F78A0">
          <w:rPr>
            <w:szCs w:val="26"/>
          </w:rPr>
          <w:t>pp</w:t>
        </w:r>
      </w:ins>
      <w:ins w:id="11459"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460" w:author="superchickend" w:date="2012-12-12T08:19:00Z"/>
        </w:rPr>
        <w:pPrChange w:id="11461" w:author="The Si Tran" w:date="2012-12-14T06:45:00Z">
          <w:pPr>
            <w:pStyle w:val="Stylechun"/>
            <w:ind w:firstLine="547"/>
          </w:pPr>
        </w:pPrChange>
      </w:pPr>
      <w:ins w:id="11462" w:author="superchickend" w:date="2012-12-12T08:19:00Z">
        <w:r w:rsidRPr="00B7223D">
          <w:t xml:space="preserve">[9] Chatfield, Christopher. </w:t>
        </w:r>
        <w:r w:rsidRPr="00B7223D">
          <w:rPr>
            <w:i/>
            <w:rPrChange w:id="11463"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464" w:author="superchickend" w:date="2012-12-12T08:19:00Z"/>
        </w:rPr>
        <w:pPrChange w:id="11465" w:author="The Si Tran" w:date="2012-12-14T06:45:00Z">
          <w:pPr>
            <w:pStyle w:val="Stylechun"/>
            <w:ind w:firstLine="547"/>
          </w:pPr>
        </w:pPrChange>
      </w:pPr>
      <w:ins w:id="11466" w:author="superchickend" w:date="2012-12-12T08:19:00Z">
        <w:r w:rsidRPr="00B7223D">
          <w:t xml:space="preserve">[10] J. Scott Armstrong. </w:t>
        </w:r>
        <w:r w:rsidRPr="00B7223D">
          <w:rPr>
            <w:i/>
            <w:rPrChange w:id="11467"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468" w:author="The Si Tran" w:date="2012-12-16T20:35:00Z"/>
        </w:rPr>
        <w:pPrChange w:id="11469" w:author="The Si Tran" w:date="2012-12-14T06:45:00Z">
          <w:pPr>
            <w:pStyle w:val="Stylechun"/>
            <w:ind w:firstLine="547"/>
          </w:pPr>
        </w:pPrChange>
      </w:pPr>
      <w:ins w:id="11470" w:author="superchickend" w:date="2012-12-12T08:19:00Z">
        <w:r w:rsidRPr="00B7223D">
          <w:t xml:space="preserve">[11] Jan Sterba, Katarina Hilovska. </w:t>
        </w:r>
        <w:r w:rsidRPr="00B7223D">
          <w:rPr>
            <w:i/>
            <w:rPrChange w:id="11471" w:author="The Si Tran" w:date="2012-12-14T06:44:00Z">
              <w:rPr>
                <w:b/>
                <w:i/>
              </w:rPr>
            </w:rPrChange>
          </w:rPr>
          <w:t>The implementation of hybrid ARIMA-Neural network prediction model for aggregate water consumption prediction</w:t>
        </w:r>
        <w:r w:rsidRPr="00B7223D">
          <w:t>, 201</w:t>
        </w:r>
      </w:ins>
      <w:ins w:id="11472" w:author="The Si Tran" w:date="2012-12-14T06:46:00Z">
        <w:r w:rsidR="00B84941">
          <w:t>0</w:t>
        </w:r>
      </w:ins>
    </w:p>
    <w:p w14:paraId="4FBC053B" w14:textId="2B3ECD49" w:rsidR="00C564CC" w:rsidRDefault="00C564CC">
      <w:pPr>
        <w:pStyle w:val="Stylechun"/>
        <w:ind w:firstLine="547"/>
        <w:rPr>
          <w:ins w:id="11473" w:author="The Si Tran" w:date="2012-12-16T20:44:00Z"/>
          <w:rStyle w:val="NoFormatChar"/>
        </w:rPr>
      </w:pPr>
      <w:ins w:id="11474" w:author="The Si Tran" w:date="2012-12-16T20:35:00Z">
        <w:r>
          <w:t>[12]</w:t>
        </w:r>
      </w:ins>
      <w:ins w:id="11475" w:author="The Si Tran" w:date="2012-12-16T20:38:00Z">
        <w:r>
          <w:t xml:space="preserve"> Nancy Ngo</w:t>
        </w:r>
        <w:r w:rsidRPr="00C564CC">
          <w:t>c Tran</w:t>
        </w:r>
        <w:r>
          <w:t xml:space="preserve">. </w:t>
        </w:r>
      </w:ins>
      <w:ins w:id="11476" w:author="The Si Tran" w:date="2012-12-16T20:40:00Z">
        <w:r w:rsidRPr="00724C67">
          <w:rPr>
            <w:i/>
            <w:rPrChange w:id="11477" w:author="The Si Tran" w:date="2012-12-16T20:47:00Z">
              <w:rPr/>
            </w:rPrChange>
          </w:rPr>
          <w:t>Automatic</w:t>
        </w:r>
      </w:ins>
      <w:ins w:id="11478" w:author="The Si Tran" w:date="2012-12-16T20:39:00Z">
        <w:r w:rsidRPr="00724C67">
          <w:rPr>
            <w:rStyle w:val="NoFormatChar"/>
            <w:i/>
            <w:rPrChange w:id="11479" w:author="The Si Tran" w:date="2012-12-16T20:47:00Z">
              <w:rPr>
                <w:rStyle w:val="NoFormatChar"/>
              </w:rPr>
            </w:rPrChange>
          </w:rPr>
          <w:t xml:space="preserve"> ARIMA time </w:t>
        </w:r>
      </w:ins>
      <w:ins w:id="11480" w:author="The Si Tran" w:date="2012-12-16T20:41:00Z">
        <w:r w:rsidRPr="00724C67">
          <w:rPr>
            <w:rStyle w:val="NoFormatChar"/>
            <w:i/>
            <w:rPrChange w:id="11481"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1482" w:author="The Si Tran" w:date="2012-12-16T20:44:00Z"/>
          <w:rStyle w:val="NoFormatChar"/>
        </w:rPr>
      </w:pPr>
      <w:ins w:id="11483" w:author="The Si Tran" w:date="2012-12-16T20:44:00Z">
        <w:r>
          <w:rPr>
            <w:rStyle w:val="NoFormatChar"/>
          </w:rPr>
          <w:lastRenderedPageBreak/>
          <w:t xml:space="preserve">[13] </w:t>
        </w:r>
      </w:ins>
      <w:ins w:id="11484"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485" w:author="The Si Tran" w:date="2012-12-16T20:44:00Z">
        <w:r w:rsidRPr="00724C67">
          <w:rPr>
            <w:rStyle w:val="NoFormatChar"/>
            <w:i/>
            <w:rPrChange w:id="11486" w:author="The Si Tran" w:date="2012-12-16T20:47:00Z">
              <w:rPr>
                <w:rStyle w:val="NoFormatChar"/>
              </w:rPr>
            </w:rPrChange>
          </w:rPr>
          <w:t>A closed formula for the Durbin-</w:t>
        </w:r>
      </w:ins>
      <w:ins w:id="11487" w:author="The Si Tran" w:date="2012-12-16T20:45:00Z">
        <w:r w:rsidRPr="00724C67">
          <w:rPr>
            <w:rStyle w:val="NoFormatChar"/>
            <w:i/>
            <w:rPrChange w:id="11488" w:author="The Si Tran" w:date="2012-12-16T20:47:00Z">
              <w:rPr>
                <w:rStyle w:val="NoFormatChar"/>
              </w:rPr>
            </w:rPrChange>
          </w:rPr>
          <w:t>Levinson’</w:t>
        </w:r>
      </w:ins>
      <w:ins w:id="11489" w:author="The Si Tran" w:date="2012-12-16T20:44:00Z">
        <w:r w:rsidRPr="00724C67">
          <w:rPr>
            <w:rStyle w:val="NoFormatChar"/>
            <w:i/>
            <w:rPrChange w:id="11490" w:author="The Si Tran" w:date="2012-12-16T20:47:00Z">
              <w:rPr>
                <w:rStyle w:val="NoFormatChar"/>
              </w:rPr>
            </w:rPrChange>
          </w:rPr>
          <w:t xml:space="preserve">S </w:t>
        </w:r>
      </w:ins>
      <w:ins w:id="11491" w:author="The Si Tran" w:date="2012-12-16T20:45:00Z">
        <w:r w:rsidRPr="00724C67">
          <w:rPr>
            <w:rStyle w:val="NoFormatChar"/>
            <w:i/>
            <w:rPrChange w:id="11492" w:author="The Si Tran" w:date="2012-12-16T20:47:00Z">
              <w:rPr>
                <w:rStyle w:val="NoFormatChar"/>
              </w:rPr>
            </w:rPrChange>
          </w:rPr>
          <w:t>algorithmin seasonal fractionaly integrated processes</w:t>
        </w:r>
        <w:r w:rsidR="00724C67">
          <w:rPr>
            <w:rStyle w:val="NoFormatChar"/>
          </w:rPr>
          <w:t>, 2004</w:t>
        </w:r>
      </w:ins>
      <w:ins w:id="11493" w:author="The Si Tran" w:date="2012-12-16T20:48:00Z">
        <w:r w:rsidR="00ED159E">
          <w:rPr>
            <w:rStyle w:val="NoFormatChar"/>
          </w:rPr>
          <w:t>.</w:t>
        </w:r>
      </w:ins>
    </w:p>
    <w:p w14:paraId="5BAC21D1" w14:textId="579A264C" w:rsidR="005E182F" w:rsidRDefault="006E5672">
      <w:pPr>
        <w:pStyle w:val="Stylechun"/>
        <w:spacing w:before="120"/>
        <w:ind w:firstLine="547"/>
        <w:rPr>
          <w:ins w:id="11494" w:author="superchickend" w:date="2012-12-12T08:19:00Z"/>
        </w:rPr>
        <w:sectPr w:rsidR="005E182F" w:rsidSect="00097101">
          <w:headerReference w:type="default" r:id="rId330"/>
          <w:pgSz w:w="11909" w:h="16834" w:code="9"/>
          <w:pgMar w:top="1411" w:right="1138" w:bottom="1411" w:left="1699" w:header="720" w:footer="720" w:gutter="0"/>
          <w:pgNumType w:start="1"/>
          <w:cols w:space="720"/>
          <w:docGrid w:linePitch="360"/>
        </w:sectPr>
        <w:pPrChange w:id="11501" w:author="The Si Tran" w:date="2012-12-14T06:45:00Z">
          <w:pPr>
            <w:pStyle w:val="Stylechun"/>
            <w:ind w:firstLine="547"/>
          </w:pPr>
        </w:pPrChange>
      </w:pPr>
      <w:ins w:id="11502" w:author="superchickend" w:date="2012-12-12T08:19:00Z">
        <w:del w:id="11503"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504" w:author="The Si Tran" w:date="2012-12-12T00:03:00Z"/>
        </w:rPr>
        <w:pPrChange w:id="11505" w:author="The Si Tran" w:date="2012-12-14T06:45:00Z">
          <w:pPr/>
        </w:pPrChange>
      </w:pPr>
    </w:p>
    <w:p w14:paraId="0C82F3BD" w14:textId="77777777" w:rsidR="006A21F7" w:rsidRPr="00263465" w:rsidDel="008C1D28" w:rsidRDefault="0080635D">
      <w:pPr>
        <w:pStyle w:val="Heading1"/>
        <w:numPr>
          <w:ilvl w:val="0"/>
          <w:numId w:val="0"/>
        </w:numPr>
        <w:ind w:left="360"/>
        <w:rPr>
          <w:del w:id="11506" w:author="The Si Tran" w:date="2012-12-12T00:03:00Z"/>
        </w:rPr>
        <w:pPrChange w:id="11507" w:author="The Si Tran" w:date="2012-12-14T06:45:00Z">
          <w:pPr/>
        </w:pPrChange>
      </w:pPr>
      <w:bookmarkStart w:id="11508" w:name="Bussiness_forecasting_book"/>
      <w:del w:id="11509" w:author="The Si Tran" w:date="2012-12-12T00:03:00Z">
        <w:r w:rsidRPr="00082976" w:rsidDel="008C1D28">
          <w:delText>[1]</w:delText>
        </w:r>
        <w:bookmarkEnd w:id="11508"/>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510" w:author="The Si Tran" w:date="2012-12-11T06:15:00Z"/>
          <w:rFonts w:cs="Times New Roman"/>
        </w:rPr>
        <w:pPrChange w:id="11511" w:author="The Si Tran" w:date="2012-12-14T06:45:00Z">
          <w:pPr>
            <w:pStyle w:val="Heading1"/>
            <w:numPr>
              <w:numId w:val="0"/>
            </w:numPr>
            <w:ind w:left="0" w:firstLine="0"/>
          </w:pPr>
        </w:pPrChange>
      </w:pPr>
      <w:bookmarkStart w:id="11512" w:name="www_investopedia_com"/>
      <w:del w:id="11513" w:author="The Si Tran" w:date="2012-12-12T00:03:00Z">
        <w:r w:rsidRPr="00B312F5" w:rsidDel="008C1D28">
          <w:delText>[2]</w:delText>
        </w:r>
        <w:bookmarkEnd w:id="11512"/>
        <w:r w:rsidRPr="00B312F5" w:rsidDel="008C1D28">
          <w:delText xml:space="preserve"> http://www.investopedia.com/articles/trading/07/stationary.asp#axzz2Bu5LkrNQ</w:delText>
        </w:r>
      </w:del>
      <w:bookmarkStart w:id="11514" w:name="_Toc327348208"/>
      <w:bookmarkStart w:id="11515" w:name="_Toc343660642"/>
      <w:ins w:id="11516" w:author="The Si Tran" w:date="2012-12-11T06:15:00Z">
        <w:r w:rsidR="00516934">
          <w:rPr>
            <w:rFonts w:cs="Times New Roman"/>
          </w:rPr>
          <w:t>P</w:t>
        </w:r>
      </w:ins>
      <w:ins w:id="11517" w:author="The Si Tran" w:date="2012-12-11T06:16:00Z">
        <w:r w:rsidR="00516934">
          <w:rPr>
            <w:rFonts w:cs="Times New Roman"/>
          </w:rPr>
          <w:t>HỤ LỤC</w:t>
        </w:r>
      </w:ins>
      <w:ins w:id="11518" w:author="The Si Tran" w:date="2012-12-11T06:15:00Z">
        <w:r w:rsidR="007F45A3" w:rsidRPr="00E31193">
          <w:rPr>
            <w:rFonts w:cs="Times New Roman"/>
          </w:rPr>
          <w:t xml:space="preserve"> A</w:t>
        </w:r>
        <w:del w:id="11519" w:author="superchickend" w:date="2012-12-16T15:00:00Z">
          <w:r w:rsidR="007F45A3" w:rsidDel="00A70A83">
            <w:rPr>
              <w:rFonts w:cs="Times New Roman"/>
            </w:rPr>
            <w:br/>
          </w:r>
        </w:del>
      </w:ins>
      <w:ins w:id="11520" w:author="superchickend" w:date="2012-12-16T15:00:00Z">
        <w:r w:rsidR="00A70A83">
          <w:rPr>
            <w:rFonts w:cs="Times New Roman"/>
          </w:rPr>
          <w:t xml:space="preserve">    </w:t>
        </w:r>
      </w:ins>
      <w:ins w:id="11521" w:author="The Si Tran" w:date="2012-12-11T06:15:00Z">
        <w:r w:rsidR="007F45A3" w:rsidRPr="003E4DFC">
          <w:rPr>
            <w:rFonts w:cs="Times New Roman"/>
            <w:rPrChange w:id="11522" w:author="The Si Tran" w:date="2012-12-16T09:45:00Z">
              <w:rPr>
                <w:rFonts w:cs="Times New Roman"/>
                <w:sz w:val="26"/>
              </w:rPr>
            </w:rPrChange>
          </w:rPr>
          <w:t>Bảng thuật ngữ Anh-Việt</w:t>
        </w:r>
        <w:bookmarkEnd w:id="11514"/>
        <w:bookmarkEnd w:id="11515"/>
      </w:ins>
    </w:p>
    <w:p w14:paraId="5DD5A0B8" w14:textId="77777777" w:rsidR="007F45A3" w:rsidRPr="006F1B6E" w:rsidRDefault="007F45A3" w:rsidP="007F45A3">
      <w:pPr>
        <w:rPr>
          <w:ins w:id="11523"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524"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525" w:author="The Si Tran" w:date="2012-12-16T10:39:00Z"/>
              </w:rPr>
              <w:pPrChange w:id="11526" w:author="The Si Tran" w:date="2012-12-16T10:40:00Z">
                <w:pPr/>
              </w:pPrChange>
            </w:pPr>
            <w:ins w:id="11527"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528" w:author="The Si Tran" w:date="2012-12-16T10:39:00Z"/>
              </w:rPr>
              <w:pPrChange w:id="11529"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530" w:author="The Si Tran" w:date="2012-12-16T10:39:00Z"/>
              </w:rPr>
              <w:pPrChange w:id="11531" w:author="The Si Tran" w:date="2012-12-16T10:40:00Z">
                <w:pPr/>
              </w:pPrChange>
            </w:pPr>
            <w:ins w:id="11532" w:author="The Si Tran" w:date="2012-12-16T10:39:00Z">
              <w:r w:rsidRPr="006F1B6E">
                <w:t>Hàm kích hoFu</w:t>
              </w:r>
            </w:ins>
          </w:p>
        </w:tc>
      </w:tr>
      <w:tr w:rsidR="00B9548F" w:rsidRPr="006F1B6E" w14:paraId="7225FFA9" w14:textId="77777777" w:rsidTr="00350BDD">
        <w:trPr>
          <w:trHeight w:val="330"/>
          <w:jc w:val="center"/>
          <w:ins w:id="11533"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534" w:author="The Si Tran" w:date="2012-12-16T10:39:00Z"/>
              </w:rPr>
              <w:pPrChange w:id="11535" w:author="The Si Tran" w:date="2012-12-16T10:40:00Z">
                <w:pPr/>
              </w:pPrChange>
            </w:pPr>
            <w:ins w:id="11536"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537" w:author="The Si Tran" w:date="2012-12-16T10:39:00Z"/>
              </w:rPr>
              <w:pPrChange w:id="11538"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539" w:author="The Si Tran" w:date="2012-12-16T10:39:00Z"/>
              </w:rPr>
              <w:pPrChange w:id="11540" w:author="The Si Tran" w:date="2012-12-16T10:40:00Z">
                <w:pPr/>
              </w:pPrChange>
            </w:pPr>
            <w:ins w:id="11541" w:author="The Si Tran" w:date="2012-12-16T10:39:00Z">
              <w:r w:rsidRPr="006F1B6E">
                <w:t>Mrtificial Neural Ne</w:t>
              </w:r>
            </w:ins>
          </w:p>
        </w:tc>
      </w:tr>
      <w:tr w:rsidR="00B9548F" w:rsidRPr="006F1B6E" w14:paraId="356A87E1" w14:textId="77777777" w:rsidTr="00350BDD">
        <w:trPr>
          <w:trHeight w:val="330"/>
          <w:jc w:val="center"/>
          <w:ins w:id="11542"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543" w:author="The Si Tran" w:date="2012-12-16T10:39:00Z"/>
              </w:rPr>
              <w:pPrChange w:id="11544" w:author="The Si Tran" w:date="2012-12-16T10:40:00Z">
                <w:pPr/>
              </w:pPrChange>
            </w:pPr>
            <w:ins w:id="11545"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546" w:author="The Si Tran" w:date="2012-12-16T10:39:00Z"/>
              </w:rPr>
              <w:pPrChange w:id="11547"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548" w:author="The Si Tran" w:date="2012-12-16T10:39:00Z"/>
              </w:rPr>
              <w:pPrChange w:id="11549"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550" w:author="The Si Tran" w:date="2012-12-16T10:39:00Z"/>
              </w:rPr>
              <w:pPrChange w:id="11551" w:author="The Si Tran" w:date="2012-12-16T10:40:00Z">
                <w:pPr/>
              </w:pPrChange>
            </w:pPr>
            <w:ins w:id="11552" w:author="The Si Tran" w:date="2012-12-16T10:39:00Z">
              <w:r w:rsidRPr="006F1B6E">
                <w:t>Hutocorrelational N</w:t>
              </w:r>
            </w:ins>
          </w:p>
        </w:tc>
      </w:tr>
      <w:tr w:rsidR="00B9548F" w:rsidRPr="006F1B6E" w14:paraId="2B9575C6" w14:textId="77777777" w:rsidTr="00350BDD">
        <w:trPr>
          <w:trHeight w:val="330"/>
          <w:jc w:val="center"/>
          <w:ins w:id="11553"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554" w:author="The Si Tran" w:date="2012-12-16T10:39:00Z"/>
              </w:rPr>
              <w:pPrChange w:id="11555" w:author="The Si Tran" w:date="2012-12-16T10:40:00Z">
                <w:pPr/>
              </w:pPrChange>
            </w:pPr>
            <w:ins w:id="11556"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557" w:author="The Si Tran" w:date="2012-12-16T10:39:00Z"/>
              </w:rPr>
              <w:pPrChange w:id="11558"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559" w:author="The Si Tran" w:date="2012-12-16T10:39:00Z"/>
              </w:rPr>
              <w:pPrChange w:id="11560" w:author="The Si Tran" w:date="2012-12-16T10:40:00Z">
                <w:pPr/>
              </w:pPrChange>
            </w:pPr>
            <w:ins w:id="11561" w:author="The Si Tran" w:date="2012-12-16T10:39:00Z">
              <w:r w:rsidRPr="006F1B6E">
                <w:t>Hàm torrelation F</w:t>
              </w:r>
            </w:ins>
          </w:p>
        </w:tc>
      </w:tr>
      <w:tr w:rsidR="00B9548F" w:rsidRPr="006F1B6E" w14:paraId="7BDE6A89" w14:textId="77777777" w:rsidTr="00350BDD">
        <w:trPr>
          <w:trHeight w:val="330"/>
          <w:jc w:val="center"/>
          <w:ins w:id="11562"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563" w:author="The Si Tran" w:date="2012-12-16T10:39:00Z"/>
              </w:rPr>
              <w:pPrChange w:id="11564" w:author="The Si Tran" w:date="2012-12-16T10:40:00Z">
                <w:pPr/>
              </w:pPrChange>
            </w:pPr>
            <w:ins w:id="11565"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566" w:author="The Si Tran" w:date="2012-12-16T10:39:00Z"/>
              </w:rPr>
              <w:pPrChange w:id="11567" w:author="The Si Tran" w:date="2012-12-16T10:40:00Z">
                <w:pPr/>
              </w:pPrChange>
            </w:pPr>
            <w:ins w:id="11568" w:author="The Si Tran" w:date="2012-12-16T10:39:00Z">
              <w:r w:rsidRPr="006F1B6E">
                <w:t>Gickpropagation Algorithmco</w:t>
              </w:r>
            </w:ins>
          </w:p>
        </w:tc>
      </w:tr>
      <w:tr w:rsidR="00B9548F" w:rsidRPr="006F1B6E" w14:paraId="444459FE" w14:textId="77777777" w:rsidTr="00350BDD">
        <w:trPr>
          <w:trHeight w:val="330"/>
          <w:jc w:val="center"/>
          <w:ins w:id="11569"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570" w:author="The Si Tran" w:date="2012-12-16T10:39:00Z"/>
              </w:rPr>
              <w:pPrChange w:id="11571" w:author="The Si Tran" w:date="2012-12-16T10:40:00Z">
                <w:pPr/>
              </w:pPrChange>
            </w:pPr>
            <w:ins w:id="11572"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573" w:author="The Si Tran" w:date="2012-12-16T10:39:00Z"/>
              </w:rPr>
              <w:pPrChange w:id="11574"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575" w:author="The Si Tran" w:date="2012-12-16T10:39:00Z"/>
              </w:rPr>
              <w:pPrChange w:id="11576"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577" w:author="The Si Tran" w:date="2012-12-16T10:39:00Z"/>
              </w:rPr>
              <w:pPrChange w:id="11578" w:author="The Si Tran" w:date="2012-12-16T10:40:00Z">
                <w:pPr/>
              </w:pPrChange>
            </w:pPr>
            <w:ins w:id="11579" w:author="The Si Tran" w:date="2012-12-16T10:39:00Z">
              <w:r w:rsidRPr="006F1B6E">
                <w:t>Hatch Learn</w:t>
              </w:r>
            </w:ins>
          </w:p>
        </w:tc>
      </w:tr>
      <w:tr w:rsidR="00B9548F" w:rsidRPr="006F1B6E" w14:paraId="6451328B" w14:textId="77777777" w:rsidTr="00350BDD">
        <w:trPr>
          <w:trHeight w:val="330"/>
          <w:jc w:val="center"/>
          <w:ins w:id="11580"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581" w:author="The Si Tran" w:date="2012-12-16T10:39:00Z"/>
              </w:rPr>
              <w:pPrChange w:id="11582" w:author="The Si Tran" w:date="2012-12-16T10:40:00Z">
                <w:pPr/>
              </w:pPrChange>
            </w:pPr>
            <w:ins w:id="11583"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584" w:author="The Si Tran" w:date="2012-12-16T10:39:00Z"/>
              </w:rPr>
              <w:pPrChange w:id="11585"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586" w:author="The Si Tran" w:date="2012-12-16T10:39:00Z"/>
              </w:rPr>
              <w:pPrChange w:id="11587"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588" w:author="The Si Tran" w:date="2012-12-16T10:39:00Z"/>
              </w:rPr>
              <w:pPrChange w:id="11589"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590" w:author="The Si Tran" w:date="2012-12-16T10:39:00Z"/>
              </w:rPr>
              <w:pPrChange w:id="11591" w:author="The Si Tran" w:date="2012-12-16T10:40:00Z">
                <w:pPr/>
              </w:pPrChange>
            </w:pPr>
            <w:ins w:id="11592" w:author="The Si Tran" w:date="2012-12-16T10:39:00Z">
              <w:r w:rsidRPr="006F1B6E">
                <w:t>Điash L</w:t>
              </w:r>
            </w:ins>
          </w:p>
        </w:tc>
      </w:tr>
      <w:tr w:rsidR="00B9548F" w:rsidRPr="006F1B6E" w14:paraId="3591884B" w14:textId="77777777" w:rsidTr="00350BDD">
        <w:trPr>
          <w:trHeight w:val="330"/>
          <w:jc w:val="center"/>
          <w:ins w:id="11593"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594" w:author="The Si Tran" w:date="2012-12-16T10:39:00Z"/>
              </w:rPr>
              <w:pPrChange w:id="11595" w:author="The Si Tran" w:date="2012-12-16T10:40:00Z">
                <w:pPr/>
              </w:pPrChange>
            </w:pPr>
            <w:ins w:id="11596"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597" w:author="The Si Tran" w:date="2012-12-16T10:39:00Z"/>
              </w:rPr>
              <w:pPrChange w:id="11598"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599" w:author="The Si Tran" w:date="2012-12-16T10:39:00Z"/>
              </w:rPr>
              <w:pPrChange w:id="11600"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601" w:author="The Si Tran" w:date="2012-12-16T10:39:00Z"/>
              </w:rPr>
              <w:pPrChange w:id="11602"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603" w:author="The Si Tran" w:date="2012-12-16T10:39:00Z"/>
              </w:rPr>
              <w:pPrChange w:id="11604" w:author="The Si Tran" w:date="2012-12-16T10:40:00Z">
                <w:pPr/>
              </w:pPrChange>
            </w:pPr>
            <w:ins w:id="11605" w:author="The Si Tran" w:date="2012-12-16T10:39:00Z">
              <w:r w:rsidRPr="006F1B6E">
                <w:t>Tính chu kn</w:t>
              </w:r>
            </w:ins>
          </w:p>
        </w:tc>
      </w:tr>
      <w:tr w:rsidR="00B9548F" w:rsidRPr="006F1B6E" w14:paraId="3BDE2DF8" w14:textId="77777777" w:rsidTr="00350BDD">
        <w:trPr>
          <w:trHeight w:val="330"/>
          <w:jc w:val="center"/>
          <w:ins w:id="11606"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607" w:author="The Si Tran" w:date="2012-12-16T10:39:00Z"/>
              </w:rPr>
              <w:pPrChange w:id="11608" w:author="The Si Tran" w:date="2012-12-16T10:40:00Z">
                <w:pPr/>
              </w:pPrChange>
            </w:pPr>
            <w:ins w:id="11609"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610" w:author="The Si Tran" w:date="2012-12-16T10:39:00Z"/>
              </w:rPr>
              <w:pPrChange w:id="11611"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612" w:author="The Si Tran" w:date="2012-12-16T10:39:00Z"/>
              </w:rPr>
              <w:pPrChange w:id="11613"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614" w:author="The Si Tran" w:date="2012-12-16T10:39:00Z"/>
              </w:rPr>
              <w:pPrChange w:id="11615" w:author="The Si Tran" w:date="2012-12-16T10:40:00Z">
                <w:pPr/>
              </w:pPrChange>
            </w:pPr>
            <w:ins w:id="11616" w:author="The Si Tran" w:date="2012-12-16T10:39:00Z">
              <w:r w:rsidRPr="006F1B6E">
                <w:t>Mecision Surfa</w:t>
              </w:r>
            </w:ins>
          </w:p>
        </w:tc>
      </w:tr>
      <w:tr w:rsidR="00B9548F" w:rsidRPr="006F1B6E" w14:paraId="3CEED30A" w14:textId="77777777" w:rsidTr="00350BDD">
        <w:trPr>
          <w:trHeight w:val="330"/>
          <w:jc w:val="center"/>
          <w:ins w:id="11617"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618" w:author="The Si Tran" w:date="2012-12-16T10:39:00Z"/>
              </w:rPr>
              <w:pPrChange w:id="11619" w:author="The Si Tran" w:date="2012-12-16T10:40:00Z">
                <w:pPr/>
              </w:pPrChange>
            </w:pPr>
            <w:ins w:id="11620"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621" w:author="The Si Tran" w:date="2012-12-16T10:39:00Z"/>
              </w:rPr>
              <w:pPrChange w:id="11622"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623" w:author="The Si Tran" w:date="2012-12-16T10:39:00Z"/>
              </w:rPr>
              <w:pPrChange w:id="11624"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625" w:author="The Si Tran" w:date="2012-12-16T10:39:00Z"/>
              </w:rPr>
              <w:pPrChange w:id="11626" w:author="The Si Tran" w:date="2012-12-16T10:40:00Z">
                <w:pPr/>
              </w:pPrChange>
            </w:pPr>
            <w:ins w:id="11627" w:author="The Si Tran" w:date="2012-12-16T10:39:00Z">
              <w:r w:rsidRPr="006F1B6E">
                <w:t>Lulta Rule</w:t>
              </w:r>
            </w:ins>
          </w:p>
        </w:tc>
      </w:tr>
      <w:tr w:rsidR="00B9548F" w:rsidRPr="006F1B6E" w14:paraId="7D5937D9" w14:textId="77777777" w:rsidTr="00350BDD">
        <w:trPr>
          <w:trHeight w:val="330"/>
          <w:jc w:val="center"/>
          <w:ins w:id="11628"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629" w:author="The Si Tran" w:date="2012-12-16T10:39:00Z"/>
              </w:rPr>
              <w:pPrChange w:id="11630" w:author="The Si Tran" w:date="2012-12-16T10:40:00Z">
                <w:pPr/>
              </w:pPrChange>
            </w:pPr>
            <w:ins w:id="11631"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632" w:author="The Si Tran" w:date="2012-12-16T10:39:00Z"/>
              </w:rPr>
              <w:pPrChange w:id="11633"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634" w:author="The Si Tran" w:date="2012-12-16T10:39:00Z"/>
              </w:rPr>
              <w:pPrChange w:id="11635"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636" w:author="The Si Tran" w:date="2012-12-16T10:39:00Z"/>
              </w:rPr>
              <w:pPrChange w:id="11637" w:author="The Si Tran" w:date="2012-12-16T10:40:00Z">
                <w:pPr/>
              </w:pPrChange>
            </w:pPr>
            <w:ins w:id="11638" w:author="The Si Tran" w:date="2012-12-16T10:39:00Z">
              <w:r w:rsidRPr="006F1B6E">
                <w:t>Lifferen</w:t>
              </w:r>
            </w:ins>
          </w:p>
        </w:tc>
      </w:tr>
      <w:tr w:rsidR="00B9548F" w:rsidRPr="006F1B6E" w14:paraId="17871B21" w14:textId="77777777" w:rsidTr="00350BDD">
        <w:trPr>
          <w:trHeight w:val="330"/>
          <w:jc w:val="center"/>
          <w:ins w:id="11639"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640" w:author="The Si Tran" w:date="2012-12-16T10:39:00Z"/>
              </w:rPr>
              <w:pPrChange w:id="11641" w:author="The Si Tran" w:date="2012-12-16T10:40:00Z">
                <w:pPr/>
              </w:pPrChange>
            </w:pPr>
            <w:ins w:id="11642"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643" w:author="The Si Tran" w:date="2012-12-16T10:39:00Z"/>
              </w:rPr>
              <w:pPrChange w:id="11644" w:author="The Si Tran" w:date="2012-12-16T10:40:00Z">
                <w:pPr/>
              </w:pPrChange>
            </w:pPr>
            <w:ins w:id="11645" w:author="The Si Tran" w:date="2012-12-16T10:39:00Z">
              <w:r w:rsidRPr="006F1B6E">
                <w:t>Meed-forward neur</w:t>
              </w:r>
            </w:ins>
          </w:p>
        </w:tc>
      </w:tr>
      <w:tr w:rsidR="00B9548F" w:rsidRPr="006F1B6E" w14:paraId="0B04352D" w14:textId="77777777" w:rsidTr="00350BDD">
        <w:trPr>
          <w:trHeight w:val="330"/>
          <w:jc w:val="center"/>
          <w:ins w:id="11646"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647" w:author="The Si Tran" w:date="2012-12-16T10:39:00Z"/>
              </w:rPr>
              <w:pPrChange w:id="11648" w:author="The Si Tran" w:date="2012-12-16T10:40:00Z">
                <w:pPr/>
              </w:pPrChange>
            </w:pPr>
            <w:ins w:id="11649"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650" w:author="The Si Tran" w:date="2012-12-16T10:39:00Z"/>
              </w:rPr>
              <w:pPrChange w:id="11651"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652" w:author="The Si Tran" w:date="2012-12-16T10:39:00Z"/>
              </w:rPr>
              <w:pPrChange w:id="11653"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654" w:author="The Si Tran" w:date="2012-12-16T10:39:00Z"/>
              </w:rPr>
              <w:pPrChange w:id="11655" w:author="The Si Tran" w:date="2012-12-16T10:40:00Z">
                <w:pPr/>
              </w:pPrChange>
            </w:pPr>
            <w:ins w:id="11656" w:author="The Si Tran" w:date="2012-12-16T10:39:00Z">
              <w:r w:rsidRPr="006F1B6E">
                <w:t>clobal Minimumeur</w:t>
              </w:r>
            </w:ins>
          </w:p>
        </w:tc>
      </w:tr>
      <w:tr w:rsidR="00B9548F" w:rsidRPr="006F1B6E" w14:paraId="7D658AB4" w14:textId="77777777" w:rsidTr="00350BDD">
        <w:trPr>
          <w:trHeight w:val="330"/>
          <w:jc w:val="center"/>
          <w:ins w:id="11657"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658" w:author="The Si Tran" w:date="2012-12-16T10:39:00Z"/>
              </w:rPr>
              <w:pPrChange w:id="11659" w:author="The Si Tran" w:date="2012-12-16T10:40:00Z">
                <w:pPr/>
              </w:pPrChange>
            </w:pPr>
            <w:ins w:id="11660"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661" w:author="The Si Tran" w:date="2012-12-16T10:39:00Z"/>
              </w:rPr>
              <w:pPrChange w:id="11662"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663" w:author="The Si Tran" w:date="2012-12-16T10:39:00Z"/>
              </w:rPr>
              <w:pPrChange w:id="11664"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665" w:author="The Si Tran" w:date="2012-12-16T10:39:00Z"/>
              </w:rPr>
              <w:pPrChange w:id="11666" w:author="The Si Tran" w:date="2012-12-16T10:40:00Z">
                <w:pPr/>
              </w:pPrChange>
            </w:pPr>
            <w:ins w:id="11667" w:author="The Si Tran" w:date="2012-12-16T10:39:00Z">
              <w:r w:rsidRPr="006F1B6E">
                <w:t>chibal Strategyural</w:t>
              </w:r>
            </w:ins>
          </w:p>
        </w:tc>
      </w:tr>
      <w:tr w:rsidR="00B9548F" w:rsidRPr="006F1B6E" w14:paraId="73F27E6E" w14:textId="77777777" w:rsidTr="00350BDD">
        <w:trPr>
          <w:trHeight w:val="330"/>
          <w:jc w:val="center"/>
          <w:ins w:id="11668"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669" w:author="The Si Tran" w:date="2012-12-16T10:39:00Z"/>
              </w:rPr>
              <w:pPrChange w:id="11670" w:author="The Si Tran" w:date="2012-12-16T10:40:00Z">
                <w:pPr/>
              </w:pPrChange>
            </w:pPr>
            <w:ins w:id="11671"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672" w:author="The Si Tran" w:date="2012-12-16T10:39:00Z"/>
              </w:rPr>
              <w:pPrChange w:id="11673"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674" w:author="The Si Tran" w:date="2012-12-16T10:39:00Z"/>
              </w:rPr>
              <w:pPrChange w:id="11675"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676" w:author="The Si Tran" w:date="2012-12-16T10:39:00Z"/>
              </w:rPr>
              <w:pPrChange w:id="11677" w:author="The Si Tran" w:date="2012-12-16T10:40:00Z">
                <w:pPr/>
              </w:pPrChange>
            </w:pPr>
            <w:ins w:id="11678" w:author="The Si Tran" w:date="2012-12-16T10:39:00Z">
              <w:r w:rsidRPr="006F1B6E">
                <w:t>Đradie</w:t>
              </w:r>
            </w:ins>
          </w:p>
        </w:tc>
      </w:tr>
      <w:tr w:rsidR="00B9548F" w:rsidRPr="006F1B6E" w14:paraId="4EC95E83" w14:textId="77777777" w:rsidTr="00350BDD">
        <w:trPr>
          <w:trHeight w:val="330"/>
          <w:jc w:val="center"/>
          <w:ins w:id="11679"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680" w:author="The Si Tran" w:date="2012-12-16T10:39:00Z"/>
              </w:rPr>
              <w:pPrChange w:id="11681" w:author="The Si Tran" w:date="2012-12-16T10:40:00Z">
                <w:pPr/>
              </w:pPrChange>
            </w:pPr>
            <w:ins w:id="11682"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683" w:author="The Si Tran" w:date="2012-12-16T10:39:00Z"/>
              </w:rPr>
              <w:pPrChange w:id="11684"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685" w:author="The Si Tran" w:date="2012-12-16T10:39:00Z"/>
              </w:rPr>
              <w:pPrChange w:id="11686"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687" w:author="The Si Tran" w:date="2012-12-16T10:39:00Z"/>
              </w:rPr>
              <w:pPrChange w:id="11688" w:author="The Si Tran" w:date="2012-12-16T10:40:00Z">
                <w:pPr/>
              </w:pPrChange>
            </w:pPr>
            <w:ins w:id="11689" w:author="The Si Tran" w:date="2012-12-16T10:39:00Z">
              <w:r w:rsidRPr="006F1B6E">
                <w:t>Giadient De</w:t>
              </w:r>
            </w:ins>
          </w:p>
        </w:tc>
      </w:tr>
      <w:tr w:rsidR="00B9548F" w:rsidRPr="006F1B6E" w14:paraId="188D5C47" w14:textId="77777777" w:rsidTr="00350BDD">
        <w:trPr>
          <w:trHeight w:val="330"/>
          <w:jc w:val="center"/>
          <w:ins w:id="11690"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691" w:author="The Si Tran" w:date="2012-12-16T10:39:00Z"/>
              </w:rPr>
              <w:pPrChange w:id="11692" w:author="The Si Tran" w:date="2012-12-16T10:40:00Z">
                <w:pPr/>
              </w:pPrChange>
            </w:pPr>
            <w:ins w:id="11693"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694" w:author="The Si Tran" w:date="2012-12-16T10:39:00Z"/>
              </w:rPr>
              <w:pPrChange w:id="11695"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696" w:author="The Si Tran" w:date="2012-12-16T10:39:00Z"/>
              </w:rPr>
              <w:pPrChange w:id="11697"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698" w:author="The Si Tran" w:date="2012-12-16T10:39:00Z"/>
              </w:rPr>
              <w:pPrChange w:id="11699" w:author="The Si Tran" w:date="2012-12-16T10:40:00Z">
                <w:pPr/>
              </w:pPrChange>
            </w:pPr>
            <w:ins w:id="11700" w:author="The Si Tran" w:date="2012-12-16T10:39:00Z">
              <w:r w:rsidRPr="006F1B6E">
                <w:t>Siêu phane</w:t>
              </w:r>
            </w:ins>
          </w:p>
        </w:tc>
      </w:tr>
      <w:tr w:rsidR="00B9548F" w:rsidRPr="006F1B6E" w14:paraId="6CD83968" w14:textId="77777777" w:rsidTr="00350BDD">
        <w:trPr>
          <w:trHeight w:val="330"/>
          <w:jc w:val="center"/>
          <w:ins w:id="11701"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702" w:author="The Si Tran" w:date="2012-12-16T10:39:00Z"/>
              </w:rPr>
              <w:pPrChange w:id="11703" w:author="The Si Tran" w:date="2012-12-16T10:40:00Z">
                <w:pPr/>
              </w:pPrChange>
            </w:pPr>
            <w:ins w:id="11704"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705" w:author="The Si Tran" w:date="2012-12-16T10:39:00Z"/>
              </w:rPr>
              <w:pPrChange w:id="11706" w:author="The Si Tran" w:date="2012-12-16T10:40:00Z">
                <w:pPr/>
              </w:pPrChange>
            </w:pPr>
            <w:ins w:id="11707" w:author="The Si Tran" w:date="2012-12-16T10:39:00Z">
              <w:r w:rsidRPr="006F1B6E">
                <w:t>Gicremental Gradient D</w:t>
              </w:r>
            </w:ins>
          </w:p>
        </w:tc>
      </w:tr>
      <w:tr w:rsidR="00B9548F" w:rsidRPr="006F1B6E" w14:paraId="428AAE3F" w14:textId="77777777" w:rsidTr="00350BDD">
        <w:trPr>
          <w:trHeight w:val="330"/>
          <w:jc w:val="center"/>
          <w:ins w:id="11708"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709" w:author="The Si Tran" w:date="2012-12-16T10:39:00Z"/>
              </w:rPr>
              <w:pPrChange w:id="11710" w:author="The Si Tran" w:date="2012-12-16T10:40:00Z">
                <w:pPr/>
              </w:pPrChange>
            </w:pPr>
            <w:ins w:id="11711"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712" w:author="The Si Tran" w:date="2012-12-16T10:39:00Z"/>
              </w:rPr>
              <w:pPrChange w:id="11713"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714" w:author="The Si Tran" w:date="2012-12-16T10:39:00Z"/>
              </w:rPr>
              <w:pPrChange w:id="11715"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716" w:author="The Si Tran" w:date="2012-12-16T10:39:00Z"/>
              </w:rPr>
              <w:pPrChange w:id="11717" w:author="The Si Tran" w:date="2012-12-16T10:40:00Z">
                <w:pPr/>
              </w:pPrChange>
            </w:pPr>
            <w:ins w:id="11718" w:author="The Si Tran" w:date="2012-12-16T10:39:00Z">
              <w:r w:rsidRPr="006F1B6E">
                <w:t>Tính blaral Grad</w:t>
              </w:r>
            </w:ins>
          </w:p>
        </w:tc>
      </w:tr>
      <w:tr w:rsidR="00B9548F" w:rsidRPr="006F1B6E" w14:paraId="4EF24CCD" w14:textId="77777777" w:rsidTr="00350BDD">
        <w:trPr>
          <w:trHeight w:val="330"/>
          <w:jc w:val="center"/>
          <w:ins w:id="11719"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720" w:author="The Si Tran" w:date="2012-12-16T10:39:00Z"/>
              </w:rPr>
              <w:pPrChange w:id="11721" w:author="The Si Tran" w:date="2012-12-16T10:40:00Z">
                <w:pPr/>
              </w:pPrChange>
            </w:pPr>
            <w:ins w:id="11722"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723" w:author="The Si Tran" w:date="2012-12-16T10:39:00Z"/>
              </w:rPr>
              <w:pPrChange w:id="11724"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725" w:author="The Si Tran" w:date="2012-12-16T10:39:00Z"/>
              </w:rPr>
              <w:pPrChange w:id="11726" w:author="The Si Tran" w:date="2012-12-16T10:40:00Z">
                <w:pPr/>
              </w:pPrChange>
            </w:pPr>
            <w:ins w:id="11727" w:author="The Si Tran" w:date="2012-12-16T10:39:00Z">
              <w:r w:rsidRPr="006F1B6E">
                <w:t>Hearning By Ep</w:t>
              </w:r>
            </w:ins>
          </w:p>
        </w:tc>
      </w:tr>
      <w:tr w:rsidR="00B9548F" w:rsidRPr="006F1B6E" w14:paraId="701F0796" w14:textId="77777777" w:rsidTr="00350BDD">
        <w:trPr>
          <w:trHeight w:val="330"/>
          <w:jc w:val="center"/>
          <w:ins w:id="11728"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729" w:author="The Si Tran" w:date="2012-12-16T10:39:00Z"/>
              </w:rPr>
              <w:pPrChange w:id="11730" w:author="The Si Tran" w:date="2012-12-16T10:40:00Z">
                <w:pPr/>
              </w:pPrChange>
            </w:pPr>
            <w:ins w:id="11731"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732" w:author="The Si Tran" w:date="2012-12-16T10:39:00Z"/>
              </w:rPr>
              <w:pPrChange w:id="11733"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734" w:author="The Si Tran" w:date="2012-12-16T10:39:00Z"/>
              </w:rPr>
              <w:pPrChange w:id="11735" w:author="The Si Tran" w:date="2012-12-16T10:40:00Z">
                <w:pPr/>
              </w:pPrChange>
            </w:pPr>
            <w:ins w:id="11736" w:author="The Si Tran" w:date="2012-12-16T10:39:00Z">
              <w:r w:rsidRPr="006F1B6E">
                <w:t xml:space="preserve">Hearning By </w:t>
              </w:r>
            </w:ins>
          </w:p>
        </w:tc>
      </w:tr>
      <w:tr w:rsidR="00B9548F" w:rsidRPr="006F1B6E" w14:paraId="7CE027F9" w14:textId="77777777" w:rsidTr="00350BDD">
        <w:trPr>
          <w:trHeight w:val="330"/>
          <w:jc w:val="center"/>
          <w:ins w:id="11737"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738" w:author="The Si Tran" w:date="2012-12-16T10:39:00Z"/>
              </w:rPr>
              <w:pPrChange w:id="11739" w:author="The Si Tran" w:date="2012-12-16T10:40:00Z">
                <w:pPr/>
              </w:pPrChange>
            </w:pPr>
            <w:ins w:id="11740"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741" w:author="The Si Tran" w:date="2012-12-16T10:39:00Z"/>
              </w:rPr>
              <w:pPrChange w:id="11742"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743" w:author="The Si Tran" w:date="2012-12-16T10:39:00Z"/>
              </w:rPr>
              <w:pPrChange w:id="11744"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745" w:author="The Si Tran" w:date="2012-12-16T10:39:00Z"/>
              </w:rPr>
              <w:pPrChange w:id="11746" w:author="The Si Tran" w:date="2012-12-16T10:40:00Z">
                <w:pPr/>
              </w:pPrChange>
            </w:pPr>
            <w:ins w:id="11747" w:author="The Si Tran" w:date="2012-12-16T10:39:00Z">
              <w:r w:rsidRPr="006F1B6E">
                <w:t xml:space="preserve">Hearning </w:t>
              </w:r>
            </w:ins>
          </w:p>
        </w:tc>
      </w:tr>
      <w:tr w:rsidR="00B9548F" w:rsidRPr="006F1B6E" w14:paraId="6EF4B38F" w14:textId="77777777" w:rsidTr="00350BDD">
        <w:trPr>
          <w:trHeight w:val="330"/>
          <w:jc w:val="center"/>
          <w:ins w:id="11748"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749" w:author="The Si Tran" w:date="2012-12-16T10:39:00Z"/>
              </w:rPr>
              <w:pPrChange w:id="11750" w:author="The Si Tran" w:date="2012-12-16T10:40:00Z">
                <w:pPr/>
              </w:pPrChange>
            </w:pPr>
            <w:ins w:id="11751"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752" w:author="The Si Tran" w:date="2012-12-16T10:39:00Z"/>
              </w:rPr>
              <w:pPrChange w:id="11753"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754" w:author="The Si Tran" w:date="2012-12-16T10:39:00Z"/>
              </w:rPr>
              <w:pPrChange w:id="11755" w:author="The Si Tran" w:date="2012-12-16T10:40:00Z">
                <w:pPr/>
              </w:pPrChange>
            </w:pPr>
            <w:ins w:id="11756" w:author="The Si Tran" w:date="2012-12-16T10:39:00Z">
              <w:r w:rsidRPr="006F1B6E">
                <w:t>Đeast Absolute Deviationce</w:t>
              </w:r>
            </w:ins>
          </w:p>
        </w:tc>
      </w:tr>
      <w:tr w:rsidR="00B9548F" w:rsidRPr="006F1B6E" w14:paraId="21985A06" w14:textId="77777777" w:rsidTr="00350BDD">
        <w:trPr>
          <w:trHeight w:val="330"/>
          <w:jc w:val="center"/>
          <w:ins w:id="11757"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758" w:author="The Si Tran" w:date="2012-12-16T10:39:00Z"/>
              </w:rPr>
              <w:pPrChange w:id="11759" w:author="The Si Tran" w:date="2012-12-16T10:40:00Z">
                <w:pPr/>
              </w:pPrChange>
            </w:pPr>
            <w:ins w:id="11760"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761" w:author="The Si Tran" w:date="2012-12-16T10:39:00Z"/>
              </w:rPr>
              <w:pPrChange w:id="11762"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763" w:author="The Si Tran" w:date="2012-12-16T10:39:00Z"/>
              </w:rPr>
              <w:pPrChange w:id="11764"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765" w:author="The Si Tran" w:date="2012-12-16T10:39:00Z"/>
              </w:rPr>
              <w:pPrChange w:id="11766" w:author="The Si Tran" w:date="2012-12-16T10:40:00Z">
                <w:pPr/>
              </w:pPrChange>
            </w:pPr>
            <w:ins w:id="11767" w:author="The Si Tran" w:date="2012-12-16T10:39:00Z">
              <w:r w:rsidRPr="006F1B6E">
                <w:t>Đơn vr Unitute De</w:t>
              </w:r>
            </w:ins>
          </w:p>
        </w:tc>
      </w:tr>
      <w:tr w:rsidR="00B9548F" w:rsidRPr="006F1B6E" w14:paraId="119C06BC" w14:textId="77777777" w:rsidTr="00350BDD">
        <w:trPr>
          <w:trHeight w:val="330"/>
          <w:jc w:val="center"/>
          <w:ins w:id="11768"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769" w:author="The Si Tran" w:date="2012-12-16T10:39:00Z"/>
              </w:rPr>
              <w:pPrChange w:id="11770" w:author="The Si Tran" w:date="2012-12-16T10:40:00Z">
                <w:pPr/>
              </w:pPrChange>
            </w:pPr>
            <w:ins w:id="11771"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772" w:author="The Si Tran" w:date="2012-12-16T10:39:00Z"/>
              </w:rPr>
              <w:pPrChange w:id="11773"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774" w:author="The Si Tran" w:date="2012-12-16T10:39:00Z"/>
              </w:rPr>
              <w:pPrChange w:id="11775" w:author="The Si Tran" w:date="2012-12-16T10:40:00Z">
                <w:pPr/>
              </w:pPrChange>
            </w:pPr>
            <w:ins w:id="11776" w:author="The Si Tran" w:date="2012-12-16T10:39:00Z">
              <w:r w:rsidRPr="006F1B6E">
                <w:t>Khnearly Separablei</w:t>
              </w:r>
            </w:ins>
          </w:p>
        </w:tc>
      </w:tr>
      <w:tr w:rsidR="00B9548F" w:rsidRPr="006F1B6E" w14:paraId="26854351" w14:textId="77777777" w:rsidTr="00350BDD">
        <w:trPr>
          <w:trHeight w:val="330"/>
          <w:jc w:val="center"/>
          <w:ins w:id="11777"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778" w:author="The Si Tran" w:date="2012-12-16T10:39:00Z"/>
              </w:rPr>
              <w:pPrChange w:id="11779" w:author="The Si Tran" w:date="2012-12-16T10:40:00Z">
                <w:pPr/>
              </w:pPrChange>
            </w:pPr>
            <w:ins w:id="11780"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781" w:author="The Si Tran" w:date="2012-12-16T10:39:00Z"/>
              </w:rPr>
              <w:pPrChange w:id="11782"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783" w:author="The Si Tran" w:date="2012-12-16T10:39:00Z"/>
              </w:rPr>
              <w:pPrChange w:id="11784"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785" w:author="The Si Tran" w:date="2012-12-16T10:39:00Z"/>
              </w:rPr>
              <w:pPrChange w:id="11786" w:author="The Si Tran" w:date="2012-12-16T10:40:00Z">
                <w:pPr/>
              </w:pPrChange>
            </w:pPr>
            <w:ins w:id="11787" w:author="The Si Tran" w:date="2012-12-16T10:39:00Z">
              <w:r w:rsidRPr="006F1B6E">
                <w:t>Tocal Minimum</w:t>
              </w:r>
            </w:ins>
          </w:p>
        </w:tc>
      </w:tr>
      <w:tr w:rsidR="00B9548F" w:rsidRPr="006F1B6E" w14:paraId="24B31742" w14:textId="77777777" w:rsidTr="00350BDD">
        <w:trPr>
          <w:trHeight w:val="330"/>
          <w:jc w:val="center"/>
          <w:ins w:id="11788"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789" w:author="The Si Tran" w:date="2012-12-16T10:39:00Z"/>
              </w:rPr>
              <w:pPrChange w:id="11790" w:author="The Si Tran" w:date="2012-12-16T10:40:00Z">
                <w:pPr/>
              </w:pPrChange>
            </w:pPr>
            <w:ins w:id="11791"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792" w:author="The Si Tran" w:date="2012-12-16T10:39:00Z"/>
              </w:rPr>
              <w:pPrChange w:id="11793"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794" w:author="The Si Tran" w:date="2012-12-16T10:39:00Z"/>
              </w:rPr>
              <w:pPrChange w:id="11795"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796" w:author="The Si Tran" w:date="2012-12-16T10:39:00Z"/>
              </w:rPr>
              <w:pPrChange w:id="11797" w:author="The Si Tran" w:date="2012-12-16T10:40:00Z">
                <w:pPr/>
              </w:pPrChange>
            </w:pPr>
            <w:ins w:id="11798" w:author="The Si Tran" w:date="2012-12-16T10:39:00Z">
              <w:r w:rsidRPr="006F1B6E">
                <w:t>Chial Strategyabl</w:t>
              </w:r>
            </w:ins>
          </w:p>
        </w:tc>
      </w:tr>
      <w:tr w:rsidR="00B9548F" w:rsidRPr="006F1B6E" w14:paraId="0C523C6D" w14:textId="77777777" w:rsidTr="00350BDD">
        <w:trPr>
          <w:trHeight w:val="330"/>
          <w:jc w:val="center"/>
          <w:ins w:id="11799"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800" w:author="The Si Tran" w:date="2012-12-16T10:39:00Z"/>
              </w:rPr>
              <w:pPrChange w:id="11801" w:author="The Si Tran" w:date="2012-12-16T10:40:00Z">
                <w:pPr/>
              </w:pPrChange>
            </w:pPr>
            <w:ins w:id="11802"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803" w:author="The Si Tran" w:date="2012-12-16T10:39:00Z"/>
              </w:rPr>
              <w:pPrChange w:id="11804"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805" w:author="The Si Tran" w:date="2012-12-16T10:39:00Z"/>
              </w:rPr>
              <w:pPrChange w:id="11806" w:author="The Si Tran" w:date="2012-12-16T10:40:00Z">
                <w:pPr/>
              </w:pPrChange>
            </w:pPr>
            <w:ins w:id="11807" w:author="The Si Tran" w:date="2012-12-16T10:39:00Z">
              <w:r w:rsidRPr="006F1B6E">
                <w:t>Trung bình tuyErrors lung</w:t>
              </w:r>
            </w:ins>
          </w:p>
        </w:tc>
      </w:tr>
      <w:tr w:rsidR="00B9548F" w:rsidRPr="006F1B6E" w14:paraId="419DB81B" w14:textId="77777777" w:rsidTr="00350BDD">
        <w:trPr>
          <w:trHeight w:val="330"/>
          <w:jc w:val="center"/>
          <w:ins w:id="11808"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809" w:author="The Si Tran" w:date="2012-12-16T10:39:00Z"/>
              </w:rPr>
              <w:pPrChange w:id="11810" w:author="The Si Tran" w:date="2012-12-16T10:40:00Z">
                <w:pPr/>
              </w:pPrChange>
            </w:pPr>
            <w:ins w:id="11811"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812" w:author="The Si Tran" w:date="2012-12-16T10:39:00Z"/>
              </w:rPr>
              <w:pPrChange w:id="11813"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814" w:author="The Si Tran" w:date="2012-12-16T10:39:00Z"/>
              </w:rPr>
              <w:pPrChange w:id="11815" w:author="The Si Tran" w:date="2012-12-16T10:40:00Z">
                <w:pPr/>
              </w:pPrChange>
            </w:pPr>
            <w:ins w:id="11816" w:author="The Si Tran" w:date="2012-12-16T10:39:00Z">
              <w:r w:rsidRPr="006F1B6E">
                <w:t>Trung bình bình phương lce</w:t>
              </w:r>
            </w:ins>
          </w:p>
        </w:tc>
      </w:tr>
      <w:tr w:rsidR="00B9548F" w:rsidRPr="006F1B6E" w14:paraId="127E4ED0" w14:textId="77777777" w:rsidTr="00350BDD">
        <w:trPr>
          <w:trHeight w:val="330"/>
          <w:jc w:val="center"/>
          <w:ins w:id="11817"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818" w:author="The Si Tran" w:date="2012-12-16T10:39:00Z"/>
              </w:rPr>
              <w:pPrChange w:id="11819" w:author="The Si Tran" w:date="2012-12-16T10:40:00Z">
                <w:pPr/>
              </w:pPrChange>
            </w:pPr>
            <w:ins w:id="11820"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821" w:author="The Si Tran" w:date="2012-12-16T10:39:00Z"/>
              </w:rPr>
              <w:pPrChange w:id="11822"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823" w:author="The Si Tran" w:date="2012-12-16T10:39:00Z"/>
              </w:rPr>
              <w:pPrChange w:id="11824" w:author="The Si Tran" w:date="2012-12-16T10:40:00Z">
                <w:pPr/>
              </w:pPrChange>
            </w:pPr>
            <w:ins w:id="11825" w:author="The Si Tran" w:date="2012-12-16T10:39:00Z">
              <w:r w:rsidRPr="006F1B6E">
                <w:t>Hàm khable Funct</w:t>
              </w:r>
            </w:ins>
          </w:p>
        </w:tc>
      </w:tr>
      <w:tr w:rsidR="00B9548F" w:rsidRPr="006F1B6E" w14:paraId="3EEF92AD" w14:textId="77777777" w:rsidTr="00350BDD">
        <w:trPr>
          <w:trHeight w:val="330"/>
          <w:jc w:val="center"/>
          <w:ins w:id="11826"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827" w:author="The Si Tran" w:date="2012-12-16T10:39:00Z"/>
              </w:rPr>
              <w:pPrChange w:id="11828" w:author="The Si Tran" w:date="2012-12-16T10:40:00Z">
                <w:pPr/>
              </w:pPrChange>
            </w:pPr>
            <w:ins w:id="11829"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830" w:author="The Si Tran" w:date="2012-12-16T10:39:00Z"/>
              </w:rPr>
              <w:pPrChange w:id="11831"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832" w:author="The Si Tran" w:date="2012-12-16T10:39:00Z"/>
              </w:rPr>
              <w:pPrChange w:id="11833"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834" w:author="The Si Tran" w:date="2012-12-16T10:39:00Z"/>
              </w:rPr>
              <w:pPrChange w:id="11835" w:author="The Si Tran" w:date="2012-12-16T10:40:00Z">
                <w:pPr/>
              </w:pPrChange>
            </w:pPr>
            <w:ins w:id="11836" w:author="The Si Tran" w:date="2012-12-16T10:39:00Z">
              <w:r w:rsidRPr="006F1B6E">
                <w:t>Homentum Termnc</w:t>
              </w:r>
            </w:ins>
          </w:p>
        </w:tc>
      </w:tr>
      <w:tr w:rsidR="00B9548F" w:rsidRPr="006F1B6E" w14:paraId="01F25E43" w14:textId="77777777" w:rsidTr="00350BDD">
        <w:trPr>
          <w:trHeight w:val="330"/>
          <w:jc w:val="center"/>
          <w:ins w:id="11837"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838" w:author="The Si Tran" w:date="2012-12-16T10:39:00Z"/>
              </w:rPr>
              <w:pPrChange w:id="11839" w:author="The Si Tran" w:date="2012-12-16T10:40:00Z">
                <w:pPr/>
              </w:pPrChange>
            </w:pPr>
            <w:ins w:id="11840"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841" w:author="The Si Tran" w:date="2012-12-16T10:39:00Z"/>
              </w:rPr>
              <w:pPrChange w:id="11842"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843" w:author="The Si Tran" w:date="2012-12-16T10:39:00Z"/>
              </w:rPr>
              <w:pPrChange w:id="11844"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845" w:author="The Si Tran" w:date="2012-12-16T10:39:00Z"/>
              </w:rPr>
              <w:pPrChange w:id="11846" w:author="The Si Tran" w:date="2012-12-16T10:40:00Z">
                <w:pPr/>
              </w:pPrChange>
            </w:pPr>
            <w:ins w:id="11847" w:author="The Si Tran" w:date="2012-12-16T10:39:00Z">
              <w:r w:rsidRPr="006F1B6E">
                <w:t>Hnline Learnin</w:t>
              </w:r>
            </w:ins>
          </w:p>
        </w:tc>
      </w:tr>
      <w:tr w:rsidR="00B9548F" w:rsidRPr="006F1B6E" w14:paraId="54F47733" w14:textId="77777777" w:rsidTr="00350BDD">
        <w:trPr>
          <w:trHeight w:val="330"/>
          <w:jc w:val="center"/>
          <w:ins w:id="11848"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849" w:author="The Si Tran" w:date="2012-12-16T10:39:00Z"/>
              </w:rPr>
              <w:pPrChange w:id="11850" w:author="The Si Tran" w:date="2012-12-16T10:40:00Z">
                <w:pPr/>
              </w:pPrChange>
            </w:pPr>
            <w:ins w:id="11851"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852" w:author="The Si Tran" w:date="2012-12-16T10:39:00Z"/>
              </w:rPr>
              <w:pPrChange w:id="11853"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854" w:author="The Si Tran" w:date="2012-12-16T10:39:00Z"/>
              </w:rPr>
              <w:pPrChange w:id="11855"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856" w:author="The Si Tran" w:date="2012-12-16T10:39:00Z"/>
              </w:rPr>
              <w:pPrChange w:id="11857" w:author="The Si Tran" w:date="2012-12-16T10:40:00Z">
                <w:pPr/>
              </w:pPrChange>
            </w:pPr>
            <w:ins w:id="11858" w:author="The Si Tran" w:date="2012-12-16T10:39:00Z">
              <w:r w:rsidRPr="006F1B6E">
                <w:t>Giao đati</w:t>
              </w:r>
            </w:ins>
          </w:p>
        </w:tc>
      </w:tr>
      <w:tr w:rsidR="00B9548F" w:rsidRPr="006F1B6E" w14:paraId="080A36E5" w14:textId="77777777" w:rsidTr="00350BDD">
        <w:trPr>
          <w:trHeight w:val="330"/>
          <w:jc w:val="center"/>
          <w:ins w:id="11859"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860" w:author="The Si Tran" w:date="2012-12-16T10:39:00Z"/>
              </w:rPr>
              <w:pPrChange w:id="11861" w:author="The Si Tran" w:date="2012-12-16T10:40:00Z">
                <w:pPr/>
              </w:pPrChange>
            </w:pPr>
            <w:ins w:id="11862"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863" w:author="The Si Tran" w:date="2012-12-16T10:39:00Z"/>
              </w:rPr>
              <w:pPrChange w:id="11864"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865" w:author="The Si Tran" w:date="2012-12-16T10:39:00Z"/>
              </w:rPr>
              <w:pPrChange w:id="11866"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867" w:author="The Si Tran" w:date="2012-12-16T10:39:00Z"/>
              </w:rPr>
              <w:pPrChange w:id="11868" w:author="The Si Tran" w:date="2012-12-16T10:40:00Z">
                <w:pPr/>
              </w:pPrChange>
            </w:pPr>
            <w:ins w:id="11869" w:author="The Si Tran" w:date="2012-12-16T10:39:00Z">
              <w:r w:rsidRPr="006F1B6E">
                <w:t>Lverall Erro</w:t>
              </w:r>
            </w:ins>
          </w:p>
        </w:tc>
      </w:tr>
      <w:tr w:rsidR="00B9548F" w:rsidRPr="006F1B6E" w14:paraId="2DB073E5" w14:textId="77777777" w:rsidTr="00350BDD">
        <w:trPr>
          <w:trHeight w:val="330"/>
          <w:jc w:val="center"/>
          <w:ins w:id="11870"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871" w:author="The Si Tran" w:date="2012-12-16T10:39:00Z"/>
              </w:rPr>
              <w:pPrChange w:id="11872" w:author="The Si Tran" w:date="2012-12-16T10:40:00Z">
                <w:pPr/>
              </w:pPrChange>
            </w:pPr>
            <w:ins w:id="11873"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874" w:author="The Si Tran" w:date="2012-12-16T10:39:00Z"/>
              </w:rPr>
              <w:pPrChange w:id="11875"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876" w:author="The Si Tran" w:date="2012-12-16T10:39:00Z"/>
              </w:rPr>
              <w:pPrChange w:id="11877"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878" w:author="The Si Tran" w:date="2012-12-16T10:39:00Z"/>
              </w:rPr>
              <w:pPrChange w:id="11879" w:author="The Si Tran" w:date="2012-12-16T10:40:00Z">
                <w:pPr/>
              </w:pPrChange>
            </w:pPr>
            <w:ins w:id="11880" w:author="The Si Tran" w:date="2012-12-16T10:39:00Z">
              <w:r w:rsidRPr="006F1B6E">
                <w:t>Quá khtt</w:t>
              </w:r>
            </w:ins>
          </w:p>
        </w:tc>
      </w:tr>
      <w:tr w:rsidR="00B9548F" w:rsidRPr="006F1B6E" w14:paraId="1B562679" w14:textId="77777777" w:rsidTr="00350BDD">
        <w:trPr>
          <w:trHeight w:val="330"/>
          <w:jc w:val="center"/>
          <w:ins w:id="11881"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882" w:author="The Si Tran" w:date="2012-12-16T10:39:00Z"/>
              </w:rPr>
              <w:pPrChange w:id="11883" w:author="The Si Tran" w:date="2012-12-16T10:40:00Z">
                <w:pPr/>
              </w:pPrChange>
            </w:pPr>
            <w:ins w:id="11884"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885" w:author="The Si Tran" w:date="2012-12-16T10:39:00Z"/>
              </w:rPr>
              <w:pPrChange w:id="11886"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887" w:author="The Si Tran" w:date="2012-12-16T10:39:00Z"/>
              </w:rPr>
              <w:pPrChange w:id="11888"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889" w:author="The Si Tran" w:date="2012-12-16T10:39:00Z"/>
              </w:rPr>
              <w:pPrChange w:id="11890" w:author="The Si Tran" w:date="2012-12-16T10:40:00Z">
                <w:pPr/>
              </w:pPrChange>
            </w:pPr>
            <w:ins w:id="11891" w:author="The Si Tran" w:date="2012-12-16T10:39:00Z">
              <w:r w:rsidRPr="006F1B6E">
                <w:t>Tattern</w:t>
              </w:r>
            </w:ins>
          </w:p>
        </w:tc>
      </w:tr>
      <w:tr w:rsidR="00B9548F" w:rsidRPr="006F1B6E" w14:paraId="5F602599" w14:textId="77777777" w:rsidTr="00350BDD">
        <w:trPr>
          <w:trHeight w:val="330"/>
          <w:jc w:val="center"/>
          <w:ins w:id="11892"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893" w:author="The Si Tran" w:date="2012-12-16T10:39:00Z"/>
              </w:rPr>
              <w:pPrChange w:id="11894" w:author="The Si Tran" w:date="2012-12-16T10:40:00Z">
                <w:pPr/>
              </w:pPrChange>
            </w:pPr>
            <w:ins w:id="11895"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896" w:author="The Si Tran" w:date="2012-12-16T10:39:00Z"/>
              </w:rPr>
              <w:pPrChange w:id="11897"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898" w:author="The Si Tran" w:date="2012-12-16T10:39:00Z"/>
              </w:rPr>
              <w:pPrChange w:id="11899" w:author="The Si Tran" w:date="2012-12-16T10:40:00Z">
                <w:pPr/>
              </w:pPrChange>
            </w:pPr>
            <w:ins w:id="11900" w:author="The Si Tran" w:date="2012-12-16T10:39:00Z">
              <w:r w:rsidRPr="006F1B6E">
                <w:t>Hircentage Dif</w:t>
              </w:r>
            </w:ins>
          </w:p>
        </w:tc>
      </w:tr>
      <w:tr w:rsidR="00B9548F" w:rsidRPr="006F1B6E" w14:paraId="0327E722" w14:textId="77777777" w:rsidTr="00350BDD">
        <w:trPr>
          <w:trHeight w:val="330"/>
          <w:jc w:val="center"/>
          <w:ins w:id="11901"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902" w:author="The Si Tran" w:date="2012-12-16T10:39:00Z"/>
              </w:rPr>
              <w:pPrChange w:id="11903" w:author="The Si Tran" w:date="2012-12-16T10:40:00Z">
                <w:pPr/>
              </w:pPrChange>
            </w:pPr>
            <w:ins w:id="11904"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905" w:author="The Si Tran" w:date="2012-12-16T10:39:00Z"/>
              </w:rPr>
              <w:pPrChange w:id="11906"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907" w:author="The Si Tran" w:date="2012-12-16T10:39:00Z"/>
              </w:rPr>
              <w:pPrChange w:id="11908" w:author="The Si Tran" w:date="2012-12-16T10:40:00Z">
                <w:pPr/>
              </w:pPrChange>
            </w:pPr>
            <w:ins w:id="11909" w:author="The Si Tran" w:date="2012-12-16T10:39:00Z">
              <w:r w:rsidRPr="006F1B6E">
                <w:t>Lurceptron Training Rulece</w:t>
              </w:r>
            </w:ins>
          </w:p>
        </w:tc>
      </w:tr>
      <w:tr w:rsidR="00B9548F" w:rsidRPr="006F1B6E" w14:paraId="2C45A53A" w14:textId="77777777" w:rsidTr="00350BDD">
        <w:trPr>
          <w:trHeight w:val="330"/>
          <w:jc w:val="center"/>
          <w:ins w:id="11910"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911" w:author="The Si Tran" w:date="2012-12-16T10:39:00Z"/>
              </w:rPr>
              <w:pPrChange w:id="11912" w:author="The Si Tran" w:date="2012-12-16T10:40:00Z">
                <w:pPr/>
              </w:pPrChange>
            </w:pPr>
            <w:ins w:id="11913"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914" w:author="The Si Tran" w:date="2012-12-16T10:39:00Z"/>
              </w:rPr>
              <w:pPrChange w:id="11915"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916" w:author="The Si Tran" w:date="2012-12-16T10:39:00Z"/>
              </w:rPr>
              <w:pPrChange w:id="11917" w:author="The Si Tran" w:date="2012-12-16T10:40:00Z">
                <w:pPr/>
              </w:pPrChange>
            </w:pPr>
            <w:ins w:id="11918" w:author="The Si Tran" w:date="2012-12-16T10:39:00Z">
              <w:r w:rsidRPr="006F1B6E">
                <w:t>Phân bility Dist</w:t>
              </w:r>
            </w:ins>
          </w:p>
        </w:tc>
      </w:tr>
      <w:tr w:rsidR="00B9548F" w:rsidRPr="006F1B6E" w14:paraId="21FD77FB" w14:textId="77777777" w:rsidTr="00350BDD">
        <w:trPr>
          <w:trHeight w:val="330"/>
          <w:jc w:val="center"/>
          <w:ins w:id="11919"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920" w:author="The Si Tran" w:date="2012-12-16T10:39:00Z"/>
              </w:rPr>
              <w:pPrChange w:id="11921" w:author="The Si Tran" w:date="2012-12-16T10:40:00Z">
                <w:pPr/>
              </w:pPrChange>
            </w:pPr>
            <w:ins w:id="11922"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923" w:author="The Si Tran" w:date="2012-12-16T10:39:00Z"/>
              </w:rPr>
              <w:pPrChange w:id="11924"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925" w:author="The Si Tran" w:date="2012-12-16T10:39:00Z"/>
              </w:rPr>
              <w:pPrChange w:id="11926"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927" w:author="The Si Tran" w:date="2012-12-16T10:39:00Z"/>
              </w:rPr>
              <w:pPrChange w:id="11928" w:author="The Si Tran" w:date="2012-12-16T10:40:00Z">
                <w:pPr/>
              </w:pPrChange>
            </w:pPr>
            <w:ins w:id="11929" w:author="The Si Tran" w:date="2012-12-16T10:39:00Z">
              <w:r w:rsidRPr="006F1B6E">
                <w:t>Bindom Variable</w:t>
              </w:r>
            </w:ins>
          </w:p>
        </w:tc>
      </w:tr>
      <w:tr w:rsidR="00B9548F" w:rsidRPr="006F1B6E" w14:paraId="00C429BD" w14:textId="77777777" w:rsidTr="00350BDD">
        <w:trPr>
          <w:trHeight w:val="330"/>
          <w:jc w:val="center"/>
          <w:ins w:id="11930"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931" w:author="The Si Tran" w:date="2012-12-16T10:39:00Z"/>
              </w:rPr>
              <w:pPrChange w:id="11932" w:author="The Si Tran" w:date="2012-12-16T10:40:00Z">
                <w:pPr/>
              </w:pPrChange>
            </w:pPr>
            <w:ins w:id="11933"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934" w:author="The Si Tran" w:date="2012-12-16T10:39:00Z"/>
              </w:rPr>
              <w:pPrChange w:id="11935"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936" w:author="The Si Tran" w:date="2012-12-16T10:39:00Z"/>
              </w:rPr>
              <w:pPrChange w:id="11937" w:author="The Si Tran" w:date="2012-12-16T10:40:00Z">
                <w:pPr/>
              </w:pPrChange>
            </w:pPr>
            <w:ins w:id="11938" w:author="The Si Tran" w:date="2012-12-16T10:39:00Z">
              <w:r w:rsidRPr="006F1B6E">
                <w:t>Mecurrent Ne</w:t>
              </w:r>
            </w:ins>
          </w:p>
        </w:tc>
      </w:tr>
      <w:tr w:rsidR="00B9548F" w:rsidRPr="006F1B6E" w14:paraId="2667F005" w14:textId="77777777" w:rsidTr="00350BDD">
        <w:trPr>
          <w:trHeight w:val="330"/>
          <w:jc w:val="center"/>
          <w:ins w:id="11939"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940" w:author="The Si Tran" w:date="2012-12-16T10:39:00Z"/>
              </w:rPr>
              <w:pPrChange w:id="11941" w:author="The Si Tran" w:date="2012-12-16T10:40:00Z">
                <w:pPr/>
              </w:pPrChange>
            </w:pPr>
            <w:ins w:id="11942"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943" w:author="The Si Tran" w:date="2012-12-16T10:39:00Z"/>
              </w:rPr>
              <w:pPrChange w:id="11944"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945" w:author="The Si Tran" w:date="2012-12-16T10:39:00Z"/>
              </w:rPr>
              <w:pPrChange w:id="11946"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947" w:author="The Si Tran" w:date="2012-12-16T10:39:00Z"/>
              </w:rPr>
              <w:pPrChange w:id="11948" w:author="The Si Tran" w:date="2012-12-16T10:40:00Z">
                <w:pPr/>
              </w:pPrChange>
            </w:pPr>
            <w:ins w:id="11949" w:author="The Si Tran" w:date="2012-12-16T10:39:00Z">
              <w:r w:rsidRPr="006F1B6E">
                <w:t>Tính mùa</w:t>
              </w:r>
            </w:ins>
          </w:p>
        </w:tc>
      </w:tr>
      <w:tr w:rsidR="00B9548F" w:rsidRPr="006F1B6E" w14:paraId="761EAC76" w14:textId="77777777" w:rsidTr="00350BDD">
        <w:trPr>
          <w:trHeight w:val="330"/>
          <w:jc w:val="center"/>
          <w:ins w:id="11950"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951" w:author="The Si Tran" w:date="2012-12-16T10:39:00Z"/>
              </w:rPr>
              <w:pPrChange w:id="11952" w:author="The Si Tran" w:date="2012-12-16T10:40:00Z">
                <w:pPr/>
              </w:pPrChange>
            </w:pPr>
            <w:ins w:id="11953"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954" w:author="The Si Tran" w:date="2012-12-16T10:39:00Z"/>
              </w:rPr>
              <w:pPrChange w:id="11955"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956" w:author="The Si Tran" w:date="2012-12-16T10:39:00Z"/>
              </w:rPr>
              <w:pPrChange w:id="11957"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958" w:author="The Si Tran" w:date="2012-12-16T10:39:00Z"/>
              </w:rPr>
              <w:pPrChange w:id="11959" w:author="The Si Tran" w:date="2012-12-16T10:40:00Z">
                <w:pPr/>
              </w:pPrChange>
            </w:pPr>
            <w:ins w:id="11960" w:author="The Si Tran" w:date="2012-12-16T10:39:00Z">
              <w:r w:rsidRPr="006F1B6E">
                <w:t>Đơn vid Unitur</w:t>
              </w:r>
            </w:ins>
          </w:p>
        </w:tc>
      </w:tr>
      <w:tr w:rsidR="00B9548F" w:rsidRPr="006F1B6E" w14:paraId="3993834D" w14:textId="77777777" w:rsidTr="00350BDD">
        <w:trPr>
          <w:trHeight w:val="330"/>
          <w:jc w:val="center"/>
          <w:ins w:id="11961"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962" w:author="The Si Tran" w:date="2012-12-16T10:39:00Z"/>
              </w:rPr>
              <w:pPrChange w:id="11963" w:author="The Si Tran" w:date="2012-12-16T10:40:00Z">
                <w:pPr/>
              </w:pPrChange>
            </w:pPr>
            <w:ins w:id="11964"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965" w:author="The Si Tran" w:date="2012-12-16T10:39:00Z"/>
              </w:rPr>
              <w:pPrChange w:id="11966"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967" w:author="The Si Tran" w:date="2012-12-16T10:39:00Z"/>
              </w:rPr>
              <w:pPrChange w:id="11968" w:author="The Si Tran" w:date="2012-12-16T10:40:00Z">
                <w:pPr/>
              </w:pPrChange>
            </w:pPr>
            <w:ins w:id="11969" w:author="The Si Tran" w:date="2012-12-16T10:39:00Z">
              <w:r w:rsidRPr="006F1B6E">
                <w:t>Tum Of Squared Error</w:t>
              </w:r>
            </w:ins>
          </w:p>
        </w:tc>
      </w:tr>
      <w:tr w:rsidR="00B9548F" w:rsidRPr="006F1B6E" w14:paraId="058466E7" w14:textId="77777777" w:rsidTr="00350BDD">
        <w:trPr>
          <w:trHeight w:val="330"/>
          <w:jc w:val="center"/>
          <w:ins w:id="11970"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971" w:author="The Si Tran" w:date="2012-12-16T10:39:00Z"/>
              </w:rPr>
              <w:pPrChange w:id="11972" w:author="The Si Tran" w:date="2012-12-16T10:40:00Z">
                <w:pPr/>
              </w:pPrChange>
            </w:pPr>
            <w:ins w:id="11973"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974" w:author="The Si Tran" w:date="2012-12-16T10:39:00Z"/>
              </w:rPr>
              <w:pPrChange w:id="11975"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976" w:author="The Si Tran" w:date="2012-12-16T10:39:00Z"/>
              </w:rPr>
              <w:pPrChange w:id="11977" w:author="The Si Tran" w:date="2012-12-16T10:40:00Z">
                <w:pPr/>
              </w:pPrChange>
            </w:pPr>
            <w:ins w:id="11978" w:author="The Si Tran" w:date="2012-12-16T10:39:00Z">
              <w:r w:rsidRPr="006F1B6E">
                <w:t>Hupervised Lear</w:t>
              </w:r>
            </w:ins>
          </w:p>
        </w:tc>
      </w:tr>
      <w:tr w:rsidR="00B9548F" w:rsidRPr="006F1B6E" w14:paraId="405FA2BC" w14:textId="77777777" w:rsidTr="00350BDD">
        <w:trPr>
          <w:trHeight w:val="330"/>
          <w:jc w:val="center"/>
          <w:ins w:id="11979"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980" w:author="The Si Tran" w:date="2012-12-16T10:39:00Z"/>
              </w:rPr>
              <w:pPrChange w:id="11981" w:author="The Si Tran" w:date="2012-12-16T10:40:00Z">
                <w:pPr/>
              </w:pPrChange>
            </w:pPr>
            <w:ins w:id="11982"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983" w:author="The Si Tran" w:date="2012-12-16T10:39:00Z"/>
              </w:rPr>
              <w:pPrChange w:id="11984"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985" w:author="The Si Tran" w:date="2012-12-16T10:39:00Z"/>
              </w:rPr>
              <w:pPrChange w:id="11986"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987" w:author="The Si Tran" w:date="2012-12-16T10:39:00Z"/>
              </w:rPr>
              <w:pPrChange w:id="11988"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989" w:author="The Si Tran" w:date="2012-12-16T10:39:00Z"/>
              </w:rPr>
              <w:pPrChange w:id="11990" w:author="The Si Tran" w:date="2012-12-16T10:40:00Z">
                <w:pPr/>
              </w:pPrChange>
            </w:pPr>
            <w:ins w:id="11991" w:author="The Si Tran" w:date="2012-12-16T10:39:00Z">
              <w:r w:rsidRPr="006F1B6E">
                <w:t>Khnapsesed Lea</w:t>
              </w:r>
            </w:ins>
          </w:p>
        </w:tc>
      </w:tr>
      <w:tr w:rsidR="00B9548F" w:rsidRPr="006F1B6E" w14:paraId="0241FF61" w14:textId="77777777" w:rsidTr="00350BDD">
        <w:trPr>
          <w:trHeight w:val="330"/>
          <w:jc w:val="center"/>
          <w:ins w:id="11992"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993" w:author="The Si Tran" w:date="2012-12-16T10:39:00Z"/>
              </w:rPr>
              <w:pPrChange w:id="11994" w:author="The Si Tran" w:date="2012-12-16T10:40:00Z">
                <w:pPr/>
              </w:pPrChange>
            </w:pPr>
            <w:ins w:id="11995"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996" w:author="The Si Tran" w:date="2012-12-16T10:39:00Z"/>
              </w:rPr>
              <w:pPrChange w:id="11997"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998" w:author="The Si Tran" w:date="2012-12-16T10:39:00Z"/>
              </w:rPr>
              <w:pPrChange w:id="11999"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2000" w:author="The Si Tran" w:date="2012-12-16T10:39:00Z"/>
              </w:rPr>
              <w:pPrChange w:id="12001" w:author="The Si Tran" w:date="2012-12-16T10:40:00Z">
                <w:pPr/>
              </w:pPrChange>
            </w:pPr>
            <w:ins w:id="12002" w:author="The Si Tran" w:date="2012-12-16T10:39:00Z">
              <w:r w:rsidRPr="006F1B6E">
                <w:t xml:space="preserve">Phân ngưds </w:t>
              </w:r>
            </w:ins>
          </w:p>
        </w:tc>
      </w:tr>
      <w:tr w:rsidR="00B9548F" w:rsidRPr="006F1B6E" w14:paraId="1A726C24" w14:textId="77777777" w:rsidTr="00350BDD">
        <w:trPr>
          <w:trHeight w:val="330"/>
          <w:jc w:val="center"/>
          <w:ins w:id="12003"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2004" w:author="The Si Tran" w:date="2012-12-16T10:39:00Z"/>
              </w:rPr>
              <w:pPrChange w:id="12005" w:author="The Si Tran" w:date="2012-12-16T10:40:00Z">
                <w:pPr/>
              </w:pPrChange>
            </w:pPr>
            <w:ins w:id="12006"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2007" w:author="The Si Tran" w:date="2012-12-16T10:39:00Z"/>
              </w:rPr>
              <w:pPrChange w:id="12008"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2009" w:author="The Si Tran" w:date="2012-12-16T10:39:00Z"/>
              </w:rPr>
              <w:pPrChange w:id="12010"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2011" w:author="The Si Tran" w:date="2012-12-16T10:39:00Z"/>
              </w:rPr>
              <w:pPrChange w:id="12012" w:author="The Si Tran" w:date="2012-12-16T10:40:00Z">
                <w:pPr/>
              </w:pPrChange>
            </w:pPr>
            <w:ins w:id="12013" w:author="The Si Tran" w:date="2012-12-16T10:39:00Z">
              <w:r w:rsidRPr="006F1B6E">
                <w:t>Chue SeriesLear</w:t>
              </w:r>
            </w:ins>
          </w:p>
        </w:tc>
      </w:tr>
      <w:tr w:rsidR="00B9548F" w:rsidRPr="006F1B6E" w14:paraId="1ADDB2D6" w14:textId="77777777" w:rsidTr="00350BDD">
        <w:trPr>
          <w:trHeight w:val="330"/>
          <w:jc w:val="center"/>
          <w:ins w:id="12014"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2015" w:author="The Si Tran" w:date="2012-12-16T10:39:00Z"/>
              </w:rPr>
              <w:pPrChange w:id="12016" w:author="The Si Tran" w:date="2012-12-16T10:40:00Z">
                <w:pPr/>
              </w:pPrChange>
            </w:pPr>
            <w:ins w:id="12017"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2018" w:author="The Si Tran" w:date="2012-12-16T10:39:00Z"/>
              </w:rPr>
              <w:pPrChange w:id="12019"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2020" w:author="The Si Tran" w:date="2012-12-16T10:39:00Z"/>
              </w:rPr>
              <w:pPrChange w:id="12021" w:author="The Si Tran" w:date="2012-12-16T10:40:00Z">
                <w:pPr/>
              </w:pPrChange>
            </w:pPr>
            <w:ins w:id="12022" w:author="The Si Tran" w:date="2012-12-16T10:39:00Z">
              <w:r w:rsidRPr="006F1B6E">
                <w:t>Giaining Algorithmgrs</w:t>
              </w:r>
            </w:ins>
          </w:p>
        </w:tc>
      </w:tr>
      <w:tr w:rsidR="00B9548F" w:rsidRPr="006F1B6E" w14:paraId="7D04AFE0" w14:textId="77777777" w:rsidTr="00350BDD">
        <w:trPr>
          <w:trHeight w:val="330"/>
          <w:jc w:val="center"/>
          <w:ins w:id="12023"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2024" w:author="The Si Tran" w:date="2012-12-16T10:39:00Z"/>
              </w:rPr>
              <w:pPrChange w:id="12025" w:author="The Si Tran" w:date="2012-12-16T10:40:00Z">
                <w:pPr/>
              </w:pPrChange>
            </w:pPr>
            <w:ins w:id="12026"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2027" w:author="The Si Tran" w:date="2012-12-16T10:39:00Z"/>
              </w:rPr>
              <w:pPrChange w:id="12028"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2029" w:author="The Si Tran" w:date="2012-12-16T10:39:00Z"/>
              </w:rPr>
              <w:pPrChange w:id="12030" w:author="The Si Tran" w:date="2012-12-16T10:40:00Z">
                <w:pPr/>
              </w:pPrChange>
            </w:pPr>
            <w:ins w:id="12031" w:author="The Si Tran" w:date="2012-12-16T10:39:00Z">
              <w:r w:rsidRPr="006F1B6E">
                <w:t>Hàm lin</w:t>
              </w:r>
            </w:ins>
          </w:p>
        </w:tc>
      </w:tr>
      <w:tr w:rsidR="00B9548F" w:rsidRPr="006F1B6E" w14:paraId="6CA913A2" w14:textId="77777777" w:rsidTr="00350BDD">
        <w:trPr>
          <w:trHeight w:val="330"/>
          <w:jc w:val="center"/>
          <w:ins w:id="12032"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2033" w:author="The Si Tran" w:date="2012-12-16T10:39:00Z"/>
              </w:rPr>
              <w:pPrChange w:id="12034" w:author="The Si Tran" w:date="2012-12-16T10:40:00Z">
                <w:pPr/>
              </w:pPrChange>
            </w:pPr>
            <w:ins w:id="12035"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2036" w:author="The Si Tran" w:date="2012-12-16T10:39:00Z"/>
              </w:rPr>
              <w:pPrChange w:id="12037"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2038" w:author="The Si Tran" w:date="2012-12-16T10:39:00Z"/>
              </w:rPr>
              <w:pPrChange w:id="12039"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2040" w:author="The Si Tran" w:date="2012-12-16T10:39:00Z"/>
              </w:rPr>
              <w:pPrChange w:id="12041"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2042" w:author="The Si Tran" w:date="2012-12-16T10:39:00Z"/>
              </w:rPr>
              <w:pPrChange w:id="12043" w:author="The Si Tran" w:date="2012-12-16T10:40:00Z">
                <w:pPr/>
              </w:pPrChange>
            </w:pPr>
            <w:ins w:id="12044" w:author="The Si Tran" w:date="2012-12-16T10:39:00Z">
              <w:r w:rsidRPr="006F1B6E">
                <w:t>Tính xu hưrro</w:t>
              </w:r>
            </w:ins>
          </w:p>
        </w:tc>
      </w:tr>
      <w:tr w:rsidR="00B9548F" w:rsidRPr="006F1B6E" w14:paraId="4D04856C" w14:textId="77777777" w:rsidTr="00350BDD">
        <w:trPr>
          <w:trHeight w:val="330"/>
          <w:jc w:val="center"/>
          <w:ins w:id="12045"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2046" w:author="The Si Tran" w:date="2012-12-16T10:39:00Z"/>
              </w:rPr>
              <w:pPrChange w:id="12047" w:author="The Si Tran" w:date="2012-12-16T10:40:00Z">
                <w:pPr/>
              </w:pPrChange>
            </w:pPr>
            <w:ins w:id="12048"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2049" w:author="The Si Tran" w:date="2012-12-16T10:39:00Z"/>
              </w:rPr>
              <w:pPrChange w:id="12050"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2051" w:author="The Si Tran" w:date="2012-12-16T10:39:00Z"/>
              </w:rPr>
              <w:pPrChange w:id="12052" w:author="The Si Tran" w:date="2012-12-16T10:40:00Z">
                <w:pPr/>
              </w:pPrChange>
            </w:pPr>
            <w:ins w:id="12053" w:author="The Si Tran" w:date="2012-12-16T10:39:00Z">
              <w:r w:rsidRPr="006F1B6E">
                <w:t>Hnsupervised Learning</w:t>
              </w:r>
            </w:ins>
          </w:p>
        </w:tc>
      </w:tr>
      <w:tr w:rsidR="00B9548F" w:rsidRPr="006F1B6E" w14:paraId="59F4FF51" w14:textId="77777777" w:rsidTr="00350BDD">
        <w:trPr>
          <w:trHeight w:val="330"/>
          <w:jc w:val="center"/>
          <w:ins w:id="12054"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2055" w:author="The Si Tran" w:date="2012-12-16T10:39:00Z"/>
              </w:rPr>
              <w:pPrChange w:id="12056" w:author="The Si Tran" w:date="2012-12-16T10:40:00Z">
                <w:pPr/>
              </w:pPrChange>
            </w:pPr>
            <w:ins w:id="12057"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2058" w:author="The Si Tran" w:date="2012-12-16T10:39:00Z"/>
              </w:rPr>
              <w:pPrChange w:id="12059"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2060" w:author="The Si Tran" w:date="2012-12-16T10:39:00Z"/>
              </w:rPr>
              <w:pPrChange w:id="12061" w:author="The Si Tran" w:date="2012-12-16T10:40:00Z">
                <w:pPr>
                  <w:ind w:right="-217"/>
                </w:pPr>
              </w:pPrChange>
            </w:pPr>
            <w:ins w:id="12062"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2063" w:author="The Si Tran" w:date="2012-12-14T06:51:00Z"/>
          <w:b/>
          <w:bCs/>
        </w:rPr>
        <w:sectPr w:rsidR="00857243" w:rsidSect="00071995">
          <w:footerReference w:type="default" r:id="rId331"/>
          <w:pgSz w:w="12240" w:h="15840"/>
          <w:pgMar w:top="1440" w:right="1440" w:bottom="1440" w:left="1260" w:header="720" w:footer="720" w:gutter="0"/>
          <w:pgNumType w:start="1"/>
          <w:cols w:space="720"/>
          <w:docGrid w:linePitch="360"/>
        </w:sectPr>
        <w:pPrChange w:id="12070" w:author="The Si Tran" w:date="2012-12-16T09:47:00Z">
          <w:pPr>
            <w:pStyle w:val="Heading1"/>
            <w:numPr>
              <w:numId w:val="0"/>
            </w:numPr>
            <w:ind w:left="0" w:firstLine="0"/>
          </w:pPr>
        </w:pPrChange>
      </w:pPr>
      <w:ins w:id="12071" w:author="The Si Tran" w:date="2012-12-12T00:03:00Z">
        <w:r>
          <w:br w:type="page"/>
        </w:r>
      </w:ins>
    </w:p>
    <w:p w14:paraId="40C882F6" w14:textId="17A0AA4D" w:rsidR="003E4DFC" w:rsidRPr="000C3A28" w:rsidRDefault="003E4DFC">
      <w:pPr>
        <w:pStyle w:val="Heading1"/>
        <w:numPr>
          <w:ilvl w:val="0"/>
          <w:numId w:val="0"/>
        </w:numPr>
        <w:ind w:left="360"/>
        <w:rPr>
          <w:ins w:id="12072" w:author="The Si Tran" w:date="2012-12-16T09:48:00Z"/>
          <w:rFonts w:cs="Times New Roman"/>
        </w:rPr>
        <w:pPrChange w:id="12073" w:author="The Si Tran" w:date="2012-12-16T09:57:00Z">
          <w:pPr>
            <w:pStyle w:val="Heading1"/>
            <w:numPr>
              <w:numId w:val="0"/>
            </w:numPr>
            <w:ind w:left="0" w:firstLine="0"/>
          </w:pPr>
        </w:pPrChange>
      </w:pPr>
      <w:bookmarkStart w:id="12074" w:name="_Toc343660643"/>
      <w:ins w:id="12075" w:author="The Si Tran" w:date="2012-12-16T09:47:00Z">
        <w:r>
          <w:rPr>
            <w:rFonts w:cs="Times New Roman"/>
          </w:rPr>
          <w:lastRenderedPageBreak/>
          <w:t>PHỤ LỤC B</w:t>
        </w:r>
        <w:del w:id="12076" w:author="superchickend" w:date="2012-12-16T15:00:00Z">
          <w:r w:rsidDel="00714282">
            <w:rPr>
              <w:rFonts w:cs="Times New Roman"/>
            </w:rPr>
            <w:br/>
          </w:r>
        </w:del>
      </w:ins>
      <w:ins w:id="12077" w:author="superchickend" w:date="2012-12-16T15:00:00Z">
        <w:r w:rsidR="00714282">
          <w:rPr>
            <w:rFonts w:cs="Times New Roman"/>
          </w:rPr>
          <w:t xml:space="preserve">    </w:t>
        </w:r>
      </w:ins>
      <w:ins w:id="12078" w:author="The Si Tran" w:date="2012-12-16T09:47:00Z">
        <w:r>
          <w:rPr>
            <w:rFonts w:cs="Times New Roman"/>
          </w:rPr>
          <w:t>Danh mục từ viết tắt</w:t>
        </w:r>
      </w:ins>
      <w:bookmarkEnd w:id="12074"/>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079"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080">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081" w:author="The Si Tran" w:date="2012-12-16T09:48:00Z"/>
          <w:trPrChange w:id="12082" w:author="The Si Tran" w:date="2012-12-16T09:53:00Z">
            <w:trPr>
              <w:trHeight w:val="296"/>
              <w:jc w:val="center"/>
            </w:trPr>
          </w:trPrChange>
        </w:trPr>
        <w:tc>
          <w:tcPr>
            <w:tcW w:w="1833" w:type="dxa"/>
            <w:shd w:val="clear" w:color="auto" w:fill="auto"/>
            <w:noWrap/>
            <w:vAlign w:val="bottom"/>
            <w:hideMark/>
            <w:tcPrChange w:id="12083"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084" w:author="The Si Tran" w:date="2012-12-16T09:48:00Z"/>
                <w:szCs w:val="26"/>
              </w:rPr>
            </w:pPr>
            <w:ins w:id="12085" w:author="The Si Tran" w:date="2012-12-16T09:49:00Z">
              <w:r w:rsidRPr="00537CF3">
                <w:rPr>
                  <w:sz w:val="26"/>
                  <w:szCs w:val="26"/>
                </w:rPr>
                <w:t>ARIMA</w:t>
              </w:r>
            </w:ins>
          </w:p>
        </w:tc>
        <w:tc>
          <w:tcPr>
            <w:tcW w:w="276" w:type="dxa"/>
            <w:shd w:val="clear" w:color="auto" w:fill="auto"/>
            <w:noWrap/>
            <w:vAlign w:val="bottom"/>
            <w:hideMark/>
            <w:tcPrChange w:id="12086"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087" w:author="The Si Tran" w:date="2012-12-16T09:48:00Z"/>
                <w:szCs w:val="26"/>
              </w:rPr>
            </w:pPr>
          </w:p>
        </w:tc>
        <w:tc>
          <w:tcPr>
            <w:tcW w:w="257" w:type="dxa"/>
            <w:tcPrChange w:id="12088" w:author="The Si Tran" w:date="2012-12-16T09:53:00Z">
              <w:tcPr>
                <w:tcW w:w="5093" w:type="dxa"/>
                <w:gridSpan w:val="2"/>
              </w:tcPr>
            </w:tcPrChange>
          </w:tcPr>
          <w:p w14:paraId="4FC4D474" w14:textId="77777777" w:rsidR="00BA560D" w:rsidRDefault="00BA560D" w:rsidP="00537CF3">
            <w:pPr>
              <w:pStyle w:val="BangBody"/>
              <w:rPr>
                <w:ins w:id="12089" w:author="The Si Tran" w:date="2012-12-16T09:52:00Z"/>
                <w:sz w:val="26"/>
                <w:szCs w:val="26"/>
              </w:rPr>
            </w:pPr>
          </w:p>
        </w:tc>
        <w:tc>
          <w:tcPr>
            <w:tcW w:w="5550" w:type="dxa"/>
            <w:shd w:val="clear" w:color="auto" w:fill="auto"/>
            <w:noWrap/>
            <w:vAlign w:val="bottom"/>
            <w:hideMark/>
            <w:tcPrChange w:id="12090"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091" w:author="The Si Tran" w:date="2012-12-16T09:48:00Z"/>
                <w:szCs w:val="26"/>
              </w:rPr>
            </w:pPr>
            <w:ins w:id="12092"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093" w:author="The Si Tran" w:date="2012-12-16T09:52:00Z"/>
          <w:trPrChange w:id="12094" w:author="The Si Tran" w:date="2012-12-16T09:53:00Z">
            <w:trPr>
              <w:trHeight w:val="296"/>
              <w:jc w:val="center"/>
            </w:trPr>
          </w:trPrChange>
        </w:trPr>
        <w:tc>
          <w:tcPr>
            <w:tcW w:w="1833" w:type="dxa"/>
            <w:shd w:val="clear" w:color="auto" w:fill="auto"/>
            <w:noWrap/>
            <w:vAlign w:val="bottom"/>
            <w:tcPrChange w:id="12095"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096" w:author="The Si Tran" w:date="2012-12-16T09:52:00Z"/>
                <w:sz w:val="26"/>
                <w:szCs w:val="26"/>
              </w:rPr>
            </w:pPr>
            <w:ins w:id="12097" w:author="The Si Tran" w:date="2012-12-16T09:52:00Z">
              <w:r>
                <w:rPr>
                  <w:sz w:val="26"/>
                  <w:szCs w:val="26"/>
                </w:rPr>
                <w:t xml:space="preserve">SARIMA </w:t>
              </w:r>
            </w:ins>
          </w:p>
        </w:tc>
        <w:tc>
          <w:tcPr>
            <w:tcW w:w="276" w:type="dxa"/>
            <w:shd w:val="clear" w:color="auto" w:fill="auto"/>
            <w:noWrap/>
            <w:vAlign w:val="bottom"/>
            <w:tcPrChange w:id="12098"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099" w:author="The Si Tran" w:date="2012-12-16T09:52:00Z"/>
                <w:szCs w:val="26"/>
              </w:rPr>
            </w:pPr>
          </w:p>
        </w:tc>
        <w:tc>
          <w:tcPr>
            <w:tcW w:w="257" w:type="dxa"/>
            <w:tcPrChange w:id="12100" w:author="The Si Tran" w:date="2012-12-16T09:53:00Z">
              <w:tcPr>
                <w:tcW w:w="5093" w:type="dxa"/>
                <w:gridSpan w:val="2"/>
              </w:tcPr>
            </w:tcPrChange>
          </w:tcPr>
          <w:p w14:paraId="1062ED55" w14:textId="77777777" w:rsidR="00BA560D" w:rsidRPr="00BA560D" w:rsidRDefault="00BA560D" w:rsidP="00537CF3">
            <w:pPr>
              <w:pStyle w:val="BangBody"/>
              <w:rPr>
                <w:ins w:id="12101" w:author="The Si Tran" w:date="2012-12-16T09:52:00Z"/>
                <w:sz w:val="26"/>
                <w:szCs w:val="26"/>
              </w:rPr>
            </w:pPr>
          </w:p>
        </w:tc>
        <w:tc>
          <w:tcPr>
            <w:tcW w:w="5550" w:type="dxa"/>
            <w:shd w:val="clear" w:color="auto" w:fill="auto"/>
            <w:noWrap/>
            <w:vAlign w:val="bottom"/>
            <w:tcPrChange w:id="12102"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103" w:author="The Si Tran" w:date="2012-12-16T09:52:00Z"/>
                <w:sz w:val="26"/>
                <w:szCs w:val="26"/>
              </w:rPr>
            </w:pPr>
            <w:ins w:id="12104"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105"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106" w:author="The Si Tran" w:date="2012-12-16T09:53:00Z"/>
                <w:sz w:val="26"/>
                <w:szCs w:val="26"/>
              </w:rPr>
            </w:pPr>
            <w:ins w:id="12107"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108" w:author="The Si Tran" w:date="2012-12-16T09:53:00Z"/>
                <w:szCs w:val="26"/>
              </w:rPr>
            </w:pPr>
          </w:p>
        </w:tc>
        <w:tc>
          <w:tcPr>
            <w:tcW w:w="257" w:type="dxa"/>
          </w:tcPr>
          <w:p w14:paraId="42385180" w14:textId="77777777" w:rsidR="00BA560D" w:rsidRPr="00BA560D" w:rsidRDefault="00BA560D" w:rsidP="00537CF3">
            <w:pPr>
              <w:pStyle w:val="BangBody"/>
              <w:rPr>
                <w:ins w:id="12109"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110" w:author="The Si Tran" w:date="2012-12-16T09:53:00Z"/>
                <w:sz w:val="26"/>
                <w:szCs w:val="26"/>
              </w:rPr>
            </w:pPr>
            <w:ins w:id="12111"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112"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113" w:author="The Si Tran" w:date="2012-12-16T09:53:00Z"/>
                <w:sz w:val="26"/>
                <w:szCs w:val="26"/>
              </w:rPr>
            </w:pPr>
            <w:ins w:id="12114"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115" w:author="The Si Tran" w:date="2012-12-16T09:53:00Z"/>
                <w:szCs w:val="26"/>
              </w:rPr>
            </w:pPr>
          </w:p>
        </w:tc>
        <w:tc>
          <w:tcPr>
            <w:tcW w:w="257" w:type="dxa"/>
          </w:tcPr>
          <w:p w14:paraId="43497145" w14:textId="77777777" w:rsidR="00BA560D" w:rsidRPr="00BA560D" w:rsidRDefault="00BA560D" w:rsidP="00537CF3">
            <w:pPr>
              <w:pStyle w:val="BangBody"/>
              <w:rPr>
                <w:ins w:id="12116"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117" w:author="The Si Tran" w:date="2012-12-16T09:53:00Z"/>
                <w:sz w:val="26"/>
                <w:szCs w:val="26"/>
              </w:rPr>
            </w:pPr>
            <w:ins w:id="12118"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119"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120" w:author="The Si Tran" w:date="2012-12-16T09:53:00Z"/>
                <w:sz w:val="26"/>
                <w:szCs w:val="26"/>
              </w:rPr>
            </w:pPr>
            <w:ins w:id="12121"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122" w:author="The Si Tran" w:date="2012-12-16T09:53:00Z"/>
                <w:szCs w:val="26"/>
              </w:rPr>
            </w:pPr>
          </w:p>
        </w:tc>
        <w:tc>
          <w:tcPr>
            <w:tcW w:w="257" w:type="dxa"/>
          </w:tcPr>
          <w:p w14:paraId="46353785" w14:textId="77777777" w:rsidR="00BA560D" w:rsidRPr="00BA560D" w:rsidRDefault="00BA560D" w:rsidP="00537CF3">
            <w:pPr>
              <w:pStyle w:val="BangBody"/>
              <w:rPr>
                <w:ins w:id="12123"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124" w:author="The Si Tran" w:date="2012-12-16T09:53:00Z"/>
                <w:sz w:val="26"/>
                <w:szCs w:val="26"/>
              </w:rPr>
            </w:pPr>
            <w:ins w:id="12125"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126"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127" w:author="The Si Tran" w:date="2012-12-16T09:53:00Z"/>
                <w:sz w:val="26"/>
                <w:szCs w:val="26"/>
              </w:rPr>
            </w:pPr>
            <w:ins w:id="12128"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129" w:author="The Si Tran" w:date="2012-12-16T09:53:00Z"/>
                <w:szCs w:val="26"/>
              </w:rPr>
            </w:pPr>
          </w:p>
        </w:tc>
        <w:tc>
          <w:tcPr>
            <w:tcW w:w="257" w:type="dxa"/>
          </w:tcPr>
          <w:p w14:paraId="176FBEEC" w14:textId="77777777" w:rsidR="00BA560D" w:rsidRPr="00BA560D" w:rsidRDefault="00BA560D" w:rsidP="00537CF3">
            <w:pPr>
              <w:pStyle w:val="BangBody"/>
              <w:rPr>
                <w:ins w:id="12130"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131" w:author="The Si Tran" w:date="2012-12-16T09:53:00Z"/>
                <w:sz w:val="26"/>
                <w:szCs w:val="26"/>
              </w:rPr>
            </w:pPr>
            <w:ins w:id="12132" w:author="The Si Tran" w:date="2012-12-16T09:54:00Z">
              <w:r w:rsidRPr="00BA560D">
                <w:rPr>
                  <w:sz w:val="26"/>
                  <w:szCs w:val="26"/>
                </w:rPr>
                <w:t>moving average</w:t>
              </w:r>
            </w:ins>
          </w:p>
        </w:tc>
      </w:tr>
      <w:tr w:rsidR="00BA560D" w:rsidRPr="006F1B6E" w14:paraId="66424D36" w14:textId="77777777" w:rsidTr="00BA560D">
        <w:trPr>
          <w:trHeight w:val="338"/>
          <w:jc w:val="center"/>
          <w:ins w:id="12133"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134" w:author="The Si Tran" w:date="2012-12-16T09:53:00Z"/>
                <w:sz w:val="26"/>
                <w:szCs w:val="26"/>
              </w:rPr>
            </w:pPr>
            <w:ins w:id="12135"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136" w:author="The Si Tran" w:date="2012-12-16T09:53:00Z"/>
                <w:szCs w:val="26"/>
              </w:rPr>
            </w:pPr>
          </w:p>
        </w:tc>
        <w:tc>
          <w:tcPr>
            <w:tcW w:w="257" w:type="dxa"/>
          </w:tcPr>
          <w:p w14:paraId="1FEA1EEB" w14:textId="77777777" w:rsidR="00BA560D" w:rsidRPr="00BA560D" w:rsidRDefault="00BA560D" w:rsidP="00537CF3">
            <w:pPr>
              <w:pStyle w:val="BangBody"/>
              <w:rPr>
                <w:ins w:id="12137"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138" w:author="The Si Tran" w:date="2012-12-16T09:53:00Z"/>
                <w:sz w:val="26"/>
                <w:szCs w:val="26"/>
              </w:rPr>
            </w:pPr>
            <w:ins w:id="12139"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140"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141" w:author="The Si Tran" w:date="2012-12-16T09:53:00Z"/>
                <w:sz w:val="26"/>
                <w:szCs w:val="26"/>
              </w:rPr>
            </w:pPr>
            <w:ins w:id="12142"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143" w:author="The Si Tran" w:date="2012-12-16T09:53:00Z"/>
                <w:szCs w:val="26"/>
              </w:rPr>
            </w:pPr>
          </w:p>
        </w:tc>
        <w:tc>
          <w:tcPr>
            <w:tcW w:w="257" w:type="dxa"/>
          </w:tcPr>
          <w:p w14:paraId="68B65CD8" w14:textId="77777777" w:rsidR="00BA560D" w:rsidRPr="00BA560D" w:rsidRDefault="00BA560D" w:rsidP="00537CF3">
            <w:pPr>
              <w:pStyle w:val="BangBody"/>
              <w:rPr>
                <w:ins w:id="12144"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145" w:author="The Si Tran" w:date="2012-12-16T09:53:00Z"/>
                <w:sz w:val="26"/>
                <w:szCs w:val="26"/>
              </w:rPr>
            </w:pPr>
            <w:ins w:id="12146" w:author="The Si Tran" w:date="2012-12-16T09:55:00Z">
              <w:r w:rsidRPr="00BA560D">
                <w:rPr>
                  <w:sz w:val="26"/>
                  <w:szCs w:val="26"/>
                </w:rPr>
                <w:t>mean absolute error</w:t>
              </w:r>
            </w:ins>
          </w:p>
        </w:tc>
      </w:tr>
      <w:tr w:rsidR="00BA560D" w:rsidRPr="006F1B6E" w14:paraId="15C173FB" w14:textId="77777777" w:rsidTr="00BA560D">
        <w:trPr>
          <w:trHeight w:val="338"/>
          <w:jc w:val="center"/>
          <w:ins w:id="12147"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148" w:author="The Si Tran" w:date="2012-12-16T09:55:00Z"/>
                <w:sz w:val="26"/>
                <w:szCs w:val="26"/>
              </w:rPr>
            </w:pPr>
            <w:ins w:id="12149"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150" w:author="The Si Tran" w:date="2012-12-16T09:55:00Z"/>
                <w:szCs w:val="26"/>
              </w:rPr>
            </w:pPr>
          </w:p>
        </w:tc>
        <w:tc>
          <w:tcPr>
            <w:tcW w:w="257" w:type="dxa"/>
          </w:tcPr>
          <w:p w14:paraId="6C71940E" w14:textId="77777777" w:rsidR="00BA560D" w:rsidRPr="00BA560D" w:rsidRDefault="00BA560D" w:rsidP="00537CF3">
            <w:pPr>
              <w:pStyle w:val="BangBody"/>
              <w:rPr>
                <w:ins w:id="12151"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152" w:author="The Si Tran" w:date="2012-12-16T09:55:00Z"/>
                <w:sz w:val="26"/>
                <w:szCs w:val="26"/>
              </w:rPr>
            </w:pPr>
            <w:ins w:id="12153" w:author="The Si Tran" w:date="2012-12-16T09:56:00Z">
              <w:r w:rsidRPr="00BA560D">
                <w:rPr>
                  <w:sz w:val="26"/>
                  <w:szCs w:val="26"/>
                </w:rPr>
                <w:t>mean square error</w:t>
              </w:r>
            </w:ins>
          </w:p>
        </w:tc>
      </w:tr>
      <w:tr w:rsidR="00BA560D" w:rsidRPr="006F1B6E" w14:paraId="312D6DF7" w14:textId="77777777" w:rsidTr="00BA560D">
        <w:trPr>
          <w:trHeight w:val="338"/>
          <w:jc w:val="center"/>
          <w:ins w:id="12154"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155" w:author="The Si Tran" w:date="2012-12-16T09:55:00Z"/>
                <w:sz w:val="26"/>
                <w:szCs w:val="26"/>
              </w:rPr>
            </w:pPr>
            <w:ins w:id="12156"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157" w:author="The Si Tran" w:date="2012-12-16T09:55:00Z"/>
                <w:szCs w:val="26"/>
              </w:rPr>
            </w:pPr>
          </w:p>
        </w:tc>
        <w:tc>
          <w:tcPr>
            <w:tcW w:w="257" w:type="dxa"/>
          </w:tcPr>
          <w:p w14:paraId="6C5AC3A8" w14:textId="77777777" w:rsidR="00BA560D" w:rsidRPr="00BA560D" w:rsidRDefault="00BA560D" w:rsidP="00537CF3">
            <w:pPr>
              <w:pStyle w:val="BangBody"/>
              <w:rPr>
                <w:ins w:id="12158"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159" w:author="The Si Tran" w:date="2012-12-16T09:55:00Z"/>
                <w:sz w:val="26"/>
                <w:szCs w:val="26"/>
              </w:rPr>
            </w:pPr>
            <w:ins w:id="12160"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161"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162" w:author="The Si Tran" w:date="2012-12-16T09:55:00Z"/>
                <w:sz w:val="26"/>
                <w:szCs w:val="26"/>
              </w:rPr>
            </w:pPr>
            <w:ins w:id="12163"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164" w:author="The Si Tran" w:date="2012-12-16T09:55:00Z"/>
                <w:szCs w:val="26"/>
              </w:rPr>
            </w:pPr>
          </w:p>
        </w:tc>
        <w:tc>
          <w:tcPr>
            <w:tcW w:w="257" w:type="dxa"/>
          </w:tcPr>
          <w:p w14:paraId="0F2A8D44" w14:textId="77777777" w:rsidR="00BA560D" w:rsidRPr="00BA560D" w:rsidRDefault="00BA560D" w:rsidP="00537CF3">
            <w:pPr>
              <w:pStyle w:val="BangBody"/>
              <w:rPr>
                <w:ins w:id="12165"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166" w:author="The Si Tran" w:date="2012-12-16T09:55:00Z"/>
                <w:sz w:val="26"/>
                <w:szCs w:val="26"/>
              </w:rPr>
            </w:pPr>
            <w:ins w:id="12167" w:author="The Si Tran" w:date="2012-12-16T09:56:00Z">
              <w:r w:rsidRPr="00BA560D">
                <w:rPr>
                  <w:sz w:val="26"/>
                  <w:szCs w:val="26"/>
                </w:rPr>
                <w:t>autoregressive</w:t>
              </w:r>
            </w:ins>
          </w:p>
        </w:tc>
      </w:tr>
      <w:tr w:rsidR="00BA560D" w:rsidRPr="006F1B6E" w14:paraId="7C3710B3" w14:textId="77777777" w:rsidTr="00BA560D">
        <w:trPr>
          <w:trHeight w:val="338"/>
          <w:jc w:val="center"/>
          <w:ins w:id="12168"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169" w:author="The Si Tran" w:date="2012-12-16T09:55:00Z"/>
                <w:sz w:val="26"/>
                <w:szCs w:val="26"/>
              </w:rPr>
            </w:pPr>
            <w:ins w:id="12170"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171" w:author="The Si Tran" w:date="2012-12-16T09:55:00Z"/>
                <w:szCs w:val="26"/>
              </w:rPr>
            </w:pPr>
          </w:p>
        </w:tc>
        <w:tc>
          <w:tcPr>
            <w:tcW w:w="257" w:type="dxa"/>
          </w:tcPr>
          <w:p w14:paraId="7E3C3744" w14:textId="77777777" w:rsidR="00BA560D" w:rsidRPr="00BA560D" w:rsidRDefault="00BA560D" w:rsidP="00537CF3">
            <w:pPr>
              <w:pStyle w:val="BangBody"/>
              <w:rPr>
                <w:ins w:id="12172"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173" w:author="The Si Tran" w:date="2012-12-16T09:55:00Z"/>
                <w:sz w:val="26"/>
                <w:szCs w:val="26"/>
              </w:rPr>
            </w:pPr>
            <w:ins w:id="12174"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175"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176" w:author="The Si Tran" w:date="2012-12-16T09:55:00Z"/>
                <w:sz w:val="26"/>
                <w:szCs w:val="26"/>
              </w:rPr>
            </w:pPr>
            <w:ins w:id="12177"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178" w:author="The Si Tran" w:date="2012-12-16T09:55:00Z"/>
                <w:szCs w:val="26"/>
              </w:rPr>
            </w:pPr>
          </w:p>
        </w:tc>
        <w:tc>
          <w:tcPr>
            <w:tcW w:w="257" w:type="dxa"/>
          </w:tcPr>
          <w:p w14:paraId="64CD5359" w14:textId="77777777" w:rsidR="00BA560D" w:rsidRPr="00BA560D" w:rsidRDefault="00BA560D" w:rsidP="00537CF3">
            <w:pPr>
              <w:pStyle w:val="BangBody"/>
              <w:rPr>
                <w:ins w:id="12179"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180" w:author="The Si Tran" w:date="2012-12-16T09:55:00Z"/>
                <w:sz w:val="26"/>
                <w:szCs w:val="26"/>
              </w:rPr>
            </w:pPr>
            <w:ins w:id="12181"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182"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183" w:author="The Si Tran" w:date="2012-12-16T09:55:00Z"/>
                <w:sz w:val="26"/>
                <w:szCs w:val="26"/>
              </w:rPr>
            </w:pPr>
            <w:ins w:id="12184"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185" w:author="The Si Tran" w:date="2012-12-16T09:55:00Z"/>
                <w:szCs w:val="26"/>
              </w:rPr>
            </w:pPr>
          </w:p>
        </w:tc>
        <w:tc>
          <w:tcPr>
            <w:tcW w:w="257" w:type="dxa"/>
          </w:tcPr>
          <w:p w14:paraId="33089981" w14:textId="77777777" w:rsidR="00BA560D" w:rsidRPr="00BA560D" w:rsidRDefault="00BA560D" w:rsidP="00537CF3">
            <w:pPr>
              <w:pStyle w:val="BangBody"/>
              <w:rPr>
                <w:ins w:id="12186"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187" w:author="The Si Tran" w:date="2012-12-16T09:55:00Z"/>
                <w:sz w:val="26"/>
                <w:szCs w:val="26"/>
              </w:rPr>
            </w:pPr>
            <w:ins w:id="12188"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189"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190" w:author="The Si Tran" w:date="2012-12-16T09:55:00Z"/>
                <w:sz w:val="26"/>
                <w:szCs w:val="26"/>
              </w:rPr>
            </w:pPr>
            <w:ins w:id="12191"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192" w:author="The Si Tran" w:date="2012-12-16T09:55:00Z"/>
                <w:szCs w:val="26"/>
              </w:rPr>
            </w:pPr>
          </w:p>
        </w:tc>
        <w:tc>
          <w:tcPr>
            <w:tcW w:w="257" w:type="dxa"/>
          </w:tcPr>
          <w:p w14:paraId="6FDE0BD3" w14:textId="77777777" w:rsidR="00BA560D" w:rsidRPr="00BA560D" w:rsidRDefault="00BA560D" w:rsidP="00537CF3">
            <w:pPr>
              <w:pStyle w:val="BangBody"/>
              <w:rPr>
                <w:ins w:id="12193"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194" w:author="The Si Tran" w:date="2012-12-16T09:55:00Z"/>
                <w:sz w:val="26"/>
                <w:szCs w:val="26"/>
              </w:rPr>
            </w:pPr>
            <w:ins w:id="12195" w:author="The Si Tran" w:date="2012-12-16T09:57:00Z">
              <w:r w:rsidRPr="00BA560D">
                <w:rPr>
                  <w:sz w:val="26"/>
                  <w:szCs w:val="26"/>
                </w:rPr>
                <w:t>sum square error</w:t>
              </w:r>
            </w:ins>
          </w:p>
        </w:tc>
      </w:tr>
    </w:tbl>
    <w:p w14:paraId="6FCD92AE" w14:textId="77777777" w:rsidR="00BE2D8B" w:rsidRDefault="00BE2D8B">
      <w:pPr>
        <w:rPr>
          <w:ins w:id="12196" w:author="The Si Tran" w:date="2012-12-16T09:47:00Z"/>
          <w:rPrChange w:id="12197" w:author="The Si Tran" w:date="2012-12-16T09:48:00Z">
            <w:rPr>
              <w:ins w:id="12198" w:author="The Si Tran" w:date="2012-12-16T09:47:00Z"/>
            </w:rPr>
          </w:rPrChange>
        </w:rPr>
        <w:sectPr w:rsidR="00BE2D8B" w:rsidSect="00071995">
          <w:footerReference w:type="default" r:id="rId332"/>
          <w:pgSz w:w="12240" w:h="15840"/>
          <w:pgMar w:top="1440" w:right="1440" w:bottom="1440" w:left="1260" w:header="720" w:footer="720" w:gutter="0"/>
          <w:pgNumType w:start="1"/>
          <w:cols w:space="720"/>
          <w:docGrid w:linePitch="360"/>
        </w:sectPr>
        <w:pPrChange w:id="12205" w:author="The Si Tran" w:date="2012-12-16T09:48:00Z">
          <w:pPr>
            <w:pStyle w:val="Heading1"/>
            <w:numPr>
              <w:numId w:val="0"/>
            </w:numPr>
            <w:ind w:left="0" w:firstLine="0"/>
          </w:pPr>
        </w:pPrChange>
      </w:pPr>
    </w:p>
    <w:p w14:paraId="2C84C67C" w14:textId="4E4FCDC7" w:rsidR="004B145B" w:rsidRPr="00BE2D8B" w:rsidDel="00D22ECB" w:rsidRDefault="00C64004" w:rsidP="00CE6555">
      <w:pPr>
        <w:pStyle w:val="Heading1"/>
        <w:numPr>
          <w:ilvl w:val="0"/>
          <w:numId w:val="0"/>
        </w:numPr>
        <w:ind w:left="360"/>
        <w:rPr>
          <w:ins w:id="12206" w:author="The Si Tran" w:date="2012-12-11T06:25:00Z"/>
          <w:del w:id="12207" w:author="superchickend" w:date="2012-12-16T15:00:00Z"/>
        </w:rPr>
        <w:pPrChange w:id="12208" w:author="The Si Tran" w:date="2012-12-11T06:25:00Z">
          <w:pPr/>
        </w:pPrChange>
      </w:pPr>
      <w:bookmarkStart w:id="12209" w:name="_Toc343660644"/>
      <w:ins w:id="12210" w:author="The Si Tran" w:date="2012-12-11T06:18:00Z">
        <w:r w:rsidRPr="00BE2D8B">
          <w:lastRenderedPageBreak/>
          <w:t xml:space="preserve">PHỤ LỤC </w:t>
        </w:r>
        <w:r w:rsidR="00BF6BDF" w:rsidRPr="00BE2D8B">
          <w:t>C</w:t>
        </w:r>
      </w:ins>
      <w:bookmarkEnd w:id="12209"/>
    </w:p>
    <w:p w14:paraId="7CBF589D" w14:textId="4F1D34BC" w:rsidR="00C64004" w:rsidRPr="00BE2D8B" w:rsidRDefault="00D22ECB" w:rsidP="00CE6555">
      <w:pPr>
        <w:pStyle w:val="Heading1"/>
        <w:numPr>
          <w:ilvl w:val="0"/>
          <w:numId w:val="0"/>
        </w:numPr>
        <w:ind w:left="360"/>
        <w:rPr>
          <w:ins w:id="12211" w:author="The Si Tran" w:date="2012-12-11T06:20:00Z"/>
          <w:rPrChange w:id="12212" w:author="The Si Tran" w:date="2012-12-11T06:25:00Z">
            <w:rPr>
              <w:ins w:id="12213" w:author="The Si Tran" w:date="2012-12-11T06:20:00Z"/>
              <w:b/>
              <w:szCs w:val="26"/>
            </w:rPr>
          </w:rPrChange>
        </w:rPr>
        <w:pPrChange w:id="12214" w:author="The Si Tran" w:date="2012-12-11T06:25:00Z">
          <w:pPr/>
        </w:pPrChange>
      </w:pPr>
      <w:ins w:id="12215" w:author="superchickend" w:date="2012-12-16T15:00:00Z">
        <w:r w:rsidRPr="00BE2D8B">
          <w:t xml:space="preserve">    </w:t>
        </w:r>
      </w:ins>
      <w:bookmarkStart w:id="12216" w:name="_Toc343461332"/>
      <w:bookmarkStart w:id="12217" w:name="_Toc343660645"/>
      <w:ins w:id="12218" w:author="The Si Tran" w:date="2012-12-11T06:18:00Z">
        <w:r w:rsidR="000920C5" w:rsidRPr="00BE2D8B">
          <w:t>H</w:t>
        </w:r>
      </w:ins>
      <w:ins w:id="12219" w:author="The Si Tran" w:date="2012-12-11T06:19:00Z">
        <w:r w:rsidR="000920C5" w:rsidRPr="00BE2D8B">
          <w:t>ướng dẫn sử dụng chương trình</w:t>
        </w:r>
      </w:ins>
      <w:bookmarkEnd w:id="12216"/>
      <w:bookmarkEnd w:id="12217"/>
    </w:p>
    <w:p w14:paraId="53B76982" w14:textId="7892115F" w:rsidR="00A33636" w:rsidRPr="0074010E" w:rsidRDefault="00A33636" w:rsidP="0074010E">
      <w:pPr>
        <w:pStyle w:val="NoFormat"/>
        <w:numPr>
          <w:ilvl w:val="0"/>
          <w:numId w:val="69"/>
        </w:numPr>
        <w:rPr>
          <w:ins w:id="12220" w:author="The Si Tran" w:date="2012-12-11T06:26:00Z"/>
          <w:rFonts w:cs="Arial"/>
          <w:b/>
          <w:bCs/>
          <w:iCs/>
          <w:sz w:val="28"/>
          <w:szCs w:val="28"/>
          <w:rPrChange w:id="12221" w:author="The Si Tran" w:date="2012-12-11T06:26:00Z">
            <w:rPr>
              <w:ins w:id="12222" w:author="The Si Tran" w:date="2012-12-11T06:26:00Z"/>
              <w:rFonts w:ascii="Times New Roman" w:hAnsi="Times New Roman"/>
            </w:rPr>
          </w:rPrChange>
        </w:rPr>
        <w:pPrChange w:id="12223" w:author="The Si Tran" w:date="2012-12-11T07:03:00Z">
          <w:pPr>
            <w:pStyle w:val="ListParagraph"/>
            <w:numPr>
              <w:numId w:val="40"/>
            </w:numPr>
            <w:spacing w:after="160" w:line="259" w:lineRule="auto"/>
            <w:ind w:hanging="360"/>
          </w:pPr>
        </w:pPrChange>
      </w:pPr>
      <w:ins w:id="12224" w:author="The Si Tran" w:date="2012-12-11T06:26:00Z">
        <w:r w:rsidRPr="0074010E">
          <w:rPr>
            <w:b/>
          </w:rPr>
          <w:t>Xây dựng mô hình SARIMA</w:t>
        </w:r>
      </w:ins>
    </w:p>
    <w:p w14:paraId="3E577E69" w14:textId="77777777" w:rsidR="00A33636" w:rsidRPr="001B545C" w:rsidRDefault="00A33636">
      <w:pPr>
        <w:pStyle w:val="Caption"/>
        <w:rPr>
          <w:ins w:id="12225" w:author="The Si Tran" w:date="2012-12-11T06:20:00Z"/>
          <w:rPrChange w:id="12226" w:author="The Si Tran" w:date="2012-12-11T06:24:00Z">
            <w:rPr>
              <w:ins w:id="12227" w:author="The Si Tran" w:date="2012-12-11T06:20:00Z"/>
            </w:rPr>
          </w:rPrChange>
        </w:rPr>
        <w:pPrChange w:id="12228"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2229" w:author="The Si Tran" w:date="2012-12-11T06:28:00Z"/>
          <w:rFonts w:ascii="Times New Roman" w:hAnsi="Times New Roman"/>
        </w:rPr>
        <w:pPrChange w:id="12230" w:author="The Si Tran" w:date="2012-12-11T06:29:00Z">
          <w:pPr>
            <w:pStyle w:val="ListParagraph"/>
          </w:pPr>
        </w:pPrChange>
      </w:pPr>
      <w:ins w:id="12231" w:author="The Si Tran" w:date="2012-12-11T06:20:00Z">
        <w:r w:rsidRPr="001B545C">
          <w:rPr>
            <w:rFonts w:ascii="Times New Roman" w:hAnsi="Times New Roman"/>
            <w:noProof/>
            <w:rPrChange w:id="12232" w:author="Unknown">
              <w:rPr>
                <w:noProof/>
              </w:rPr>
            </w:rPrChange>
          </w:rPr>
          <w:drawing>
            <wp:inline distT="0" distB="0" distL="0" distR="0" wp14:anchorId="066BD0F2" wp14:editId="356714F7">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2233" w:author="The Si Tran" w:date="2012-12-11T06:27:00Z"/>
          <w:rFonts w:ascii="Times New Roman" w:hAnsi="Times New Roman"/>
          <w:sz w:val="26"/>
          <w:szCs w:val="26"/>
          <w:rPrChange w:id="12234" w:author="The Si Tran" w:date="2012-12-11T06:31:00Z">
            <w:rPr>
              <w:ins w:id="12235" w:author="The Si Tran" w:date="2012-12-11T06:27:00Z"/>
              <w:rFonts w:ascii="Times New Roman" w:hAnsi="Times New Roman"/>
            </w:rPr>
          </w:rPrChange>
        </w:rPr>
        <w:pPrChange w:id="12236" w:author="The Si Tran" w:date="2012-12-11T06:28:00Z">
          <w:pPr>
            <w:pStyle w:val="ListParagraph"/>
          </w:pPr>
        </w:pPrChange>
      </w:pPr>
      <w:ins w:id="12237" w:author="The Si Tran" w:date="2012-12-11T06:30:00Z">
        <w:r w:rsidRPr="00E64586">
          <w:rPr>
            <w:rFonts w:ascii="Times New Roman" w:hAnsi="Times New Roman"/>
            <w:sz w:val="26"/>
            <w:szCs w:val="26"/>
            <w:rPrChange w:id="12238"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2239" w:author="The Si Tran" w:date="2012-12-11T06:31:00Z"/>
          <w:sz w:val="26"/>
          <w:szCs w:val="26"/>
        </w:rPr>
        <w:pPrChange w:id="12240" w:author="The Si Tran" w:date="2012-12-11T06:27:00Z">
          <w:pPr>
            <w:pStyle w:val="ListParagraph"/>
          </w:pPr>
        </w:pPrChange>
      </w:pPr>
      <w:bookmarkStart w:id="12241" w:name="_Toc343029971"/>
      <w:ins w:id="12242" w:author="The Si Tran" w:date="2012-12-11T06:27:00Z">
        <w:r w:rsidRPr="00A33636">
          <w:rPr>
            <w:b w:val="0"/>
            <w:sz w:val="26"/>
            <w:szCs w:val="26"/>
            <w:rPrChange w:id="12243" w:author="The Si Tran" w:date="2012-12-11T06:27:00Z">
              <w:rPr/>
            </w:rPrChange>
          </w:rPr>
          <w:t>Chọn tập dữ liệu</w:t>
        </w:r>
      </w:ins>
      <w:bookmarkEnd w:id="12241"/>
    </w:p>
    <w:p w14:paraId="1AEC98FB" w14:textId="77777777" w:rsidR="00142ADD" w:rsidRPr="008E61D1" w:rsidRDefault="00911202">
      <w:pPr>
        <w:rPr>
          <w:ins w:id="12244" w:author="The Si Tran" w:date="2012-12-11T06:20:00Z"/>
        </w:rPr>
        <w:pPrChange w:id="12245" w:author="The Si Tran" w:date="2012-12-11T06:31:00Z">
          <w:pPr>
            <w:pStyle w:val="ListParagraph"/>
          </w:pPr>
        </w:pPrChange>
      </w:pPr>
      <w:ins w:id="12246" w:author="The Si Tran" w:date="2012-12-11T06:34:00Z">
        <w:r w:rsidRPr="000C3A28">
          <w:rPr>
            <w:noProof/>
            <w:rPrChange w:id="12247" w:author="Unknown">
              <w:rPr>
                <w:noProof/>
              </w:rPr>
            </w:rPrChange>
          </w:rPr>
          <w:lastRenderedPageBreak/>
          <mc:AlternateContent>
            <mc:Choice Requires="wps">
              <w:drawing>
                <wp:anchor distT="0" distB="0" distL="114300" distR="114300" simplePos="0" relativeHeight="251708928" behindDoc="0" locked="0" layoutInCell="1" allowOverlap="1" wp14:anchorId="1192725A" wp14:editId="4E9C17D4">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B90956" w:rsidRDefault="00B90956">
                              <w:pPr>
                                <w:pStyle w:val="EquationIndex"/>
                                <w:pPrChange w:id="12248" w:author="The Si Tran" w:date="2012-12-16T10:41:00Z">
                                  <w:pPr>
                                    <w:spacing w:before="0" w:line="240" w:lineRule="auto"/>
                                  </w:pPr>
                                </w:pPrChange>
                              </w:pPr>
                              <w:ins w:id="12249" w:author="The Si Tran" w:date="2012-12-11T06:34:00Z">
                                <w:r>
                                  <w:t>Chọn</w:t>
                                </w:r>
                              </w:ins>
                              <w:ins w:id="12250" w:author="The Si Tran" w:date="2012-12-16T10:41:00Z">
                                <w:r>
                                  <w:t xml:space="preserve"> </w:t>
                                </w:r>
                              </w:ins>
                              <w:ins w:id="12251"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B90956" w:rsidRDefault="00B90956">
                        <w:pPr>
                          <w:pStyle w:val="EquationIndex"/>
                          <w:pPrChange w:id="12252" w:author="The Si Tran" w:date="2012-12-16T10:41:00Z">
                            <w:pPr>
                              <w:spacing w:before="0" w:line="240" w:lineRule="auto"/>
                            </w:pPr>
                          </w:pPrChange>
                        </w:pPr>
                        <w:ins w:id="12253" w:author="The Si Tran" w:date="2012-12-11T06:34:00Z">
                          <w:r>
                            <w:t>Chọn</w:t>
                          </w:r>
                        </w:ins>
                        <w:ins w:id="12254" w:author="The Si Tran" w:date="2012-12-16T10:41:00Z">
                          <w:r>
                            <w:t xml:space="preserve"> </w:t>
                          </w:r>
                        </w:ins>
                        <w:ins w:id="12255" w:author="The Si Tran" w:date="2012-12-11T06:34:00Z">
                          <w:r>
                            <w:t>dữ liệu</w:t>
                          </w:r>
                        </w:ins>
                      </w:p>
                    </w:txbxContent>
                  </v:textbox>
                </v:shape>
              </w:pict>
            </mc:Fallback>
          </mc:AlternateContent>
        </w:r>
        <w:r>
          <w:rPr>
            <w:noProof/>
            <w:rPrChange w:id="12256" w:author="Unknown">
              <w:rPr>
                <w:noProof/>
              </w:rPr>
            </w:rPrChange>
          </w:rPr>
          <mc:AlternateContent>
            <mc:Choice Requires="wps">
              <w:drawing>
                <wp:anchor distT="0" distB="0" distL="114300" distR="114300" simplePos="0" relativeHeight="251706880" behindDoc="0" locked="0" layoutInCell="1" allowOverlap="1" wp14:anchorId="4F21588D" wp14:editId="554B0086">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B90956" w:rsidRDefault="00B90956">
                              <w:pPr>
                                <w:pStyle w:val="EquationIndex"/>
                                <w:pPrChange w:id="12257" w:author="The Si Tran" w:date="2012-12-16T10:41:00Z">
                                  <w:pPr>
                                    <w:spacing w:before="0" w:line="240" w:lineRule="auto"/>
                                  </w:pPr>
                                </w:pPrChange>
                              </w:pPr>
                              <w:ins w:id="12258"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B90956" w:rsidRDefault="00B90956">
                        <w:pPr>
                          <w:pStyle w:val="EquationIndex"/>
                          <w:pPrChange w:id="12259" w:author="The Si Tran" w:date="2012-12-16T10:41:00Z">
                            <w:pPr>
                              <w:spacing w:before="0" w:line="240" w:lineRule="auto"/>
                            </w:pPr>
                          </w:pPrChange>
                        </w:pPr>
                        <w:ins w:id="12260" w:author="The Si Tran" w:date="2012-12-11T06:35:00Z">
                          <w:r>
                            <w:t>Thông tin dữ liệu</w:t>
                          </w:r>
                        </w:ins>
                      </w:p>
                    </w:txbxContent>
                  </v:textbox>
                </v:shape>
              </w:pict>
            </mc:Fallback>
          </mc:AlternateContent>
        </w:r>
      </w:ins>
      <w:ins w:id="12261" w:author="The Si Tran" w:date="2012-12-11T06:33:00Z">
        <w:r w:rsidR="00B737B9">
          <w:rPr>
            <w:noProof/>
            <w:rPrChange w:id="12262" w:author="Unknown">
              <w:rPr>
                <w:noProof/>
              </w:rPr>
            </w:rPrChange>
          </w:rPr>
          <mc:AlternateContent>
            <mc:Choice Requires="wps">
              <w:drawing>
                <wp:anchor distT="0" distB="0" distL="114300" distR="114300" simplePos="0" relativeHeight="251697664" behindDoc="0" locked="0" layoutInCell="1" allowOverlap="1" wp14:anchorId="6B2B2353" wp14:editId="395FECB9">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B90956" w:rsidRDefault="00B90956">
                              <w:pPr>
                                <w:pStyle w:val="EquationIndex"/>
                                <w:pPrChange w:id="12263" w:author="The Si Tran" w:date="2012-12-16T10:41:00Z">
                                  <w:pPr>
                                    <w:spacing w:before="0" w:line="240" w:lineRule="auto"/>
                                  </w:pPr>
                                </w:pPrChange>
                              </w:pPr>
                              <w:ins w:id="12264"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B90956" w:rsidRDefault="00B90956">
                        <w:pPr>
                          <w:pStyle w:val="EquationIndex"/>
                          <w:pPrChange w:id="12265" w:author="The Si Tran" w:date="2012-12-16T10:41:00Z">
                            <w:pPr>
                              <w:spacing w:before="0" w:line="240" w:lineRule="auto"/>
                            </w:pPr>
                          </w:pPrChange>
                        </w:pPr>
                        <w:ins w:id="12266" w:author="The Si Tran" w:date="2012-12-11T06:33:00Z">
                          <w:r>
                            <w:t>Chọn tập tin dữ liệu</w:t>
                          </w:r>
                        </w:ins>
                      </w:p>
                    </w:txbxContent>
                  </v:textbox>
                </v:shape>
              </w:pict>
            </mc:Fallback>
          </mc:AlternateContent>
        </w:r>
      </w:ins>
      <w:ins w:id="12267" w:author="The Si Tran" w:date="2012-12-11T06:32:00Z">
        <w:r w:rsidR="00B737B9">
          <w:rPr>
            <w:noProof/>
            <w:rPrChange w:id="12268" w:author="Unknown">
              <w:rPr>
                <w:noProof/>
              </w:rPr>
            </w:rPrChange>
          </w:rPr>
          <mc:AlternateContent>
            <mc:Choice Requires="wps">
              <w:drawing>
                <wp:anchor distT="0" distB="0" distL="114300" distR="114300" simplePos="0" relativeHeight="251695616" behindDoc="0" locked="0" layoutInCell="1" allowOverlap="1" wp14:anchorId="51664591" wp14:editId="30093918">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C4DAC" id="Straight Connector 158"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269" w:author="Unknown">
              <w:rPr>
                <w:noProof/>
              </w:rPr>
            </w:rPrChange>
          </w:rPr>
          <mc:AlternateContent>
            <mc:Choice Requires="wps">
              <w:drawing>
                <wp:anchor distT="0" distB="0" distL="114300" distR="114300" simplePos="0" relativeHeight="251598336" behindDoc="0" locked="0" layoutInCell="1" allowOverlap="1" wp14:anchorId="00FEE6EF" wp14:editId="6CE016EC">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B54C5" id="Straight Connector 157"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270" w:author="Unknown">
              <w:rPr>
                <w:noProof/>
              </w:rPr>
            </w:rPrChange>
          </w:rPr>
          <mc:AlternateContent>
            <mc:Choice Requires="wps">
              <w:drawing>
                <wp:anchor distT="0" distB="0" distL="114300" distR="114300" simplePos="0" relativeHeight="251596288" behindDoc="0" locked="0" layoutInCell="1" allowOverlap="1" wp14:anchorId="43350F25" wp14:editId="6BDC4754">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6277D" id="Straight Connector 156"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271" w:author="The Si Tran" w:date="2012-12-11T06:31:00Z">
        <w:r w:rsidR="00B737B9">
          <w:rPr>
            <w:noProof/>
            <w:rPrChange w:id="12272" w:author="Unknown">
              <w:rPr>
                <w:noProof/>
              </w:rPr>
            </w:rPrChange>
          </w:rPr>
          <mc:AlternateContent>
            <mc:Choice Requires="wps">
              <w:drawing>
                <wp:anchor distT="0" distB="0" distL="114300" distR="114300" simplePos="0" relativeHeight="251585024" behindDoc="0" locked="0" layoutInCell="1" allowOverlap="1" wp14:anchorId="4B2D0E99" wp14:editId="7CA95B6C">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88F75" id="Straight Connector 153"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273" w:author="Unknown">
              <w:rPr>
                <w:noProof/>
              </w:rPr>
            </w:rPrChange>
          </w:rPr>
          <mc:AlternateContent>
            <mc:Choice Requires="wps">
              <w:drawing>
                <wp:anchor distT="0" distB="0" distL="114300" distR="114300" simplePos="0" relativeHeight="251594240" behindDoc="0" locked="0" layoutInCell="1" allowOverlap="1" wp14:anchorId="03A6DB0A" wp14:editId="08252C75">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3C219" id="Straight Connector 154"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274" w:author="Unknown">
              <w:rPr>
                <w:noProof/>
              </w:rPr>
            </w:rPrChange>
          </w:rPr>
          <w:drawing>
            <wp:inline distT="0" distB="0" distL="0" distR="0" wp14:anchorId="7B62F606" wp14:editId="15273F7A">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2275" w:author="The Si Tran" w:date="2012-12-11T06:29:00Z"/>
          <w:rFonts w:ascii="Times New Roman" w:hAnsi="Times New Roman"/>
          <w:sz w:val="26"/>
          <w:szCs w:val="26"/>
        </w:rPr>
      </w:pPr>
      <w:ins w:id="12276" w:author="The Si Tran" w:date="2012-12-11T06:20:00Z">
        <w:r w:rsidRPr="00B20D96">
          <w:rPr>
            <w:rFonts w:ascii="Times New Roman" w:hAnsi="Times New Roman"/>
            <w:sz w:val="26"/>
            <w:szCs w:val="26"/>
            <w:rPrChange w:id="12277" w:author="The Si Tran" w:date="2012-12-11T06:28:00Z">
              <w:rPr/>
            </w:rPrChange>
          </w:rPr>
          <w:t xml:space="preserve">Ta nhấp vào </w:t>
        </w:r>
      </w:ins>
      <w:ins w:id="12278" w:author="The Si Tran" w:date="2012-12-11T06:27:00Z">
        <w:r w:rsidR="00A33636" w:rsidRPr="00B20D96">
          <w:rPr>
            <w:rFonts w:ascii="Times New Roman" w:hAnsi="Times New Roman"/>
            <w:sz w:val="26"/>
            <w:szCs w:val="26"/>
            <w:rPrChange w:id="12279" w:author="The Si Tran" w:date="2012-12-11T06:28:00Z">
              <w:rPr>
                <w:rFonts w:ascii="Times New Roman" w:hAnsi="Times New Roman"/>
              </w:rPr>
            </w:rPrChange>
          </w:rPr>
          <w:t>nút</w:t>
        </w:r>
      </w:ins>
      <w:ins w:id="12280" w:author="The Si Tran" w:date="2012-12-11T06:20:00Z">
        <w:r w:rsidRPr="00B20D96">
          <w:rPr>
            <w:rFonts w:ascii="Times New Roman" w:hAnsi="Times New Roman"/>
            <w:sz w:val="26"/>
            <w:szCs w:val="26"/>
            <w:rPrChange w:id="12281"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2282" w:author="The Si Tran" w:date="2012-12-11T06:28:00Z">
              <w:rPr/>
            </w:rPrChange>
          </w:rPr>
          <w:t>theo</w:t>
        </w:r>
        <w:proofErr w:type="gramEnd"/>
        <w:r w:rsidRPr="00B20D96">
          <w:rPr>
            <w:rFonts w:ascii="Times New Roman" w:hAnsi="Times New Roman"/>
            <w:sz w:val="26"/>
            <w:szCs w:val="26"/>
            <w:rPrChange w:id="12283"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2284" w:author="The Si Tran" w:date="2012-12-11T06:20:00Z"/>
          <w:rFonts w:ascii="Times New Roman" w:hAnsi="Times New Roman"/>
          <w:sz w:val="26"/>
          <w:szCs w:val="26"/>
          <w:rPrChange w:id="12285" w:author="The Si Tran" w:date="2012-12-11T06:28:00Z">
            <w:rPr>
              <w:ins w:id="12286" w:author="The Si Tran" w:date="2012-12-11T06:20:00Z"/>
            </w:rPr>
          </w:rPrChange>
        </w:rPr>
        <w:pPrChange w:id="12287"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2288" w:author="The Si Tran" w:date="2012-12-11T06:36:00Z"/>
          <w:rFonts w:ascii="Times New Roman" w:hAnsi="Times New Roman"/>
        </w:rPr>
      </w:pPr>
      <w:ins w:id="12289" w:author="The Si Tran" w:date="2012-12-11T06:20:00Z">
        <w:r w:rsidRPr="001B545C">
          <w:rPr>
            <w:rFonts w:ascii="Times New Roman" w:hAnsi="Times New Roman"/>
            <w:noProof/>
            <w:rPrChange w:id="12290" w:author="Unknown">
              <w:rPr>
                <w:noProof/>
              </w:rPr>
            </w:rPrChange>
          </w:rPr>
          <w:drawing>
            <wp:inline distT="0" distB="0" distL="0" distR="0" wp14:anchorId="7A0D5060" wp14:editId="1DBADCED">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2291" w:author="The Si Tran" w:date="2012-12-11T06:20:00Z"/>
          <w:rFonts w:ascii="Times New Roman" w:hAnsi="Times New Roman"/>
          <w:rPrChange w:id="12292" w:author="The Si Tran" w:date="2012-12-11T06:24:00Z">
            <w:rPr>
              <w:ins w:id="12293"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2294" w:author="The Si Tran" w:date="2012-12-11T06:20:00Z"/>
          <w:rFonts w:ascii="Times New Roman" w:hAnsi="Times New Roman"/>
          <w:sz w:val="26"/>
          <w:szCs w:val="26"/>
          <w:rPrChange w:id="12295" w:author="The Si Tran" w:date="2012-12-16T10:18:00Z">
            <w:rPr>
              <w:ins w:id="12296" w:author="The Si Tran" w:date="2012-12-11T06:20:00Z"/>
            </w:rPr>
          </w:rPrChange>
        </w:rPr>
      </w:pPr>
      <w:ins w:id="12297" w:author="The Si Tran" w:date="2012-12-11T06:20:00Z">
        <w:r w:rsidRPr="00F51D11">
          <w:rPr>
            <w:rFonts w:ascii="Times New Roman" w:hAnsi="Times New Roman"/>
            <w:sz w:val="26"/>
            <w:szCs w:val="26"/>
            <w:rPrChange w:id="12298"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2299" w:author="The Si Tran" w:date="2012-12-11T06:37:00Z"/>
          <w:sz w:val="26"/>
          <w:szCs w:val="26"/>
          <w:rPrChange w:id="12300" w:author="The Si Tran" w:date="2012-12-11T06:38:00Z">
            <w:rPr>
              <w:ins w:id="12301" w:author="The Si Tran" w:date="2012-12-11T06:37:00Z"/>
            </w:rPr>
          </w:rPrChange>
        </w:rPr>
        <w:pPrChange w:id="12302" w:author="The Si Tran" w:date="2012-12-11T06:38:00Z">
          <w:pPr>
            <w:pStyle w:val="ListParagraph"/>
            <w:numPr>
              <w:numId w:val="35"/>
            </w:numPr>
            <w:spacing w:after="160" w:line="259" w:lineRule="auto"/>
            <w:ind w:left="1080" w:hanging="360"/>
          </w:pPr>
        </w:pPrChange>
      </w:pPr>
      <w:bookmarkStart w:id="12303" w:name="_Toc343029972"/>
      <w:ins w:id="12304" w:author="The Si Tran" w:date="2012-12-11T06:38:00Z">
        <w:r w:rsidRPr="00554AC4">
          <w:rPr>
            <w:b w:val="0"/>
            <w:sz w:val="26"/>
            <w:szCs w:val="26"/>
            <w:rPrChange w:id="12305" w:author="The Si Tran" w:date="2012-12-11T06:38:00Z">
              <w:rPr/>
            </w:rPrChange>
          </w:rPr>
          <w:t>Phân tích tập dữ liệu qua đồ thị</w:t>
        </w:r>
      </w:ins>
      <w:bookmarkEnd w:id="12303"/>
    </w:p>
    <w:p w14:paraId="2D19A555" w14:textId="77777777" w:rsidR="00667F2E" w:rsidRPr="003E01A2" w:rsidRDefault="00667F2E" w:rsidP="00667F2E">
      <w:pPr>
        <w:pStyle w:val="ListParagraph"/>
        <w:numPr>
          <w:ilvl w:val="0"/>
          <w:numId w:val="36"/>
        </w:numPr>
        <w:spacing w:after="160" w:line="259" w:lineRule="auto"/>
        <w:rPr>
          <w:ins w:id="12306" w:author="The Si Tran" w:date="2012-12-11T06:20:00Z"/>
          <w:rFonts w:ascii="Times New Roman" w:hAnsi="Times New Roman"/>
          <w:sz w:val="26"/>
          <w:szCs w:val="26"/>
          <w:rPrChange w:id="12307" w:author="The Si Tran" w:date="2012-12-11T06:41:00Z">
            <w:rPr>
              <w:ins w:id="12308" w:author="The Si Tran" w:date="2012-12-11T06:20:00Z"/>
            </w:rPr>
          </w:rPrChange>
        </w:rPr>
      </w:pPr>
      <w:ins w:id="12309" w:author="The Si Tran" w:date="2012-12-11T06:20:00Z">
        <w:r w:rsidRPr="003E01A2">
          <w:rPr>
            <w:rFonts w:ascii="Times New Roman" w:hAnsi="Times New Roman"/>
            <w:sz w:val="26"/>
            <w:szCs w:val="26"/>
            <w:rPrChange w:id="12310" w:author="The Si Tran" w:date="2012-12-11T06:41:00Z">
              <w:rPr/>
            </w:rPrChange>
          </w:rPr>
          <w:t xml:space="preserve">Xem đồ thị chuỗi dữ liệu bằng cách chọn </w:t>
        </w:r>
      </w:ins>
      <w:ins w:id="12311" w:author="The Si Tran" w:date="2012-12-11T06:39:00Z">
        <w:r w:rsidR="00554AC4" w:rsidRPr="003E01A2">
          <w:rPr>
            <w:rFonts w:ascii="Times New Roman" w:hAnsi="Times New Roman"/>
            <w:sz w:val="26"/>
            <w:szCs w:val="26"/>
            <w:rPrChange w:id="12312" w:author="The Si Tran" w:date="2012-12-11T06:41:00Z">
              <w:rPr>
                <w:rFonts w:ascii="Times New Roman" w:hAnsi="Times New Roman"/>
              </w:rPr>
            </w:rPrChange>
          </w:rPr>
          <w:t>nút</w:t>
        </w:r>
      </w:ins>
      <w:ins w:id="12313" w:author="The Si Tran" w:date="2012-12-11T06:20:00Z">
        <w:r w:rsidRPr="003E01A2">
          <w:rPr>
            <w:rFonts w:ascii="Times New Roman" w:hAnsi="Times New Roman"/>
            <w:sz w:val="26"/>
            <w:szCs w:val="26"/>
            <w:rPrChange w:id="12314" w:author="The Si Tran" w:date="2012-12-11T06:41:00Z">
              <w:rPr/>
            </w:rPrChange>
          </w:rPr>
          <w:t xml:space="preserve"> [Plot]</w:t>
        </w:r>
      </w:ins>
    </w:p>
    <w:p w14:paraId="4BE86C4B" w14:textId="77777777" w:rsidR="00667F2E" w:rsidRPr="001B545C" w:rsidRDefault="00667F2E" w:rsidP="00667F2E">
      <w:pPr>
        <w:pStyle w:val="ListParagraph"/>
        <w:ind w:left="1440"/>
        <w:rPr>
          <w:ins w:id="12315" w:author="The Si Tran" w:date="2012-12-11T06:20:00Z"/>
          <w:rFonts w:ascii="Times New Roman" w:hAnsi="Times New Roman"/>
          <w:rPrChange w:id="12316" w:author="The Si Tran" w:date="2012-12-11T06:24:00Z">
            <w:rPr>
              <w:ins w:id="12317" w:author="The Si Tran" w:date="2012-12-11T06:20:00Z"/>
            </w:rPr>
          </w:rPrChange>
        </w:rPr>
      </w:pPr>
      <w:ins w:id="12318" w:author="The Si Tran" w:date="2012-12-11T06:20:00Z">
        <w:r w:rsidRPr="001B545C">
          <w:rPr>
            <w:rFonts w:ascii="Times New Roman" w:hAnsi="Times New Roman"/>
            <w:noProof/>
            <w:rPrChange w:id="12319" w:author="Unknown">
              <w:rPr>
                <w:noProof/>
              </w:rPr>
            </w:rPrChange>
          </w:rPr>
          <w:drawing>
            <wp:inline distT="0" distB="0" distL="0" distR="0" wp14:anchorId="5E272D5A" wp14:editId="24BA2D04">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2320" w:author="The Si Tran" w:date="2012-12-11T06:20:00Z"/>
          <w:rFonts w:ascii="Times New Roman" w:hAnsi="Times New Roman"/>
          <w:sz w:val="26"/>
          <w:szCs w:val="26"/>
          <w:rPrChange w:id="12321" w:author="The Si Tran" w:date="2012-12-11T06:41:00Z">
            <w:rPr>
              <w:ins w:id="12322" w:author="The Si Tran" w:date="2012-12-11T06:20:00Z"/>
            </w:rPr>
          </w:rPrChange>
        </w:rPr>
        <w:pPrChange w:id="12323" w:author="The Si Tran" w:date="2012-12-11T06:40:00Z">
          <w:pPr>
            <w:pStyle w:val="ListParagraph"/>
            <w:ind w:left="1440"/>
          </w:pPr>
        </w:pPrChange>
      </w:pPr>
      <w:ins w:id="12324" w:author="The Si Tran" w:date="2012-12-11T06:40:00Z">
        <w:r w:rsidRPr="003E01A2">
          <w:rPr>
            <w:rFonts w:ascii="Times New Roman" w:hAnsi="Times New Roman"/>
            <w:sz w:val="26"/>
            <w:szCs w:val="26"/>
            <w:rPrChange w:id="12325"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2326" w:author="The Si Tran" w:date="2012-12-11T06:41:00Z">
              <w:rPr>
                <w:rFonts w:ascii="Times New Roman" w:hAnsi="Times New Roman"/>
              </w:rPr>
            </w:rPrChange>
          </w:rPr>
          <w:t>theo</w:t>
        </w:r>
        <w:proofErr w:type="gramEnd"/>
        <w:r w:rsidRPr="003E01A2">
          <w:rPr>
            <w:rFonts w:ascii="Times New Roman" w:hAnsi="Times New Roman"/>
            <w:sz w:val="26"/>
            <w:szCs w:val="26"/>
            <w:rPrChange w:id="12327"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2328" w:author="The Si Tran" w:date="2012-12-11T06:39:00Z"/>
          <w:rFonts w:ascii="Times New Roman" w:hAnsi="Times New Roman"/>
          <w:sz w:val="26"/>
          <w:szCs w:val="26"/>
          <w:rPrChange w:id="12329" w:author="The Si Tran" w:date="2012-12-11T06:41:00Z">
            <w:rPr>
              <w:ins w:id="12330" w:author="The Si Tran" w:date="2012-12-11T06:39:00Z"/>
              <w:rFonts w:ascii="Times New Roman" w:hAnsi="Times New Roman"/>
            </w:rPr>
          </w:rPrChange>
        </w:rPr>
      </w:pPr>
      <w:ins w:id="12331" w:author="The Si Tran" w:date="2012-12-11T06:20:00Z">
        <w:r w:rsidRPr="003E01A2">
          <w:rPr>
            <w:rFonts w:ascii="Times New Roman" w:hAnsi="Times New Roman"/>
            <w:sz w:val="26"/>
            <w:szCs w:val="26"/>
            <w:rPrChange w:id="12332"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2333" w:author="The Si Tran" w:date="2012-12-11T06:41:00Z"/>
          <w:rFonts w:ascii="Times New Roman" w:hAnsi="Times New Roman"/>
          <w:sz w:val="26"/>
          <w:szCs w:val="26"/>
        </w:rPr>
        <w:pPrChange w:id="12334" w:author="The Si Tran" w:date="2012-12-11T06:39:00Z">
          <w:pPr>
            <w:pStyle w:val="ListParagraph"/>
            <w:numPr>
              <w:numId w:val="36"/>
            </w:numPr>
            <w:spacing w:after="160" w:line="259" w:lineRule="auto"/>
            <w:ind w:left="1440" w:hanging="360"/>
          </w:pPr>
        </w:pPrChange>
      </w:pPr>
      <w:ins w:id="12335" w:author="The Si Tran" w:date="2012-12-11T06:39:00Z">
        <w:r w:rsidRPr="003E01A2">
          <w:rPr>
            <w:rFonts w:ascii="Times New Roman" w:hAnsi="Times New Roman"/>
            <w:sz w:val="26"/>
            <w:szCs w:val="26"/>
            <w:rPrChange w:id="12336" w:author="The Si Tran" w:date="2012-12-11T06:41:00Z">
              <w:rPr>
                <w:rFonts w:ascii="Times New Roman" w:hAnsi="Times New Roman"/>
              </w:rPr>
            </w:rPrChange>
          </w:rPr>
          <w:t>Thông qua đồ thị này, ta có thể ước lượng được tính xu hướng và tính m</w:t>
        </w:r>
      </w:ins>
      <w:ins w:id="12337" w:author="The Si Tran" w:date="2012-12-11T06:40:00Z">
        <w:r w:rsidRPr="003E01A2">
          <w:rPr>
            <w:rFonts w:ascii="Times New Roman" w:hAnsi="Times New Roman"/>
            <w:sz w:val="26"/>
            <w:szCs w:val="26"/>
            <w:rPrChange w:id="12338" w:author="The Si Tran" w:date="2012-12-11T06:41:00Z">
              <w:rPr>
                <w:rFonts w:ascii="Times New Roman" w:hAnsi="Times New Roman"/>
              </w:rPr>
            </w:rPrChange>
          </w:rPr>
          <w:t>ùa trong chuỗi dữ liệu</w:t>
        </w:r>
      </w:ins>
      <w:ins w:id="12339"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2340" w:author="The Si Tran" w:date="2012-12-11T06:20:00Z"/>
          <w:rFonts w:ascii="Times New Roman" w:hAnsi="Times New Roman"/>
          <w:sz w:val="26"/>
          <w:szCs w:val="26"/>
          <w:rPrChange w:id="12341" w:author="The Si Tran" w:date="2012-12-11T06:41:00Z">
            <w:rPr>
              <w:ins w:id="12342" w:author="The Si Tran" w:date="2012-12-11T06:20:00Z"/>
            </w:rPr>
          </w:rPrChange>
        </w:rPr>
        <w:pPrChange w:id="12343"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2344" w:author="The Si Tran" w:date="2012-12-11T06:20:00Z"/>
          <w:rFonts w:ascii="Times New Roman" w:hAnsi="Times New Roman"/>
          <w:rPrChange w:id="12345" w:author="The Si Tran" w:date="2012-12-11T06:24:00Z">
            <w:rPr>
              <w:ins w:id="12346" w:author="The Si Tran" w:date="2012-12-11T06:20:00Z"/>
            </w:rPr>
          </w:rPrChange>
        </w:rPr>
      </w:pPr>
      <w:ins w:id="12347" w:author="The Si Tran" w:date="2012-12-11T06:20:00Z">
        <w:r w:rsidRPr="001B545C">
          <w:rPr>
            <w:rFonts w:ascii="Times New Roman" w:hAnsi="Times New Roman"/>
            <w:noProof/>
            <w:rPrChange w:id="12348" w:author="Unknown">
              <w:rPr>
                <w:noProof/>
              </w:rPr>
            </w:rPrChange>
          </w:rPr>
          <w:lastRenderedPageBreak/>
          <w:drawing>
            <wp:inline distT="0" distB="0" distL="0" distR="0" wp14:anchorId="4AF5CF79" wp14:editId="155DBFC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2349" w:author="The Si Tran" w:date="2012-12-11T06:41:00Z"/>
          <w:rFonts w:ascii="Times New Roman" w:hAnsi="Times New Roman"/>
          <w:sz w:val="26"/>
          <w:szCs w:val="26"/>
        </w:rPr>
      </w:pPr>
      <w:ins w:id="12350"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2351"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2352" w:author="The Si Tran" w:date="2012-12-11T06:20:00Z"/>
          <w:rFonts w:ascii="Times New Roman" w:hAnsi="Times New Roman"/>
          <w:rPrChange w:id="12353" w:author="The Si Tran" w:date="2012-12-11T06:24:00Z">
            <w:rPr>
              <w:ins w:id="12354"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2355" w:author="The Si Tran" w:date="2012-12-11T06:43:00Z"/>
          <w:rFonts w:ascii="Times New Roman" w:hAnsi="Times New Roman"/>
          <w:sz w:val="26"/>
          <w:szCs w:val="26"/>
        </w:rPr>
      </w:pPr>
      <w:ins w:id="12356" w:author="The Si Tran" w:date="2012-12-11T06:20:00Z">
        <w:r w:rsidRPr="0097191E">
          <w:rPr>
            <w:rFonts w:ascii="Times New Roman" w:hAnsi="Times New Roman"/>
            <w:sz w:val="26"/>
            <w:szCs w:val="26"/>
            <w:rPrChange w:id="12357"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358" w:author="The Si Tran" w:date="2012-12-11T06:43:00Z"/>
          <w:rFonts w:ascii="Times New Roman" w:hAnsi="Times New Roman"/>
          <w:sz w:val="26"/>
          <w:szCs w:val="26"/>
        </w:rPr>
        <w:pPrChange w:id="12359" w:author="The Si Tran" w:date="2012-12-11T06:43:00Z">
          <w:pPr>
            <w:pStyle w:val="ListParagraph"/>
            <w:numPr>
              <w:numId w:val="36"/>
            </w:numPr>
            <w:spacing w:after="160" w:line="259" w:lineRule="auto"/>
            <w:ind w:left="1440" w:hanging="360"/>
          </w:pPr>
        </w:pPrChange>
      </w:pPr>
      <w:ins w:id="12360" w:author="The Si Tran" w:date="2012-12-11T06:43:00Z">
        <w:r>
          <w:rPr>
            <w:rFonts w:ascii="Times New Roman" w:hAnsi="Times New Roman"/>
            <w:sz w:val="26"/>
            <w:szCs w:val="26"/>
          </w:rPr>
          <w:t>Thông qua đồ thị này và đồ thị hệ số tự tương quan</w:t>
        </w:r>
      </w:ins>
      <w:ins w:id="12361"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362" w:author="The Si Tran" w:date="2012-12-11T06:20:00Z"/>
          <w:rFonts w:ascii="Times New Roman" w:hAnsi="Times New Roman"/>
          <w:sz w:val="26"/>
          <w:szCs w:val="26"/>
          <w:rPrChange w:id="12363" w:author="The Si Tran" w:date="2012-12-11T06:42:00Z">
            <w:rPr>
              <w:ins w:id="12364" w:author="The Si Tran" w:date="2012-12-11T06:20:00Z"/>
            </w:rPr>
          </w:rPrChange>
        </w:rPr>
        <w:pPrChange w:id="12365"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2366" w:author="The Si Tran" w:date="2012-12-11T06:44:00Z"/>
          <w:rFonts w:ascii="Times New Roman" w:hAnsi="Times New Roman"/>
        </w:rPr>
      </w:pPr>
      <w:ins w:id="12367" w:author="The Si Tran" w:date="2012-12-11T06:20:00Z">
        <w:r w:rsidRPr="001B545C">
          <w:rPr>
            <w:rFonts w:ascii="Times New Roman" w:hAnsi="Times New Roman"/>
            <w:noProof/>
            <w:rPrChange w:id="12368" w:author="Unknown">
              <w:rPr>
                <w:noProof/>
              </w:rPr>
            </w:rPrChange>
          </w:rPr>
          <w:drawing>
            <wp:inline distT="0" distB="0" distL="0" distR="0" wp14:anchorId="5413DEB2" wp14:editId="48932084">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2369" w:author="The Si Tran" w:date="2012-12-11T06:44:00Z"/>
          <w:rFonts w:ascii="Times New Roman" w:hAnsi="Times New Roman"/>
          <w:sz w:val="26"/>
          <w:szCs w:val="26"/>
        </w:rPr>
      </w:pPr>
      <w:ins w:id="12370"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2371" w:author="The Si Tran" w:date="2012-12-11T06:20:00Z"/>
          <w:rFonts w:ascii="Times New Roman" w:hAnsi="Times New Roman"/>
          <w:rPrChange w:id="12372" w:author="The Si Tran" w:date="2012-12-11T06:24:00Z">
            <w:rPr>
              <w:ins w:id="12373" w:author="The Si Tran" w:date="2012-12-11T06:20:00Z"/>
            </w:rPr>
          </w:rPrChange>
        </w:rPr>
      </w:pPr>
    </w:p>
    <w:p w14:paraId="07908807" w14:textId="77777777" w:rsidR="00667F2E" w:rsidRPr="001B545C" w:rsidRDefault="00667F2E" w:rsidP="00667F2E">
      <w:pPr>
        <w:pStyle w:val="ListParagraph"/>
        <w:ind w:left="1440"/>
        <w:rPr>
          <w:ins w:id="12374" w:author="The Si Tran" w:date="2012-12-11T06:20:00Z"/>
          <w:rFonts w:ascii="Times New Roman" w:hAnsi="Times New Roman"/>
          <w:rPrChange w:id="12375" w:author="The Si Tran" w:date="2012-12-11T06:24:00Z">
            <w:rPr>
              <w:ins w:id="12376"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377" w:author="The Si Tran" w:date="2012-12-11T06:45:00Z"/>
          <w:rFonts w:ascii="Times New Roman" w:hAnsi="Times New Roman"/>
          <w:sz w:val="26"/>
          <w:szCs w:val="26"/>
        </w:rPr>
      </w:pPr>
      <w:ins w:id="12378" w:author="The Si Tran" w:date="2012-12-11T06:20:00Z">
        <w:r w:rsidRPr="00C14E00">
          <w:rPr>
            <w:rFonts w:ascii="Times New Roman" w:hAnsi="Times New Roman"/>
            <w:sz w:val="26"/>
            <w:szCs w:val="26"/>
            <w:rPrChange w:id="12379"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380" w:author="The Si Tran" w:date="2012-12-11T06:20:00Z"/>
          <w:rFonts w:ascii="Times New Roman" w:hAnsi="Times New Roman"/>
          <w:sz w:val="26"/>
          <w:szCs w:val="26"/>
          <w:rPrChange w:id="12381" w:author="The Si Tran" w:date="2012-12-11T06:45:00Z">
            <w:rPr>
              <w:ins w:id="12382" w:author="The Si Tran" w:date="2012-12-11T06:20:00Z"/>
            </w:rPr>
          </w:rPrChange>
        </w:rPr>
        <w:pPrChange w:id="12383" w:author="The Si Tran" w:date="2012-12-11T06:45:00Z">
          <w:pPr>
            <w:pStyle w:val="ListParagraph"/>
            <w:numPr>
              <w:numId w:val="36"/>
            </w:numPr>
            <w:spacing w:after="160" w:line="259" w:lineRule="auto"/>
            <w:ind w:left="1440" w:hanging="360"/>
          </w:pPr>
        </w:pPrChange>
      </w:pPr>
      <w:ins w:id="12384" w:author="The Si Tran" w:date="2012-12-11T06:45:00Z">
        <w:r>
          <w:rPr>
            <w:rFonts w:ascii="Times New Roman" w:hAnsi="Times New Roman"/>
            <w:sz w:val="26"/>
            <w:szCs w:val="26"/>
          </w:rPr>
          <w:lastRenderedPageBreak/>
          <w:t>Thông qua đồ thị này, ta có thể đánh giá được độ chính xác của</w:t>
        </w:r>
      </w:ins>
      <w:ins w:id="12385"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2386" w:author="The Si Tran" w:date="2012-12-11T06:49:00Z"/>
          <w:rFonts w:ascii="Times New Roman" w:hAnsi="Times New Roman"/>
        </w:rPr>
      </w:pPr>
      <w:ins w:id="12387" w:author="The Si Tran" w:date="2012-12-11T06:20:00Z">
        <w:r w:rsidRPr="001B545C">
          <w:rPr>
            <w:rFonts w:ascii="Times New Roman" w:hAnsi="Times New Roman"/>
            <w:noProof/>
            <w:rPrChange w:id="12388" w:author="Unknown">
              <w:rPr>
                <w:noProof/>
              </w:rPr>
            </w:rPrChange>
          </w:rPr>
          <w:drawing>
            <wp:inline distT="0" distB="0" distL="0" distR="0" wp14:anchorId="27469DE2" wp14:editId="4F533F05">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2389" w:author="The Si Tran" w:date="2012-12-11T06:49:00Z"/>
          <w:rFonts w:ascii="Times New Roman" w:hAnsi="Times New Roman"/>
          <w:sz w:val="26"/>
          <w:szCs w:val="26"/>
        </w:rPr>
      </w:pPr>
      <w:ins w:id="12390"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2391" w:author="The Si Tran" w:date="2012-12-11T06:20:00Z"/>
        </w:rPr>
        <w:pPrChange w:id="12392" w:author="The Si Tran" w:date="2012-12-11T06:50:00Z">
          <w:pPr>
            <w:pStyle w:val="ListParagraph"/>
            <w:ind w:left="1440"/>
          </w:pPr>
        </w:pPrChange>
      </w:pPr>
      <w:bookmarkStart w:id="12393" w:name="_Toc343029973"/>
      <w:ins w:id="12394" w:author="The Si Tran" w:date="2012-12-11T06:50:00Z">
        <w:r>
          <w:rPr>
            <w:b w:val="0"/>
            <w:sz w:val="26"/>
            <w:szCs w:val="26"/>
          </w:rPr>
          <w:t>Ước lượng tham số cho mô hình SARIMA</w:t>
        </w:r>
        <w:bookmarkEnd w:id="12393"/>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2395" w:author="The Si Tran" w:date="2012-12-11T06:20:00Z"/>
          <w:rFonts w:ascii="Times New Roman" w:hAnsi="Times New Roman"/>
          <w:sz w:val="26"/>
          <w:szCs w:val="26"/>
          <w:rPrChange w:id="12396" w:author="The Si Tran" w:date="2012-12-11T06:51:00Z">
            <w:rPr>
              <w:ins w:id="12397" w:author="The Si Tran" w:date="2012-12-11T06:20:00Z"/>
            </w:rPr>
          </w:rPrChange>
        </w:rPr>
      </w:pPr>
      <w:ins w:id="12398" w:author="The Si Tran" w:date="2012-12-11T06:20:00Z">
        <w:r w:rsidRPr="00FF6A63">
          <w:rPr>
            <w:rFonts w:ascii="Times New Roman" w:hAnsi="Times New Roman"/>
            <w:sz w:val="26"/>
            <w:szCs w:val="26"/>
            <w:rPrChange w:id="12399" w:author="The Si Tran" w:date="2012-12-11T06:51:00Z">
              <w:rPr/>
            </w:rPrChange>
          </w:rPr>
          <w:t>Ước lượng tự động</w:t>
        </w:r>
      </w:ins>
    </w:p>
    <w:p w14:paraId="1F3B2740" w14:textId="77777777" w:rsidR="00667F2E" w:rsidRPr="00FF6A63" w:rsidRDefault="00667F2E" w:rsidP="00667F2E">
      <w:pPr>
        <w:pStyle w:val="ListParagraph"/>
        <w:ind w:left="1440"/>
        <w:rPr>
          <w:ins w:id="12400" w:author="The Si Tran" w:date="2012-12-11T06:20:00Z"/>
          <w:rFonts w:ascii="Times New Roman" w:hAnsi="Times New Roman"/>
          <w:sz w:val="26"/>
          <w:szCs w:val="26"/>
          <w:rPrChange w:id="12401" w:author="The Si Tran" w:date="2012-12-11T06:51:00Z">
            <w:rPr>
              <w:ins w:id="12402" w:author="The Si Tran" w:date="2012-12-11T06:20:00Z"/>
            </w:rPr>
          </w:rPrChange>
        </w:rPr>
      </w:pPr>
      <w:ins w:id="12403" w:author="The Si Tran" w:date="2012-12-11T06:20:00Z">
        <w:r w:rsidRPr="00FF6A63">
          <w:rPr>
            <w:rFonts w:ascii="Times New Roman" w:hAnsi="Times New Roman"/>
            <w:sz w:val="26"/>
            <w:szCs w:val="26"/>
            <w:rPrChange w:id="12404"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2405" w:author="The Si Tran" w:date="2012-12-11T06:20:00Z"/>
          <w:rFonts w:ascii="Times New Roman" w:hAnsi="Times New Roman"/>
          <w:sz w:val="26"/>
          <w:szCs w:val="26"/>
          <w:rPrChange w:id="12406" w:author="The Si Tran" w:date="2012-12-11T06:51:00Z">
            <w:rPr>
              <w:ins w:id="12407" w:author="The Si Tran" w:date="2012-12-11T06:20:00Z"/>
            </w:rPr>
          </w:rPrChange>
        </w:rPr>
      </w:pPr>
      <w:ins w:id="12408" w:author="The Si Tran" w:date="2012-12-11T06:20:00Z">
        <w:r w:rsidRPr="00FF6A63">
          <w:rPr>
            <w:rFonts w:ascii="Times New Roman" w:hAnsi="Times New Roman"/>
            <w:sz w:val="26"/>
            <w:szCs w:val="26"/>
            <w:rPrChange w:id="12409"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2410" w:author="The Si Tran" w:date="2012-12-11T06:20:00Z"/>
          <w:rFonts w:ascii="Times New Roman" w:hAnsi="Times New Roman"/>
          <w:rPrChange w:id="12411" w:author="The Si Tran" w:date="2012-12-11T06:24:00Z">
            <w:rPr>
              <w:ins w:id="12412" w:author="The Si Tran" w:date="2012-12-11T06:20:00Z"/>
            </w:rPr>
          </w:rPrChange>
        </w:rPr>
      </w:pPr>
    </w:p>
    <w:p w14:paraId="5D840CAC" w14:textId="77777777" w:rsidR="00667F2E" w:rsidRPr="001B545C" w:rsidRDefault="00667F2E" w:rsidP="00667F2E">
      <w:pPr>
        <w:pStyle w:val="ListParagraph"/>
        <w:ind w:left="1440"/>
        <w:rPr>
          <w:ins w:id="12413" w:author="The Si Tran" w:date="2012-12-11T06:20:00Z"/>
          <w:rFonts w:ascii="Times New Roman" w:hAnsi="Times New Roman"/>
          <w:rPrChange w:id="12414" w:author="The Si Tran" w:date="2012-12-11T06:24:00Z">
            <w:rPr>
              <w:ins w:id="12415" w:author="The Si Tran" w:date="2012-12-11T06:20:00Z"/>
            </w:rPr>
          </w:rPrChange>
        </w:rPr>
      </w:pPr>
    </w:p>
    <w:p w14:paraId="2DE715E0" w14:textId="77777777" w:rsidR="00667F2E" w:rsidRPr="001B545C" w:rsidRDefault="00667F2E" w:rsidP="00667F2E">
      <w:pPr>
        <w:pStyle w:val="ListParagraph"/>
        <w:ind w:left="1440"/>
        <w:rPr>
          <w:ins w:id="12416" w:author="The Si Tran" w:date="2012-12-11T06:20:00Z"/>
          <w:rFonts w:ascii="Times New Roman" w:hAnsi="Times New Roman"/>
          <w:rPrChange w:id="12417" w:author="The Si Tran" w:date="2012-12-11T06:24:00Z">
            <w:rPr>
              <w:ins w:id="12418" w:author="The Si Tran" w:date="2012-12-11T06:20:00Z"/>
            </w:rPr>
          </w:rPrChange>
        </w:rPr>
      </w:pPr>
    </w:p>
    <w:p w14:paraId="153F01BA" w14:textId="77777777" w:rsidR="00667F2E" w:rsidRPr="001B545C" w:rsidRDefault="007E692E">
      <w:pPr>
        <w:pStyle w:val="ListParagraph"/>
        <w:ind w:left="0"/>
        <w:jc w:val="center"/>
        <w:rPr>
          <w:ins w:id="12419" w:author="The Si Tran" w:date="2012-12-11T06:20:00Z"/>
          <w:rFonts w:ascii="Times New Roman" w:hAnsi="Times New Roman"/>
          <w:rPrChange w:id="12420" w:author="The Si Tran" w:date="2012-12-11T06:24:00Z">
            <w:rPr>
              <w:ins w:id="12421" w:author="The Si Tran" w:date="2012-12-11T06:20:00Z"/>
            </w:rPr>
          </w:rPrChange>
        </w:rPr>
        <w:pPrChange w:id="12422" w:author="The Si Tran" w:date="2012-12-11T06:47:00Z">
          <w:pPr>
            <w:pStyle w:val="ListParagraph"/>
            <w:ind w:left="0"/>
          </w:pPr>
        </w:pPrChange>
      </w:pPr>
      <w:ins w:id="12423" w:author="The Si Tran" w:date="2012-12-11T06:20:00Z">
        <w:r w:rsidRPr="001B545C">
          <w:rPr>
            <w:rFonts w:ascii="Times New Roman" w:hAnsi="Times New Roman"/>
            <w:noProof/>
            <w:rPrChange w:id="12424" w:author="Unknown">
              <w:rPr>
                <w:noProof/>
              </w:rPr>
            </w:rPrChange>
          </w:rPr>
          <w:lastRenderedPageBreak/>
          <mc:AlternateContent>
            <mc:Choice Requires="wps">
              <w:drawing>
                <wp:anchor distT="0" distB="0" distL="114300" distR="114300" simplePos="0" relativeHeight="251580928" behindDoc="0" locked="0" layoutInCell="1" allowOverlap="1" wp14:anchorId="00A0296C" wp14:editId="47A57F34">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B90956" w:rsidRDefault="00B9095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28.55pt;margin-top:178.5pt;width:279.75pt;height:85.5pt;z-index:2515809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" filled="f" strokecolor="red" strokeweight="2pt">
                  <v:textbox>
                    <w:txbxContent>
                      <w:p w14:paraId="29E95B31" w14:textId="77777777" w:rsidR="00B90956" w:rsidRDefault="00B90956" w:rsidP="00667F2E">
                        <w:pPr>
                          <w:jc w:val="center"/>
                        </w:pPr>
                      </w:p>
                    </w:txbxContent>
                  </v:textbox>
                  <o:callout v:ext="edit" minusy="t"/>
                  <w10:wrap anchorx="margin"/>
                </v:shape>
              </w:pict>
            </mc:Fallback>
          </mc:AlternateContent>
        </w:r>
      </w:ins>
      <w:ins w:id="12425" w:author="The Si Tran" w:date="2012-12-11T06:53:00Z">
        <w:r w:rsidRPr="00FF6A63">
          <w:rPr>
            <w:rFonts w:ascii="Times New Roman" w:hAnsi="Times New Roman"/>
            <w:noProof/>
            <w:rPrChange w:id="12426" w:author="Unknown">
              <w:rPr>
                <w:noProof/>
              </w:rPr>
            </w:rPrChange>
          </w:rPr>
          <mc:AlternateContent>
            <mc:Choice Requires="wps">
              <w:drawing>
                <wp:anchor distT="0" distB="0" distL="114300" distR="114300" simplePos="0" relativeHeight="251735552" behindDoc="0" locked="0" layoutInCell="1" allowOverlap="1" wp14:anchorId="131A4D11" wp14:editId="330DC64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B90956" w:rsidRDefault="00B90956">
                              <w:pPr>
                                <w:pStyle w:val="EquationIndex"/>
                                <w:pPrChange w:id="12427" w:author="The Si Tran" w:date="2012-12-16T10:41:00Z">
                                  <w:pPr/>
                                </w:pPrChange>
                              </w:pPr>
                              <w:ins w:id="12428" w:author="The Si Tran" w:date="2012-12-11T06:53:00Z">
                                <w:r>
                                  <w:t>Tham số cho</w:t>
                                </w:r>
                              </w:ins>
                              <w:ins w:id="12429" w:author="The Si Tran" w:date="2012-12-11T06:51:00Z">
                                <w:r>
                                  <w:t xml:space="preserve"> </w:t>
                                </w:r>
                              </w:ins>
                              <w:ins w:id="12430" w:author="The Si Tran" w:date="2012-12-11T06:53:00Z">
                                <w:r>
                                  <w:t>ước</w:t>
                                </w:r>
                              </w:ins>
                              <w:ins w:id="12431"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79" type="#_x0000_t202" style="position:absolute;left:0;text-align:left;margin-left:22.5pt;margin-top:129.45pt;width:119.25pt;height:39.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" fillcolor="white [3201]" strokecolor="red" strokeweight="2.25pt">
                  <v:textbox>
                    <w:txbxContent>
                      <w:p w14:paraId="0345E67E" w14:textId="77777777" w:rsidR="00B90956" w:rsidRDefault="00B90956">
                        <w:pPr>
                          <w:pStyle w:val="EquationIndex"/>
                          <w:pPrChange w:id="12432" w:author="The Si Tran" w:date="2012-12-16T10:41:00Z">
                            <w:pPr/>
                          </w:pPrChange>
                        </w:pPr>
                        <w:ins w:id="12433" w:author="The Si Tran" w:date="2012-12-11T06:53:00Z">
                          <w:r>
                            <w:t>Tham số cho</w:t>
                          </w:r>
                        </w:ins>
                        <w:ins w:id="12434" w:author="The Si Tran" w:date="2012-12-11T06:51:00Z">
                          <w:r>
                            <w:t xml:space="preserve"> </w:t>
                          </w:r>
                        </w:ins>
                        <w:ins w:id="12435" w:author="The Si Tran" w:date="2012-12-11T06:53:00Z">
                          <w:r>
                            <w:t>ước</w:t>
                          </w:r>
                        </w:ins>
                        <w:ins w:id="12436" w:author="The Si Tran" w:date="2012-12-11T06:51:00Z">
                          <w:r>
                            <w:t xml:space="preserve"> lượng tự chọn</w:t>
                          </w:r>
                        </w:ins>
                      </w:p>
                    </w:txbxContent>
                  </v:textbox>
                </v:shape>
              </w:pict>
            </mc:Fallback>
          </mc:AlternateContent>
        </w:r>
      </w:ins>
      <w:ins w:id="12437" w:author="The Si Tran" w:date="2012-12-11T06:52:00Z">
        <w:r w:rsidRPr="001B545C">
          <w:rPr>
            <w:rFonts w:ascii="Times New Roman" w:hAnsi="Times New Roman"/>
            <w:noProof/>
            <w:rPrChange w:id="12438" w:author="Unknown">
              <w:rPr>
                <w:noProof/>
              </w:rPr>
            </w:rPrChange>
          </w:rPr>
          <mc:AlternateContent>
            <mc:Choice Requires="wps">
              <w:drawing>
                <wp:anchor distT="0" distB="0" distL="114300" distR="114300" simplePos="0" relativeHeight="251733504" behindDoc="0" locked="0" layoutInCell="1" allowOverlap="1" wp14:anchorId="11EC305F" wp14:editId="327D8510">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B90956" w:rsidRDefault="00B9095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0" type="#_x0000_t47" style="position:absolute;left:0;text-align:left;margin-left:279.75pt;margin-top:49.95pt;width:248.25pt;height:99.75pt;z-index:25173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wz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zzzUf9qp8gK9b1Q7FKymmwoab0useyYG+gnmBUw29wUWLhQUT8UdRgdl&#10;fr733ePhcYIVowamSoHtjyMxDCPxWcKzvUvz3I+hcMgnswwOZmjZDS3yWK8VNAR0OEQXth7vRLfl&#10;RtVv8ExW3iuYiKTgu8DUme6wdu20gxFK2WoVYDB6NHFb+aKpJ/dC+6Z9Pb8Ro+Prc/Bwn1Q3gcgi&#10;9Hcr8hXrb0q1OjrFK+eNV13jAcZW6KU4Yv1cHJ4D6vpDsPwF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AqMFwz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B90956" w:rsidRDefault="00B90956" w:rsidP="00667F2E">
                        <w:pPr>
                          <w:jc w:val="center"/>
                        </w:pPr>
                      </w:p>
                    </w:txbxContent>
                  </v:textbox>
                  <o:callout v:ext="edit" minusy="t"/>
                  <w10:wrap anchorx="page"/>
                </v:shape>
              </w:pict>
            </mc:Fallback>
          </mc:AlternateContent>
        </w:r>
        <w:r w:rsidR="0004647E" w:rsidRPr="00FF6A63">
          <w:rPr>
            <w:rFonts w:ascii="Times New Roman" w:hAnsi="Times New Roman"/>
            <w:noProof/>
            <w:rPrChange w:id="12439" w:author="Unknown">
              <w:rPr>
                <w:noProof/>
              </w:rPr>
            </w:rPrChange>
          </w:rPr>
          <mc:AlternateContent>
            <mc:Choice Requires="wps">
              <w:drawing>
                <wp:anchor distT="0" distB="0" distL="114300" distR="114300" simplePos="0" relativeHeight="251724288" behindDoc="0" locked="0" layoutInCell="1" allowOverlap="1" wp14:anchorId="369EEFD7" wp14:editId="146691C7">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9DE55" id="Straight Connector 166" o:spid="_x0000_s1026" style="position:absolute;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440" w:author="Unknown">
              <w:rPr>
                <w:noProof/>
              </w:rPr>
            </w:rPrChange>
          </w:rPr>
          <mc:AlternateContent>
            <mc:Choice Requires="wps">
              <w:drawing>
                <wp:anchor distT="0" distB="0" distL="114300" distR="114300" simplePos="0" relativeHeight="251722240" behindDoc="0" locked="0" layoutInCell="1" allowOverlap="1" wp14:anchorId="33D77AA8" wp14:editId="3DF34666">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B90956" w:rsidRDefault="00B90956">
                              <w:pPr>
                                <w:pStyle w:val="EquationIndex"/>
                                <w:pPrChange w:id="12441" w:author="The Si Tran" w:date="2012-12-16T10:41:00Z">
                                  <w:pPr>
                                    <w:spacing w:before="0" w:line="240" w:lineRule="auto"/>
                                  </w:pPr>
                                </w:pPrChange>
                              </w:pPr>
                              <w:ins w:id="12442"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081" type="#_x0000_t202" style="position:absolute;left:0;text-align:left;margin-left:48pt;margin-top:7.2pt;width:119.25pt;height:23.2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EsXSZ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B90956" w:rsidRDefault="00B90956">
                        <w:pPr>
                          <w:pStyle w:val="EquationIndex"/>
                          <w:pPrChange w:id="12443" w:author="The Si Tran" w:date="2012-12-16T10:41:00Z">
                            <w:pPr>
                              <w:spacing w:before="0" w:line="240" w:lineRule="auto"/>
                            </w:pPr>
                          </w:pPrChange>
                        </w:pPr>
                        <w:ins w:id="12444" w:author="The Si Tran" w:date="2012-12-11T06:51:00Z">
                          <w:r>
                            <w:t>Ước lượng tự động</w:t>
                          </w:r>
                        </w:ins>
                      </w:p>
                    </w:txbxContent>
                  </v:textbox>
                </v:shape>
              </w:pict>
            </mc:Fallback>
          </mc:AlternateContent>
        </w:r>
      </w:ins>
      <w:ins w:id="12445" w:author="The Si Tran" w:date="2012-12-11T06:51:00Z">
        <w:r w:rsidR="00FF6A63" w:rsidRPr="00FF6A63">
          <w:rPr>
            <w:rFonts w:ascii="Times New Roman" w:hAnsi="Times New Roman"/>
            <w:noProof/>
            <w:rPrChange w:id="12446" w:author="Unknown">
              <w:rPr>
                <w:noProof/>
              </w:rPr>
            </w:rPrChange>
          </w:rPr>
          <mc:AlternateContent>
            <mc:Choice Requires="wps">
              <w:drawing>
                <wp:anchor distT="0" distB="0" distL="114300" distR="114300" simplePos="0" relativeHeight="251720192" behindDoc="0" locked="0" layoutInCell="1" allowOverlap="1" wp14:anchorId="6D1A698F" wp14:editId="38E09F5B">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B90956" w:rsidRDefault="00B90956">
                              <w:pPr>
                                <w:pStyle w:val="EquationIndex"/>
                                <w:pPrChange w:id="12447" w:author="The Si Tran" w:date="2012-12-16T10:41:00Z">
                                  <w:pPr>
                                    <w:spacing w:before="0" w:line="240" w:lineRule="auto"/>
                                  </w:pPr>
                                </w:pPrChange>
                              </w:pPr>
                              <w:ins w:id="12448"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082" type="#_x0000_t202" style="position:absolute;left:0;text-align:left;margin-left:337.5pt;margin-top:18.45pt;width:119.25pt;height:23.2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" fillcolor="white [3201]" strokecolor="red" strokeweight="2.25pt">
                  <v:textbox>
                    <w:txbxContent>
                      <w:p w14:paraId="29A1EEC7" w14:textId="77777777" w:rsidR="00B90956" w:rsidRDefault="00B90956">
                        <w:pPr>
                          <w:pStyle w:val="EquationIndex"/>
                          <w:pPrChange w:id="12449" w:author="The Si Tran" w:date="2012-12-16T10:41:00Z">
                            <w:pPr>
                              <w:spacing w:before="0" w:line="240" w:lineRule="auto"/>
                            </w:pPr>
                          </w:pPrChange>
                        </w:pPr>
                        <w:ins w:id="12450" w:author="The Si Tran" w:date="2012-12-11T06:51:00Z">
                          <w:r>
                            <w:t>Ước lượng tự chọn</w:t>
                          </w:r>
                        </w:ins>
                      </w:p>
                    </w:txbxContent>
                  </v:textbox>
                </v:shape>
              </w:pict>
            </mc:Fallback>
          </mc:AlternateContent>
        </w:r>
        <w:r w:rsidR="00FF6A63" w:rsidRPr="00FF6A63">
          <w:rPr>
            <w:rFonts w:ascii="Times New Roman" w:hAnsi="Times New Roman"/>
            <w:noProof/>
            <w:rPrChange w:id="12451" w:author="Unknown">
              <w:rPr>
                <w:noProof/>
              </w:rPr>
            </w:rPrChange>
          </w:rPr>
          <mc:AlternateContent>
            <mc:Choice Requires="wps">
              <w:drawing>
                <wp:anchor distT="0" distB="0" distL="114300" distR="114300" simplePos="0" relativeHeight="251710976" behindDoc="0" locked="0" layoutInCell="1" allowOverlap="1" wp14:anchorId="11BA2179" wp14:editId="1C4E39E8">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09B75" id="Straight Connector 163" o:spid="_x0000_s1026" style="position:absolute;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452" w:author="The Si Tran" w:date="2012-12-11T06:20:00Z">
        <w:r w:rsidR="00667F2E" w:rsidRPr="001B545C">
          <w:rPr>
            <w:rFonts w:ascii="Times New Roman" w:hAnsi="Times New Roman"/>
            <w:noProof/>
            <w:rPrChange w:id="12453" w:author="Unknown">
              <w:rPr>
                <w:noProof/>
              </w:rPr>
            </w:rPrChange>
          </w:rPr>
          <w:drawing>
            <wp:inline distT="0" distB="0" distL="0" distR="0" wp14:anchorId="7CF9E34C" wp14:editId="00103694">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454" w:author="The Si Tran" w:date="2012-12-11T06:20:00Z"/>
          <w:rFonts w:ascii="Times New Roman" w:hAnsi="Times New Roman"/>
          <w:rPrChange w:id="12455" w:author="The Si Tran" w:date="2012-12-11T06:24:00Z">
            <w:rPr>
              <w:ins w:id="12456" w:author="The Si Tran" w:date="2012-12-11T06:20:00Z"/>
            </w:rPr>
          </w:rPrChange>
        </w:rPr>
      </w:pPr>
      <w:ins w:id="12457" w:author="The Si Tran" w:date="2012-12-11T06:20:00Z">
        <w:r w:rsidRPr="001B545C">
          <w:rPr>
            <w:rFonts w:ascii="Times New Roman" w:hAnsi="Times New Roman"/>
            <w:noProof/>
            <w:rPrChange w:id="12458" w:author="Unknown">
              <w:rPr>
                <w:noProof/>
              </w:rPr>
            </w:rPrChange>
          </w:rPr>
          <mc:AlternateContent>
            <mc:Choice Requires="wps">
              <w:drawing>
                <wp:anchor distT="0" distB="0" distL="114300" distR="114300" simplePos="0" relativeHeight="251582976" behindDoc="0" locked="0" layoutInCell="1" allowOverlap="1" wp14:anchorId="08063775" wp14:editId="090A6F3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B90956" w:rsidRDefault="00B90956">
                              <w:pPr>
                                <w:pStyle w:val="EquationIndex"/>
                                <w:pPrChange w:id="12459"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3" type="#_x0000_t202" style="position:absolute;left:0;text-align:left;margin-left:20.25pt;margin-top:3.3pt;width:175.5pt;height:33.7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M0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USpy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6dvDNJ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B90956" w:rsidRDefault="00B90956">
                        <w:pPr>
                          <w:pStyle w:val="EquationIndex"/>
                          <w:pPrChange w:id="12460"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461" w:author="The Si Tran" w:date="2012-12-11T06:20:00Z"/>
          <w:rFonts w:ascii="Times New Roman" w:hAnsi="Times New Roman"/>
          <w:rPrChange w:id="12462" w:author="The Si Tran" w:date="2012-12-11T06:24:00Z">
            <w:rPr>
              <w:ins w:id="12463" w:author="The Si Tran" w:date="2012-12-11T06:20:00Z"/>
            </w:rPr>
          </w:rPrChange>
        </w:rPr>
      </w:pPr>
    </w:p>
    <w:p w14:paraId="598C9449" w14:textId="77777777" w:rsidR="00667F2E" w:rsidRPr="001B545C" w:rsidRDefault="00667F2E" w:rsidP="00667F2E">
      <w:pPr>
        <w:pStyle w:val="ListParagraph"/>
        <w:ind w:left="1440"/>
        <w:rPr>
          <w:ins w:id="12464" w:author="The Si Tran" w:date="2012-12-11T06:20:00Z"/>
          <w:rFonts w:ascii="Times New Roman" w:hAnsi="Times New Roman"/>
          <w:rPrChange w:id="12465" w:author="The Si Tran" w:date="2012-12-11T06:24:00Z">
            <w:rPr>
              <w:ins w:id="12466"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467" w:author="The Si Tran" w:date="2012-12-11T06:20:00Z"/>
          <w:rFonts w:ascii="Times New Roman" w:hAnsi="Times New Roman"/>
          <w:sz w:val="26"/>
          <w:szCs w:val="26"/>
          <w:rPrChange w:id="12468" w:author="The Si Tran" w:date="2012-12-11T06:54:00Z">
            <w:rPr>
              <w:ins w:id="12469" w:author="The Si Tran" w:date="2012-12-11T06:20:00Z"/>
            </w:rPr>
          </w:rPrChange>
        </w:rPr>
      </w:pPr>
      <w:ins w:id="12470" w:author="The Si Tran" w:date="2012-12-11T06:20:00Z">
        <w:r w:rsidRPr="007E692E">
          <w:rPr>
            <w:rFonts w:ascii="Times New Roman" w:hAnsi="Times New Roman"/>
            <w:sz w:val="26"/>
            <w:szCs w:val="26"/>
            <w:rPrChange w:id="12471" w:author="The Si Tran" w:date="2012-12-11T06:54:00Z">
              <w:rPr/>
            </w:rPrChange>
          </w:rPr>
          <w:t>Ước lượng tự chọn</w:t>
        </w:r>
      </w:ins>
    </w:p>
    <w:p w14:paraId="02281106" w14:textId="77777777" w:rsidR="00667F2E" w:rsidRPr="007E692E" w:rsidRDefault="00667F2E" w:rsidP="00667F2E">
      <w:pPr>
        <w:pStyle w:val="ListParagraph"/>
        <w:ind w:left="1440"/>
        <w:rPr>
          <w:ins w:id="12472" w:author="The Si Tran" w:date="2012-12-11T06:20:00Z"/>
          <w:rFonts w:ascii="Times New Roman" w:hAnsi="Times New Roman"/>
          <w:sz w:val="26"/>
          <w:szCs w:val="26"/>
          <w:rPrChange w:id="12473" w:author="The Si Tran" w:date="2012-12-11T06:54:00Z">
            <w:rPr>
              <w:ins w:id="12474" w:author="The Si Tran" w:date="2012-12-11T06:20:00Z"/>
            </w:rPr>
          </w:rPrChange>
        </w:rPr>
      </w:pPr>
      <w:ins w:id="12475" w:author="The Si Tran" w:date="2012-12-11T06:20:00Z">
        <w:r w:rsidRPr="007E692E">
          <w:rPr>
            <w:rFonts w:ascii="Times New Roman" w:hAnsi="Times New Roman"/>
            <w:sz w:val="26"/>
            <w:szCs w:val="26"/>
            <w:rPrChange w:id="12476"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2477" w:author="The Si Tran" w:date="2012-12-11T06:54:00Z">
              <w:rPr/>
            </w:rPrChange>
          </w:rPr>
          <w:t>,d,q,P,Q,D,S</w:t>
        </w:r>
        <w:proofErr w:type="gramEnd"/>
        <w:r w:rsidRPr="007E692E">
          <w:rPr>
            <w:rFonts w:ascii="Times New Roman" w:hAnsi="Times New Roman"/>
            <w:sz w:val="26"/>
            <w:szCs w:val="26"/>
            <w:rPrChange w:id="12478"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479" w:author="The Si Tran" w:date="2012-12-11T06:20:00Z"/>
          <w:rFonts w:ascii="Times New Roman" w:hAnsi="Times New Roman"/>
          <w:sz w:val="26"/>
          <w:szCs w:val="26"/>
          <w:rPrChange w:id="12480" w:author="The Si Tran" w:date="2012-12-11T06:54:00Z">
            <w:rPr>
              <w:ins w:id="12481" w:author="The Si Tran" w:date="2012-12-11T06:20:00Z"/>
            </w:rPr>
          </w:rPrChange>
        </w:rPr>
      </w:pPr>
      <w:ins w:id="12482" w:author="The Si Tran" w:date="2012-12-11T06:20:00Z">
        <w:r w:rsidRPr="007E692E">
          <w:rPr>
            <w:rFonts w:ascii="Times New Roman" w:hAnsi="Times New Roman"/>
            <w:sz w:val="26"/>
            <w:szCs w:val="26"/>
            <w:rPrChange w:id="12483"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484" w:author="The Si Tran" w:date="2012-12-11T06:20:00Z"/>
          <w:sz w:val="26"/>
          <w:szCs w:val="26"/>
          <w:rPrChange w:id="12485" w:author="The Si Tran" w:date="2012-12-11T06:57:00Z">
            <w:rPr>
              <w:ins w:id="12486" w:author="The Si Tran" w:date="2012-12-11T06:20:00Z"/>
            </w:rPr>
          </w:rPrChange>
        </w:rPr>
        <w:pPrChange w:id="12487" w:author="The Si Tran" w:date="2012-12-11T06:56:00Z">
          <w:pPr>
            <w:pStyle w:val="ListParagraph"/>
            <w:ind w:left="1440"/>
          </w:pPr>
        </w:pPrChange>
      </w:pPr>
      <w:bookmarkStart w:id="12488" w:name="_Toc343029974"/>
      <w:ins w:id="12489" w:author="The Si Tran" w:date="2012-12-11T06:56:00Z">
        <w:r w:rsidRPr="00351FEC">
          <w:rPr>
            <w:b w:val="0"/>
            <w:sz w:val="26"/>
            <w:szCs w:val="26"/>
            <w:rPrChange w:id="12490" w:author="The Si Tran" w:date="2012-12-11T06:57:00Z">
              <w:rPr/>
            </w:rPrChange>
          </w:rPr>
          <w:t>Kiểm tra mô hình SARIMA</w:t>
        </w:r>
      </w:ins>
      <w:bookmarkEnd w:id="12488"/>
    </w:p>
    <w:p w14:paraId="140A5481" w14:textId="77777777" w:rsidR="00667F2E" w:rsidRPr="00522B9B" w:rsidRDefault="00667F2E" w:rsidP="00667F2E">
      <w:pPr>
        <w:pStyle w:val="ListParagraph"/>
        <w:numPr>
          <w:ilvl w:val="0"/>
          <w:numId w:val="36"/>
        </w:numPr>
        <w:spacing w:after="160" w:line="259" w:lineRule="auto"/>
        <w:rPr>
          <w:ins w:id="12491" w:author="The Si Tran" w:date="2012-12-11T06:20:00Z"/>
          <w:rFonts w:ascii="Times New Roman" w:hAnsi="Times New Roman"/>
          <w:sz w:val="26"/>
          <w:szCs w:val="26"/>
          <w:rPrChange w:id="12492" w:author="The Si Tran" w:date="2012-12-11T06:57:00Z">
            <w:rPr>
              <w:ins w:id="12493" w:author="The Si Tran" w:date="2012-12-11T06:20:00Z"/>
            </w:rPr>
          </w:rPrChange>
        </w:rPr>
      </w:pPr>
      <w:ins w:id="12494" w:author="The Si Tran" w:date="2012-12-11T06:20:00Z">
        <w:r w:rsidRPr="00522B9B">
          <w:rPr>
            <w:rFonts w:ascii="Times New Roman" w:hAnsi="Times New Roman"/>
            <w:sz w:val="26"/>
            <w:szCs w:val="26"/>
            <w:rPrChange w:id="12495"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2496" w:author="The Si Tran" w:date="2012-12-11T06:58:00Z"/>
          <w:rFonts w:ascii="Times New Roman" w:hAnsi="Times New Roman"/>
        </w:rPr>
        <w:pPrChange w:id="12497" w:author="The Si Tran" w:date="2012-12-11T06:58:00Z">
          <w:pPr>
            <w:pStyle w:val="ListParagraph"/>
            <w:ind w:left="0"/>
          </w:pPr>
        </w:pPrChange>
      </w:pPr>
      <w:ins w:id="12498" w:author="The Si Tran" w:date="2012-12-11T06:20:00Z">
        <w:r w:rsidRPr="001B545C">
          <w:rPr>
            <w:rFonts w:ascii="Times New Roman" w:hAnsi="Times New Roman"/>
            <w:noProof/>
            <w:rPrChange w:id="12499" w:author="Unknown">
              <w:rPr>
                <w:noProof/>
              </w:rPr>
            </w:rPrChange>
          </w:rPr>
          <w:lastRenderedPageBreak/>
          <w:drawing>
            <wp:inline distT="0" distB="0" distL="0" distR="0" wp14:anchorId="60B3929A" wp14:editId="506222FF">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2500" w:author="The Si Tran" w:date="2012-12-11T06:20:00Z"/>
          <w:rFonts w:ascii="Times New Roman" w:hAnsi="Times New Roman"/>
          <w:rPrChange w:id="12501" w:author="The Si Tran" w:date="2012-12-11T06:24:00Z">
            <w:rPr>
              <w:ins w:id="12502" w:author="The Si Tran" w:date="2012-12-11T06:20:00Z"/>
            </w:rPr>
          </w:rPrChange>
        </w:rPr>
        <w:pPrChange w:id="12503"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504" w:author="The Si Tran" w:date="2012-12-11T06:20:00Z"/>
          <w:rFonts w:ascii="Times New Roman" w:hAnsi="Times New Roman"/>
          <w:sz w:val="26"/>
          <w:szCs w:val="26"/>
          <w:rPrChange w:id="12505" w:author="The Si Tran" w:date="2012-12-11T06:59:00Z">
            <w:rPr>
              <w:ins w:id="12506" w:author="The Si Tran" w:date="2012-12-11T06:20:00Z"/>
            </w:rPr>
          </w:rPrChange>
        </w:rPr>
      </w:pPr>
      <w:ins w:id="12507" w:author="The Si Tran" w:date="2012-12-11T06:20:00Z">
        <w:r w:rsidRPr="003C73FD">
          <w:rPr>
            <w:rFonts w:ascii="Times New Roman" w:hAnsi="Times New Roman"/>
            <w:sz w:val="26"/>
            <w:szCs w:val="26"/>
            <w:rPrChange w:id="12508"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509" w:author="The Si Tran" w:date="2012-12-11T06:20:00Z"/>
          <w:rFonts w:ascii="Times New Roman" w:hAnsi="Times New Roman"/>
          <w:sz w:val="26"/>
          <w:szCs w:val="26"/>
          <w:rPrChange w:id="12510" w:author="The Si Tran" w:date="2012-12-11T06:59:00Z">
            <w:rPr>
              <w:ins w:id="12511" w:author="The Si Tran" w:date="2012-12-11T06:20:00Z"/>
            </w:rPr>
          </w:rPrChange>
        </w:rPr>
      </w:pPr>
      <w:ins w:id="12512" w:author="The Si Tran" w:date="2012-12-11T06:20:00Z">
        <w:r w:rsidRPr="003C73FD">
          <w:rPr>
            <w:rFonts w:ascii="Times New Roman" w:hAnsi="Times New Roman"/>
            <w:sz w:val="26"/>
            <w:szCs w:val="26"/>
            <w:rPrChange w:id="12513"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514" w:author="The Si Tran" w:date="2012-12-11T06:20:00Z"/>
          <w:rFonts w:ascii="Times New Roman" w:hAnsi="Times New Roman"/>
          <w:rPrChange w:id="12515" w:author="The Si Tran" w:date="2012-12-11T06:24:00Z">
            <w:rPr>
              <w:ins w:id="12516" w:author="The Si Tran" w:date="2012-12-11T06:20:00Z"/>
            </w:rPr>
          </w:rPrChange>
        </w:rPr>
      </w:pPr>
      <w:ins w:id="12517" w:author="The Si Tran" w:date="2012-12-11T06:20:00Z">
        <w:r w:rsidRPr="001B545C">
          <w:rPr>
            <w:rFonts w:ascii="Times New Roman" w:hAnsi="Times New Roman"/>
            <w:noProof/>
            <w:rPrChange w:id="12518" w:author="Unknown">
              <w:rPr>
                <w:noProof/>
              </w:rPr>
            </w:rPrChange>
          </w:rPr>
          <w:drawing>
            <wp:inline distT="0" distB="0" distL="0" distR="0" wp14:anchorId="3B3BDF89" wp14:editId="5FE581C7">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519" w:author="The Si Tran" w:date="2012-12-11T06:20:00Z"/>
          <w:rFonts w:ascii="Times New Roman" w:hAnsi="Times New Roman"/>
          <w:sz w:val="26"/>
          <w:szCs w:val="26"/>
          <w:rPrChange w:id="12520" w:author="The Si Tran" w:date="2012-12-11T06:59:00Z">
            <w:rPr>
              <w:ins w:id="12521" w:author="The Si Tran" w:date="2012-12-11T06:20:00Z"/>
            </w:rPr>
          </w:rPrChange>
        </w:rPr>
      </w:pPr>
      <w:ins w:id="12522" w:author="The Si Tran" w:date="2012-12-11T06:20:00Z">
        <w:r w:rsidRPr="006716F2">
          <w:rPr>
            <w:rFonts w:ascii="Times New Roman" w:hAnsi="Times New Roman"/>
            <w:sz w:val="26"/>
            <w:szCs w:val="26"/>
            <w:rPrChange w:id="12523" w:author="The Si Tran" w:date="2012-12-11T06:59:00Z">
              <w:rPr/>
            </w:rPrChange>
          </w:rPr>
          <w:t>Kết quả dự báo:</w:t>
        </w:r>
      </w:ins>
    </w:p>
    <w:p w14:paraId="334D311B" w14:textId="77777777" w:rsidR="00667F2E" w:rsidRDefault="00667F2E" w:rsidP="006716F2">
      <w:pPr>
        <w:pStyle w:val="ListParagraph"/>
        <w:ind w:left="0"/>
        <w:rPr>
          <w:ins w:id="12524" w:author="The Si Tran" w:date="2012-12-11T07:00:00Z"/>
          <w:rFonts w:ascii="Times New Roman" w:hAnsi="Times New Roman"/>
        </w:rPr>
      </w:pPr>
      <w:ins w:id="12525" w:author="The Si Tran" w:date="2012-12-11T06:20:00Z">
        <w:r w:rsidRPr="001B545C">
          <w:rPr>
            <w:rFonts w:ascii="Times New Roman" w:hAnsi="Times New Roman"/>
            <w:noProof/>
            <w:rPrChange w:id="12526" w:author="Unknown">
              <w:rPr>
                <w:noProof/>
              </w:rPr>
            </w:rPrChange>
          </w:rPr>
          <w:lastRenderedPageBreak/>
          <w:drawing>
            <wp:inline distT="0" distB="0" distL="0" distR="0" wp14:anchorId="00AE8D97" wp14:editId="02B093C7">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527" w:author="The Si Tran" w:date="2012-12-11T07:00:00Z"/>
          <w:rFonts w:ascii="Times New Roman" w:hAnsi="Times New Roman"/>
          <w:sz w:val="26"/>
          <w:szCs w:val="26"/>
          <w:rPrChange w:id="12528" w:author="The Si Tran" w:date="2012-12-11T07:00:00Z">
            <w:rPr>
              <w:ins w:id="12529" w:author="The Si Tran" w:date="2012-12-11T07:00:00Z"/>
              <w:rFonts w:ascii="Times New Roman" w:hAnsi="Times New Roman"/>
            </w:rPr>
          </w:rPrChange>
        </w:rPr>
        <w:pPrChange w:id="12530" w:author="The Si Tran" w:date="2012-12-11T07:00:00Z">
          <w:pPr>
            <w:pStyle w:val="ListParagraph"/>
            <w:ind w:left="0"/>
          </w:pPr>
        </w:pPrChange>
      </w:pPr>
      <w:ins w:id="12531" w:author="The Si Tran" w:date="2012-12-11T07:00:00Z">
        <w:r w:rsidRPr="00364895">
          <w:rPr>
            <w:rFonts w:ascii="Times New Roman" w:hAnsi="Times New Roman"/>
            <w:sz w:val="26"/>
            <w:szCs w:val="26"/>
            <w:rPrChange w:id="12532"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533" w:author="The Si Tran" w:date="2012-12-11T06:20:00Z"/>
          <w:rFonts w:ascii="Times New Roman" w:hAnsi="Times New Roman"/>
          <w:rPrChange w:id="12534" w:author="The Si Tran" w:date="2012-12-11T06:24:00Z">
            <w:rPr>
              <w:ins w:id="12535"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536" w:author="The Si Tran" w:date="2012-12-11T06:20:00Z"/>
          <w:rFonts w:ascii="Times New Roman" w:hAnsi="Times New Roman"/>
          <w:sz w:val="26"/>
          <w:szCs w:val="26"/>
          <w:rPrChange w:id="12537" w:author="The Si Tran" w:date="2012-12-11T07:00:00Z">
            <w:rPr>
              <w:ins w:id="12538" w:author="The Si Tran" w:date="2012-12-11T06:20:00Z"/>
            </w:rPr>
          </w:rPrChange>
        </w:rPr>
      </w:pPr>
      <w:ins w:id="12539" w:author="The Si Tran" w:date="2012-12-11T06:20:00Z">
        <w:r w:rsidRPr="006716F2">
          <w:rPr>
            <w:rFonts w:ascii="Times New Roman" w:hAnsi="Times New Roman"/>
            <w:sz w:val="26"/>
            <w:szCs w:val="26"/>
            <w:rPrChange w:id="12540"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541" w:author="The Si Tran" w:date="2012-12-11T06:20:00Z"/>
          <w:rFonts w:ascii="Times New Roman" w:hAnsi="Times New Roman"/>
          <w:sz w:val="26"/>
          <w:szCs w:val="26"/>
          <w:rPrChange w:id="12542" w:author="The Si Tran" w:date="2012-12-11T07:00:00Z">
            <w:rPr>
              <w:ins w:id="12543" w:author="The Si Tran" w:date="2012-12-11T06:20:00Z"/>
            </w:rPr>
          </w:rPrChange>
        </w:rPr>
      </w:pPr>
      <w:ins w:id="12544" w:author="The Si Tran" w:date="2012-12-11T06:20:00Z">
        <w:r w:rsidRPr="006716F2">
          <w:rPr>
            <w:rFonts w:ascii="Times New Roman" w:hAnsi="Times New Roman"/>
            <w:sz w:val="26"/>
            <w:szCs w:val="26"/>
            <w:rPrChange w:id="12545"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rsidP="0074010E">
      <w:pPr>
        <w:pStyle w:val="NoFormat"/>
        <w:numPr>
          <w:ilvl w:val="0"/>
          <w:numId w:val="70"/>
        </w:numPr>
        <w:rPr>
          <w:ins w:id="12546" w:author="The Si Tran" w:date="2012-12-11T07:02:00Z"/>
          <w:rFonts w:cs="Arial"/>
          <w:b/>
          <w:bCs/>
          <w:iCs/>
          <w:sz w:val="28"/>
          <w:szCs w:val="28"/>
          <w:rPrChange w:id="12547" w:author="The Si Tran" w:date="2012-12-11T07:02:00Z">
            <w:rPr>
              <w:ins w:id="12548" w:author="The Si Tran" w:date="2012-12-11T07:02:00Z"/>
              <w:rFonts w:ascii="Times New Roman" w:hAnsi="Times New Roman"/>
            </w:rPr>
          </w:rPrChange>
        </w:rPr>
        <w:pPrChange w:id="12549" w:author="The Si Tran" w:date="2012-12-11T07:02:00Z">
          <w:pPr>
            <w:pStyle w:val="ListParagraph"/>
            <w:numPr>
              <w:numId w:val="40"/>
            </w:numPr>
            <w:spacing w:after="160" w:line="259" w:lineRule="auto"/>
            <w:ind w:hanging="360"/>
          </w:pPr>
        </w:pPrChange>
      </w:pPr>
      <w:ins w:id="12550" w:author="The Si Tran" w:date="2012-12-11T07:02:00Z">
        <w:r w:rsidRPr="0074010E">
          <w:rPr>
            <w:b/>
            <w:sz w:val="28"/>
            <w:szCs w:val="28"/>
          </w:rPr>
          <w:t>Xây dựng mô hình m</w:t>
        </w:r>
        <w:r w:rsidRPr="0074010E">
          <w:rPr>
            <w:rFonts w:cs="Arial"/>
            <w:b/>
            <w:sz w:val="28"/>
            <w:szCs w:val="28"/>
            <w:rPrChange w:id="12551" w:author="The Si Tran" w:date="2012-12-11T07:02:00Z">
              <w:rPr/>
            </w:rPrChange>
          </w:rPr>
          <w:t>ạng nơron</w:t>
        </w:r>
      </w:ins>
    </w:p>
    <w:p w14:paraId="188F443C" w14:textId="77777777" w:rsidR="008C76D1" w:rsidRDefault="00667F2E">
      <w:pPr>
        <w:pStyle w:val="ListParagraph"/>
        <w:ind w:firstLine="0"/>
        <w:rPr>
          <w:ins w:id="12552" w:author="The Si Tran" w:date="2012-12-11T07:05:00Z"/>
          <w:rFonts w:ascii="Times New Roman" w:hAnsi="Times New Roman"/>
          <w:sz w:val="26"/>
          <w:szCs w:val="26"/>
        </w:rPr>
        <w:pPrChange w:id="12553" w:author="The Si Tran" w:date="2012-12-11T07:05:00Z">
          <w:pPr>
            <w:pStyle w:val="ListParagraph"/>
            <w:numPr>
              <w:numId w:val="37"/>
            </w:numPr>
            <w:spacing w:after="160" w:line="259" w:lineRule="auto"/>
            <w:ind w:left="1080" w:hanging="360"/>
          </w:pPr>
        </w:pPrChange>
      </w:pPr>
      <w:ins w:id="12554" w:author="The Si Tran" w:date="2012-12-11T06:20:00Z">
        <w:r w:rsidRPr="00B808D3">
          <w:rPr>
            <w:rFonts w:ascii="Times New Roman" w:hAnsi="Times New Roman"/>
            <w:sz w:val="26"/>
            <w:szCs w:val="26"/>
            <w:rPrChange w:id="12555"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556" w:author="The Si Tran" w:date="2012-12-11T07:05:00Z"/>
          <w:sz w:val="26"/>
          <w:szCs w:val="26"/>
        </w:rPr>
        <w:pPrChange w:id="12557" w:author="The Si Tran" w:date="2012-12-11T07:05:00Z">
          <w:pPr>
            <w:pStyle w:val="ListParagraph"/>
            <w:numPr>
              <w:numId w:val="37"/>
            </w:numPr>
            <w:spacing w:after="160" w:line="259" w:lineRule="auto"/>
            <w:ind w:left="1080" w:hanging="360"/>
          </w:pPr>
        </w:pPrChange>
      </w:pPr>
      <w:bookmarkStart w:id="12558" w:name="_Toc343029975"/>
      <w:ins w:id="12559" w:author="The Si Tran" w:date="2012-12-11T06:20:00Z">
        <w:r w:rsidRPr="008C76D1">
          <w:rPr>
            <w:b w:val="0"/>
            <w:sz w:val="26"/>
            <w:szCs w:val="26"/>
            <w:rPrChange w:id="12560" w:author="The Si Tran" w:date="2012-12-11T07:05:00Z">
              <w:rPr/>
            </w:rPrChange>
          </w:rPr>
          <w:t>Xây dựng cấu hình mạng</w:t>
        </w:r>
      </w:ins>
      <w:bookmarkEnd w:id="12558"/>
    </w:p>
    <w:p w14:paraId="7653448D" w14:textId="77777777" w:rsidR="008C76D1" w:rsidRPr="008E61D1" w:rsidRDefault="008F750D">
      <w:pPr>
        <w:rPr>
          <w:ins w:id="12561" w:author="The Si Tran" w:date="2012-12-11T06:20:00Z"/>
        </w:rPr>
        <w:pPrChange w:id="12562" w:author="The Si Tran" w:date="2012-12-11T07:05:00Z">
          <w:pPr>
            <w:pStyle w:val="ListParagraph"/>
            <w:numPr>
              <w:numId w:val="37"/>
            </w:numPr>
            <w:spacing w:after="160" w:line="259" w:lineRule="auto"/>
            <w:ind w:left="1080" w:hanging="360"/>
          </w:pPr>
        </w:pPrChange>
      </w:pPr>
      <w:ins w:id="12563" w:author="The Si Tran" w:date="2012-12-11T07:06:00Z">
        <w:r w:rsidRPr="000C3A28">
          <w:rPr>
            <w:noProof/>
            <w:rPrChange w:id="12564" w:author="Unknown">
              <w:rPr>
                <w:noProof/>
              </w:rPr>
            </w:rPrChange>
          </w:rPr>
          <w:lastRenderedPageBreak/>
          <mc:AlternateContent>
            <mc:Choice Requires="wps">
              <w:drawing>
                <wp:anchor distT="0" distB="0" distL="114300" distR="114300" simplePos="0" relativeHeight="251650560" behindDoc="0" locked="0" layoutInCell="1" allowOverlap="1" wp14:anchorId="4F929E4A" wp14:editId="4B21DCA9">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68AEC6A" id="Straight Connector 172"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565" w:author="Unknown">
              <w:rPr>
                <w:noProof/>
              </w:rPr>
            </w:rPrChange>
          </w:rPr>
          <mc:AlternateContent>
            <mc:Choice Requires="wps">
              <w:drawing>
                <wp:anchor distT="0" distB="0" distL="114300" distR="114300" simplePos="0" relativeHeight="251648512" behindDoc="0" locked="0" layoutInCell="1" allowOverlap="1" wp14:anchorId="1B78464B" wp14:editId="6D1B0F0B">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B90956" w:rsidRDefault="00B90956">
                              <w:pPr>
                                <w:pStyle w:val="EquationIndex"/>
                                <w:pPrChange w:id="12566" w:author="The Si Tran" w:date="2012-12-16T10:41:00Z">
                                  <w:pPr>
                                    <w:spacing w:before="0" w:line="240" w:lineRule="auto"/>
                                  </w:pPr>
                                </w:pPrChange>
                              </w:pPr>
                              <w:ins w:id="12567"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084" type="#_x0000_t202" style="position:absolute;left:0;text-align:left;margin-left:177pt;margin-top:147.75pt;width:135pt;height:23.25pt;z-index:251648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r0E9M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B90956" w:rsidRDefault="00B90956">
                        <w:pPr>
                          <w:pStyle w:val="EquationIndex"/>
                          <w:pPrChange w:id="12568" w:author="The Si Tran" w:date="2012-12-16T10:41:00Z">
                            <w:pPr>
                              <w:spacing w:before="0" w:line="240" w:lineRule="auto"/>
                            </w:pPr>
                          </w:pPrChange>
                        </w:pPr>
                        <w:ins w:id="12569" w:author="The Si Tran" w:date="2012-12-11T07:07:00Z">
                          <w:r>
                            <w:t>Cấu hình mạng nơron</w:t>
                          </w:r>
                        </w:ins>
                      </w:p>
                    </w:txbxContent>
                  </v:textbox>
                  <w10:wrap anchorx="margin"/>
                </v:shape>
              </w:pict>
            </mc:Fallback>
          </mc:AlternateContent>
        </w:r>
        <w:r>
          <w:rPr>
            <w:noProof/>
            <w:rPrChange w:id="12570" w:author="Unknown">
              <w:rPr>
                <w:noProof/>
              </w:rPr>
            </w:rPrChange>
          </w:rPr>
          <mc:AlternateContent>
            <mc:Choice Requires="wps">
              <w:drawing>
                <wp:anchor distT="0" distB="0" distL="114300" distR="114300" simplePos="0" relativeHeight="251649536" behindDoc="0" locked="0" layoutInCell="1" allowOverlap="1" wp14:anchorId="1C6BB945" wp14:editId="421D0D0F">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8558C" id="Rectangle 171" o:spid="_x0000_s1026" style="position:absolute;margin-left:92.25pt;margin-top:75pt;width:102.75pt;height:31.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571" w:author="The Si Tran" w:date="2012-12-11T07:44:00Z">
        <w:r w:rsidRPr="008F750D">
          <w:rPr>
            <w:noProof/>
          </w:rPr>
          <w:t xml:space="preserve"> </w:t>
        </w:r>
        <w:r w:rsidRPr="000C3A28">
          <w:rPr>
            <w:noProof/>
            <w:rPrChange w:id="12572" w:author="Unknown">
              <w:rPr>
                <w:noProof/>
              </w:rPr>
            </w:rPrChange>
          </w:rPr>
          <w:drawing>
            <wp:inline distT="0" distB="0" distL="0" distR="0" wp14:anchorId="41BA5467" wp14:editId="6F8AE039">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573" w:author="The Si Tran" w:date="2012-12-11T06:20:00Z"/>
          <w:rFonts w:ascii="Times New Roman" w:hAnsi="Times New Roman"/>
          <w:sz w:val="26"/>
          <w:szCs w:val="26"/>
          <w:rPrChange w:id="12574" w:author="The Si Tran" w:date="2012-12-11T07:08:00Z">
            <w:rPr>
              <w:ins w:id="12575" w:author="The Si Tran" w:date="2012-12-11T06:20:00Z"/>
            </w:rPr>
          </w:rPrChange>
        </w:rPr>
      </w:pPr>
      <w:ins w:id="12576" w:author="The Si Tran" w:date="2012-12-11T06:20:00Z">
        <w:r w:rsidRPr="00A51C54">
          <w:rPr>
            <w:rFonts w:ascii="Times New Roman" w:hAnsi="Times New Roman"/>
            <w:sz w:val="26"/>
            <w:szCs w:val="26"/>
            <w:rPrChange w:id="12577"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578" w:author="The Si Tran" w:date="2012-12-11T07:29:00Z"/>
          <w:sz w:val="26"/>
          <w:szCs w:val="26"/>
        </w:rPr>
        <w:pPrChange w:id="12579" w:author="The Si Tran" w:date="2012-12-11T07:29:00Z">
          <w:pPr>
            <w:pStyle w:val="Caption"/>
            <w:numPr>
              <w:numId w:val="36"/>
            </w:numPr>
            <w:ind w:left="1440" w:hanging="360"/>
          </w:pPr>
        </w:pPrChange>
      </w:pPr>
      <w:ins w:id="12580" w:author="The Si Tran" w:date="2012-12-11T06:20:00Z">
        <w:r w:rsidRPr="00A51C54">
          <w:rPr>
            <w:rFonts w:ascii="Times New Roman" w:hAnsi="Times New Roman"/>
            <w:sz w:val="26"/>
            <w:szCs w:val="26"/>
            <w:rPrChange w:id="12581"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582" w:author="The Si Tran" w:date="2012-12-11T07:29:00Z"/>
          <w:sz w:val="26"/>
          <w:szCs w:val="26"/>
        </w:rPr>
        <w:pPrChange w:id="12583"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584" w:author="The Si Tran" w:date="2012-12-11T07:34:00Z"/>
          <w:sz w:val="26"/>
          <w:szCs w:val="26"/>
        </w:rPr>
        <w:pPrChange w:id="12585" w:author="The Si Tran" w:date="2012-12-11T07:34:00Z">
          <w:pPr>
            <w:pStyle w:val="Caption"/>
            <w:numPr>
              <w:numId w:val="36"/>
            </w:numPr>
            <w:ind w:left="1440" w:hanging="360"/>
          </w:pPr>
        </w:pPrChange>
      </w:pPr>
      <w:ins w:id="12586" w:author="The Si Tran" w:date="2012-12-11T07:29:00Z">
        <w:r>
          <w:rPr>
            <w:rFonts w:ascii="Times New Roman" w:hAnsi="Times New Roman"/>
            <w:sz w:val="26"/>
            <w:szCs w:val="26"/>
          </w:rPr>
          <w:t>Hu</w:t>
        </w:r>
      </w:ins>
      <w:ins w:id="12587"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588" w:author="The Si Tran" w:date="2012-12-11T07:34:00Z"/>
          <w:rFonts w:ascii="Times New Roman" w:hAnsi="Times New Roman"/>
          <w:sz w:val="26"/>
          <w:szCs w:val="26"/>
          <w:rPrChange w:id="12589" w:author="The Si Tran" w:date="2012-12-11T07:34:00Z">
            <w:rPr>
              <w:ins w:id="12590" w:author="The Si Tran" w:date="2012-12-11T07:34:00Z"/>
              <w:rFonts w:ascii="Times New Roman" w:hAnsi="Times New Roman"/>
            </w:rPr>
          </w:rPrChange>
        </w:rPr>
        <w:pPrChange w:id="12591" w:author="The Si Tran" w:date="2012-12-11T07:34:00Z">
          <w:pPr>
            <w:pStyle w:val="ListParagraph"/>
            <w:numPr>
              <w:numId w:val="41"/>
            </w:numPr>
            <w:spacing w:after="160" w:line="259" w:lineRule="auto"/>
            <w:ind w:left="1440" w:hanging="360"/>
          </w:pPr>
        </w:pPrChange>
      </w:pPr>
      <w:ins w:id="12592" w:author="The Si Tran" w:date="2012-12-11T07:34:00Z">
        <w:r w:rsidRPr="007B3A21">
          <w:rPr>
            <w:rFonts w:ascii="Times New Roman" w:hAnsi="Times New Roman"/>
            <w:sz w:val="26"/>
            <w:szCs w:val="26"/>
            <w:rPrChange w:id="12593"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2594" w:author="The Si Tran" w:date="2012-12-11T07:34:00Z">
              <w:rPr>
                <w:rFonts w:ascii="Times New Roman" w:hAnsi="Times New Roman"/>
              </w:rPr>
            </w:rPrChange>
          </w:rPr>
          <w:t>lan</w:t>
        </w:r>
        <w:proofErr w:type="gramEnd"/>
        <w:r w:rsidRPr="007B3A21">
          <w:rPr>
            <w:rFonts w:ascii="Times New Roman" w:hAnsi="Times New Roman"/>
            <w:sz w:val="26"/>
            <w:szCs w:val="26"/>
            <w:rPrChange w:id="12595"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596" w:author="The Si Tran" w:date="2012-12-11T07:34:00Z"/>
          <w:rFonts w:ascii="Times New Roman" w:hAnsi="Times New Roman"/>
          <w:sz w:val="26"/>
          <w:szCs w:val="26"/>
          <w:rPrChange w:id="12597" w:author="The Si Tran" w:date="2012-12-11T07:34:00Z">
            <w:rPr>
              <w:ins w:id="12598" w:author="The Si Tran" w:date="2012-12-11T07:34:00Z"/>
              <w:rFonts w:ascii="Times New Roman" w:hAnsi="Times New Roman"/>
            </w:rPr>
          </w:rPrChange>
        </w:rPr>
        <w:pPrChange w:id="12599" w:author="The Si Tran" w:date="2012-12-11T07:34:00Z">
          <w:pPr>
            <w:pStyle w:val="ListParagraph"/>
            <w:numPr>
              <w:numId w:val="41"/>
            </w:numPr>
            <w:spacing w:after="160" w:line="259" w:lineRule="auto"/>
            <w:ind w:left="1440" w:hanging="360"/>
          </w:pPr>
        </w:pPrChange>
      </w:pPr>
      <w:ins w:id="12600" w:author="The Si Tran" w:date="2012-12-11T07:34:00Z">
        <w:r w:rsidRPr="007B3A21">
          <w:rPr>
            <w:rFonts w:ascii="Times New Roman" w:hAnsi="Times New Roman"/>
            <w:sz w:val="26"/>
            <w:szCs w:val="26"/>
            <w:rPrChange w:id="12601"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2602" w:author="The Si Tran" w:date="2012-12-11T07:34:00Z">
              <w:rPr>
                <w:rFonts w:ascii="Times New Roman" w:hAnsi="Times New Roman"/>
              </w:rPr>
            </w:rPrChange>
          </w:rPr>
          <w:t>,[</w:t>
        </w:r>
        <w:proofErr w:type="gramEnd"/>
        <w:r w:rsidRPr="007B3A21">
          <w:rPr>
            <w:rFonts w:ascii="Times New Roman" w:hAnsi="Times New Roman"/>
            <w:sz w:val="26"/>
            <w:szCs w:val="26"/>
            <w:rPrChange w:id="12603"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2604" w:author="The Si Tran" w:date="2012-12-11T07:29:00Z"/>
          <w:b/>
          <w:sz w:val="26"/>
          <w:szCs w:val="26"/>
          <w:rPrChange w:id="12605" w:author="The Si Tran" w:date="2012-12-11T07:34:00Z">
            <w:rPr>
              <w:ins w:id="12606" w:author="The Si Tran" w:date="2012-12-11T07:29:00Z"/>
              <w:b w:val="0"/>
            </w:rPr>
          </w:rPrChange>
        </w:rPr>
        <w:pPrChange w:id="12607"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608" w:author="The Si Tran" w:date="2012-12-11T07:35:00Z"/>
          <w:rFonts w:ascii="Times New Roman" w:hAnsi="Times New Roman"/>
          <w:sz w:val="26"/>
          <w:szCs w:val="26"/>
        </w:rPr>
        <w:pPrChange w:id="12609" w:author="The Si Tran" w:date="2012-12-11T07:29:00Z">
          <w:pPr>
            <w:pStyle w:val="ListParagraph"/>
            <w:numPr>
              <w:numId w:val="36"/>
            </w:numPr>
            <w:spacing w:after="160" w:line="259" w:lineRule="auto"/>
            <w:ind w:left="1440" w:hanging="360"/>
          </w:pPr>
        </w:pPrChange>
      </w:pPr>
      <w:ins w:id="12610" w:author="The Si Tran" w:date="2012-12-11T07:31:00Z">
        <w:r w:rsidRPr="0038242B">
          <w:rPr>
            <w:rFonts w:ascii="Times New Roman" w:hAnsi="Times New Roman"/>
            <w:noProof/>
            <w:sz w:val="26"/>
            <w:szCs w:val="26"/>
            <w:rPrChange w:id="12611" w:author="Unknown">
              <w:rPr>
                <w:noProof/>
              </w:rPr>
            </w:rPrChange>
          </w:rPr>
          <w:lastRenderedPageBreak/>
          <mc:AlternateContent>
            <mc:Choice Requires="wps">
              <w:drawing>
                <wp:anchor distT="0" distB="0" distL="114300" distR="114300" simplePos="0" relativeHeight="251652608" behindDoc="0" locked="0" layoutInCell="1" allowOverlap="1" wp14:anchorId="7F74A3C8" wp14:editId="3DC8DA80">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B90956" w:rsidRDefault="00B90956">
                              <w:pPr>
                                <w:pStyle w:val="EquationIndex"/>
                                <w:pPrChange w:id="12612" w:author="The Si Tran" w:date="2012-12-16T10:42:00Z">
                                  <w:pPr/>
                                </w:pPrChange>
                              </w:pPr>
                              <w:ins w:id="12613" w:author="The Si Tran" w:date="2012-12-11T07:32:00Z">
                                <w:r>
                                  <w:t>Chọn giải thuật</w:t>
                                </w:r>
                              </w:ins>
                              <w:ins w:id="12614"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B90956" w:rsidRDefault="00B90956">
                        <w:pPr>
                          <w:pStyle w:val="EquationIndex"/>
                          <w:pPrChange w:id="12615" w:author="The Si Tran" w:date="2012-12-16T10:42:00Z">
                            <w:pPr/>
                          </w:pPrChange>
                        </w:pPr>
                        <w:ins w:id="12616" w:author="The Si Tran" w:date="2012-12-11T07:32:00Z">
                          <w:r>
                            <w:t>Chọn giải thuật</w:t>
                          </w:r>
                        </w:ins>
                        <w:ins w:id="12617"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618" w:author="The Si Tran" w:date="2012-12-11T07:32:00Z">
        <w:r w:rsidRPr="0038242B">
          <w:rPr>
            <w:rFonts w:ascii="Times New Roman" w:hAnsi="Times New Roman"/>
            <w:noProof/>
            <w:sz w:val="26"/>
            <w:szCs w:val="26"/>
            <w:rPrChange w:id="12619" w:author="Unknown">
              <w:rPr>
                <w:noProof/>
              </w:rPr>
            </w:rPrChange>
          </w:rPr>
          <mc:AlternateContent>
            <mc:Choice Requires="wps">
              <w:drawing>
                <wp:anchor distT="0" distB="0" distL="114300" distR="114300" simplePos="0" relativeHeight="251656704" behindDoc="0" locked="0" layoutInCell="1" allowOverlap="1" wp14:anchorId="26511F00" wp14:editId="5D733AA3">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B90956" w:rsidRDefault="00B90956">
                              <w:pPr>
                                <w:pStyle w:val="EquationIndex"/>
                                <w:pPrChange w:id="12620" w:author="The Si Tran" w:date="2012-12-16T10:42:00Z">
                                  <w:pPr/>
                                </w:pPrChange>
                              </w:pPr>
                              <w:ins w:id="12621" w:author="The Si Tran" w:date="2012-12-11T07:33:00Z">
                                <w:r>
                                  <w:t xml:space="preserve">Thông số </w:t>
                                </w:r>
                                <w:proofErr w:type="gramStart"/>
                                <w:r>
                                  <w:t xml:space="preserve">cho </w:t>
                                </w:r>
                              </w:ins>
                              <w:ins w:id="12622" w:author="The Si Tran" w:date="2012-12-11T07:32:00Z">
                                <w:r>
                                  <w:t xml:space="preserve"> giải</w:t>
                                </w:r>
                                <w:proofErr w:type="gramEnd"/>
                                <w:r>
                                  <w:t xml:space="preserve"> thuật</w:t>
                                </w:r>
                              </w:ins>
                              <w:ins w:id="12623" w:author="The Si Tran" w:date="2012-12-11T07:34:00Z">
                                <w:r>
                                  <w:t xml:space="preserve"> </w:t>
                                </w:r>
                              </w:ins>
                              <w:ins w:id="12624"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margin-left:112.5pt;margin-top:224.25pt;width:2in;height:38.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B90956" w:rsidRDefault="00B90956">
                        <w:pPr>
                          <w:pStyle w:val="EquationIndex"/>
                          <w:pPrChange w:id="12625" w:author="The Si Tran" w:date="2012-12-16T10:42:00Z">
                            <w:pPr/>
                          </w:pPrChange>
                        </w:pPr>
                        <w:ins w:id="12626" w:author="The Si Tran" w:date="2012-12-11T07:33:00Z">
                          <w:r>
                            <w:t xml:space="preserve">Thông số </w:t>
                          </w:r>
                          <w:proofErr w:type="gramStart"/>
                          <w:r>
                            <w:t xml:space="preserve">cho </w:t>
                          </w:r>
                        </w:ins>
                        <w:ins w:id="12627" w:author="The Si Tran" w:date="2012-12-11T07:32:00Z">
                          <w:r>
                            <w:t xml:space="preserve"> giải</w:t>
                          </w:r>
                          <w:proofErr w:type="gramEnd"/>
                          <w:r>
                            <w:t xml:space="preserve"> thuật</w:t>
                          </w:r>
                        </w:ins>
                        <w:ins w:id="12628" w:author="The Si Tran" w:date="2012-12-11T07:34:00Z">
                          <w:r>
                            <w:t xml:space="preserve"> </w:t>
                          </w:r>
                        </w:ins>
                        <w:ins w:id="12629" w:author="The Si Tran" w:date="2012-12-11T07:35:00Z">
                          <w:r>
                            <w:t>lan truyền ngược</w:t>
                          </w:r>
                        </w:ins>
                      </w:p>
                    </w:txbxContent>
                  </v:textbox>
                  <w10:wrap anchorx="margin"/>
                </v:shape>
              </w:pict>
            </mc:Fallback>
          </mc:AlternateContent>
        </w:r>
      </w:ins>
      <w:ins w:id="12630" w:author="The Si Tran" w:date="2012-12-11T07:33:00Z">
        <w:r w:rsidRPr="0038242B">
          <w:rPr>
            <w:rFonts w:ascii="Times New Roman" w:hAnsi="Times New Roman"/>
            <w:noProof/>
            <w:sz w:val="26"/>
            <w:szCs w:val="26"/>
            <w:rPrChange w:id="12631" w:author="Unknown">
              <w:rPr>
                <w:noProof/>
              </w:rPr>
            </w:rPrChange>
          </w:rPr>
          <mc:AlternateContent>
            <mc:Choice Requires="wps">
              <w:drawing>
                <wp:anchor distT="0" distB="0" distL="114300" distR="114300" simplePos="0" relativeHeight="251657728" behindDoc="0" locked="0" layoutInCell="1" allowOverlap="1" wp14:anchorId="6C7AD123" wp14:editId="289D6CC3">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BD5915D" id="Straight Connector 17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632" w:author="The Si Tran" w:date="2012-12-11T07:32:00Z">
        <w:r>
          <w:rPr>
            <w:noProof/>
          </w:rPr>
          <mc:AlternateContent>
            <mc:Choice Requires="wps">
              <w:drawing>
                <wp:anchor distT="0" distB="0" distL="114300" distR="114300" simplePos="0" relativeHeight="251655680" behindDoc="0" locked="0" layoutInCell="1" allowOverlap="1" wp14:anchorId="69B1F6E1" wp14:editId="3A623DBF">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FD9AF" id="Rectangle 177" o:spid="_x0000_s1026" style="position:absolute;margin-left:354pt;margin-top:144.8pt;width:64.5pt;height:10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633" w:author="The Si Tran" w:date="2012-12-11T07:31:00Z">
        <w:r w:rsidRPr="0038242B">
          <w:rPr>
            <w:rFonts w:ascii="Times New Roman" w:hAnsi="Times New Roman"/>
            <w:noProof/>
            <w:sz w:val="26"/>
            <w:szCs w:val="26"/>
            <w:rPrChange w:id="12634" w:author="Unknown">
              <w:rPr>
                <w:noProof/>
              </w:rPr>
            </w:rPrChange>
          </w:rPr>
          <mc:AlternateContent>
            <mc:Choice Requires="wps">
              <w:drawing>
                <wp:anchor distT="0" distB="0" distL="114300" distR="114300" simplePos="0" relativeHeight="251653632" behindDoc="0" locked="0" layoutInCell="1" allowOverlap="1" wp14:anchorId="4EAC69C6" wp14:editId="65E7981C">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1EBD88C"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00C34E35">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BAFF5"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635" w:author="The Si Tran" w:date="2012-12-11T07:45:00Z">
        <w:r w:rsidRPr="00D62B2C">
          <w:rPr>
            <w:noProof/>
          </w:rPr>
          <w:t xml:space="preserve"> </w:t>
        </w:r>
        <w:r>
          <w:rPr>
            <w:noProof/>
          </w:rPr>
          <w:drawing>
            <wp:inline distT="0" distB="0" distL="0" distR="0" wp14:anchorId="6F4A43F4" wp14:editId="5F9BE72C">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636" w:author="The Si Tran" w:date="2012-12-11T06:20:00Z"/>
          <w:rFonts w:ascii="Times New Roman" w:hAnsi="Times New Roman"/>
          <w:sz w:val="26"/>
          <w:szCs w:val="26"/>
          <w:rPrChange w:id="12637" w:author="The Si Tran" w:date="2012-12-11T07:08:00Z">
            <w:rPr>
              <w:ins w:id="12638" w:author="The Si Tran" w:date="2012-12-11T06:20:00Z"/>
            </w:rPr>
          </w:rPrChange>
        </w:rPr>
        <w:pPrChange w:id="12639" w:author="The Si Tran" w:date="2012-12-11T07:35:00Z">
          <w:pPr>
            <w:pStyle w:val="ListParagraph"/>
            <w:numPr>
              <w:numId w:val="36"/>
            </w:numPr>
            <w:spacing w:after="160" w:line="259" w:lineRule="auto"/>
            <w:ind w:left="1440" w:hanging="360"/>
          </w:pPr>
        </w:pPrChange>
      </w:pPr>
      <w:ins w:id="12640"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641" w:author="The Si Tran" w:date="2012-12-11T06:20:00Z"/>
          <w:rFonts w:ascii="Times New Roman" w:hAnsi="Times New Roman"/>
          <w:rPrChange w:id="12642" w:author="The Si Tran" w:date="2012-12-11T06:24:00Z">
            <w:rPr>
              <w:ins w:id="12643"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644" w:author="The Si Tran" w:date="2012-12-11T06:20:00Z"/>
          <w:rFonts w:ascii="Times New Roman" w:hAnsi="Times New Roman"/>
          <w:sz w:val="26"/>
          <w:szCs w:val="26"/>
          <w:rPrChange w:id="12645" w:author="The Si Tran" w:date="2012-12-11T07:36:00Z">
            <w:rPr>
              <w:ins w:id="12646" w:author="The Si Tran" w:date="2012-12-11T06:20:00Z"/>
            </w:rPr>
          </w:rPrChange>
        </w:rPr>
      </w:pPr>
      <w:ins w:id="12647" w:author="The Si Tran" w:date="2012-12-11T06:20:00Z">
        <w:r w:rsidRPr="0052188A">
          <w:rPr>
            <w:rFonts w:ascii="Times New Roman" w:hAnsi="Times New Roman"/>
            <w:sz w:val="26"/>
            <w:szCs w:val="26"/>
            <w:rPrChange w:id="12648"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649" w:author="The Si Tran" w:date="2012-12-11T07:36:00Z">
              <w:rPr/>
            </w:rPrChange>
          </w:rPr>
          <w:t>,[</w:t>
        </w:r>
        <w:proofErr w:type="gramEnd"/>
        <w:r w:rsidRPr="0052188A">
          <w:rPr>
            <w:rFonts w:ascii="Times New Roman" w:hAnsi="Times New Roman"/>
            <w:sz w:val="26"/>
            <w:szCs w:val="26"/>
            <w:rPrChange w:id="12650"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2651" w:author="The Si Tran" w:date="2012-12-11T06:20:00Z"/>
          <w:rFonts w:ascii="Times New Roman" w:hAnsi="Times New Roman"/>
          <w:rPrChange w:id="12652" w:author="The Si Tran" w:date="2012-12-11T06:24:00Z">
            <w:rPr>
              <w:ins w:id="12653" w:author="The Si Tran" w:date="2012-12-11T06:20:00Z"/>
            </w:rPr>
          </w:rPrChange>
        </w:rPr>
      </w:pPr>
    </w:p>
    <w:p w14:paraId="500F91EE" w14:textId="77777777" w:rsidR="00667F2E" w:rsidRDefault="00D4441E" w:rsidP="0052188A">
      <w:pPr>
        <w:pStyle w:val="ListParagraph"/>
        <w:ind w:left="0"/>
        <w:rPr>
          <w:ins w:id="12654" w:author="The Si Tran" w:date="2012-12-11T07:39:00Z"/>
          <w:rFonts w:ascii="Times New Roman" w:hAnsi="Times New Roman"/>
        </w:rPr>
      </w:pPr>
      <w:ins w:id="12655" w:author="The Si Tran" w:date="2012-12-11T07:38:00Z">
        <w:r w:rsidRPr="003C1928">
          <w:rPr>
            <w:rFonts w:ascii="Times New Roman" w:hAnsi="Times New Roman"/>
            <w:noProof/>
            <w:rPrChange w:id="12656" w:author="Unknown">
              <w:rPr>
                <w:noProof/>
              </w:rPr>
            </w:rPrChange>
          </w:rPr>
          <mc:AlternateContent>
            <mc:Choice Requires="wps">
              <w:drawing>
                <wp:anchor distT="0" distB="0" distL="114300" distR="114300" simplePos="0" relativeHeight="251664896" behindDoc="0" locked="0" layoutInCell="1" allowOverlap="1" wp14:anchorId="05AB0561" wp14:editId="7B006B5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D0408" id="Rectangle 180" o:spid="_x0000_s1026" style="position:absolute;margin-left:49.5pt;margin-top:153.75pt;width:102.75pt;height:3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657" w:author="Unknown">
              <w:rPr>
                <w:noProof/>
              </w:rPr>
            </w:rPrChange>
          </w:rPr>
          <mc:AlternateContent>
            <mc:Choice Requires="wps">
              <w:drawing>
                <wp:anchor distT="0" distB="0" distL="114300" distR="114300" simplePos="0" relativeHeight="251665920" behindDoc="0" locked="0" layoutInCell="1" allowOverlap="1" wp14:anchorId="7103CA9B" wp14:editId="5A238EB3">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B90956" w:rsidRDefault="00B90956">
                              <w:pPr>
                                <w:pStyle w:val="EquationIndex"/>
                                <w:pPrChange w:id="12658" w:author="The Si Tran" w:date="2012-12-16T10:42:00Z">
                                  <w:pPr/>
                                </w:pPrChange>
                              </w:pPr>
                              <w:ins w:id="12659" w:author="The Si Tran" w:date="2012-12-11T07:32:00Z">
                                <w:r>
                                  <w:t>Chọn giải thuật</w:t>
                                </w:r>
                              </w:ins>
                              <w:ins w:id="12660" w:author="The Si Tran" w:date="2012-12-11T07:35:00Z">
                                <w:r>
                                  <w:t xml:space="preserve"> </w:t>
                                </w:r>
                              </w:ins>
                              <w:ins w:id="12661"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B90956" w:rsidRDefault="00B90956">
                        <w:pPr>
                          <w:pStyle w:val="EquationIndex"/>
                          <w:pPrChange w:id="12662" w:author="The Si Tran" w:date="2012-12-16T10:42:00Z">
                            <w:pPr/>
                          </w:pPrChange>
                        </w:pPr>
                        <w:ins w:id="12663" w:author="The Si Tran" w:date="2012-12-11T07:32:00Z">
                          <w:r>
                            <w:t>Chọn giải thuật</w:t>
                          </w:r>
                        </w:ins>
                        <w:ins w:id="12664" w:author="The Si Tran" w:date="2012-12-11T07:35:00Z">
                          <w:r>
                            <w:t xml:space="preserve"> </w:t>
                          </w:r>
                        </w:ins>
                        <w:ins w:id="12665" w:author="The Si Tran" w:date="2012-12-11T07:40:00Z">
                          <w:r>
                            <w:t>RPROP</w:t>
                          </w:r>
                        </w:ins>
                      </w:p>
                    </w:txbxContent>
                  </v:textbox>
                  <w10:wrap anchorx="margin"/>
                </v:shape>
              </w:pict>
            </mc:Fallback>
          </mc:AlternateContent>
        </w:r>
        <w:r w:rsidRPr="003C1928">
          <w:rPr>
            <w:rFonts w:ascii="Times New Roman" w:hAnsi="Times New Roman"/>
            <w:noProof/>
            <w:rPrChange w:id="12666" w:author="Unknown">
              <w:rPr>
                <w:noProof/>
              </w:rPr>
            </w:rPrChange>
          </w:rPr>
          <mc:AlternateContent>
            <mc:Choice Requires="wps">
              <w:drawing>
                <wp:anchor distT="0" distB="0" distL="114300" distR="114300" simplePos="0" relativeHeight="251666944" behindDoc="0" locked="0" layoutInCell="1" allowOverlap="1" wp14:anchorId="1385DBFF" wp14:editId="2126409F">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CB76DDB"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667" w:author="Unknown">
              <w:rPr>
                <w:noProof/>
              </w:rPr>
            </w:rPrChange>
          </w:rPr>
          <mc:AlternateContent>
            <mc:Choice Requires="wps">
              <w:drawing>
                <wp:anchor distT="0" distB="0" distL="114300" distR="114300" simplePos="0" relativeHeight="251667968" behindDoc="0" locked="0" layoutInCell="1" allowOverlap="1" wp14:anchorId="179B3922" wp14:editId="5389D433">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62484"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668" w:author="Unknown">
              <w:rPr>
                <w:noProof/>
              </w:rPr>
            </w:rPrChange>
          </w:rPr>
          <mc:AlternateContent>
            <mc:Choice Requires="wps">
              <w:drawing>
                <wp:anchor distT="0" distB="0" distL="114300" distR="114300" simplePos="0" relativeHeight="251670016" behindDoc="0" locked="0" layoutInCell="1" allowOverlap="1" wp14:anchorId="3D60FAB2" wp14:editId="699E8A75">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B90956" w:rsidRDefault="00B90956">
                              <w:pPr>
                                <w:pStyle w:val="EquationIndex"/>
                                <w:pPrChange w:id="12669" w:author="The Si Tran" w:date="2012-12-16T10:42:00Z">
                                  <w:pPr/>
                                </w:pPrChange>
                              </w:pPr>
                              <w:ins w:id="12670" w:author="The Si Tran" w:date="2012-12-11T07:33:00Z">
                                <w:r>
                                  <w:t xml:space="preserve">Thông số </w:t>
                                </w:r>
                                <w:proofErr w:type="gramStart"/>
                                <w:r>
                                  <w:t xml:space="preserve">cho </w:t>
                                </w:r>
                              </w:ins>
                              <w:ins w:id="12671" w:author="The Si Tran" w:date="2012-12-11T07:32:00Z">
                                <w:r>
                                  <w:t xml:space="preserve"> giải</w:t>
                                </w:r>
                                <w:proofErr w:type="gramEnd"/>
                                <w:r>
                                  <w:t xml:space="preserve"> thuật</w:t>
                                </w:r>
                              </w:ins>
                              <w:ins w:id="12672" w:author="The Si Tran" w:date="2012-12-11T07:34:00Z">
                                <w:r>
                                  <w:t xml:space="preserve"> </w:t>
                                </w:r>
                              </w:ins>
                              <w:ins w:id="12673"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B90956" w:rsidRDefault="00B90956">
                        <w:pPr>
                          <w:pStyle w:val="EquationIndex"/>
                          <w:pPrChange w:id="12674" w:author="The Si Tran" w:date="2012-12-16T10:42:00Z">
                            <w:pPr/>
                          </w:pPrChange>
                        </w:pPr>
                        <w:ins w:id="12675" w:author="The Si Tran" w:date="2012-12-11T07:33:00Z">
                          <w:r>
                            <w:t xml:space="preserve">Thông số </w:t>
                          </w:r>
                          <w:proofErr w:type="gramStart"/>
                          <w:r>
                            <w:t xml:space="preserve">cho </w:t>
                          </w:r>
                        </w:ins>
                        <w:ins w:id="12676" w:author="The Si Tran" w:date="2012-12-11T07:32:00Z">
                          <w:r>
                            <w:t xml:space="preserve"> giải</w:t>
                          </w:r>
                          <w:proofErr w:type="gramEnd"/>
                          <w:r>
                            <w:t xml:space="preserve"> thuật</w:t>
                          </w:r>
                        </w:ins>
                        <w:ins w:id="12677" w:author="The Si Tran" w:date="2012-12-11T07:34:00Z">
                          <w:r>
                            <w:t xml:space="preserve"> </w:t>
                          </w:r>
                        </w:ins>
                        <w:ins w:id="12678" w:author="The Si Tran" w:date="2012-12-11T07:40:00Z">
                          <w:r>
                            <w:t>RPROP</w:t>
                          </w:r>
                        </w:ins>
                      </w:p>
                    </w:txbxContent>
                  </v:textbox>
                  <w10:wrap anchorx="margin"/>
                </v:shape>
              </w:pict>
            </mc:Fallback>
          </mc:AlternateContent>
        </w:r>
        <w:r w:rsidRPr="003C1928">
          <w:rPr>
            <w:rFonts w:ascii="Times New Roman" w:hAnsi="Times New Roman"/>
            <w:noProof/>
            <w:rPrChange w:id="12679" w:author="Unknown">
              <w:rPr>
                <w:noProof/>
              </w:rPr>
            </w:rPrChange>
          </w:rPr>
          <mc:AlternateContent>
            <mc:Choice Requires="wps">
              <w:drawing>
                <wp:anchor distT="0" distB="0" distL="114300" distR="114300" simplePos="0" relativeHeight="251671040" behindDoc="0" locked="0" layoutInCell="1" allowOverlap="1" wp14:anchorId="27EAA975" wp14:editId="023293DB">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55884A4" id="Straight Connector 185"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680" w:author="The Si Tran" w:date="2012-12-11T07:46:00Z">
        <w:r w:rsidRPr="00D4441E">
          <w:rPr>
            <w:noProof/>
          </w:rPr>
          <w:t xml:space="preserve"> </w:t>
        </w:r>
        <w:r>
          <w:rPr>
            <w:noProof/>
          </w:rPr>
          <w:drawing>
            <wp:inline distT="0" distB="0" distL="0" distR="0" wp14:anchorId="21B3CF2C" wp14:editId="695EFADE">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681" w:author="The Si Tran" w:date="2012-12-11T07:39:00Z"/>
          <w:rFonts w:ascii="Times New Roman" w:hAnsi="Times New Roman"/>
          <w:sz w:val="26"/>
          <w:szCs w:val="26"/>
        </w:rPr>
      </w:pPr>
      <w:ins w:id="12682"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683" w:author="The Si Tran" w:date="2012-12-11T06:20:00Z"/>
          <w:rFonts w:ascii="Times New Roman" w:hAnsi="Times New Roman"/>
          <w:rPrChange w:id="12684" w:author="The Si Tran" w:date="2012-12-11T06:24:00Z">
            <w:rPr>
              <w:ins w:id="12685" w:author="The Si Tran" w:date="2012-12-11T06:20:00Z"/>
            </w:rPr>
          </w:rPrChange>
        </w:rPr>
      </w:pPr>
    </w:p>
    <w:p w14:paraId="3AC6ADFC" w14:textId="77777777" w:rsidR="00667F2E" w:rsidRPr="001B545C" w:rsidRDefault="00667F2E" w:rsidP="00667F2E">
      <w:pPr>
        <w:pStyle w:val="ListParagraph"/>
        <w:rPr>
          <w:ins w:id="12686" w:author="The Si Tran" w:date="2012-12-11T06:20:00Z"/>
          <w:rFonts w:ascii="Times New Roman" w:hAnsi="Times New Roman"/>
          <w:rPrChange w:id="12687" w:author="The Si Tran" w:date="2012-12-11T06:24:00Z">
            <w:rPr>
              <w:ins w:id="12688" w:author="The Si Tran" w:date="2012-12-11T06:20:00Z"/>
            </w:rPr>
          </w:rPrChange>
        </w:rPr>
      </w:pPr>
    </w:p>
    <w:p w14:paraId="730D6D51" w14:textId="77777777" w:rsidR="00667F2E" w:rsidRDefault="00667F2E">
      <w:pPr>
        <w:pStyle w:val="ListParagraph"/>
        <w:numPr>
          <w:ilvl w:val="0"/>
          <w:numId w:val="36"/>
        </w:numPr>
        <w:rPr>
          <w:ins w:id="12689" w:author="The Si Tran" w:date="2012-12-11T07:40:00Z"/>
          <w:rFonts w:ascii="Times New Roman" w:hAnsi="Times New Roman"/>
          <w:sz w:val="26"/>
          <w:szCs w:val="26"/>
        </w:rPr>
        <w:pPrChange w:id="12690" w:author="The Si Tran" w:date="2012-12-11T07:40:00Z">
          <w:pPr>
            <w:pStyle w:val="ListParagraph"/>
          </w:pPr>
        </w:pPrChange>
      </w:pPr>
      <w:ins w:id="12691" w:author="The Si Tran" w:date="2012-12-11T06:20:00Z">
        <w:r w:rsidRPr="00AD549B">
          <w:rPr>
            <w:rFonts w:ascii="Times New Roman" w:hAnsi="Times New Roman"/>
            <w:sz w:val="26"/>
            <w:szCs w:val="26"/>
            <w:rPrChange w:id="12692" w:author="The Si Tran" w:date="2012-12-11T07:40:00Z">
              <w:rPr/>
            </w:rPrChange>
          </w:rPr>
          <w:t>Kết quả của quá trình huấn luyện</w:t>
        </w:r>
      </w:ins>
    </w:p>
    <w:p w14:paraId="6527B548" w14:textId="77777777" w:rsidR="00AD549B" w:rsidRPr="00AD549B" w:rsidRDefault="00AD549B">
      <w:pPr>
        <w:pStyle w:val="ListParagraph"/>
        <w:ind w:left="1440"/>
        <w:rPr>
          <w:ins w:id="12693" w:author="The Si Tran" w:date="2012-12-11T06:20:00Z"/>
          <w:rFonts w:ascii="Times New Roman" w:hAnsi="Times New Roman"/>
          <w:sz w:val="26"/>
          <w:szCs w:val="26"/>
          <w:rPrChange w:id="12694" w:author="The Si Tran" w:date="2012-12-11T07:40:00Z">
            <w:rPr>
              <w:ins w:id="12695" w:author="The Si Tran" w:date="2012-12-11T06:20:00Z"/>
            </w:rPr>
          </w:rPrChange>
        </w:rPr>
        <w:pPrChange w:id="12696" w:author="The Si Tran" w:date="2012-12-11T07:47:00Z">
          <w:pPr>
            <w:pStyle w:val="ListParagraph"/>
          </w:pPr>
        </w:pPrChange>
      </w:pPr>
    </w:p>
    <w:p w14:paraId="3F628AE9" w14:textId="77777777" w:rsidR="00667F2E" w:rsidRPr="001B545C" w:rsidRDefault="00667F2E" w:rsidP="00AD549B">
      <w:pPr>
        <w:pStyle w:val="ListParagraph"/>
        <w:ind w:left="0"/>
        <w:rPr>
          <w:ins w:id="12697" w:author="The Si Tran" w:date="2012-12-11T06:20:00Z"/>
          <w:rFonts w:ascii="Times New Roman" w:hAnsi="Times New Roman"/>
          <w:rPrChange w:id="12698" w:author="The Si Tran" w:date="2012-12-11T06:24:00Z">
            <w:rPr>
              <w:ins w:id="12699" w:author="The Si Tran" w:date="2012-12-11T06:20:00Z"/>
            </w:rPr>
          </w:rPrChange>
        </w:rPr>
      </w:pPr>
      <w:ins w:id="12700" w:author="The Si Tran" w:date="2012-12-11T06:20:00Z">
        <w:r w:rsidRPr="001B545C">
          <w:rPr>
            <w:rFonts w:ascii="Times New Roman" w:hAnsi="Times New Roman"/>
            <w:noProof/>
            <w:rPrChange w:id="12701" w:author="Unknown">
              <w:rPr>
                <w:noProof/>
              </w:rPr>
            </w:rPrChange>
          </w:rPr>
          <w:drawing>
            <wp:inline distT="0" distB="0" distL="0" distR="0" wp14:anchorId="79201A0C" wp14:editId="7BCB0D55">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702" w:author="The Si Tran" w:date="2012-12-11T06:20:00Z"/>
          <w:rFonts w:ascii="Times New Roman" w:hAnsi="Times New Roman"/>
          <w:rPrChange w:id="12703" w:author="The Si Tran" w:date="2012-12-11T06:24:00Z">
            <w:rPr>
              <w:ins w:id="12704" w:author="The Si Tran" w:date="2012-12-11T06:20:00Z"/>
            </w:rPr>
          </w:rPrChange>
        </w:rPr>
        <w:pPrChange w:id="12705" w:author="The Si Tran" w:date="2012-12-11T07:41:00Z">
          <w:pPr>
            <w:pStyle w:val="ListParagraph"/>
          </w:pPr>
        </w:pPrChange>
      </w:pPr>
      <w:ins w:id="12706" w:author="The Si Tran" w:date="2012-12-11T06:20:00Z">
        <w:r w:rsidRPr="001B545C">
          <w:rPr>
            <w:rFonts w:ascii="Times New Roman" w:hAnsi="Times New Roman"/>
            <w:rPrChange w:id="12707" w:author="The Si Tran" w:date="2012-12-11T06:24:00Z">
              <w:rPr/>
            </w:rPrChange>
          </w:rPr>
          <w:t xml:space="preserve">Đồ thị MAE </w:t>
        </w:r>
        <w:proofErr w:type="gramStart"/>
        <w:r w:rsidRPr="001B545C">
          <w:rPr>
            <w:rFonts w:ascii="Times New Roman" w:hAnsi="Times New Roman"/>
            <w:rPrChange w:id="12708" w:author="The Si Tran" w:date="2012-12-11T06:24:00Z">
              <w:rPr/>
            </w:rPrChange>
          </w:rPr>
          <w:t>theo</w:t>
        </w:r>
        <w:proofErr w:type="gramEnd"/>
        <w:r w:rsidRPr="001B545C">
          <w:rPr>
            <w:rFonts w:ascii="Times New Roman" w:hAnsi="Times New Roman"/>
            <w:rPrChange w:id="12709"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710" w:author="The Si Tran" w:date="2012-12-11T07:48:00Z"/>
          <w:rFonts w:ascii="Times New Roman" w:hAnsi="Times New Roman"/>
          <w:rPrChange w:id="12711" w:author="The Si Tran" w:date="2012-12-11T07:48:00Z">
            <w:rPr>
              <w:ins w:id="12712" w:author="The Si Tran" w:date="2012-12-11T07:48:00Z"/>
              <w:rFonts w:ascii="Times New Roman" w:hAnsi="Times New Roman"/>
              <w:sz w:val="26"/>
              <w:szCs w:val="26"/>
            </w:rPr>
          </w:rPrChange>
        </w:rPr>
        <w:pPrChange w:id="12713" w:author="The Si Tran" w:date="2012-12-11T07:47:00Z">
          <w:pPr>
            <w:pStyle w:val="ListParagraph"/>
          </w:pPr>
        </w:pPrChange>
      </w:pPr>
      <w:ins w:id="12714"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715" w:author="The Si Tran" w:date="2012-12-11T07:48:00Z"/>
          <w:rFonts w:ascii="Times New Roman" w:hAnsi="Times New Roman"/>
          <w:rPrChange w:id="12716" w:author="The Si Tran" w:date="2012-12-11T07:48:00Z">
            <w:rPr>
              <w:ins w:id="12717" w:author="The Si Tran" w:date="2012-12-11T07:48:00Z"/>
              <w:rFonts w:ascii="Times New Roman" w:hAnsi="Times New Roman"/>
              <w:sz w:val="26"/>
              <w:szCs w:val="26"/>
            </w:rPr>
          </w:rPrChange>
        </w:rPr>
        <w:pPrChange w:id="12718" w:author="The Si Tran" w:date="2012-12-11T07:48:00Z">
          <w:pPr>
            <w:pStyle w:val="ListParagraph"/>
          </w:pPr>
        </w:pPrChange>
      </w:pPr>
    </w:p>
    <w:p w14:paraId="17950C99" w14:textId="1D369808" w:rsidR="00F4420F" w:rsidRPr="001B545C" w:rsidRDefault="00DC2B95">
      <w:pPr>
        <w:pStyle w:val="ListParagraph"/>
        <w:ind w:left="0"/>
        <w:rPr>
          <w:ins w:id="12719" w:author="The Si Tran" w:date="2012-12-11T06:20:00Z"/>
          <w:rFonts w:ascii="Times New Roman" w:hAnsi="Times New Roman"/>
          <w:rPrChange w:id="12720" w:author="The Si Tran" w:date="2012-12-11T06:24:00Z">
            <w:rPr>
              <w:ins w:id="12721" w:author="The Si Tran" w:date="2012-12-11T06:20:00Z"/>
            </w:rPr>
          </w:rPrChange>
        </w:rPr>
        <w:pPrChange w:id="12722" w:author="The Si Tran" w:date="2012-12-11T07:48:00Z">
          <w:pPr>
            <w:pStyle w:val="ListParagraph"/>
          </w:pPr>
        </w:pPrChange>
      </w:pPr>
      <w:ins w:id="12723" w:author="The Si Tran" w:date="2012-12-11T07:49:00Z">
        <w:r w:rsidRPr="00F4420F">
          <w:rPr>
            <w:rFonts w:ascii="Times New Roman" w:hAnsi="Times New Roman"/>
            <w:noProof/>
            <w:rPrChange w:id="12724" w:author="Unknown">
              <w:rPr>
                <w:noProof/>
              </w:rPr>
            </w:rPrChange>
          </w:rPr>
          <w:lastRenderedPageBreak/>
          <mc:AlternateContent>
            <mc:Choice Requires="wps">
              <w:drawing>
                <wp:anchor distT="0" distB="0" distL="114300" distR="114300" simplePos="0" relativeHeight="251658752" behindDoc="0" locked="0" layoutInCell="1" allowOverlap="1" wp14:anchorId="127629DE" wp14:editId="37CB824C">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B90956" w:rsidRDefault="00B90956">
                              <w:pPr>
                                <w:pStyle w:val="EquationIndex"/>
                                <w:pPrChange w:id="12725" w:author="The Si Tran" w:date="2012-12-16T10:42:00Z">
                                  <w:pPr/>
                                </w:pPrChange>
                              </w:pPr>
                              <w:ins w:id="12726" w:author="The Si Tran" w:date="2012-12-11T07:49:00Z">
                                <w:r w:rsidRPr="00DC2B95">
                                  <w:rPr>
                                    <w:rStyle w:val="EquationIndexChar"/>
                                    <w:rPrChange w:id="12727"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89"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B90956" w:rsidRDefault="00B90956">
                        <w:pPr>
                          <w:pStyle w:val="EquationIndex"/>
                          <w:pPrChange w:id="12728" w:author="The Si Tran" w:date="2012-12-16T10:42:00Z">
                            <w:pPr/>
                          </w:pPrChange>
                        </w:pPr>
                        <w:ins w:id="12729" w:author="The Si Tran" w:date="2012-12-11T07:49:00Z">
                          <w:r w:rsidRPr="00DC2B95">
                            <w:rPr>
                              <w:rStyle w:val="EquationIndexChar"/>
                              <w:rPrChange w:id="12730"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731" w:author="Unknown">
              <w:rPr>
                <w:noProof/>
              </w:rPr>
            </w:rPrChange>
          </w:rPr>
          <mc:AlternateContent>
            <mc:Choice Requires="wps">
              <w:drawing>
                <wp:anchor distT="0" distB="0" distL="114300" distR="114300" simplePos="0" relativeHeight="251662848" behindDoc="0" locked="0" layoutInCell="1" allowOverlap="1" wp14:anchorId="7F4701F3" wp14:editId="15526060">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B90956" w:rsidRDefault="00B90956">
                              <w:pPr>
                                <w:pStyle w:val="EquationIndex"/>
                                <w:pPrChange w:id="12732" w:author="The Si Tran" w:date="2012-12-16T10:42:00Z">
                                  <w:pPr/>
                                </w:pPrChange>
                              </w:pPr>
                              <w:ins w:id="12733" w:author="The Si Tran" w:date="2012-12-11T07:49:00Z">
                                <w:r>
                                  <w:t>Kiểm tra khả nă</w:t>
                                </w:r>
                              </w:ins>
                              <w:ins w:id="12734"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0" type="#_x0000_t202" style="position:absolute;left:0;text-align:left;margin-left:205.75pt;margin-top:125.6pt;width:102pt;height:40.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B90956" w:rsidRDefault="00B90956">
                        <w:pPr>
                          <w:pStyle w:val="EquationIndex"/>
                          <w:pPrChange w:id="12735" w:author="The Si Tran" w:date="2012-12-16T10:42:00Z">
                            <w:pPr/>
                          </w:pPrChange>
                        </w:pPr>
                        <w:ins w:id="12736" w:author="The Si Tran" w:date="2012-12-11T07:49:00Z">
                          <w:r>
                            <w:t>Kiểm tra khả nă</w:t>
                          </w:r>
                        </w:ins>
                        <w:ins w:id="12737" w:author="The Si Tran" w:date="2012-12-11T07:50:00Z">
                          <w:r>
                            <w:t>ng dự đoán</w:t>
                          </w:r>
                        </w:ins>
                      </w:p>
                    </w:txbxContent>
                  </v:textbox>
                  <w10:wrap anchorx="margin"/>
                </v:shape>
              </w:pict>
            </mc:Fallback>
          </mc:AlternateContent>
        </w:r>
      </w:ins>
      <w:ins w:id="12738" w:author="The Si Tran" w:date="2012-12-11T07:50:00Z">
        <w:r w:rsidR="00F4420F" w:rsidRPr="00F4420F">
          <w:rPr>
            <w:rFonts w:ascii="Times New Roman" w:hAnsi="Times New Roman"/>
            <w:noProof/>
            <w:rPrChange w:id="12739" w:author="Unknown">
              <w:rPr>
                <w:noProof/>
              </w:rPr>
            </w:rPrChange>
          </w:rPr>
          <mc:AlternateContent>
            <mc:Choice Requires="wps">
              <w:drawing>
                <wp:anchor distT="0" distB="0" distL="114300" distR="114300" simplePos="0" relativeHeight="251663872" behindDoc="0" locked="0" layoutInCell="1" allowOverlap="1" wp14:anchorId="5564A9BB" wp14:editId="1447F04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AC6E598" id="Straight Connector 20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740" w:author="The Si Tran" w:date="2012-12-11T07:49:00Z">
        <w:r w:rsidR="00F4420F" w:rsidRPr="00F4420F">
          <w:rPr>
            <w:rFonts w:ascii="Times New Roman" w:hAnsi="Times New Roman"/>
            <w:noProof/>
            <w:rPrChange w:id="12741" w:author="Unknown">
              <w:rPr>
                <w:noProof/>
              </w:rPr>
            </w:rPrChange>
          </w:rPr>
          <mc:AlternateContent>
            <mc:Choice Requires="wps">
              <w:drawing>
                <wp:anchor distT="0" distB="0" distL="114300" distR="114300" simplePos="0" relativeHeight="251660800" behindDoc="0" locked="0" layoutInCell="1" allowOverlap="1" wp14:anchorId="6B3D2C26" wp14:editId="26D9D6D8">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4EF36"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742" w:author="Unknown">
              <w:rPr>
                <w:noProof/>
              </w:rPr>
            </w:rPrChange>
          </w:rPr>
          <mc:AlternateContent>
            <mc:Choice Requires="wps">
              <w:drawing>
                <wp:anchor distT="0" distB="0" distL="114300" distR="114300" simplePos="0" relativeHeight="251659776" behindDoc="0" locked="0" layoutInCell="1" allowOverlap="1" wp14:anchorId="67237BEB" wp14:editId="0E13EA66">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93534AD"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743" w:author="Unknown">
              <w:rPr>
                <w:noProof/>
              </w:rPr>
            </w:rPrChange>
          </w:rPr>
          <mc:AlternateContent>
            <mc:Choice Requires="wps">
              <w:drawing>
                <wp:anchor distT="0" distB="0" distL="114300" distR="114300" simplePos="0" relativeHeight="251672064" behindDoc="0" locked="0" layoutInCell="1" allowOverlap="1" wp14:anchorId="1EF64DEE" wp14:editId="2D13FAEF">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56515"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744" w:author="The Si Tran" w:date="2012-12-11T07:48:00Z">
        <w:r w:rsidR="00F4420F">
          <w:rPr>
            <w:noProof/>
          </w:rPr>
          <w:drawing>
            <wp:inline distT="0" distB="0" distL="0" distR="0" wp14:anchorId="44AC1143" wp14:editId="728E7F4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745" w:author="The Si Tran" w:date="2012-12-11T06:20:00Z"/>
          <w:rFonts w:ascii="Times New Roman" w:hAnsi="Times New Roman"/>
          <w:sz w:val="26"/>
          <w:szCs w:val="26"/>
          <w:rPrChange w:id="12746" w:author="The Si Tran" w:date="2012-12-11T07:48:00Z">
            <w:rPr>
              <w:ins w:id="12747" w:author="The Si Tran" w:date="2012-12-11T06:20:00Z"/>
            </w:rPr>
          </w:rPrChange>
        </w:rPr>
      </w:pPr>
      <w:ins w:id="12748" w:author="The Si Tran" w:date="2012-12-11T06:20:00Z">
        <w:r w:rsidRPr="0090080B">
          <w:rPr>
            <w:rFonts w:ascii="Times New Roman" w:hAnsi="Times New Roman"/>
            <w:sz w:val="26"/>
            <w:szCs w:val="26"/>
            <w:rPrChange w:id="12749"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750" w:author="The Si Tran" w:date="2012-12-11T07:51:00Z"/>
          <w:rFonts w:ascii="Times New Roman" w:hAnsi="Times New Roman"/>
        </w:rPr>
      </w:pPr>
      <w:ins w:id="12751" w:author="The Si Tran" w:date="2012-12-11T06:20:00Z">
        <w:r w:rsidRPr="001B545C">
          <w:rPr>
            <w:rFonts w:ascii="Times New Roman" w:hAnsi="Times New Roman"/>
            <w:noProof/>
            <w:rPrChange w:id="12752" w:author="Unknown">
              <w:rPr>
                <w:noProof/>
              </w:rPr>
            </w:rPrChange>
          </w:rPr>
          <w:drawing>
            <wp:inline distT="0" distB="0" distL="0" distR="0" wp14:anchorId="7B2AC025" wp14:editId="5FB5F2E7">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753" w:author="The Si Tran" w:date="2012-12-11T06:20:00Z"/>
          <w:rFonts w:ascii="Times New Roman" w:hAnsi="Times New Roman"/>
          <w:sz w:val="26"/>
          <w:szCs w:val="26"/>
          <w:rPrChange w:id="12754" w:author="The Si Tran" w:date="2012-12-11T07:51:00Z">
            <w:rPr>
              <w:ins w:id="12755"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756" w:author="The Si Tran" w:date="2012-12-11T06:20:00Z"/>
          <w:rFonts w:ascii="Times New Roman" w:hAnsi="Times New Roman"/>
          <w:sz w:val="26"/>
          <w:szCs w:val="26"/>
          <w:rPrChange w:id="12757" w:author="The Si Tran" w:date="2012-12-11T07:51:00Z">
            <w:rPr>
              <w:ins w:id="12758" w:author="The Si Tran" w:date="2012-12-11T06:20:00Z"/>
            </w:rPr>
          </w:rPrChange>
        </w:rPr>
      </w:pPr>
      <w:ins w:id="12759" w:author="The Si Tran" w:date="2012-12-11T06:20:00Z">
        <w:r w:rsidRPr="00745EDF">
          <w:rPr>
            <w:rFonts w:ascii="Times New Roman" w:hAnsi="Times New Roman"/>
            <w:sz w:val="26"/>
            <w:szCs w:val="26"/>
            <w:rPrChange w:id="12760"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761" w:author="The Si Tran" w:date="2012-12-11T06:20:00Z"/>
          <w:rFonts w:ascii="Times New Roman" w:hAnsi="Times New Roman"/>
          <w:sz w:val="26"/>
          <w:szCs w:val="26"/>
          <w:rPrChange w:id="12762" w:author="The Si Tran" w:date="2012-12-11T07:51:00Z">
            <w:rPr>
              <w:ins w:id="12763" w:author="The Si Tran" w:date="2012-12-11T06:20:00Z"/>
            </w:rPr>
          </w:rPrChange>
        </w:rPr>
      </w:pPr>
      <w:ins w:id="12764" w:author="The Si Tran" w:date="2012-12-11T06:20:00Z">
        <w:r w:rsidRPr="00745EDF">
          <w:rPr>
            <w:rFonts w:ascii="Times New Roman" w:hAnsi="Times New Roman"/>
            <w:sz w:val="26"/>
            <w:szCs w:val="26"/>
            <w:rPrChange w:id="12765" w:author="The Si Tran" w:date="2012-12-11T07:51:00Z">
              <w:rPr/>
            </w:rPrChange>
          </w:rPr>
          <w:t>Chọn số thời đoạn cần dự báo</w:t>
        </w:r>
      </w:ins>
    </w:p>
    <w:p w14:paraId="7DC2B188" w14:textId="77777777" w:rsidR="00667F2E" w:rsidRDefault="00667F2E" w:rsidP="00667F2E">
      <w:pPr>
        <w:pStyle w:val="ListParagraph"/>
        <w:ind w:left="1440"/>
        <w:rPr>
          <w:ins w:id="12766" w:author="The Si Tran" w:date="2012-12-11T07:52:00Z"/>
          <w:rFonts w:ascii="Times New Roman" w:hAnsi="Times New Roman"/>
        </w:rPr>
      </w:pPr>
      <w:ins w:id="12767" w:author="The Si Tran" w:date="2012-12-11T06:20:00Z">
        <w:r w:rsidRPr="001B545C">
          <w:rPr>
            <w:rFonts w:ascii="Times New Roman" w:hAnsi="Times New Roman"/>
            <w:noProof/>
            <w:rPrChange w:id="12768" w:author="Unknown">
              <w:rPr>
                <w:noProof/>
              </w:rPr>
            </w:rPrChange>
          </w:rPr>
          <w:drawing>
            <wp:inline distT="0" distB="0" distL="0" distR="0" wp14:anchorId="379256B8" wp14:editId="62346A99">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769" w:author="The Si Tran" w:date="2012-12-11T06:20:00Z"/>
          <w:rFonts w:ascii="Times New Roman" w:hAnsi="Times New Roman"/>
          <w:rPrChange w:id="12770" w:author="The Si Tran" w:date="2012-12-11T06:24:00Z">
            <w:rPr>
              <w:ins w:id="12771" w:author="The Si Tran" w:date="2012-12-11T06:20:00Z"/>
            </w:rPr>
          </w:rPrChange>
        </w:rPr>
      </w:pPr>
    </w:p>
    <w:p w14:paraId="72939B3E" w14:textId="77777777" w:rsidR="00667F2E" w:rsidRPr="001B545C" w:rsidRDefault="00667F2E" w:rsidP="00667F2E">
      <w:pPr>
        <w:pStyle w:val="ListParagraph"/>
        <w:ind w:left="1440"/>
        <w:rPr>
          <w:ins w:id="12772" w:author="The Si Tran" w:date="2012-12-11T06:20:00Z"/>
          <w:rFonts w:ascii="Times New Roman" w:hAnsi="Times New Roman"/>
          <w:rPrChange w:id="12773" w:author="The Si Tran" w:date="2012-12-11T06:24:00Z">
            <w:rPr>
              <w:ins w:id="12774" w:author="The Si Tran" w:date="2012-12-11T06:20:00Z"/>
            </w:rPr>
          </w:rPrChange>
        </w:rPr>
      </w:pPr>
      <w:ins w:id="12775" w:author="The Si Tran" w:date="2012-12-11T06:20:00Z">
        <w:r w:rsidRPr="001B545C">
          <w:rPr>
            <w:rFonts w:ascii="Times New Roman" w:hAnsi="Times New Roman"/>
            <w:rPrChange w:id="12776" w:author="The Si Tran" w:date="2012-12-11T06:24:00Z">
              <w:rPr/>
            </w:rPrChange>
          </w:rPr>
          <w:t>Kết quả dự báo:</w:t>
        </w:r>
      </w:ins>
    </w:p>
    <w:p w14:paraId="23B796F5" w14:textId="77777777" w:rsidR="00667F2E" w:rsidRDefault="00667F2E" w:rsidP="00422906">
      <w:pPr>
        <w:pStyle w:val="ListParagraph"/>
        <w:ind w:left="0"/>
        <w:rPr>
          <w:ins w:id="12777" w:author="The Si Tran" w:date="2012-12-11T07:52:00Z"/>
          <w:rFonts w:ascii="Times New Roman" w:hAnsi="Times New Roman"/>
        </w:rPr>
      </w:pPr>
      <w:ins w:id="12778" w:author="The Si Tran" w:date="2012-12-11T06:20:00Z">
        <w:r w:rsidRPr="001B545C">
          <w:rPr>
            <w:rFonts w:ascii="Times New Roman" w:hAnsi="Times New Roman"/>
            <w:noProof/>
            <w:rPrChange w:id="12779" w:author="Unknown">
              <w:rPr>
                <w:noProof/>
              </w:rPr>
            </w:rPrChange>
          </w:rPr>
          <w:drawing>
            <wp:inline distT="0" distB="0" distL="0" distR="0" wp14:anchorId="4C8A0108" wp14:editId="0FEA51E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780" w:author="The Si Tran" w:date="2012-12-11T07:53:00Z"/>
          <w:rFonts w:ascii="Times New Roman" w:hAnsi="Times New Roman"/>
          <w:sz w:val="26"/>
          <w:szCs w:val="26"/>
        </w:rPr>
        <w:pPrChange w:id="12781" w:author="The Si Tran" w:date="2012-12-11T07:52:00Z">
          <w:pPr>
            <w:pStyle w:val="ListParagraph"/>
            <w:ind w:left="0"/>
          </w:pPr>
        </w:pPrChange>
      </w:pPr>
      <w:ins w:id="12782" w:author="The Si Tran" w:date="2012-12-11T07:52:00Z">
        <w:r w:rsidRPr="00422906">
          <w:rPr>
            <w:rFonts w:ascii="Times New Roman" w:hAnsi="Times New Roman"/>
            <w:sz w:val="26"/>
            <w:szCs w:val="26"/>
            <w:rPrChange w:id="12783"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784" w:author="The Si Tran" w:date="2012-12-11T06:20:00Z"/>
          <w:rFonts w:ascii="Times New Roman" w:hAnsi="Times New Roman"/>
          <w:sz w:val="26"/>
          <w:szCs w:val="26"/>
          <w:rPrChange w:id="12785" w:author="The Si Tran" w:date="2012-12-11T07:53:00Z">
            <w:rPr>
              <w:ins w:id="12786" w:author="The Si Tran" w:date="2012-12-11T06:20:00Z"/>
            </w:rPr>
          </w:rPrChange>
        </w:rPr>
        <w:pPrChange w:id="12787"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788" w:author="The Si Tran" w:date="2012-12-11T06:20:00Z"/>
          <w:rFonts w:ascii="Times New Roman" w:hAnsi="Times New Roman"/>
          <w:sz w:val="26"/>
          <w:szCs w:val="26"/>
          <w:rPrChange w:id="12789" w:author="The Si Tran" w:date="2012-12-11T07:53:00Z">
            <w:rPr>
              <w:ins w:id="12790" w:author="The Si Tran" w:date="2012-12-11T06:20:00Z"/>
            </w:rPr>
          </w:rPrChange>
        </w:rPr>
      </w:pPr>
      <w:ins w:id="12791" w:author="The Si Tran" w:date="2012-12-11T06:20:00Z">
        <w:r w:rsidRPr="00422906">
          <w:rPr>
            <w:rFonts w:ascii="Times New Roman" w:hAnsi="Times New Roman"/>
            <w:sz w:val="26"/>
            <w:szCs w:val="26"/>
            <w:rPrChange w:id="12792"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793" w:author="The Si Tran" w:date="2012-12-11T06:20:00Z"/>
          <w:rFonts w:ascii="Times New Roman" w:hAnsi="Times New Roman"/>
          <w:sz w:val="26"/>
          <w:szCs w:val="26"/>
          <w:rPrChange w:id="12794" w:author="The Si Tran" w:date="2012-12-11T07:53:00Z">
            <w:rPr>
              <w:ins w:id="12795" w:author="The Si Tran" w:date="2012-12-11T06:20:00Z"/>
            </w:rPr>
          </w:rPrChange>
        </w:rPr>
      </w:pPr>
      <w:ins w:id="12796" w:author="The Si Tran" w:date="2012-12-11T06:20:00Z">
        <w:r w:rsidRPr="00422906">
          <w:rPr>
            <w:rFonts w:ascii="Times New Roman" w:hAnsi="Times New Roman"/>
            <w:sz w:val="26"/>
            <w:szCs w:val="26"/>
            <w:rPrChange w:id="12797"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798" w:author="The Si Tran" w:date="2012-12-11T07:54:00Z"/>
        </w:rPr>
        <w:pPrChange w:id="12799" w:author="The Si Tran" w:date="2012-12-11T07:54:00Z">
          <w:pPr>
            <w:pStyle w:val="ListParagraph"/>
          </w:pPr>
        </w:pPrChange>
      </w:pPr>
      <w:ins w:id="12800" w:author="The Si Tran" w:date="2012-12-11T07:53:00Z">
        <w:r>
          <w:t>Dự báo</w:t>
        </w:r>
      </w:ins>
    </w:p>
    <w:p w14:paraId="3216EB82" w14:textId="77777777" w:rsidR="004833CB" w:rsidRPr="00097101" w:rsidRDefault="004833CB">
      <w:pPr>
        <w:pStyle w:val="NoSpacing"/>
        <w:numPr>
          <w:ilvl w:val="0"/>
          <w:numId w:val="41"/>
        </w:numPr>
        <w:rPr>
          <w:ins w:id="12801" w:author="The Si Tran" w:date="2012-12-11T06:20:00Z"/>
        </w:rPr>
        <w:pPrChange w:id="12802" w:author="The Si Tran" w:date="2012-12-11T07:54:00Z">
          <w:pPr>
            <w:pStyle w:val="ListParagraph"/>
          </w:pPr>
        </w:pPrChange>
      </w:pPr>
      <w:ins w:id="12803" w:author="The Si Tran" w:date="2012-12-11T07:54:00Z">
        <w:r>
          <w:t>Kiểm tra mô hình kết hợp</w:t>
        </w:r>
      </w:ins>
    </w:p>
    <w:p w14:paraId="3455B1D2" w14:textId="77777777" w:rsidR="00667F2E" w:rsidRPr="004833CB" w:rsidRDefault="00667F2E" w:rsidP="00667F2E">
      <w:pPr>
        <w:pStyle w:val="ListParagraph"/>
        <w:ind w:left="1080"/>
        <w:rPr>
          <w:ins w:id="12804" w:author="The Si Tran" w:date="2012-12-11T06:20:00Z"/>
          <w:rFonts w:ascii="Times New Roman" w:hAnsi="Times New Roman"/>
          <w:sz w:val="26"/>
          <w:szCs w:val="26"/>
          <w:rPrChange w:id="12805" w:author="The Si Tran" w:date="2012-12-11T07:54:00Z">
            <w:rPr>
              <w:ins w:id="12806" w:author="The Si Tran" w:date="2012-12-11T06:20:00Z"/>
            </w:rPr>
          </w:rPrChange>
        </w:rPr>
      </w:pPr>
      <w:ins w:id="12807" w:author="The Si Tran" w:date="2012-12-11T06:20:00Z">
        <w:r w:rsidRPr="004833CB">
          <w:rPr>
            <w:rFonts w:ascii="Times New Roman" w:hAnsi="Times New Roman"/>
            <w:sz w:val="26"/>
            <w:szCs w:val="26"/>
            <w:rPrChange w:id="12808"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809" w:author="The Si Tran" w:date="2012-12-11T07:59:00Z"/>
          <w:rFonts w:ascii="Times New Roman" w:hAnsi="Times New Roman"/>
        </w:rPr>
      </w:pPr>
      <w:ins w:id="12810" w:author="The Si Tran" w:date="2012-12-11T06:20:00Z">
        <w:r w:rsidRPr="001B545C">
          <w:rPr>
            <w:rFonts w:ascii="Times New Roman" w:hAnsi="Times New Roman"/>
            <w:noProof/>
            <w:rPrChange w:id="12811" w:author="Unknown">
              <w:rPr>
                <w:noProof/>
              </w:rPr>
            </w:rPrChange>
          </w:rPr>
          <mc:AlternateContent>
            <mc:Choice Requires="wps">
              <w:drawing>
                <wp:anchor distT="0" distB="0" distL="114300" distR="114300" simplePos="0" relativeHeight="251639296" behindDoc="0" locked="0" layoutInCell="1" allowOverlap="1" wp14:anchorId="419359FF" wp14:editId="2B54574B">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B90956" w:rsidRDefault="00B9095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B90956" w:rsidRDefault="00B90956" w:rsidP="00667F2E">
                        <w:r>
                          <w:t>Kiểm tra mô hình</w:t>
                        </w:r>
                      </w:p>
                    </w:txbxContent>
                  </v:textbox>
                </v:shape>
              </w:pict>
            </mc:Fallback>
          </mc:AlternateContent>
        </w:r>
        <w:r w:rsidRPr="001B545C">
          <w:rPr>
            <w:rFonts w:ascii="Times New Roman" w:hAnsi="Times New Roman"/>
            <w:noProof/>
            <w:rPrChange w:id="12812" w:author="Unknown">
              <w:rPr>
                <w:noProof/>
              </w:rPr>
            </w:rPrChange>
          </w:rPr>
          <mc:AlternateContent>
            <mc:Choice Requires="wps">
              <w:drawing>
                <wp:anchor distT="0" distB="0" distL="114300" distR="114300" simplePos="0" relativeHeight="251638272" behindDoc="0" locked="0" layoutInCell="1" allowOverlap="1" wp14:anchorId="3B978055" wp14:editId="5DA5AC50">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B90956" w:rsidRDefault="00B9095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B90956" w:rsidRDefault="00B90956" w:rsidP="00667F2E">
                        <w:pPr>
                          <w:jc w:val="center"/>
                        </w:pPr>
                      </w:p>
                    </w:txbxContent>
                  </v:textbox>
                  <o:callout v:ext="edit" minusy="t"/>
                </v:shape>
              </w:pict>
            </mc:Fallback>
          </mc:AlternateContent>
        </w:r>
        <w:r w:rsidR="00667F2E" w:rsidRPr="001B545C">
          <w:rPr>
            <w:rFonts w:ascii="Times New Roman" w:hAnsi="Times New Roman"/>
            <w:noProof/>
            <w:rPrChange w:id="12813" w:author="Unknown">
              <w:rPr>
                <w:noProof/>
              </w:rPr>
            </w:rPrChange>
          </w:rPr>
          <w:drawing>
            <wp:inline distT="0" distB="0" distL="0" distR="0" wp14:anchorId="6184D586" wp14:editId="37D0719F">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814" w:author="The Si Tran" w:date="2012-12-11T07:59:00Z"/>
          <w:rFonts w:ascii="Times New Roman" w:hAnsi="Times New Roman"/>
        </w:rPr>
      </w:pPr>
    </w:p>
    <w:p w14:paraId="2398A1DA" w14:textId="77777777" w:rsidR="00BF62DE" w:rsidRDefault="00BF62DE" w:rsidP="00BF62DE">
      <w:pPr>
        <w:pStyle w:val="ListParagraph"/>
        <w:ind w:left="0"/>
        <w:rPr>
          <w:ins w:id="12815" w:author="The Si Tran" w:date="2012-12-11T07:59:00Z"/>
          <w:rFonts w:ascii="Times New Roman" w:hAnsi="Times New Roman"/>
        </w:rPr>
      </w:pPr>
    </w:p>
    <w:p w14:paraId="3185EAA8" w14:textId="77777777" w:rsidR="00BF62DE" w:rsidRDefault="00BF62DE" w:rsidP="00BF62DE">
      <w:pPr>
        <w:pStyle w:val="ListParagraph"/>
        <w:ind w:left="0"/>
        <w:rPr>
          <w:ins w:id="12816" w:author="The Si Tran" w:date="2012-12-11T07:59:00Z"/>
          <w:rFonts w:ascii="Times New Roman" w:hAnsi="Times New Roman"/>
        </w:rPr>
      </w:pPr>
      <w:ins w:id="12817" w:author="The Si Tran" w:date="2012-12-11T07:59:00Z">
        <w:r>
          <w:rPr>
            <w:noProof/>
          </w:rPr>
          <w:lastRenderedPageBreak/>
          <w:drawing>
            <wp:inline distT="0" distB="0" distL="0" distR="0" wp14:anchorId="6B725F63" wp14:editId="52A3C491">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818" w:author="The Si Tran" w:date="2012-12-11T07:56:00Z"/>
          <w:rFonts w:ascii="Times New Roman" w:hAnsi="Times New Roman"/>
          <w:sz w:val="26"/>
          <w:szCs w:val="26"/>
          <w:rPrChange w:id="12819" w:author="The Si Tran" w:date="2012-12-11T07:59:00Z">
            <w:rPr>
              <w:ins w:id="12820" w:author="The Si Tran" w:date="2012-12-11T07:56:00Z"/>
              <w:rFonts w:ascii="Times New Roman" w:hAnsi="Times New Roman"/>
            </w:rPr>
          </w:rPrChange>
        </w:rPr>
        <w:pPrChange w:id="12821" w:author="The Si Tran" w:date="2012-12-11T07:59:00Z">
          <w:pPr>
            <w:pStyle w:val="ListParagraph"/>
            <w:ind w:left="0"/>
          </w:pPr>
        </w:pPrChange>
      </w:pPr>
      <w:ins w:id="12822" w:author="The Si Tran" w:date="2012-12-11T07:59:00Z">
        <w:r w:rsidRPr="003C0DE2">
          <w:rPr>
            <w:rFonts w:ascii="Times New Roman" w:hAnsi="Times New Roman"/>
            <w:sz w:val="26"/>
            <w:szCs w:val="26"/>
            <w:rPrChange w:id="12823"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824" w:author="The Si Tran" w:date="2012-12-11T06:20:00Z"/>
          <w:rFonts w:ascii="Times New Roman" w:hAnsi="Times New Roman"/>
          <w:rPrChange w:id="12825" w:author="The Si Tran" w:date="2012-12-11T06:24:00Z">
            <w:rPr>
              <w:ins w:id="12826"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827" w:author="The Si Tran" w:date="2012-12-11T07:55:00Z"/>
          <w:rFonts w:ascii="Times New Roman" w:hAnsi="Times New Roman"/>
          <w:sz w:val="26"/>
          <w:szCs w:val="26"/>
          <w:rPrChange w:id="12828" w:author="The Si Tran" w:date="2012-12-11T07:56:00Z">
            <w:rPr>
              <w:ins w:id="12829" w:author="The Si Tran" w:date="2012-12-11T07:55:00Z"/>
              <w:rFonts w:ascii="Times New Roman" w:hAnsi="Times New Roman"/>
            </w:rPr>
          </w:rPrChange>
        </w:rPr>
        <w:pPrChange w:id="12830" w:author="The Si Tran" w:date="2012-12-11T07:56:00Z">
          <w:pPr>
            <w:pStyle w:val="ListParagraph"/>
            <w:numPr>
              <w:numId w:val="38"/>
            </w:numPr>
            <w:spacing w:after="160" w:line="259" w:lineRule="auto"/>
            <w:ind w:left="1080" w:hanging="360"/>
          </w:pPr>
        </w:pPrChange>
      </w:pPr>
      <w:ins w:id="12831" w:author="The Si Tran" w:date="2012-12-11T06:20:00Z">
        <w:r w:rsidRPr="00BF62DE">
          <w:rPr>
            <w:rFonts w:ascii="Times New Roman" w:hAnsi="Times New Roman"/>
            <w:sz w:val="26"/>
            <w:szCs w:val="26"/>
            <w:rPrChange w:id="12832"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833" w:author="The Si Tran" w:date="2012-12-11T06:20:00Z"/>
          <w:rFonts w:ascii="Times New Roman" w:hAnsi="Times New Roman"/>
          <w:rPrChange w:id="12834" w:author="The Si Tran" w:date="2012-12-11T06:24:00Z">
            <w:rPr>
              <w:ins w:id="12835" w:author="The Si Tran" w:date="2012-12-11T06:20:00Z"/>
            </w:rPr>
          </w:rPrChange>
        </w:rPr>
        <w:pPrChange w:id="12836"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837" w:author="The Si Tran" w:date="2012-12-11T06:20:00Z"/>
          <w:rFonts w:ascii="Times New Roman" w:hAnsi="Times New Roman"/>
          <w:rPrChange w:id="12838" w:author="The Si Tran" w:date="2012-12-11T06:24:00Z">
            <w:rPr>
              <w:ins w:id="12839" w:author="The Si Tran" w:date="2012-12-11T06:20:00Z"/>
            </w:rPr>
          </w:rPrChange>
        </w:rPr>
      </w:pPr>
      <w:ins w:id="12840" w:author="The Si Tran" w:date="2012-12-11T06:20:00Z">
        <w:r w:rsidRPr="001B545C">
          <w:rPr>
            <w:rFonts w:ascii="Times New Roman" w:hAnsi="Times New Roman"/>
            <w:noProof/>
            <w:rPrChange w:id="12841" w:author="Unknown">
              <w:rPr>
                <w:noProof/>
              </w:rPr>
            </w:rPrChange>
          </w:rPr>
          <w:lastRenderedPageBreak/>
          <mc:AlternateContent>
            <mc:Choice Requires="wps">
              <w:drawing>
                <wp:anchor distT="0" distB="0" distL="114300" distR="114300" simplePos="0" relativeHeight="251642368" behindDoc="0" locked="0" layoutInCell="1" allowOverlap="1" wp14:anchorId="3EDEB21A" wp14:editId="6FB8C66A">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B90956" w:rsidRDefault="00B9095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3" type="#_x0000_t202" style="position:absolute;left:0;text-align:left;margin-left:62.25pt;margin-top:89.45pt;width:63.75pt;height:3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B90956" w:rsidRDefault="00B90956" w:rsidP="00667F2E">
                        <w:r>
                          <w:t>Dự đoán</w:t>
                        </w:r>
                      </w:p>
                    </w:txbxContent>
                  </v:textbox>
                </v:shape>
              </w:pict>
            </mc:Fallback>
          </mc:AlternateContent>
        </w:r>
        <w:r w:rsidRPr="001B545C">
          <w:rPr>
            <w:rFonts w:ascii="Times New Roman" w:hAnsi="Times New Roman"/>
            <w:noProof/>
            <w:rPrChange w:id="12842" w:author="Unknown">
              <w:rPr>
                <w:noProof/>
              </w:rPr>
            </w:rPrChange>
          </w:rPr>
          <mc:AlternateContent>
            <mc:Choice Requires="wps">
              <w:drawing>
                <wp:anchor distT="0" distB="0" distL="114300" distR="114300" simplePos="0" relativeHeight="251641344" behindDoc="0" locked="0" layoutInCell="1" allowOverlap="1" wp14:anchorId="00D386CF" wp14:editId="1EA0C540">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B90956" w:rsidRDefault="00B9095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4" type="#_x0000_t47" style="position:absolute;left:0;text-align:left;margin-left:146.25pt;margin-top:40.45pt;width:60pt;height:20.2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B90956" w:rsidRDefault="00B90956" w:rsidP="00667F2E">
                        <w:pPr>
                          <w:jc w:val="center"/>
                        </w:pPr>
                      </w:p>
                    </w:txbxContent>
                  </v:textbox>
                  <o:callout v:ext="edit" minusy="t"/>
                </v:shape>
              </w:pict>
            </mc:Fallback>
          </mc:AlternateContent>
        </w:r>
        <w:r w:rsidR="00667F2E" w:rsidRPr="001B545C">
          <w:rPr>
            <w:rFonts w:ascii="Times New Roman" w:hAnsi="Times New Roman"/>
            <w:noProof/>
            <w:rPrChange w:id="12843" w:author="Unknown">
              <w:rPr>
                <w:noProof/>
              </w:rPr>
            </w:rPrChange>
          </w:rPr>
          <mc:AlternateContent>
            <mc:Choice Requires="wps">
              <w:drawing>
                <wp:anchor distT="0" distB="0" distL="114300" distR="114300" simplePos="0" relativeHeight="251645440" behindDoc="0" locked="0" layoutInCell="1" allowOverlap="1" wp14:anchorId="3F6F5102" wp14:editId="18BBDBBA">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DEECB" id="Straight Arrow Connector 127" o:spid="_x0000_s1026" type="#_x0000_t32" style="position:absolute;margin-left:422.25pt;margin-top:230.2pt;width:22.5pt;height: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844" w:author="Unknown">
              <w:rPr>
                <w:noProof/>
              </w:rPr>
            </w:rPrChange>
          </w:rPr>
          <mc:AlternateContent>
            <mc:Choice Requires="wps">
              <w:drawing>
                <wp:anchor distT="0" distB="0" distL="114300" distR="114300" simplePos="0" relativeHeight="251643392" behindDoc="0" locked="0" layoutInCell="1" allowOverlap="1" wp14:anchorId="4E62179D" wp14:editId="5CE01DDD">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99E26" id="Straight Arrow Connector 128" o:spid="_x0000_s1026" type="#_x0000_t32" style="position:absolute;margin-left:105.75pt;margin-top:229.45pt;width:13.5pt;height:65.2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845" w:author="Unknown">
              <w:rPr>
                <w:noProof/>
              </w:rPr>
            </w:rPrChange>
          </w:rPr>
          <w:drawing>
            <wp:inline distT="0" distB="0" distL="0" distR="0" wp14:anchorId="7FB50EBD" wp14:editId="1CE68FD0">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846" w:author="The Si Tran" w:date="2012-12-11T06:20:00Z"/>
        </w:rPr>
      </w:pPr>
      <w:ins w:id="12847" w:author="The Si Tran" w:date="2012-12-11T06:20:00Z">
        <w:r w:rsidRPr="001B545C">
          <w:rPr>
            <w:noProof/>
            <w:rPrChange w:id="12848" w:author="Unknown">
              <w:rPr>
                <w:rFonts w:ascii="Calibri" w:eastAsia="Calibri" w:hAnsi="Calibri"/>
                <w:noProof/>
                <w:sz w:val="22"/>
              </w:rPr>
            </w:rPrChange>
          </w:rPr>
          <mc:AlternateContent>
            <mc:Choice Requires="wps">
              <w:drawing>
                <wp:anchor distT="0" distB="0" distL="114300" distR="114300" simplePos="0" relativeHeight="251646464" behindDoc="0" locked="0" layoutInCell="1" allowOverlap="1" wp14:anchorId="7BE96E7A" wp14:editId="5427EC69">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B90956" w:rsidRDefault="00B9095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5" type="#_x0000_t202" style="position:absolute;left:0;text-align:left;margin-left:98.05pt;margin-top:20.45pt;width:149.25pt;height:33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B90956" w:rsidRDefault="00B90956"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849" w:author="The Si Tran" w:date="2012-12-11T06:20:00Z"/>
        </w:rPr>
      </w:pPr>
      <w:ins w:id="12850" w:author="The Si Tran" w:date="2012-12-11T06:20:00Z">
        <w:r w:rsidRPr="001B545C">
          <w:rPr>
            <w:noProof/>
            <w:rPrChange w:id="12851" w:author="Unknown">
              <w:rPr>
                <w:rFonts w:ascii="Calibri" w:eastAsia="Calibri" w:hAnsi="Calibri"/>
                <w:noProof/>
                <w:sz w:val="22"/>
              </w:rPr>
            </w:rPrChange>
          </w:rPr>
          <mc:AlternateContent>
            <mc:Choice Requires="wps">
              <w:drawing>
                <wp:anchor distT="0" distB="0" distL="114300" distR="114300" simplePos="0" relativeHeight="251644416" behindDoc="0" locked="0" layoutInCell="1" allowOverlap="1" wp14:anchorId="4C4C90C5" wp14:editId="1AA56DC9">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B90956" w:rsidRDefault="00B9095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6" type="#_x0000_t202" style="position:absolute;left:0;text-align:left;margin-left:94.5pt;margin-top:1pt;width:149.25pt;height:29.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B90956" w:rsidRDefault="00B90956" w:rsidP="00667F2E">
                        <w:r>
                          <w:t>Đồ thị các giá trị dự đoán</w:t>
                        </w:r>
                      </w:p>
                    </w:txbxContent>
                  </v:textbox>
                </v:shape>
              </w:pict>
            </mc:Fallback>
          </mc:AlternateContent>
        </w:r>
      </w:ins>
    </w:p>
    <w:p w14:paraId="126C25BD" w14:textId="77777777" w:rsidR="00667F2E" w:rsidRPr="001B545C" w:rsidRDefault="00667F2E" w:rsidP="00667F2E">
      <w:pPr>
        <w:rPr>
          <w:ins w:id="12852" w:author="The Si Tran" w:date="2012-12-11T06:20:00Z"/>
        </w:rPr>
      </w:pPr>
    </w:p>
    <w:p w14:paraId="59F0763C" w14:textId="77777777" w:rsidR="00667F2E" w:rsidRPr="00C64004" w:rsidRDefault="00667F2E">
      <w:pPr>
        <w:jc w:val="center"/>
        <w:rPr>
          <w:b/>
          <w:rPrChange w:id="12853" w:author="The Si Tran" w:date="2012-12-11T06:18:00Z">
            <w:rPr>
              <w:szCs w:val="26"/>
            </w:rPr>
          </w:rPrChange>
        </w:rPr>
        <w:pPrChange w:id="12854"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855"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498EE3" w14:textId="77777777" w:rsidR="003B12DF" w:rsidRDefault="003B12DF" w:rsidP="00AC1CB4">
      <w:pPr>
        <w:spacing w:before="0" w:line="240" w:lineRule="auto"/>
      </w:pPr>
      <w:r>
        <w:separator/>
      </w:r>
    </w:p>
    <w:p w14:paraId="08FB5B5B" w14:textId="77777777" w:rsidR="003B12DF" w:rsidRDefault="003B12DF"/>
  </w:endnote>
  <w:endnote w:type="continuationSeparator" w:id="0">
    <w:p w14:paraId="62BAB686" w14:textId="77777777" w:rsidR="003B12DF" w:rsidRDefault="003B12DF" w:rsidP="00AC1CB4">
      <w:pPr>
        <w:spacing w:before="0" w:line="240" w:lineRule="auto"/>
      </w:pPr>
      <w:r>
        <w:continuationSeparator/>
      </w:r>
    </w:p>
    <w:p w14:paraId="2FF91D9B" w14:textId="77777777" w:rsidR="003B12DF" w:rsidRDefault="003B1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5" w:author="The Si Tran" w:date="2012-12-12T13:36:00Z"/>
  <w:sdt>
    <w:sdtPr>
      <w:id w:val="-908844875"/>
      <w:docPartObj>
        <w:docPartGallery w:val="Page Numbers (Bottom of Page)"/>
        <w:docPartUnique/>
      </w:docPartObj>
    </w:sdtPr>
    <w:sdtEndPr>
      <w:rPr>
        <w:noProof/>
      </w:rPr>
    </w:sdtEndPr>
    <w:sdtContent>
      <w:customXmlInsRangeEnd w:id="235"/>
      <w:p w14:paraId="17267F96" w14:textId="77777777" w:rsidR="00B90956" w:rsidRDefault="00B90956">
        <w:pPr>
          <w:pStyle w:val="Footer"/>
          <w:jc w:val="center"/>
          <w:rPr>
            <w:ins w:id="236" w:author="The Si Tran" w:date="2012-12-12T13:36:00Z"/>
          </w:rPr>
        </w:pPr>
        <w:ins w:id="237" w:author="The Si Tran" w:date="2012-12-12T13:36:00Z">
          <w:r>
            <w:fldChar w:fldCharType="begin"/>
          </w:r>
          <w:r>
            <w:instrText xml:space="preserve"> PAGE   \* MERGEFORMAT </w:instrText>
          </w:r>
          <w:r>
            <w:fldChar w:fldCharType="separate"/>
          </w:r>
        </w:ins>
        <w:r w:rsidR="00831D65">
          <w:rPr>
            <w:noProof/>
          </w:rPr>
          <w:t>62</w:t>
        </w:r>
        <w:ins w:id="238" w:author="The Si Tran" w:date="2012-12-12T13:36:00Z">
          <w:r>
            <w:rPr>
              <w:noProof/>
            </w:rPr>
            <w:fldChar w:fldCharType="end"/>
          </w:r>
        </w:ins>
      </w:p>
      <w:customXmlInsRangeStart w:id="239" w:author="The Si Tran" w:date="2012-12-12T13:36:00Z"/>
    </w:sdtContent>
  </w:sdt>
  <w:customXmlInsRangeEnd w:id="239"/>
  <w:p w14:paraId="3AF94941" w14:textId="77777777" w:rsidR="00B90956" w:rsidRDefault="00B909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B90956" w:rsidRDefault="00B90956">
    <w:pPr>
      <w:pStyle w:val="Footer"/>
      <w:jc w:val="center"/>
      <w:rPr>
        <w:ins w:id="12064" w:author="The Si Tran" w:date="2012-12-14T06:50:00Z"/>
      </w:rPr>
    </w:pPr>
    <w:proofErr w:type="gramStart"/>
    <w:ins w:id="12065" w:author="The Si Tran" w:date="2012-12-14T06:50:00Z">
      <w:r>
        <w:t>A.</w:t>
      </w:r>
      <w:proofErr w:type="gramEnd"/>
    </w:ins>
    <w:customXmlInsRangeStart w:id="12066" w:author="The Si Tran" w:date="2012-12-14T06:50:00Z"/>
    <w:sdt>
      <w:sdtPr>
        <w:id w:val="1504550065"/>
        <w:docPartObj>
          <w:docPartGallery w:val="Page Numbers (Bottom of Page)"/>
          <w:docPartUnique/>
        </w:docPartObj>
      </w:sdtPr>
      <w:sdtEndPr>
        <w:rPr>
          <w:noProof/>
        </w:rPr>
      </w:sdtEndPr>
      <w:sdtContent>
        <w:customXmlInsRangeEnd w:id="12066"/>
        <w:ins w:id="12067" w:author="The Si Tran" w:date="2012-12-14T06:50:00Z">
          <w:r>
            <w:fldChar w:fldCharType="begin"/>
          </w:r>
          <w:r>
            <w:instrText xml:space="preserve"> PAGE   \* MERGEFORMAT </w:instrText>
          </w:r>
          <w:r>
            <w:fldChar w:fldCharType="separate"/>
          </w:r>
        </w:ins>
        <w:r w:rsidR="00831D65">
          <w:rPr>
            <w:noProof/>
          </w:rPr>
          <w:t>2</w:t>
        </w:r>
        <w:ins w:id="12068" w:author="The Si Tran" w:date="2012-12-14T06:50:00Z">
          <w:r>
            <w:rPr>
              <w:noProof/>
            </w:rPr>
            <w:fldChar w:fldCharType="end"/>
          </w:r>
        </w:ins>
        <w:customXmlInsRangeStart w:id="12069" w:author="The Si Tran" w:date="2012-12-14T06:50:00Z"/>
      </w:sdtContent>
    </w:sdt>
    <w:customXmlInsRangeEnd w:id="12069"/>
  </w:p>
  <w:p w14:paraId="2B5B527C" w14:textId="77777777" w:rsidR="00B90956" w:rsidRDefault="00B909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B90956" w:rsidRDefault="00B90956">
    <w:pPr>
      <w:pStyle w:val="Footer"/>
      <w:jc w:val="center"/>
      <w:rPr>
        <w:ins w:id="12199" w:author="The Si Tran" w:date="2012-12-14T06:50:00Z"/>
      </w:rPr>
    </w:pPr>
    <w:proofErr w:type="gramStart"/>
    <w:ins w:id="12200" w:author="The Si Tran" w:date="2012-12-14T06:50:00Z">
      <w:r>
        <w:t>C.</w:t>
      </w:r>
      <w:proofErr w:type="gramEnd"/>
    </w:ins>
    <w:customXmlInsRangeStart w:id="12201" w:author="The Si Tran" w:date="2012-12-14T06:50:00Z"/>
    <w:sdt>
      <w:sdtPr>
        <w:id w:val="280921923"/>
        <w:docPartObj>
          <w:docPartGallery w:val="Page Numbers (Bottom of Page)"/>
          <w:docPartUnique/>
        </w:docPartObj>
      </w:sdtPr>
      <w:sdtEndPr>
        <w:rPr>
          <w:noProof/>
        </w:rPr>
      </w:sdtEndPr>
      <w:sdtContent>
        <w:customXmlInsRangeEnd w:id="12201"/>
        <w:ins w:id="12202" w:author="The Si Tran" w:date="2012-12-14T06:50:00Z">
          <w:r>
            <w:fldChar w:fldCharType="begin"/>
          </w:r>
          <w:r>
            <w:instrText xml:space="preserve"> PAGE   \* MERGEFORMAT </w:instrText>
          </w:r>
          <w:r>
            <w:fldChar w:fldCharType="separate"/>
          </w:r>
        </w:ins>
        <w:r w:rsidR="00831D65">
          <w:rPr>
            <w:noProof/>
          </w:rPr>
          <w:t>16</w:t>
        </w:r>
        <w:ins w:id="12203" w:author="The Si Tran" w:date="2012-12-14T06:50:00Z">
          <w:r>
            <w:rPr>
              <w:noProof/>
            </w:rPr>
            <w:fldChar w:fldCharType="end"/>
          </w:r>
        </w:ins>
        <w:customXmlInsRangeStart w:id="12204" w:author="The Si Tran" w:date="2012-12-14T06:50:00Z"/>
      </w:sdtContent>
    </w:sdt>
    <w:customXmlInsRangeEnd w:id="12204"/>
  </w:p>
  <w:p w14:paraId="656B5744" w14:textId="77777777" w:rsidR="00B90956" w:rsidRDefault="00B909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CCC8B" w14:textId="77777777" w:rsidR="003B12DF" w:rsidRDefault="003B12DF" w:rsidP="00AC1CB4">
      <w:pPr>
        <w:spacing w:before="0" w:line="240" w:lineRule="auto"/>
      </w:pPr>
      <w:r>
        <w:separator/>
      </w:r>
    </w:p>
    <w:p w14:paraId="381FC2EB" w14:textId="77777777" w:rsidR="003B12DF" w:rsidRDefault="003B12DF"/>
  </w:footnote>
  <w:footnote w:type="continuationSeparator" w:id="0">
    <w:p w14:paraId="5E1AF538" w14:textId="77777777" w:rsidR="003B12DF" w:rsidRDefault="003B12DF" w:rsidP="00AC1CB4">
      <w:pPr>
        <w:spacing w:before="0" w:line="240" w:lineRule="auto"/>
      </w:pPr>
      <w:r>
        <w:continuationSeparator/>
      </w:r>
    </w:p>
    <w:p w14:paraId="4B3E5B35" w14:textId="77777777" w:rsidR="003B12DF" w:rsidRDefault="003B12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495"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495"/>
      <w:p w14:paraId="3F653F36" w14:textId="36EAB673" w:rsidR="00B90956" w:rsidRDefault="00B90956" w:rsidP="00B8588B">
        <w:pPr>
          <w:pStyle w:val="Header"/>
          <w:pBdr>
            <w:bottom w:val="thickThinSmallGap" w:sz="24" w:space="1" w:color="auto"/>
          </w:pBdr>
          <w:tabs>
            <w:tab w:val="clear" w:pos="9360"/>
            <w:tab w:val="right" w:pos="9072"/>
          </w:tabs>
          <w:ind w:firstLine="0"/>
          <w:jc w:val="center"/>
          <w:rPr>
            <w:ins w:id="11496" w:author="The Si Tran" w:date="2012-12-14T06:56:00Z"/>
            <w:szCs w:val="26"/>
          </w:rPr>
        </w:pPr>
        <w:r>
          <w:rPr>
            <w:szCs w:val="26"/>
          </w:rPr>
          <w:t>Kết hợp</w:t>
        </w:r>
        <w:ins w:id="11497" w:author="The Si Tran" w:date="2012-12-14T06:57:00Z">
          <w:r w:rsidRPr="000A27E1">
            <w:rPr>
              <w:szCs w:val="26"/>
            </w:rPr>
            <w:t xml:space="preserve"> mạ</w:t>
          </w:r>
          <w:r>
            <w:rPr>
              <w:szCs w:val="26"/>
            </w:rPr>
            <w:t>ng Nơ</w:t>
          </w:r>
          <w:r w:rsidRPr="000A27E1">
            <w:rPr>
              <w:szCs w:val="26"/>
            </w:rPr>
            <w:t>ron nhân tạo và</w:t>
          </w:r>
        </w:ins>
        <w:r>
          <w:rPr>
            <w:szCs w:val="26"/>
          </w:rPr>
          <w:t xml:space="preserve"> mô hình ARIMA</w:t>
        </w:r>
        <w:ins w:id="11498" w:author="The Si Tran" w:date="2012-12-14T06:57:00Z">
          <w:r w:rsidRPr="000A27E1">
            <w:rPr>
              <w:szCs w:val="26"/>
            </w:rPr>
            <w:t xml:space="preserve"> </w:t>
          </w:r>
        </w:ins>
        <w:r>
          <w:rPr>
            <w:szCs w:val="26"/>
          </w:rPr>
          <w:t>để</w:t>
        </w:r>
        <w:ins w:id="11499" w:author="The Si Tran" w:date="2012-12-14T06:57:00Z">
          <w:r w:rsidRPr="000A27E1">
            <w:rPr>
              <w:szCs w:val="26"/>
            </w:rPr>
            <w:t xml:space="preserve"> dự báo dữ liệu chuỗi thời gian</w:t>
          </w:r>
        </w:ins>
      </w:p>
      <w:customXmlInsRangeStart w:id="11500" w:author="The Si Tran" w:date="2012-12-14T06:56:00Z"/>
    </w:sdtContent>
  </w:sdt>
  <w:customXmlInsRangeEnd w:id="11500"/>
  <w:p w14:paraId="4F445727" w14:textId="0A2B6F9B" w:rsidR="00B90956" w:rsidRPr="000A27E1" w:rsidRDefault="00B909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1">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7">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50"/>
  </w:num>
  <w:num w:numId="3">
    <w:abstractNumId w:val="29"/>
  </w:num>
  <w:num w:numId="4">
    <w:abstractNumId w:val="39"/>
  </w:num>
  <w:num w:numId="5">
    <w:abstractNumId w:val="56"/>
  </w:num>
  <w:num w:numId="6">
    <w:abstractNumId w:val="47"/>
  </w:num>
  <w:num w:numId="7">
    <w:abstractNumId w:val="60"/>
  </w:num>
  <w:num w:numId="8">
    <w:abstractNumId w:val="34"/>
  </w:num>
  <w:num w:numId="9">
    <w:abstractNumId w:val="32"/>
  </w:num>
  <w:num w:numId="10">
    <w:abstractNumId w:val="57"/>
  </w:num>
  <w:num w:numId="11">
    <w:abstractNumId w:val="49"/>
  </w:num>
  <w:num w:numId="12">
    <w:abstractNumId w:val="30"/>
  </w:num>
  <w:num w:numId="13">
    <w:abstractNumId w:val="65"/>
  </w:num>
  <w:num w:numId="14">
    <w:abstractNumId w:val="35"/>
  </w:num>
  <w:num w:numId="15">
    <w:abstractNumId w:val="28"/>
  </w:num>
  <w:num w:numId="16">
    <w:abstractNumId w:val="3"/>
  </w:num>
  <w:num w:numId="17">
    <w:abstractNumId w:val="38"/>
  </w:num>
  <w:num w:numId="18">
    <w:abstractNumId w:val="54"/>
  </w:num>
  <w:num w:numId="19">
    <w:abstractNumId w:val="8"/>
  </w:num>
  <w:num w:numId="20">
    <w:abstractNumId w:val="22"/>
  </w:num>
  <w:num w:numId="21">
    <w:abstractNumId w:val="23"/>
  </w:num>
  <w:num w:numId="22">
    <w:abstractNumId w:val="13"/>
  </w:num>
  <w:num w:numId="23">
    <w:abstractNumId w:val="55"/>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4"/>
  </w:num>
  <w:num w:numId="34">
    <w:abstractNumId w:val="25"/>
  </w:num>
  <w:num w:numId="35">
    <w:abstractNumId w:val="12"/>
  </w:num>
  <w:num w:numId="36">
    <w:abstractNumId w:val="44"/>
  </w:num>
  <w:num w:numId="37">
    <w:abstractNumId w:val="7"/>
  </w:num>
  <w:num w:numId="38">
    <w:abstractNumId w:val="20"/>
  </w:num>
  <w:num w:numId="39">
    <w:abstractNumId w:val="52"/>
  </w:num>
  <w:num w:numId="40">
    <w:abstractNumId w:val="61"/>
  </w:num>
  <w:num w:numId="41">
    <w:abstractNumId w:val="10"/>
  </w:num>
  <w:num w:numId="42">
    <w:abstractNumId w:val="6"/>
  </w:num>
  <w:num w:numId="43">
    <w:abstractNumId w:val="51"/>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6"/>
  </w:num>
  <w:num w:numId="47">
    <w:abstractNumId w:val="48"/>
  </w:num>
  <w:num w:numId="48">
    <w:abstractNumId w:val="53"/>
  </w:num>
  <w:num w:numId="49">
    <w:abstractNumId w:val="2"/>
  </w:num>
  <w:num w:numId="50">
    <w:abstractNumId w:val="16"/>
  </w:num>
  <w:num w:numId="51">
    <w:abstractNumId w:val="45"/>
  </w:num>
  <w:num w:numId="52">
    <w:abstractNumId w:val="15"/>
  </w:num>
  <w:num w:numId="53">
    <w:abstractNumId w:val="40"/>
  </w:num>
  <w:num w:numId="54">
    <w:abstractNumId w:val="67"/>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2"/>
  </w:num>
  <w:num w:numId="62">
    <w:abstractNumId w:val="41"/>
  </w:num>
  <w:num w:numId="63">
    <w:abstractNumId w:val="63"/>
  </w:num>
  <w:num w:numId="64">
    <w:abstractNumId w:val="59"/>
  </w:num>
  <w:num w:numId="65">
    <w:abstractNumId w:val="24"/>
  </w:num>
  <w:num w:numId="66">
    <w:abstractNumId w:val="46"/>
  </w:num>
  <w:num w:numId="67">
    <w:abstractNumId w:val="58"/>
  </w:num>
  <w:num w:numId="68">
    <w:abstractNumId w:val="37"/>
  </w:num>
  <w:num w:numId="69">
    <w:abstractNumId w:val="1"/>
  </w:num>
  <w:num w:numId="70">
    <w:abstractNumId w:val="19"/>
  </w:num>
  <w:num w:numId="71">
    <w:abstractNumId w:val="66"/>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268E"/>
    <w:rsid w:val="00013058"/>
    <w:rsid w:val="000177B1"/>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F6F"/>
    <w:rsid w:val="000F27A6"/>
    <w:rsid w:val="000F2CC7"/>
    <w:rsid w:val="00101934"/>
    <w:rsid w:val="001164BE"/>
    <w:rsid w:val="00120A96"/>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657C"/>
    <w:rsid w:val="004E789F"/>
    <w:rsid w:val="004F02C0"/>
    <w:rsid w:val="004F10F8"/>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267BC"/>
    <w:rsid w:val="00637C13"/>
    <w:rsid w:val="00637F2A"/>
    <w:rsid w:val="0064187A"/>
    <w:rsid w:val="00642B1B"/>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192E"/>
    <w:rsid w:val="00682B49"/>
    <w:rsid w:val="00686079"/>
    <w:rsid w:val="0069274D"/>
    <w:rsid w:val="0069415C"/>
    <w:rsid w:val="006948EF"/>
    <w:rsid w:val="00695328"/>
    <w:rsid w:val="00695D90"/>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3E87"/>
    <w:rsid w:val="007E692E"/>
    <w:rsid w:val="007F2A95"/>
    <w:rsid w:val="007F45A3"/>
    <w:rsid w:val="007F5C98"/>
    <w:rsid w:val="007F6AD1"/>
    <w:rsid w:val="008002A4"/>
    <w:rsid w:val="00802E77"/>
    <w:rsid w:val="008048B6"/>
    <w:rsid w:val="00804DBE"/>
    <w:rsid w:val="00805B17"/>
    <w:rsid w:val="0080635D"/>
    <w:rsid w:val="00806395"/>
    <w:rsid w:val="00810267"/>
    <w:rsid w:val="00810AC4"/>
    <w:rsid w:val="00817C15"/>
    <w:rsid w:val="00821D0F"/>
    <w:rsid w:val="0082455D"/>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4290"/>
    <w:rsid w:val="00975D31"/>
    <w:rsid w:val="00976130"/>
    <w:rsid w:val="00977112"/>
    <w:rsid w:val="009779CC"/>
    <w:rsid w:val="009803E5"/>
    <w:rsid w:val="00983080"/>
    <w:rsid w:val="0098777F"/>
    <w:rsid w:val="00992028"/>
    <w:rsid w:val="009944BF"/>
    <w:rsid w:val="00995D5D"/>
    <w:rsid w:val="00997389"/>
    <w:rsid w:val="009A082C"/>
    <w:rsid w:val="009B2B7A"/>
    <w:rsid w:val="009C05B7"/>
    <w:rsid w:val="009C08F4"/>
    <w:rsid w:val="009C64D2"/>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0AA2"/>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956"/>
    <w:rsid w:val="00B92AF7"/>
    <w:rsid w:val="00B9548F"/>
    <w:rsid w:val="00BA1E01"/>
    <w:rsid w:val="00BA1F80"/>
    <w:rsid w:val="00BA3046"/>
    <w:rsid w:val="00BA41C5"/>
    <w:rsid w:val="00BA51C4"/>
    <w:rsid w:val="00BA560D"/>
    <w:rsid w:val="00BA63E2"/>
    <w:rsid w:val="00BA6809"/>
    <w:rsid w:val="00BA6E4C"/>
    <w:rsid w:val="00BB4B46"/>
    <w:rsid w:val="00BB5797"/>
    <w:rsid w:val="00BB5FFD"/>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3864"/>
    <w:rsid w:val="00C64004"/>
    <w:rsid w:val="00C676BA"/>
    <w:rsid w:val="00C74575"/>
    <w:rsid w:val="00C779DA"/>
    <w:rsid w:val="00C83C77"/>
    <w:rsid w:val="00C841C4"/>
    <w:rsid w:val="00C950CF"/>
    <w:rsid w:val="00C97CB0"/>
    <w:rsid w:val="00CA0590"/>
    <w:rsid w:val="00CA12FA"/>
    <w:rsid w:val="00CA1785"/>
    <w:rsid w:val="00CA1F7F"/>
    <w:rsid w:val="00CA1FAD"/>
    <w:rsid w:val="00CA2190"/>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475DA"/>
    <w:rsid w:val="00D50098"/>
    <w:rsid w:val="00D54C04"/>
    <w:rsid w:val="00D567DD"/>
    <w:rsid w:val="00D56B12"/>
    <w:rsid w:val="00D62B2C"/>
    <w:rsid w:val="00D66640"/>
    <w:rsid w:val="00D66E4C"/>
    <w:rsid w:val="00D676CA"/>
    <w:rsid w:val="00D742D5"/>
    <w:rsid w:val="00D7470D"/>
    <w:rsid w:val="00D753D1"/>
    <w:rsid w:val="00D767FA"/>
    <w:rsid w:val="00D80916"/>
    <w:rsid w:val="00D81327"/>
    <w:rsid w:val="00D92047"/>
    <w:rsid w:val="00D9284D"/>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5686B385-ACF2-4EB6-8032-F59E41636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1.png"/><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wmf"/><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2.png"/><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image" Target="media/image183.png"/><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image" Target="media/image117.png"/><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image" Target="media/image184.png"/><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79" Type="http://schemas.openxmlformats.org/officeDocument/2006/relationships/image" Target="media/image90.png"/><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image" Target="media/image185.png"/><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0.png"/><Relationship Id="rId35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image" Target="media/image115.png"/><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header" Target="header1.xml"/><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microsoft.com/office/2011/relationships/people" Target="people.xml"/><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footer" Target="footer2.xml"/><Relationship Id="rId352" Type="http://schemas.openxmlformats.org/officeDocument/2006/relationships/glossaryDocument" Target="glossary/document.xml"/><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footer" Target="footer3.xml"/><Relationship Id="rId353" Type="http://schemas.openxmlformats.org/officeDocument/2006/relationships/theme" Target="theme/theme1.xml"/><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image" Target="media/image114.wmf"/><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79.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71F"/>
    <w:rsid w:val="0029571F"/>
    <w:rsid w:val="008E5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7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E354F-029F-4F4D-8200-769EF05EC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103</Pages>
  <Words>30548</Words>
  <Characters>115472</Characters>
  <Application>Microsoft Office Word</Application>
  <DocSecurity>0</DocSecurity>
  <Lines>3396</Lines>
  <Paragraphs>2000</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144020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269</cp:revision>
  <cp:lastPrinted>2012-12-12T07:11:00Z</cp:lastPrinted>
  <dcterms:created xsi:type="dcterms:W3CDTF">2012-12-05T17:08:00Z</dcterms:created>
  <dcterms:modified xsi:type="dcterms:W3CDTF">2012-12-19T01:21:00Z</dcterms:modified>
</cp:coreProperties>
</file>